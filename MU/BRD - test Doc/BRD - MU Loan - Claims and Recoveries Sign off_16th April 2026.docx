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pPr>
      <w:bookmarkStart w:id="0" w:name="_heading=h.j4kq29ioyj7g" w:colFirst="0" w:colLast="0"/>
      <w:bookmarkEnd w:id="0"/>
    </w:p>
    <w:p w14:paraId="00000002">
      <w: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page">
                  <wp:posOffset>231140</wp:posOffset>
                </wp:positionV>
                <wp:extent cx="7315200" cy="1215390"/>
                <wp:effectExtent l="0" t="0" r="0" b="0"/>
                <wp:wrapNone/>
                <wp:docPr id="16" name="Group 16"/>
                <wp:cNvGraphicFramePr/>
                <a:graphic xmlns:a="http://schemas.openxmlformats.org/drawingml/2006/main">
                  <a:graphicData uri="http://schemas.microsoft.com/office/word/2010/wordprocessingGroup">
                    <wpg:wgp>
                      <wpg:cNvGrpSpPr/>
                      <wpg:grpSpPr>
                        <a:xfrm>
                          <a:off x="1688400" y="3172300"/>
                          <a:ext cx="7315200" cy="1215391"/>
                          <a:chOff x="1688400" y="3172300"/>
                          <a:chExt cx="7315200" cy="1215400"/>
                        </a:xfrm>
                      </wpg:grpSpPr>
                      <wpg:grpSp>
                        <wpg:cNvPr id="1" name="Group 1"/>
                        <wpg:cNvGrpSpPr/>
                        <wpg:grpSpPr>
                          <a:xfrm>
                            <a:off x="1688400" y="3172305"/>
                            <a:ext cx="7315200" cy="1215391"/>
                            <a:chOff x="0" y="-1"/>
                            <a:chExt cx="7315200" cy="1216153"/>
                          </a:xfrm>
                        </wpg:grpSpPr>
                        <wps:wsp>
                          <wps:cNvPr id="7" name="Shape 7"/>
                          <wps:cNvSpPr/>
                          <wps:spPr>
                            <a:xfrm>
                              <a:off x="0" y="-1"/>
                              <a:ext cx="7315200" cy="1216150"/>
                            </a:xfrm>
                            <a:prstGeom prst="rect">
                              <a:avLst/>
                            </a:prstGeom>
                            <a:noFill/>
                            <a:ln>
                              <a:noFill/>
                            </a:ln>
                          </wps:spPr>
                          <wps:txbx>
                            <w:txbxContent>
                              <w:p w14:paraId="7DE889AD">
                                <w:pPr>
                                  <w:spacing w:before="0" w:after="0" w:line="240" w:lineRule="auto"/>
                                  <w:ind w:left="0" w:right="0" w:firstLine="0"/>
                                  <w:jc w:val="left"/>
                                </w:pPr>
                              </w:p>
                            </w:txbxContent>
                          </wps:txbx>
                          <wps:bodyPr spcFirstLastPara="1" wrap="square" lIns="91425" tIns="91425" rIns="91425" bIns="91425" anchor="ctr" anchorCtr="0">
                            <a:noAutofit/>
                          </wps:bodyPr>
                        </wps:wsp>
                        <wps:wsp>
                          <wps:cNvPr id="53" name="Shape 53"/>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54" name="Shape 54"/>
                          <wps:cNvSpPr/>
                          <wps:spPr>
                            <a:xfrm>
                              <a:off x="0" y="0"/>
                              <a:ext cx="7315200" cy="1216152"/>
                            </a:xfrm>
                            <a:prstGeom prst="rect">
                              <a:avLst/>
                            </a:prstGeom>
                            <a:blipFill rotWithShape="1">
                              <a:blip r:embed="rId10"/>
                              <a:stretch>
                                <a:fillRect r="-7574"/>
                              </a:stretch>
                            </a:blipFill>
                            <a:ln>
                              <a:noFill/>
                            </a:ln>
                          </wps:spPr>
                          <wps:txbx>
                            <w:txbxContent>
                              <w:p w14:paraId="394F8DDE">
                                <w:pPr>
                                  <w:spacing w:before="0" w:after="0" w:line="240" w:lineRule="auto"/>
                                  <w:ind w:left="0" w:right="0" w:firstLine="0"/>
                                  <w:jc w:val="left"/>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top:18.2pt;height:95.7pt;width:576pt;mso-position-horizontal:center;mso-position-horizontal-relative:page;mso-position-vertical-relative:page;z-index:251659264;mso-width-relative:page;mso-height-relative:page;" coordorigin="1688400,3172300" coordsize="7315200,1215400" o:gfxdata="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">
                <o:lock v:ext="edit" aspectratio="f"/>
                <v:group id="_x0000_s1026" o:spid="_x0000_s1026" o:spt="203" style="position:absolute;left:1688400;top:3172305;height:1215391;width:7315200;" coordorigin="0,-1" coordsize="7315200,1216153"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7" o:spid="_x0000_s1026" o:spt="1" style="position:absolute;left:0;top:-1;height:1216150;width:7315200;v-text-anchor:middle;" filled="f" stroked="f" coordsize="21600,21600" o:gfxdata="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9vrsAAADa&#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DE889AD">
                          <w:pPr>
                            <w:spacing w:before="0" w:after="0" w:line="240" w:lineRule="auto"/>
                            <w:ind w:left="0" w:right="0" w:firstLine="0"/>
                            <w:jc w:val="left"/>
                          </w:pPr>
                        </w:p>
                      </w:txbxContent>
                    </v:textbox>
                  </v:rect>
                  <v:shape id="Shape 53" o:spid="_x0000_s1026" o:spt="100" style="position:absolute;left:0;top:-1;height:1130373;width:7315200;v-text-anchor:middle;" fillcolor="#4F81BD [3204]" filled="t" stroked="f" coordsize="7312660,1129665" o:gfxdata="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PnEKugAAANsA&#10;AAAPAAAAAAAAAAEAIAAAACIAAABkcnMvZG93bnJldi54bWxQSwECFAAUAAAACACHTuJAMy8FnjsA&#10;AAA5AAAAEAAAAAAAAAABACAAAAAJAQAAZHJzL3NoYXBleG1sLnhtbFBLBQYAAAAABgAGAFsBAACz&#10;AwAAAAA=&#10;" path="m0,0l7312660,0,7312660,1129665,3619500,733425,0,1091565,0,0xe">
                    <v:fill on="t" focussize="0,0"/>
                    <v:stroke on="f"/>
                    <v:imagedata o:title=""/>
                    <o:lock v:ext="edit" aspectratio="f"/>
                    <v:textbox inset="7.1988188976378pt,7.1988188976378pt,7.1988188976378pt,7.1988188976378pt"/>
                  </v:shape>
                  <v:rect id="Shape 54" o:spid="_x0000_s1026" o:spt="1" style="position:absolute;left:0;top:0;height:1216152;width:7315200;v-text-anchor:middle;" filled="t" stroked="f" coordsize="21600,21600" o:gfxdata="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dAFi/&#10;AAAA2wAAAA8AAAAAAAAAAQAgAAAAIgAAAGRycy9kb3ducmV2LnhtbFBLAQIUABQAAAAIAIdO4kAz&#10;LwWeOwAAADkAAAAQAAAAAAAAAAEAIAAAAA4BAABkcnMvc2hhcGV4bWwueG1sUEsFBgAAAAAGAAYA&#10;WwEAALgDAAAAAA==&#10;">
                    <v:fill type="frame" on="t" focussize="0,0" recolor="t" rotate="t" r:id="rId10"/>
                    <v:stroke on="f"/>
                    <v:imagedata o:title=""/>
                    <o:lock v:ext="edit" aspectratio="f"/>
                    <v:textbox inset="7.1988188976378pt,7.1988188976378pt,7.1988188976378pt,7.1988188976378pt">
                      <w:txbxContent>
                        <w:p w14:paraId="394F8DDE">
                          <w:pPr>
                            <w:spacing w:before="0" w:after="0" w:line="240" w:lineRule="auto"/>
                            <w:ind w:left="0" w:right="0" w:firstLine="0"/>
                            <w:jc w:val="left"/>
                          </w:pPr>
                        </w:p>
                      </w:txbxContent>
                    </v:textbox>
                  </v:rect>
                </v:group>
              </v:group>
            </w:pict>
          </mc:Fallback>
        </mc:AlternateContent>
      </w: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8222615</wp:posOffset>
                </wp:positionV>
                <wp:extent cx="7324725" cy="923925"/>
                <wp:effectExtent l="0" t="0" r="0" b="0"/>
                <wp:wrapSquare wrapText="bothSides"/>
                <wp:docPr id="10" name="Rectangle 10"/>
                <wp:cNvGraphicFramePr/>
                <a:graphic xmlns:a="http://schemas.openxmlformats.org/drawingml/2006/main">
                  <a:graphicData uri="http://schemas.microsoft.com/office/word/2010/wordprocessingShape">
                    <wps:wsp>
                      <wps:cNvSpPr/>
                      <wps:spPr>
                        <a:xfrm>
                          <a:off x="1688400" y="3322800"/>
                          <a:ext cx="7315200" cy="914400"/>
                        </a:xfrm>
                        <a:prstGeom prst="rect">
                          <a:avLst/>
                        </a:prstGeom>
                        <a:noFill/>
                        <a:ln>
                          <a:noFill/>
                        </a:ln>
                      </wps:spPr>
                      <wps:txbx>
                        <w:txbxContent>
                          <w:p w14:paraId="6B8BAC48">
                            <w:pPr>
                              <w:spacing w:before="0" w:after="0" w:line="240" w:lineRule="auto"/>
                              <w:ind w:left="0" w:right="0" w:firstLine="0"/>
                              <w:jc w:val="right"/>
                            </w:pPr>
                          </w:p>
                        </w:txbxContent>
                      </wps:txbx>
                      <wps:bodyPr spcFirstLastPara="1" wrap="square" lIns="1600200" tIns="0" rIns="685800" bIns="0" anchor="b" anchorCtr="0">
                        <a:noAutofit/>
                      </wps:bodyPr>
                    </wps:wsp>
                  </a:graphicData>
                </a:graphic>
              </wp:anchor>
            </w:drawing>
          </mc:Choice>
          <mc:Fallback>
            <w:pict>
              <v:rect id="_x0000_s1026" o:spid="_x0000_s1026" o:spt="1" style="position:absolute;left:0pt;margin-top:647.45pt;height:72.75pt;width:576.75pt;mso-position-horizontal:center;mso-position-horizontal-relative:page;mso-position-vertical-relative:page;mso-wrap-distance-bottom:0pt;mso-wrap-distance-left:9pt;mso-wrap-distance-right:9pt;mso-wrap-distance-top:0pt;z-index:251659264;v-text-anchor:bottom;mso-width-relative:page;mso-height-relative:page;" filled="f" stroked="f" coordsize="21600,21600" o:gfxdata="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R0NZX2QAA&#10;AAsBAAAPAAAAAAAAAAEAIAAAACIAAABkcnMvZG93bnJldi54bWxQSwECFAAUAAAACACHTuJAOG+s&#10;NeQBAADLAwAADgAAAAAAAAABACAAAAAoAQAAZHJzL2Uyb0RvYy54bWxQSwUGAAAAAAYABgBZAQAA&#10;fgUAAAAA&#10;">
                <v:fill on="f" focussize="0,0"/>
                <v:stroke on="f"/>
                <v:imagedata o:title=""/>
                <o:lock v:ext="edit" aspectratio="f"/>
                <v:textbox inset="44.45mm,0mm,19.05mm,0mm">
                  <w:txbxContent>
                    <w:p w14:paraId="6B8BAC48">
                      <w:pPr>
                        <w:spacing w:before="0" w:after="0" w:line="240" w:lineRule="auto"/>
                        <w:ind w:left="0" w:right="0" w:firstLine="0"/>
                        <w:jc w:val="right"/>
                      </w:pPr>
                    </w:p>
                  </w:txbxContent>
                </v:textbox>
                <w10:wrap type="square"/>
              </v:rect>
            </w:pict>
          </mc:Fallback>
        </mc:AlternateContent>
      </w: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7035800</wp:posOffset>
                </wp:positionV>
                <wp:extent cx="7324725" cy="1019175"/>
                <wp:effectExtent l="0" t="0" r="0" b="0"/>
                <wp:wrapSquare wrapText="bothSides"/>
                <wp:docPr id="2" name="Rectangle 2"/>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7818B6BC">
                            <w:pPr>
                              <w:spacing w:before="0" w:after="0" w:line="240" w:lineRule="auto"/>
                              <w:ind w:left="0" w:right="0" w:firstLine="0"/>
                              <w:jc w:val="right"/>
                            </w:pPr>
                            <w:r>
                              <w:rPr>
                                <w:rFonts w:ascii="Arial" w:hAnsi="Arial" w:eastAsia="Arial" w:cs="Arial"/>
                                <w:b w:val="0"/>
                                <w:i w:val="0"/>
                                <w:smallCaps w:val="0"/>
                                <w:strike w:val="0"/>
                                <w:color w:val="5B9BD5"/>
                                <w:sz w:val="28"/>
                                <w:vertAlign w:val="baseline"/>
                              </w:rPr>
                              <w:t>Abstract</w:t>
                            </w:r>
                          </w:p>
                          <w:p w14:paraId="1551D51D">
                            <w:pPr>
                              <w:spacing w:before="0" w:after="0" w:line="240" w:lineRule="auto"/>
                              <w:ind w:left="0" w:right="0" w:firstLine="0"/>
                              <w:jc w:val="right"/>
                            </w:pPr>
                            <w:r>
                              <w:rPr>
                                <w:rFonts w:ascii="Arial" w:hAnsi="Arial" w:eastAsia="Arial" w:cs="Arial"/>
                                <w:b w:val="0"/>
                                <w:i w:val="0"/>
                                <w:smallCaps w:val="0"/>
                                <w:strike w:val="0"/>
                                <w:color w:val="595959"/>
                                <w:sz w:val="20"/>
                                <w:vertAlign w:val="baseline"/>
                              </w:rPr>
                              <w:t xml:space="preserve">This document summarizes functional needs of claims and recoveries that can be conducted on issued credit guarantee under Mudra scheme. </w:t>
                            </w:r>
                            <w:r>
                              <w:rPr>
                                <w:rFonts w:ascii="Arial" w:hAnsi="Arial" w:eastAsia="Arial" w:cs="Arial"/>
                                <w:b w:val="0"/>
                                <w:i w:val="0"/>
                                <w:smallCaps w:val="0"/>
                                <w:strike w:val="0"/>
                                <w:color w:val="595959"/>
                                <w:sz w:val="20"/>
                                <w:vertAlign w:val="baseline"/>
                              </w:rPr>
                              <w:br w:type="textWrapping"/>
                            </w:r>
                            <w:r>
                              <w:rPr>
                                <w:rFonts w:ascii="Arial" w:hAnsi="Arial" w:eastAsia="Arial" w:cs="Arial"/>
                                <w:b w:val="0"/>
                                <w:i w:val="0"/>
                                <w:smallCaps w:val="0"/>
                                <w:strike w:val="0"/>
                                <w:color w:val="595959"/>
                                <w:sz w:val="20"/>
                                <w:vertAlign w:val="baseline"/>
                              </w:rPr>
                              <w:t xml:space="preserve">Intention is to collate &amp; track functional specifications of underlying business processes for Mudra loan guarantee business and provide a firm base for further interpretations of software requirements &amp; specifications. </w:t>
                            </w:r>
                          </w:p>
                        </w:txbxContent>
                      </wps:txbx>
                      <wps:bodyPr spcFirstLastPara="1" wrap="square" lIns="1600200" tIns="0" rIns="685800" bIns="0" anchor="t" anchorCtr="0">
                        <a:noAutofit/>
                      </wps:bodyPr>
                    </wps:wsp>
                  </a:graphicData>
                </a:graphic>
              </wp:anchor>
            </w:drawing>
          </mc:Choice>
          <mc:Fallback>
            <w:pict>
              <v:rect id="_x0000_s1026" o:spid="_x0000_s1026" o:spt="1" style="position:absolute;left:0pt;margin-top:554pt;height:80.25pt;width:576.75pt;mso-position-horizontal:center;mso-position-horizontal-relative:page;mso-position-vertical-relative:page;mso-wrap-distance-bottom:0pt;mso-wrap-distance-left:9pt;mso-wrap-distance-right:9pt;mso-wrap-distance-top:0pt;z-index:251659264;mso-width-relative:page;mso-height-relative:page;" filled="f" stroked="f" coordsize="21600,21600" o:gfxdata="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Qm&#10;KRXaAAAACwEAAA8AAAAAAAAAAQAgAAAAIgAAAGRycy9kb3ducmV2LnhtbFBLAQIUABQAAAAIAIdO&#10;4kCPB/xg6AEAAMoDAAAOAAAAAAAAAAEAIAAAACkBAABkcnMvZTJvRG9jLnhtbFBLBQYAAAAABgAG&#10;AFkBAACDBQAAAAA=&#10;">
                <v:fill on="f" focussize="0,0"/>
                <v:stroke on="f"/>
                <v:imagedata o:title=""/>
                <o:lock v:ext="edit" aspectratio="f"/>
                <v:textbox inset="44.45mm,0mm,19.05mm,0mm">
                  <w:txbxContent>
                    <w:p w14:paraId="7818B6BC">
                      <w:pPr>
                        <w:spacing w:before="0" w:after="0" w:line="240" w:lineRule="auto"/>
                        <w:ind w:left="0" w:right="0" w:firstLine="0"/>
                        <w:jc w:val="right"/>
                      </w:pPr>
                      <w:r>
                        <w:rPr>
                          <w:rFonts w:ascii="Arial" w:hAnsi="Arial" w:eastAsia="Arial" w:cs="Arial"/>
                          <w:b w:val="0"/>
                          <w:i w:val="0"/>
                          <w:smallCaps w:val="0"/>
                          <w:strike w:val="0"/>
                          <w:color w:val="5B9BD5"/>
                          <w:sz w:val="28"/>
                          <w:vertAlign w:val="baseline"/>
                        </w:rPr>
                        <w:t>Abstract</w:t>
                      </w:r>
                    </w:p>
                    <w:p w14:paraId="1551D51D">
                      <w:pPr>
                        <w:spacing w:before="0" w:after="0" w:line="240" w:lineRule="auto"/>
                        <w:ind w:left="0" w:right="0" w:firstLine="0"/>
                        <w:jc w:val="right"/>
                      </w:pPr>
                      <w:r>
                        <w:rPr>
                          <w:rFonts w:ascii="Arial" w:hAnsi="Arial" w:eastAsia="Arial" w:cs="Arial"/>
                          <w:b w:val="0"/>
                          <w:i w:val="0"/>
                          <w:smallCaps w:val="0"/>
                          <w:strike w:val="0"/>
                          <w:color w:val="595959"/>
                          <w:sz w:val="20"/>
                          <w:vertAlign w:val="baseline"/>
                        </w:rPr>
                        <w:t xml:space="preserve">This document summarizes functional needs of claims and recoveries that can be conducted on issued credit guarantee under Mudra scheme. </w:t>
                      </w:r>
                      <w:r>
                        <w:rPr>
                          <w:rFonts w:ascii="Arial" w:hAnsi="Arial" w:eastAsia="Arial" w:cs="Arial"/>
                          <w:b w:val="0"/>
                          <w:i w:val="0"/>
                          <w:smallCaps w:val="0"/>
                          <w:strike w:val="0"/>
                          <w:color w:val="595959"/>
                          <w:sz w:val="20"/>
                          <w:vertAlign w:val="baseline"/>
                        </w:rPr>
                        <w:br w:type="textWrapping"/>
                      </w:r>
                      <w:r>
                        <w:rPr>
                          <w:rFonts w:ascii="Arial" w:hAnsi="Arial" w:eastAsia="Arial" w:cs="Arial"/>
                          <w:b w:val="0"/>
                          <w:i w:val="0"/>
                          <w:smallCaps w:val="0"/>
                          <w:strike w:val="0"/>
                          <w:color w:val="595959"/>
                          <w:sz w:val="20"/>
                          <w:vertAlign w:val="baseline"/>
                        </w:rPr>
                        <w:t xml:space="preserve">Intention is to collate &amp; track functional specifications of underlying business processes for Mudra loan guarantee business and provide a firm base for further interpretations of software requirements &amp; specifications. </w:t>
                      </w:r>
                    </w:p>
                  </w:txbxContent>
                </v:textbox>
                <w10:wrap type="square"/>
              </v:rect>
            </w:pict>
          </mc:Fallback>
        </mc:AlternateContent>
      </w: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3012440</wp:posOffset>
                </wp:positionV>
                <wp:extent cx="7324725" cy="3648075"/>
                <wp:effectExtent l="0" t="0" r="0" b="0"/>
                <wp:wrapSquare wrapText="bothSides"/>
                <wp:docPr id="13" name="Rectangle 13"/>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03909891">
                            <w:pPr>
                              <w:spacing w:before="0" w:after="160" w:line="258" w:lineRule="auto"/>
                              <w:ind w:left="0" w:right="0" w:firstLine="0"/>
                              <w:jc w:val="right"/>
                            </w:pPr>
                            <w:r>
                              <w:rPr>
                                <w:rFonts w:ascii="Calibri" w:hAnsi="Calibri" w:eastAsia="Calibri" w:cs="Calibri"/>
                                <w:b w:val="0"/>
                                <w:i w:val="0"/>
                                <w:smallCaps/>
                                <w:strike w:val="0"/>
                                <w:color w:val="5B9BD5"/>
                                <w:sz w:val="64"/>
                                <w:vertAlign w:val="baseline"/>
                              </w:rPr>
                              <w:t>BUSINESS REQUIREMENT DOCUMENT</w:t>
                            </w:r>
                          </w:p>
                          <w:p w14:paraId="171472BC">
                            <w:pPr>
                              <w:spacing w:before="0" w:after="160" w:line="258" w:lineRule="auto"/>
                              <w:ind w:left="0" w:right="0" w:firstLine="0"/>
                              <w:jc w:val="right"/>
                            </w:pPr>
                            <w:r>
                              <w:rPr>
                                <w:rFonts w:ascii="Calibri" w:hAnsi="Calibri" w:eastAsia="Calibri" w:cs="Calibri"/>
                                <w:b w:val="0"/>
                                <w:i w:val="0"/>
                                <w:smallCaps w:val="0"/>
                                <w:strike w:val="0"/>
                                <w:color w:val="404040"/>
                                <w:sz w:val="36"/>
                                <w:vertAlign w:val="baseline"/>
                              </w:rPr>
                              <w:t>Claims &amp; Recoveries for Mudra Loan Scheme</w:t>
                            </w:r>
                          </w:p>
                        </w:txbxContent>
                      </wps:txbx>
                      <wps:bodyPr spcFirstLastPara="1" wrap="square" lIns="1600200" tIns="0" rIns="685800" bIns="0" anchor="b" anchorCtr="0">
                        <a:noAutofit/>
                      </wps:bodyPr>
                    </wps:wsp>
                  </a:graphicData>
                </a:graphic>
              </wp:anchor>
            </w:drawing>
          </mc:Choice>
          <mc:Fallback>
            <w:pict>
              <v:rect id="_x0000_s1026" o:spid="_x0000_s1026" o:spt="1" style="position:absolute;left:0pt;margin-top:237.2pt;height:287.25pt;width:576.75pt;mso-position-horizontal:center;mso-position-horizontal-relative:page;mso-position-vertical-relative:page;mso-wrap-distance-bottom:0pt;mso-wrap-distance-left:9pt;mso-wrap-distance-right:9pt;mso-wrap-distance-top:0pt;z-index:251659264;v-text-anchor:bottom;mso-width-relative:page;mso-height-relative:page;" filled="f" stroked="f" coordsize="21600,21600" o:gfxdata="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KTkQ&#10;EtkAAAAKAQAADwAAAAAAAAABACAAAAAiAAAAZHJzL2Rvd25yZXYueG1sUEsBAhQAFAAAAAgAh07i&#10;QDSqlHboAQAAzAMAAA4AAAAAAAAAAQAgAAAAKAEAAGRycy9lMm9Eb2MueG1sUEsFBgAAAAAGAAYA&#10;WQEAAIIFAAAAAA==&#10;">
                <v:fill on="f" focussize="0,0"/>
                <v:stroke on="f"/>
                <v:imagedata o:title=""/>
                <o:lock v:ext="edit" aspectratio="f"/>
                <v:textbox inset="44.45mm,0mm,19.05mm,0mm">
                  <w:txbxContent>
                    <w:p w14:paraId="03909891">
                      <w:pPr>
                        <w:spacing w:before="0" w:after="160" w:line="258" w:lineRule="auto"/>
                        <w:ind w:left="0" w:right="0" w:firstLine="0"/>
                        <w:jc w:val="right"/>
                      </w:pPr>
                      <w:r>
                        <w:rPr>
                          <w:rFonts w:ascii="Calibri" w:hAnsi="Calibri" w:eastAsia="Calibri" w:cs="Calibri"/>
                          <w:b w:val="0"/>
                          <w:i w:val="0"/>
                          <w:smallCaps/>
                          <w:strike w:val="0"/>
                          <w:color w:val="5B9BD5"/>
                          <w:sz w:val="64"/>
                          <w:vertAlign w:val="baseline"/>
                        </w:rPr>
                        <w:t>BUSINESS REQUIREMENT DOCUMENT</w:t>
                      </w:r>
                    </w:p>
                    <w:p w14:paraId="171472BC">
                      <w:pPr>
                        <w:spacing w:before="0" w:after="160" w:line="258" w:lineRule="auto"/>
                        <w:ind w:left="0" w:right="0" w:firstLine="0"/>
                        <w:jc w:val="right"/>
                      </w:pPr>
                      <w:r>
                        <w:rPr>
                          <w:rFonts w:ascii="Calibri" w:hAnsi="Calibri" w:eastAsia="Calibri" w:cs="Calibri"/>
                          <w:b w:val="0"/>
                          <w:i w:val="0"/>
                          <w:smallCaps w:val="0"/>
                          <w:strike w:val="0"/>
                          <w:color w:val="404040"/>
                          <w:sz w:val="36"/>
                          <w:vertAlign w:val="baseline"/>
                        </w:rPr>
                        <w:t>Claims &amp; Recoveries for Mudra Loan Scheme</w:t>
                      </w:r>
                    </w:p>
                  </w:txbxContent>
                </v:textbox>
                <w10:wrap type="square"/>
              </v:rect>
            </w:pict>
          </mc:Fallback>
        </mc:AlternateContent>
      </w:r>
    </w:p>
    <w:p w14:paraId="00000003">
      <w:pPr>
        <w:rPr>
          <w:rFonts w:ascii="Arial Narrow" w:hAnsi="Arial Narrow" w:eastAsia="Arial Narrow" w:cs="Arial Narrow"/>
          <w:b/>
          <w:bCs/>
          <w:smallCaps/>
          <w:sz w:val="28"/>
          <w:szCs w:val="28"/>
        </w:rPr>
      </w:pPr>
      <w:r>
        <w:br w:type="page"/>
      </w:r>
    </w:p>
    <w:p w14:paraId="00000004">
      <w:pPr>
        <w:rPr>
          <w:b/>
          <w:bCs/>
        </w:rPr>
      </w:pPr>
    </w:p>
    <w:p w14:paraId="00000005">
      <w:pPr>
        <w:rPr>
          <w:b/>
          <w:bCs/>
        </w:rPr>
      </w:pPr>
    </w:p>
    <w:p w14:paraId="00000006">
      <w:pPr>
        <w:rPr>
          <w:b/>
          <w:bCs/>
        </w:rPr>
      </w:pPr>
      <w:r>
        <w:rPr>
          <w:b/>
          <w:bCs/>
          <w:rtl w:val="0"/>
        </w:rPr>
        <w:t>Document Version History</w:t>
      </w:r>
    </w:p>
    <w:tbl>
      <w:tblPr>
        <w:tblStyle w:val="13"/>
        <w:tblW w:w="9350"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CellMar>
          <w:top w:w="0" w:type="dxa"/>
          <w:left w:w="108" w:type="dxa"/>
          <w:bottom w:w="0" w:type="dxa"/>
          <w:right w:w="108" w:type="dxa"/>
        </w:tblCellMar>
      </w:tblPr>
      <w:tblGrid>
        <w:gridCol w:w="1574"/>
        <w:gridCol w:w="3731"/>
        <w:gridCol w:w="1800"/>
        <w:gridCol w:w="2245"/>
      </w:tblGrid>
      <w:tr w14:paraId="4695C7C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07">
            <w:pPr>
              <w:spacing w:after="0" w:line="240" w:lineRule="auto"/>
              <w:rPr>
                <w:b w:val="0"/>
                <w:bCs w:val="0"/>
                <w:sz w:val="20"/>
                <w:szCs w:val="20"/>
              </w:rPr>
            </w:pPr>
            <w:r>
              <w:rPr>
                <w:b w:val="0"/>
                <w:bCs w:val="0"/>
                <w:sz w:val="20"/>
                <w:szCs w:val="20"/>
                <w:rtl w:val="0"/>
              </w:rPr>
              <w:t>Version No.</w:t>
            </w:r>
          </w:p>
        </w:tc>
        <w:tc>
          <w:p w14:paraId="00000008">
            <w:pPr>
              <w:spacing w:after="0" w:line="240" w:lineRule="auto"/>
              <w:rPr>
                <w:b w:val="0"/>
                <w:bCs w:val="0"/>
                <w:sz w:val="20"/>
                <w:szCs w:val="20"/>
              </w:rPr>
            </w:pPr>
            <w:r>
              <w:rPr>
                <w:b w:val="0"/>
                <w:bCs w:val="0"/>
                <w:sz w:val="20"/>
                <w:szCs w:val="20"/>
                <w:rtl w:val="0"/>
              </w:rPr>
              <w:t>Remarks</w:t>
            </w:r>
          </w:p>
        </w:tc>
        <w:tc>
          <w:p w14:paraId="00000009">
            <w:pPr>
              <w:spacing w:after="0" w:line="240" w:lineRule="auto"/>
              <w:rPr>
                <w:b w:val="0"/>
                <w:bCs w:val="0"/>
                <w:sz w:val="20"/>
                <w:szCs w:val="20"/>
              </w:rPr>
            </w:pPr>
            <w:r>
              <w:rPr>
                <w:b w:val="0"/>
                <w:bCs w:val="0"/>
                <w:sz w:val="20"/>
                <w:szCs w:val="20"/>
                <w:rtl w:val="0"/>
              </w:rPr>
              <w:t>Date</w:t>
            </w:r>
          </w:p>
        </w:tc>
        <w:tc>
          <w:p w14:paraId="0000000A">
            <w:pPr>
              <w:spacing w:after="0" w:line="240" w:lineRule="auto"/>
              <w:rPr>
                <w:b w:val="0"/>
                <w:bCs w:val="0"/>
                <w:sz w:val="20"/>
                <w:szCs w:val="20"/>
              </w:rPr>
            </w:pPr>
            <w:r>
              <w:rPr>
                <w:b w:val="0"/>
                <w:bCs w:val="0"/>
                <w:sz w:val="20"/>
                <w:szCs w:val="20"/>
                <w:rtl w:val="0"/>
              </w:rPr>
              <w:t>Author</w:t>
            </w:r>
          </w:p>
        </w:tc>
      </w:tr>
      <w:tr w14:paraId="0B18986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0B">
            <w:pPr>
              <w:spacing w:after="0" w:line="240" w:lineRule="auto"/>
              <w:rPr>
                <w:b w:val="0"/>
                <w:bCs w:val="0"/>
                <w:sz w:val="20"/>
                <w:szCs w:val="20"/>
              </w:rPr>
            </w:pPr>
            <w:r>
              <w:rPr>
                <w:sz w:val="20"/>
                <w:szCs w:val="20"/>
                <w:rtl w:val="0"/>
              </w:rPr>
              <w:t>1.0</w:t>
            </w:r>
          </w:p>
        </w:tc>
        <w:tc>
          <w:p w14:paraId="0000000C">
            <w:pPr>
              <w:spacing w:after="0" w:line="240" w:lineRule="auto"/>
              <w:rPr>
                <w:sz w:val="20"/>
                <w:szCs w:val="20"/>
              </w:rPr>
            </w:pPr>
            <w:r>
              <w:rPr>
                <w:sz w:val="20"/>
                <w:szCs w:val="20"/>
                <w:rtl w:val="0"/>
              </w:rPr>
              <w:t>Baseline</w:t>
            </w:r>
          </w:p>
        </w:tc>
        <w:tc>
          <w:p w14:paraId="0000000D">
            <w:pPr>
              <w:spacing w:after="0" w:line="240" w:lineRule="auto"/>
              <w:rPr>
                <w:sz w:val="20"/>
                <w:szCs w:val="20"/>
              </w:rPr>
            </w:pPr>
            <w:r>
              <w:rPr>
                <w:sz w:val="20"/>
                <w:szCs w:val="20"/>
                <w:rtl w:val="0"/>
              </w:rPr>
              <w:t>28-02-2024</w:t>
            </w:r>
          </w:p>
        </w:tc>
        <w:tc>
          <w:p w14:paraId="0000000E">
            <w:pPr>
              <w:spacing w:after="0" w:line="240" w:lineRule="auto"/>
              <w:rPr>
                <w:sz w:val="20"/>
                <w:szCs w:val="20"/>
              </w:rPr>
            </w:pPr>
            <w:r>
              <w:rPr>
                <w:sz w:val="20"/>
                <w:szCs w:val="20"/>
                <w:rtl w:val="0"/>
              </w:rPr>
              <w:t>Supriya Shinde-Dhuri</w:t>
            </w:r>
          </w:p>
        </w:tc>
      </w:tr>
      <w:tr w14:paraId="09859994">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0F">
            <w:pPr>
              <w:spacing w:after="0" w:line="240" w:lineRule="auto"/>
              <w:rPr>
                <w:sz w:val="20"/>
                <w:szCs w:val="20"/>
              </w:rPr>
            </w:pPr>
            <w:r>
              <w:rPr>
                <w:sz w:val="20"/>
                <w:szCs w:val="20"/>
                <w:rtl w:val="0"/>
              </w:rPr>
              <w:t>2.0</w:t>
            </w:r>
          </w:p>
        </w:tc>
        <w:tc>
          <w:p w14:paraId="00000010">
            <w:pPr>
              <w:spacing w:after="0" w:line="240" w:lineRule="auto"/>
              <w:rPr>
                <w:sz w:val="20"/>
                <w:szCs w:val="20"/>
              </w:rPr>
            </w:pPr>
            <w:r>
              <w:rPr>
                <w:sz w:val="20"/>
                <w:szCs w:val="20"/>
                <w:rtl w:val="0"/>
              </w:rPr>
              <w:t>Worked on observations shared by divya mam</w:t>
            </w:r>
          </w:p>
        </w:tc>
        <w:tc>
          <w:p w14:paraId="00000011">
            <w:pPr>
              <w:spacing w:after="0" w:line="240" w:lineRule="auto"/>
              <w:rPr>
                <w:sz w:val="20"/>
                <w:szCs w:val="20"/>
              </w:rPr>
            </w:pPr>
            <w:r>
              <w:rPr>
                <w:sz w:val="20"/>
                <w:szCs w:val="20"/>
                <w:rtl w:val="0"/>
              </w:rPr>
              <w:t>4-04-2024</w:t>
            </w:r>
          </w:p>
        </w:tc>
        <w:tc>
          <w:p w14:paraId="00000012">
            <w:pPr>
              <w:spacing w:after="0" w:line="240" w:lineRule="auto"/>
              <w:rPr>
                <w:sz w:val="20"/>
                <w:szCs w:val="20"/>
              </w:rPr>
            </w:pPr>
            <w:r>
              <w:rPr>
                <w:sz w:val="20"/>
                <w:szCs w:val="20"/>
                <w:rtl w:val="0"/>
              </w:rPr>
              <w:t>Deepti Pujari &amp; Supriya Shinde</w:t>
            </w:r>
          </w:p>
        </w:tc>
      </w:tr>
      <w:tr w14:paraId="7BFE945E">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13">
            <w:pPr>
              <w:spacing w:after="0" w:line="240" w:lineRule="auto"/>
              <w:rPr>
                <w:sz w:val="20"/>
                <w:szCs w:val="20"/>
              </w:rPr>
            </w:pPr>
            <w:r>
              <w:rPr>
                <w:sz w:val="20"/>
                <w:szCs w:val="20"/>
                <w:rtl w:val="0"/>
              </w:rPr>
              <w:t>3.0</w:t>
            </w:r>
          </w:p>
        </w:tc>
        <w:tc>
          <w:p w14:paraId="00000014">
            <w:pPr>
              <w:spacing w:after="0" w:line="240" w:lineRule="auto"/>
              <w:rPr>
                <w:sz w:val="20"/>
                <w:szCs w:val="20"/>
              </w:rPr>
            </w:pPr>
            <w:r>
              <w:rPr>
                <w:sz w:val="20"/>
                <w:szCs w:val="20"/>
                <w:rtl w:val="0"/>
              </w:rPr>
              <w:t>Worked on observations shared by divya mam</w:t>
            </w:r>
          </w:p>
        </w:tc>
        <w:tc>
          <w:p w14:paraId="00000015">
            <w:pPr>
              <w:spacing w:after="0" w:line="240" w:lineRule="auto"/>
              <w:rPr>
                <w:sz w:val="20"/>
                <w:szCs w:val="20"/>
              </w:rPr>
            </w:pPr>
            <w:r>
              <w:rPr>
                <w:sz w:val="20"/>
                <w:szCs w:val="20"/>
                <w:rtl w:val="0"/>
              </w:rPr>
              <w:t>15-04-2024</w:t>
            </w:r>
          </w:p>
        </w:tc>
        <w:tc>
          <w:p w14:paraId="00000016">
            <w:pPr>
              <w:spacing w:after="0" w:line="240" w:lineRule="auto"/>
              <w:rPr>
                <w:sz w:val="20"/>
                <w:szCs w:val="20"/>
              </w:rPr>
            </w:pPr>
            <w:r>
              <w:rPr>
                <w:sz w:val="20"/>
                <w:szCs w:val="20"/>
                <w:rtl w:val="0"/>
              </w:rPr>
              <w:t>Deepti Pujari &amp; Supriya Shinde</w:t>
            </w:r>
          </w:p>
        </w:tc>
      </w:tr>
      <w:tr w14:paraId="4740E83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17">
            <w:pPr>
              <w:spacing w:after="0" w:line="240" w:lineRule="auto"/>
              <w:rPr>
                <w:sz w:val="20"/>
                <w:szCs w:val="20"/>
              </w:rPr>
            </w:pPr>
            <w:r>
              <w:rPr>
                <w:sz w:val="20"/>
                <w:szCs w:val="20"/>
                <w:rtl w:val="0"/>
              </w:rPr>
              <w:t>4.0</w:t>
            </w:r>
          </w:p>
        </w:tc>
        <w:tc>
          <w:p w14:paraId="00000018">
            <w:pPr>
              <w:spacing w:after="0" w:line="240" w:lineRule="auto"/>
              <w:rPr>
                <w:sz w:val="20"/>
                <w:szCs w:val="20"/>
              </w:rPr>
            </w:pPr>
            <w:r>
              <w:rPr>
                <w:sz w:val="20"/>
                <w:szCs w:val="20"/>
                <w:rtl w:val="0"/>
              </w:rPr>
              <w:t>Worked on observations shared by divya mam</w:t>
            </w:r>
          </w:p>
        </w:tc>
        <w:tc>
          <w:p w14:paraId="00000019">
            <w:pPr>
              <w:spacing w:after="0" w:line="240" w:lineRule="auto"/>
              <w:rPr>
                <w:sz w:val="20"/>
                <w:szCs w:val="20"/>
              </w:rPr>
            </w:pPr>
            <w:r>
              <w:rPr>
                <w:sz w:val="20"/>
                <w:szCs w:val="20"/>
                <w:rtl w:val="0"/>
              </w:rPr>
              <w:t>29-04-2024</w:t>
            </w:r>
          </w:p>
        </w:tc>
        <w:tc>
          <w:p w14:paraId="0000001A">
            <w:pPr>
              <w:spacing w:after="0" w:line="240" w:lineRule="auto"/>
              <w:rPr>
                <w:sz w:val="20"/>
                <w:szCs w:val="20"/>
              </w:rPr>
            </w:pPr>
            <w:r>
              <w:rPr>
                <w:sz w:val="20"/>
                <w:szCs w:val="20"/>
                <w:rtl w:val="0"/>
              </w:rPr>
              <w:t>Deepti Pujari &amp; Supriya Shinde</w:t>
            </w:r>
          </w:p>
        </w:tc>
      </w:tr>
      <w:tr w14:paraId="6EDF5D7E">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1B">
            <w:pPr>
              <w:spacing w:after="0" w:line="240" w:lineRule="auto"/>
              <w:rPr>
                <w:sz w:val="20"/>
                <w:szCs w:val="20"/>
              </w:rPr>
            </w:pPr>
            <w:r>
              <w:rPr>
                <w:sz w:val="20"/>
                <w:szCs w:val="20"/>
                <w:rtl w:val="0"/>
              </w:rPr>
              <w:t>5.0</w:t>
            </w:r>
          </w:p>
        </w:tc>
        <w:tc>
          <w:p w14:paraId="0000001C">
            <w:pPr>
              <w:spacing w:after="0" w:line="240" w:lineRule="auto"/>
              <w:rPr>
                <w:sz w:val="20"/>
                <w:szCs w:val="20"/>
              </w:rPr>
            </w:pPr>
            <w:r>
              <w:rPr>
                <w:sz w:val="20"/>
                <w:szCs w:val="20"/>
                <w:rtl w:val="0"/>
              </w:rPr>
              <w:t>Validated during KT session.</w:t>
            </w:r>
          </w:p>
        </w:tc>
        <w:tc>
          <w:p w14:paraId="0000001D">
            <w:pPr>
              <w:spacing w:after="0" w:line="240" w:lineRule="auto"/>
              <w:rPr>
                <w:sz w:val="20"/>
                <w:szCs w:val="20"/>
              </w:rPr>
            </w:pPr>
            <w:r>
              <w:rPr>
                <w:sz w:val="20"/>
                <w:szCs w:val="20"/>
                <w:rtl w:val="0"/>
              </w:rPr>
              <w:t>24-07-2025</w:t>
            </w:r>
          </w:p>
        </w:tc>
        <w:tc>
          <w:p w14:paraId="0000001E">
            <w:pPr>
              <w:spacing w:after="0" w:line="240" w:lineRule="auto"/>
              <w:rPr>
                <w:sz w:val="20"/>
                <w:szCs w:val="20"/>
              </w:rPr>
            </w:pPr>
            <w:r>
              <w:rPr>
                <w:sz w:val="20"/>
                <w:szCs w:val="20"/>
                <w:rtl w:val="0"/>
              </w:rPr>
              <w:t>Pinkey</w:t>
            </w:r>
          </w:p>
        </w:tc>
      </w:tr>
      <w:tr w14:paraId="77CBC44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1F">
            <w:pPr>
              <w:spacing w:after="0" w:line="240" w:lineRule="auto"/>
              <w:rPr>
                <w:sz w:val="20"/>
                <w:szCs w:val="20"/>
              </w:rPr>
            </w:pPr>
            <w:r>
              <w:rPr>
                <w:sz w:val="20"/>
                <w:szCs w:val="20"/>
                <w:rtl w:val="0"/>
              </w:rPr>
              <w:t xml:space="preserve">6.0 </w:t>
            </w:r>
          </w:p>
        </w:tc>
        <w:tc>
          <w:p w14:paraId="00000020">
            <w:pPr>
              <w:spacing w:after="0" w:line="240" w:lineRule="auto"/>
              <w:rPr>
                <w:sz w:val="20"/>
                <w:szCs w:val="20"/>
              </w:rPr>
            </w:pPr>
            <w:r>
              <w:rPr>
                <w:sz w:val="20"/>
                <w:szCs w:val="20"/>
                <w:rtl w:val="0"/>
              </w:rPr>
              <w:t xml:space="preserve">Claim management module – Return/Reject CR pointer addition </w:t>
            </w:r>
          </w:p>
        </w:tc>
        <w:tc>
          <w:p w14:paraId="00000021">
            <w:pPr>
              <w:spacing w:after="0" w:line="240" w:lineRule="auto"/>
              <w:rPr>
                <w:sz w:val="20"/>
                <w:szCs w:val="20"/>
              </w:rPr>
            </w:pPr>
            <w:r>
              <w:rPr>
                <w:sz w:val="20"/>
                <w:szCs w:val="20"/>
                <w:rtl w:val="0"/>
              </w:rPr>
              <w:t>4</w:t>
            </w:r>
            <w:r>
              <w:rPr>
                <w:sz w:val="20"/>
                <w:szCs w:val="20"/>
                <w:vertAlign w:val="superscript"/>
                <w:rtl w:val="0"/>
              </w:rPr>
              <w:t>th</w:t>
            </w:r>
            <w:r>
              <w:rPr>
                <w:sz w:val="20"/>
                <w:szCs w:val="20"/>
                <w:rtl w:val="0"/>
              </w:rPr>
              <w:t xml:space="preserve"> Dec 2025 </w:t>
            </w:r>
          </w:p>
        </w:tc>
        <w:tc>
          <w:p w14:paraId="00000022">
            <w:pPr>
              <w:spacing w:after="0" w:line="240" w:lineRule="auto"/>
              <w:rPr>
                <w:sz w:val="20"/>
                <w:szCs w:val="20"/>
              </w:rPr>
            </w:pPr>
            <w:r>
              <w:rPr>
                <w:sz w:val="20"/>
                <w:szCs w:val="20"/>
                <w:rtl w:val="0"/>
              </w:rPr>
              <w:t xml:space="preserve">Pinkey </w:t>
            </w:r>
          </w:p>
        </w:tc>
      </w:tr>
      <w:tr w14:paraId="3F1ECEA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23">
            <w:pPr>
              <w:spacing w:after="0" w:line="240" w:lineRule="auto"/>
              <w:rPr>
                <w:sz w:val="20"/>
                <w:szCs w:val="20"/>
              </w:rPr>
            </w:pPr>
            <w:r>
              <w:rPr>
                <w:sz w:val="20"/>
                <w:szCs w:val="20"/>
                <w:rtl w:val="0"/>
              </w:rPr>
              <w:t>7.0</w:t>
            </w:r>
          </w:p>
        </w:tc>
        <w:tc>
          <w:p w14:paraId="00000024">
            <w:pPr>
              <w:spacing w:after="0" w:line="240" w:lineRule="auto"/>
              <w:rPr>
                <w:sz w:val="20"/>
                <w:szCs w:val="20"/>
              </w:rPr>
            </w:pPr>
            <w:r>
              <w:rPr>
                <w:sz w:val="20"/>
                <w:szCs w:val="20"/>
                <w:rtl w:val="0"/>
              </w:rPr>
              <w:t xml:space="preserve">Recovery calculation enhancement </w:t>
            </w:r>
            <w:r>
              <w:rPr>
                <w:sz w:val="20"/>
                <w:szCs w:val="20"/>
                <w:rtl w:val="0"/>
              </w:rPr>
              <w:br w:type="textWrapping"/>
            </w:r>
            <w:r>
              <w:rPr>
                <w:sz w:val="20"/>
                <w:szCs w:val="20"/>
                <w:rtl w:val="0"/>
              </w:rPr>
              <w:t xml:space="preserve">Final claim – Two new field addition </w:t>
            </w:r>
          </w:p>
        </w:tc>
        <w:tc>
          <w:p w14:paraId="00000025">
            <w:pPr>
              <w:spacing w:after="0" w:line="240" w:lineRule="auto"/>
              <w:rPr>
                <w:sz w:val="20"/>
                <w:szCs w:val="20"/>
              </w:rPr>
            </w:pPr>
            <w:r>
              <w:rPr>
                <w:sz w:val="20"/>
                <w:szCs w:val="20"/>
                <w:rtl w:val="0"/>
              </w:rPr>
              <w:t>8</w:t>
            </w:r>
            <w:r>
              <w:rPr>
                <w:sz w:val="20"/>
                <w:szCs w:val="20"/>
                <w:vertAlign w:val="superscript"/>
                <w:rtl w:val="0"/>
              </w:rPr>
              <w:t>th</w:t>
            </w:r>
            <w:r>
              <w:rPr>
                <w:sz w:val="20"/>
                <w:szCs w:val="20"/>
                <w:rtl w:val="0"/>
              </w:rPr>
              <w:t xml:space="preserve"> April 2026</w:t>
            </w:r>
          </w:p>
          <w:p w14:paraId="00000026">
            <w:pPr>
              <w:spacing w:after="0" w:line="240" w:lineRule="auto"/>
              <w:rPr>
                <w:sz w:val="20"/>
                <w:szCs w:val="20"/>
              </w:rPr>
            </w:pPr>
          </w:p>
        </w:tc>
        <w:tc>
          <w:p w14:paraId="00000027">
            <w:pPr>
              <w:spacing w:after="0" w:line="240" w:lineRule="auto"/>
              <w:rPr>
                <w:sz w:val="20"/>
                <w:szCs w:val="20"/>
              </w:rPr>
            </w:pPr>
            <w:r>
              <w:rPr>
                <w:sz w:val="20"/>
                <w:szCs w:val="20"/>
                <w:rtl w:val="0"/>
              </w:rPr>
              <w:t xml:space="preserve">Pinkey </w:t>
            </w:r>
          </w:p>
        </w:tc>
      </w:tr>
      <w:tr w14:paraId="18CFAF5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8" w:type="dxa"/>
            <w:bottom w:w="0" w:type="dxa"/>
            <w:right w:w="108" w:type="dxa"/>
          </w:tblCellMar>
        </w:tblPrEx>
        <w:tc>
          <w:p w14:paraId="00000028">
            <w:pPr>
              <w:spacing w:after="0" w:line="240" w:lineRule="auto"/>
              <w:rPr>
                <w:sz w:val="20"/>
                <w:szCs w:val="20"/>
              </w:rPr>
            </w:pPr>
            <w:r>
              <w:rPr>
                <w:sz w:val="20"/>
                <w:szCs w:val="20"/>
                <w:rtl w:val="0"/>
              </w:rPr>
              <w:t>8.0</w:t>
            </w:r>
          </w:p>
        </w:tc>
        <w:tc>
          <w:p w14:paraId="00000029">
            <w:pPr>
              <w:spacing w:after="0" w:line="240" w:lineRule="auto"/>
              <w:rPr>
                <w:sz w:val="20"/>
                <w:szCs w:val="20"/>
              </w:rPr>
            </w:pPr>
            <w:r>
              <w:rPr>
                <w:sz w:val="20"/>
                <w:szCs w:val="20"/>
                <w:rtl w:val="0"/>
              </w:rPr>
              <w:t xml:space="preserve">Updated Recovery share % updates </w:t>
            </w:r>
          </w:p>
        </w:tc>
        <w:tc>
          <w:p w14:paraId="0000002A">
            <w:pPr>
              <w:spacing w:after="0" w:line="240" w:lineRule="auto"/>
              <w:rPr>
                <w:sz w:val="20"/>
                <w:szCs w:val="20"/>
              </w:rPr>
            </w:pPr>
            <w:r>
              <w:rPr>
                <w:sz w:val="20"/>
                <w:szCs w:val="20"/>
                <w:rtl w:val="0"/>
              </w:rPr>
              <w:t>10</w:t>
            </w:r>
            <w:r>
              <w:rPr>
                <w:sz w:val="20"/>
                <w:szCs w:val="20"/>
                <w:vertAlign w:val="superscript"/>
                <w:rtl w:val="0"/>
              </w:rPr>
              <w:t>th</w:t>
            </w:r>
            <w:r>
              <w:rPr>
                <w:sz w:val="20"/>
                <w:szCs w:val="20"/>
                <w:rtl w:val="0"/>
              </w:rPr>
              <w:t xml:space="preserve"> April 2026</w:t>
            </w:r>
          </w:p>
        </w:tc>
        <w:tc>
          <w:p w14:paraId="0000002B">
            <w:pPr>
              <w:spacing w:after="0" w:line="240" w:lineRule="auto"/>
              <w:rPr>
                <w:sz w:val="20"/>
                <w:szCs w:val="20"/>
              </w:rPr>
            </w:pPr>
            <w:r>
              <w:rPr>
                <w:sz w:val="20"/>
                <w:szCs w:val="20"/>
                <w:rtl w:val="0"/>
              </w:rPr>
              <w:t>Pinkey</w:t>
            </w:r>
          </w:p>
        </w:tc>
      </w:tr>
    </w:tbl>
    <w:p w14:paraId="0000002C"/>
    <w:p w14:paraId="0000002D"/>
    <w:p w14:paraId="0000002E"/>
    <w:p w14:paraId="0000002F">
      <w:pPr>
        <w:rPr>
          <w:b/>
          <w:bCs/>
        </w:rPr>
      </w:pPr>
    </w:p>
    <w:tbl>
      <w:tblPr>
        <w:tblStyle w:val="14"/>
        <w:tblW w:w="102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389"/>
        <w:gridCol w:w="292"/>
        <w:gridCol w:w="3159"/>
        <w:gridCol w:w="236"/>
        <w:gridCol w:w="1459"/>
        <w:gridCol w:w="292"/>
        <w:gridCol w:w="3413"/>
      </w:tblGrid>
      <w:tr w14:paraId="6B459B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85" w:hRule="atLeast"/>
        </w:trPr>
        <w:tc>
          <w:p w14:paraId="00000030">
            <w:pPr>
              <w:spacing w:after="0" w:line="240" w:lineRule="auto"/>
              <w:rPr>
                <w:b/>
                <w:bCs/>
              </w:rPr>
            </w:pPr>
            <w:r>
              <w:rPr>
                <w:b/>
                <w:bCs/>
                <w:rtl w:val="0"/>
              </w:rPr>
              <w:t>Signature</w:t>
            </w:r>
          </w:p>
        </w:tc>
        <w:tc>
          <w:p w14:paraId="00000031">
            <w:pPr>
              <w:spacing w:after="0" w:line="240" w:lineRule="auto"/>
            </w:pPr>
            <w:r>
              <w:rPr>
                <w:rtl w:val="0"/>
              </w:rPr>
              <w:t>:</w:t>
            </w:r>
          </w:p>
        </w:tc>
        <w:tc>
          <w:p w14:paraId="00000032">
            <w:pPr>
              <w:spacing w:after="0" w:line="240" w:lineRule="auto"/>
              <w:rPr>
                <w:b/>
                <w:bCs/>
              </w:rPr>
            </w:pPr>
          </w:p>
        </w:tc>
        <w:tc>
          <w:p w14:paraId="00000033">
            <w:pPr>
              <w:spacing w:after="0" w:line="240" w:lineRule="auto"/>
              <w:rPr>
                <w:b/>
                <w:bCs/>
              </w:rPr>
            </w:pPr>
          </w:p>
        </w:tc>
        <w:tc>
          <w:p w14:paraId="00000034">
            <w:pPr>
              <w:spacing w:after="0" w:line="240" w:lineRule="auto"/>
              <w:rPr>
                <w:b/>
                <w:bCs/>
              </w:rPr>
            </w:pPr>
            <w:r>
              <w:rPr>
                <w:b/>
                <w:bCs/>
                <w:rtl w:val="0"/>
              </w:rPr>
              <w:t>Signature</w:t>
            </w:r>
          </w:p>
        </w:tc>
        <w:tc>
          <w:p w14:paraId="00000035">
            <w:pPr>
              <w:spacing w:after="0" w:line="240" w:lineRule="auto"/>
              <w:rPr>
                <w:b/>
                <w:bCs/>
              </w:rPr>
            </w:pPr>
            <w:r>
              <w:rPr>
                <w:rtl w:val="0"/>
              </w:rPr>
              <w:t>:</w:t>
            </w:r>
          </w:p>
        </w:tc>
        <w:tc>
          <w:p w14:paraId="00000036">
            <w:pPr>
              <w:spacing w:after="0" w:line="240" w:lineRule="auto"/>
              <w:rPr>
                <w:b/>
                <w:bCs/>
              </w:rPr>
            </w:pPr>
          </w:p>
        </w:tc>
      </w:tr>
      <w:tr w14:paraId="232336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85" w:hRule="atLeast"/>
        </w:trPr>
        <w:tc>
          <w:p w14:paraId="00000037">
            <w:pPr>
              <w:spacing w:after="0" w:line="240" w:lineRule="auto"/>
              <w:rPr>
                <w:b/>
                <w:bCs/>
              </w:rPr>
            </w:pPr>
          </w:p>
        </w:tc>
        <w:tc>
          <w:p w14:paraId="00000038">
            <w:pPr>
              <w:spacing w:after="0" w:line="240" w:lineRule="auto"/>
            </w:pPr>
          </w:p>
        </w:tc>
        <w:tc>
          <w:p w14:paraId="00000039">
            <w:pPr>
              <w:spacing w:after="0" w:line="240" w:lineRule="auto"/>
              <w:rPr>
                <w:b/>
                <w:bCs/>
              </w:rPr>
            </w:pPr>
          </w:p>
        </w:tc>
        <w:tc>
          <w:p w14:paraId="0000003A">
            <w:pPr>
              <w:spacing w:after="0" w:line="240" w:lineRule="auto"/>
              <w:rPr>
                <w:b/>
                <w:bCs/>
              </w:rPr>
            </w:pPr>
          </w:p>
        </w:tc>
        <w:tc>
          <w:p w14:paraId="0000003B">
            <w:pPr>
              <w:spacing w:after="0" w:line="240" w:lineRule="auto"/>
              <w:rPr>
                <w:b/>
                <w:bCs/>
              </w:rPr>
            </w:pPr>
          </w:p>
        </w:tc>
        <w:tc>
          <w:p w14:paraId="0000003C">
            <w:pPr>
              <w:spacing w:after="0" w:line="240" w:lineRule="auto"/>
            </w:pPr>
          </w:p>
        </w:tc>
        <w:tc>
          <w:p w14:paraId="0000003D">
            <w:pPr>
              <w:spacing w:after="0" w:line="240" w:lineRule="auto"/>
              <w:rPr>
                <w:b/>
                <w:bCs/>
              </w:rPr>
            </w:pPr>
          </w:p>
        </w:tc>
      </w:tr>
      <w:tr w14:paraId="2FCACC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85" w:hRule="atLeast"/>
        </w:trPr>
        <w:tc>
          <w:p w14:paraId="0000003E">
            <w:pPr>
              <w:spacing w:after="0" w:line="240" w:lineRule="auto"/>
              <w:rPr>
                <w:b/>
                <w:bCs/>
              </w:rPr>
            </w:pPr>
          </w:p>
        </w:tc>
        <w:tc>
          <w:p w14:paraId="0000003F">
            <w:pPr>
              <w:spacing w:after="0" w:line="240" w:lineRule="auto"/>
            </w:pPr>
          </w:p>
        </w:tc>
        <w:tc>
          <w:p w14:paraId="00000040">
            <w:pPr>
              <w:spacing w:after="0" w:line="240" w:lineRule="auto"/>
              <w:rPr>
                <w:b/>
                <w:bCs/>
              </w:rPr>
            </w:pPr>
          </w:p>
        </w:tc>
        <w:tc>
          <w:p w14:paraId="00000041">
            <w:pPr>
              <w:spacing w:after="0" w:line="240" w:lineRule="auto"/>
              <w:rPr>
                <w:b/>
                <w:bCs/>
              </w:rPr>
            </w:pPr>
          </w:p>
        </w:tc>
        <w:tc>
          <w:p w14:paraId="00000042">
            <w:pPr>
              <w:spacing w:after="0" w:line="240" w:lineRule="auto"/>
              <w:rPr>
                <w:b/>
                <w:bCs/>
              </w:rPr>
            </w:pPr>
          </w:p>
        </w:tc>
        <w:tc>
          <w:p w14:paraId="00000043">
            <w:pPr>
              <w:spacing w:after="0" w:line="240" w:lineRule="auto"/>
            </w:pPr>
          </w:p>
        </w:tc>
        <w:tc>
          <w:p w14:paraId="00000044">
            <w:pPr>
              <w:spacing w:after="0" w:line="240" w:lineRule="auto"/>
              <w:rPr>
                <w:b/>
                <w:bCs/>
              </w:rPr>
            </w:pPr>
          </w:p>
        </w:tc>
      </w:tr>
      <w:tr w14:paraId="2DD5D3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85" w:hRule="atLeast"/>
        </w:trPr>
        <w:tc>
          <w:p w14:paraId="00000045">
            <w:pPr>
              <w:spacing w:after="0" w:line="240" w:lineRule="auto"/>
              <w:rPr>
                <w:b/>
                <w:bCs/>
              </w:rPr>
            </w:pPr>
          </w:p>
        </w:tc>
        <w:tc>
          <w:p w14:paraId="00000046">
            <w:pPr>
              <w:spacing w:after="0" w:line="240" w:lineRule="auto"/>
            </w:pPr>
          </w:p>
        </w:tc>
        <w:tc>
          <w:p w14:paraId="00000047">
            <w:pPr>
              <w:spacing w:after="0" w:line="240" w:lineRule="auto"/>
              <w:rPr>
                <w:b/>
                <w:bCs/>
              </w:rPr>
            </w:pPr>
          </w:p>
        </w:tc>
        <w:tc>
          <w:p w14:paraId="00000048">
            <w:pPr>
              <w:spacing w:after="0" w:line="240" w:lineRule="auto"/>
              <w:rPr>
                <w:b/>
                <w:bCs/>
              </w:rPr>
            </w:pPr>
          </w:p>
        </w:tc>
        <w:tc>
          <w:p w14:paraId="00000049">
            <w:pPr>
              <w:spacing w:after="0" w:line="240" w:lineRule="auto"/>
              <w:rPr>
                <w:b/>
                <w:bCs/>
              </w:rPr>
            </w:pPr>
          </w:p>
        </w:tc>
        <w:tc>
          <w:p w14:paraId="0000004A">
            <w:pPr>
              <w:spacing w:after="0" w:line="240" w:lineRule="auto"/>
            </w:pPr>
          </w:p>
        </w:tc>
        <w:tc>
          <w:p w14:paraId="0000004B">
            <w:pPr>
              <w:spacing w:after="0" w:line="240" w:lineRule="auto"/>
              <w:rPr>
                <w:b/>
                <w:bCs/>
              </w:rPr>
            </w:pPr>
          </w:p>
        </w:tc>
      </w:tr>
      <w:tr w14:paraId="56FFE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85" w:hRule="atLeast"/>
        </w:trPr>
        <w:tc>
          <w:p w14:paraId="0000004C">
            <w:pPr>
              <w:spacing w:after="0" w:line="240" w:lineRule="auto"/>
              <w:rPr>
                <w:b/>
                <w:bCs/>
              </w:rPr>
            </w:pPr>
            <w:r>
              <w:rPr>
                <w:b/>
                <w:bCs/>
                <w:rtl w:val="0"/>
              </w:rPr>
              <w:t>Date</w:t>
            </w:r>
          </w:p>
        </w:tc>
        <w:tc>
          <w:p w14:paraId="0000004D">
            <w:pPr>
              <w:spacing w:after="0" w:line="240" w:lineRule="auto"/>
            </w:pPr>
            <w:r>
              <w:rPr>
                <w:rtl w:val="0"/>
              </w:rPr>
              <w:t>:</w:t>
            </w:r>
          </w:p>
        </w:tc>
        <w:tc>
          <w:p w14:paraId="0000004E">
            <w:pPr>
              <w:spacing w:after="0" w:line="240" w:lineRule="auto"/>
            </w:pPr>
          </w:p>
        </w:tc>
        <w:tc>
          <w:p w14:paraId="0000004F">
            <w:pPr>
              <w:spacing w:after="0" w:line="240" w:lineRule="auto"/>
              <w:rPr>
                <w:b/>
                <w:bCs/>
              </w:rPr>
            </w:pPr>
          </w:p>
        </w:tc>
        <w:tc>
          <w:p w14:paraId="00000050">
            <w:pPr>
              <w:spacing w:after="0" w:line="240" w:lineRule="auto"/>
              <w:rPr>
                <w:b/>
                <w:bCs/>
              </w:rPr>
            </w:pPr>
            <w:r>
              <w:rPr>
                <w:b/>
                <w:bCs/>
                <w:rtl w:val="0"/>
              </w:rPr>
              <w:t>Date</w:t>
            </w:r>
          </w:p>
        </w:tc>
        <w:tc>
          <w:p w14:paraId="00000051">
            <w:pPr>
              <w:spacing w:after="0" w:line="240" w:lineRule="auto"/>
              <w:rPr>
                <w:b/>
                <w:bCs/>
              </w:rPr>
            </w:pPr>
            <w:r>
              <w:rPr>
                <w:rtl w:val="0"/>
              </w:rPr>
              <w:t>:</w:t>
            </w:r>
          </w:p>
        </w:tc>
        <w:tc>
          <w:p w14:paraId="00000052">
            <w:pPr>
              <w:spacing w:after="0" w:line="240" w:lineRule="auto"/>
              <w:rPr>
                <w:b/>
                <w:bCs/>
              </w:rPr>
            </w:pPr>
          </w:p>
        </w:tc>
      </w:tr>
      <w:tr w14:paraId="47B4CC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85" w:hRule="atLeast"/>
        </w:trPr>
        <w:tc>
          <w:p w14:paraId="00000053">
            <w:pPr>
              <w:spacing w:after="0" w:line="240" w:lineRule="auto"/>
              <w:rPr>
                <w:b/>
                <w:bCs/>
              </w:rPr>
            </w:pPr>
            <w:r>
              <w:rPr>
                <w:b/>
                <w:bCs/>
                <w:rtl w:val="0"/>
              </w:rPr>
              <w:t>Name</w:t>
            </w:r>
          </w:p>
        </w:tc>
        <w:tc>
          <w:p w14:paraId="00000054">
            <w:pPr>
              <w:spacing w:after="0" w:line="240" w:lineRule="auto"/>
            </w:pPr>
            <w:r>
              <w:rPr>
                <w:rtl w:val="0"/>
              </w:rPr>
              <w:t>:</w:t>
            </w:r>
          </w:p>
        </w:tc>
        <w:tc>
          <w:p w14:paraId="00000055">
            <w:pPr>
              <w:spacing w:after="0" w:line="240" w:lineRule="auto"/>
            </w:pPr>
            <w:r>
              <w:rPr>
                <w:rtl w:val="0"/>
              </w:rPr>
              <w:t>Anindya Pal</w:t>
            </w:r>
          </w:p>
        </w:tc>
        <w:tc>
          <w:p w14:paraId="00000056">
            <w:pPr>
              <w:spacing w:after="0" w:line="240" w:lineRule="auto"/>
            </w:pPr>
          </w:p>
        </w:tc>
        <w:tc>
          <w:p w14:paraId="00000057">
            <w:pPr>
              <w:spacing w:after="0" w:line="240" w:lineRule="auto"/>
            </w:pPr>
            <w:r>
              <w:rPr>
                <w:b/>
                <w:bCs/>
                <w:rtl w:val="0"/>
              </w:rPr>
              <w:t>Name</w:t>
            </w:r>
          </w:p>
        </w:tc>
        <w:tc>
          <w:p w14:paraId="00000058">
            <w:pPr>
              <w:spacing w:after="0" w:line="240" w:lineRule="auto"/>
            </w:pPr>
            <w:r>
              <w:rPr>
                <w:rtl w:val="0"/>
              </w:rPr>
              <w:t>:</w:t>
            </w:r>
          </w:p>
        </w:tc>
        <w:tc>
          <w:p w14:paraId="00000059">
            <w:pPr>
              <w:spacing w:after="0" w:line="240" w:lineRule="auto"/>
            </w:pPr>
            <w:r>
              <w:rPr>
                <w:rtl w:val="0"/>
              </w:rPr>
              <w:t>Ravi Kale</w:t>
            </w:r>
          </w:p>
        </w:tc>
      </w:tr>
      <w:tr w14:paraId="56FD72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59" w:hRule="atLeast"/>
        </w:trPr>
        <w:tc>
          <w:p w14:paraId="0000005A">
            <w:pPr>
              <w:spacing w:after="0" w:line="240" w:lineRule="auto"/>
              <w:rPr>
                <w:b/>
                <w:bCs/>
              </w:rPr>
            </w:pPr>
            <w:r>
              <w:rPr>
                <w:b/>
                <w:bCs/>
                <w:rtl w:val="0"/>
              </w:rPr>
              <w:t>Designation</w:t>
            </w:r>
          </w:p>
        </w:tc>
        <w:tc>
          <w:p w14:paraId="0000005B">
            <w:pPr>
              <w:spacing w:after="0" w:line="240" w:lineRule="auto"/>
            </w:pPr>
            <w:r>
              <w:rPr>
                <w:rtl w:val="0"/>
              </w:rPr>
              <w:t>:</w:t>
            </w:r>
          </w:p>
        </w:tc>
        <w:tc>
          <w:p w14:paraId="0000005C">
            <w:pPr>
              <w:spacing w:after="0" w:line="240" w:lineRule="auto"/>
            </w:pPr>
            <w:r>
              <w:rPr>
                <w:rtl w:val="0"/>
              </w:rPr>
              <w:t>DGM</w:t>
            </w:r>
          </w:p>
          <w:p w14:paraId="0000005D">
            <w:pPr>
              <w:spacing w:after="0" w:line="240" w:lineRule="auto"/>
            </w:pPr>
            <w:r>
              <w:rPr>
                <w:rtl w:val="0"/>
              </w:rPr>
              <w:t>National Credit Guarantee Trustee Company Ltd</w:t>
            </w:r>
          </w:p>
        </w:tc>
        <w:tc>
          <w:p w14:paraId="0000005E">
            <w:pPr>
              <w:spacing w:after="0" w:line="240" w:lineRule="auto"/>
            </w:pPr>
          </w:p>
        </w:tc>
        <w:tc>
          <w:p w14:paraId="0000005F">
            <w:pPr>
              <w:spacing w:after="0" w:line="240" w:lineRule="auto"/>
            </w:pPr>
            <w:r>
              <w:rPr>
                <w:b/>
                <w:bCs/>
                <w:rtl w:val="0"/>
              </w:rPr>
              <w:t>Designation</w:t>
            </w:r>
          </w:p>
        </w:tc>
        <w:tc>
          <w:p w14:paraId="00000060">
            <w:pPr>
              <w:spacing w:after="0" w:line="240" w:lineRule="auto"/>
            </w:pPr>
            <w:r>
              <w:rPr>
                <w:rtl w:val="0"/>
              </w:rPr>
              <w:t>:</w:t>
            </w:r>
          </w:p>
        </w:tc>
        <w:tc>
          <w:p w14:paraId="00000061">
            <w:pPr>
              <w:spacing w:after="0" w:line="240" w:lineRule="auto"/>
            </w:pPr>
            <w:r>
              <w:rPr>
                <w:rtl w:val="0"/>
              </w:rPr>
              <w:t>Project Manager</w:t>
            </w:r>
          </w:p>
          <w:p w14:paraId="00000062">
            <w:pPr>
              <w:spacing w:after="0" w:line="240" w:lineRule="auto"/>
            </w:pPr>
            <w:r>
              <w:rPr>
                <w:rtl w:val="0"/>
              </w:rPr>
              <w:t>ESDS Ltd.</w:t>
            </w:r>
          </w:p>
        </w:tc>
      </w:tr>
    </w:tbl>
    <w:p w14:paraId="00000063"/>
    <w:p w14:paraId="00000064">
      <w:pPr>
        <w:rPr>
          <w:rFonts w:ascii="Arial Narrow" w:hAnsi="Arial Narrow" w:eastAsia="Arial Narrow" w:cs="Arial Narrow"/>
          <w:b/>
          <w:bCs/>
          <w:smallCaps/>
          <w:sz w:val="28"/>
          <w:szCs w:val="28"/>
        </w:rPr>
      </w:pPr>
    </w:p>
    <w:p w14:paraId="00000065">
      <w:pPr>
        <w:rPr>
          <w:rFonts w:ascii="Arial Narrow" w:hAnsi="Arial Narrow" w:eastAsia="Arial Narrow" w:cs="Arial Narrow"/>
          <w:b/>
          <w:bCs/>
          <w:smallCaps/>
          <w:sz w:val="28"/>
          <w:szCs w:val="28"/>
        </w:rPr>
      </w:pPr>
    </w:p>
    <w:p w14:paraId="00000066">
      <w:pPr>
        <w:rPr>
          <w:rFonts w:ascii="Arial Narrow" w:hAnsi="Arial Narrow" w:eastAsia="Arial Narrow" w:cs="Arial Narrow"/>
          <w:b/>
          <w:bCs/>
          <w:smallCaps/>
          <w:sz w:val="28"/>
          <w:szCs w:val="28"/>
        </w:rPr>
      </w:pPr>
    </w:p>
    <w:p w14:paraId="00000067">
      <w:pPr>
        <w:rPr>
          <w:rFonts w:ascii="Arial Narrow" w:hAnsi="Arial Narrow" w:eastAsia="Arial Narrow" w:cs="Arial Narrow"/>
          <w:b/>
          <w:bCs/>
          <w:smallCaps/>
          <w:sz w:val="28"/>
          <w:szCs w:val="28"/>
        </w:rPr>
      </w:pPr>
    </w:p>
    <w:p w14:paraId="00000068">
      <w:pPr>
        <w:rPr>
          <w:rFonts w:ascii="Arial Narrow" w:hAnsi="Arial Narrow" w:eastAsia="Arial Narrow" w:cs="Arial Narrow"/>
          <w:b/>
          <w:bCs/>
          <w:smallCaps/>
          <w:sz w:val="28"/>
          <w:szCs w:val="28"/>
        </w:rPr>
      </w:pPr>
    </w:p>
    <w:p w14:paraId="00000069">
      <w:pPr>
        <w:rPr>
          <w:rFonts w:ascii="Arial Narrow" w:hAnsi="Arial Narrow" w:eastAsia="Arial Narrow" w:cs="Arial Narrow"/>
          <w:b/>
          <w:bCs/>
          <w:smallCaps/>
          <w:sz w:val="28"/>
          <w:szCs w:val="28"/>
        </w:rPr>
      </w:pPr>
    </w:p>
    <w:p w14:paraId="0000006A">
      <w:pPr>
        <w:rPr>
          <w:rFonts w:ascii="Arial Narrow" w:hAnsi="Arial Narrow" w:eastAsia="Arial Narrow" w:cs="Arial Narrow"/>
          <w:b/>
          <w:bCs/>
          <w:smallCaps/>
          <w:sz w:val="28"/>
          <w:szCs w:val="28"/>
        </w:rPr>
      </w:pPr>
    </w:p>
    <w:p w14:paraId="0000006B">
      <w:pPr>
        <w:rPr>
          <w:rFonts w:ascii="Arial Narrow" w:hAnsi="Arial Narrow" w:eastAsia="Arial Narrow" w:cs="Arial Narrow"/>
          <w:b/>
          <w:bCs/>
          <w:smallCaps/>
          <w:sz w:val="28"/>
          <w:szCs w:val="28"/>
        </w:rPr>
      </w:pPr>
    </w:p>
    <w:p w14:paraId="0000006C">
      <w:pPr>
        <w:rPr>
          <w:rFonts w:ascii="Arial Narrow" w:hAnsi="Arial Narrow" w:eastAsia="Arial Narrow" w:cs="Arial Narrow"/>
          <w:b/>
          <w:bCs/>
          <w:smallCaps/>
          <w:sz w:val="28"/>
          <w:szCs w:val="28"/>
        </w:rPr>
      </w:pPr>
    </w:p>
    <w:p w14:paraId="0000006D">
      <w:pPr>
        <w:rPr>
          <w:rFonts w:ascii="Arial Narrow" w:hAnsi="Arial Narrow" w:eastAsia="Arial Narrow" w:cs="Arial Narrow"/>
          <w:b/>
          <w:bCs/>
          <w:smallCaps/>
          <w:sz w:val="28"/>
          <w:szCs w:val="28"/>
        </w:rPr>
      </w:pPr>
      <w:r>
        <w:rPr>
          <w:rFonts w:ascii="Arial Narrow" w:hAnsi="Arial Narrow" w:eastAsia="Arial Narrow" w:cs="Arial Narrow"/>
          <w:b/>
          <w:bCs/>
          <w:smallCaps/>
          <w:sz w:val="28"/>
          <w:szCs w:val="28"/>
          <w:rtl w:val="0"/>
        </w:rPr>
        <w:t>TABLE OF CONTENT:</w:t>
      </w:r>
    </w:p>
    <w:p w14:paraId="0000006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40" w:line="240" w:lineRule="auto"/>
        <w:ind w:left="0" w:right="0" w:firstLine="0"/>
        <w:jc w:val="left"/>
        <w:rPr>
          <w:rFonts w:ascii="Calibri" w:hAnsi="Calibri" w:eastAsia="Calibri" w:cs="Calibri"/>
          <w:b w:val="0"/>
          <w:bCs w:val="0"/>
          <w:i w:val="0"/>
          <w:iCs w:val="0"/>
          <w:smallCaps w:val="0"/>
          <w:strike w:val="0"/>
          <w:color w:val="1F4E79"/>
          <w:sz w:val="36"/>
          <w:szCs w:val="36"/>
          <w:u w:val="none"/>
          <w:shd w:val="clear" w:fill="auto"/>
          <w:vertAlign w:val="baseline"/>
        </w:rPr>
      </w:pPr>
    </w:p>
    <w:sdt>
      <w:sdtPr>
        <w:id w:val="-1423816516"/>
        <w:docPartObj>
          <w:docPartGallery w:val="Table of Contents"/>
          <w:docPartUnique/>
        </w:docPartObj>
      </w:sdtPr>
      <w:sdtContent>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"_heading=h.5ey3otcd43co"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"_heading=h.5ey3otcd43co"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_heading=h.5ey3otcd43co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Introduction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fldChar w:fldCharType="end"/>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"_heading=h.gzvzs9wbf5wa"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"_heading=h.gzvzs9wbf5wa"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_heading=h.gzvzs9wbf5wa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Input File Layout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5</w:t>
          </w:r>
          <w:r>
            <w:fldChar w:fldCharType="end"/>
          </w: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"_heading=h.5b75wm4x377h"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1.3</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"_heading=h.5b75wm4x377h"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_heading=h.5b75wm4x377h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Input File Format Processed by SURGE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5</w:t>
          </w:r>
          <w:r>
            <w:fldChar w:fldCharType="end"/>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"_heading=h.73ks3469491z"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1.3.1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"_heading=h.73ks3469491z"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_heading=h.73ks3469491z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Request for Claim</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6</w:t>
          </w:r>
          <w:r>
            <w:fldChar w:fldCharType="end"/>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"_heading=h.1r66nggmdxly"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1.3.2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"_heading=h.1r66nggmdxly"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_heading=h.1r66nggmdxly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Summary - Preparing &amp; Uploading the Input File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7</w:t>
          </w:r>
          <w:r>
            <w:fldChar w:fldCharType="end"/>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"_heading=h.jnnsxex0gs5e"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1.4</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"_heading=h.jnnsxex0gs5e"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_heading=h.jnnsxex0gs5e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Invoking Claims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fldChar w:fldCharType="end"/>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"_heading=h.2arfj58qkkmp"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1.4.1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"_heading=h.2arfj58qkkmp"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_heading=h.2arfj58qkkmp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Input File Content to Staging Area</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fldChar w:fldCharType="end"/>
          </w: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"_heading=h.o2vqo0ickeuh"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1.4.2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"_heading=h.o2vqo0ickeuh"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_heading=h.o2vqo0ickeuh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Eligibility Criteria Checks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fldChar w:fldCharType="end"/>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"_heading=h.d1uly1tasbnb"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1.4.3</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"_heading=h.d1uly1tasbnb"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_heading=h.d1uly1tasbnb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Marking the CG as Claimed</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fldChar w:fldCharType="end"/>
          </w: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54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"_heading=h.br8uzzjzl4zn"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1.4.3.1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"_heading=h.br8uzzjzl4zn"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_heading=h.br8uzzjzl4zn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Marking the CG as Claimed in CG Table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fldChar w:fldCharType="end"/>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54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"_heading=h.xc2d9uclgmei"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1.4.3.2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"_heading=h.xc2d9uclgmei"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_heading=h.xc2d9uclgmei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Making entry in Claims Table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12</w:t>
          </w:r>
          <w:r>
            <w:fldChar w:fldCharType="end"/>
          </w: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"_heading=h.qqhfdnxds06t"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"_heading=h.qqhfdnxds06t"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_heading=h.qqhfdnxds06t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Processing Claims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13</w:t>
          </w:r>
          <w:r>
            <w:fldChar w:fldCharType="end"/>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54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"_heading=h.k2sgy6xhhkaz"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1.5.1.1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"_heading=h.k2sgy6xhhkaz"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_heading=h.k2sgy6xhhkaz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Approving the Claims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14</w:t>
          </w:r>
          <w:r>
            <w:fldChar w:fldCharType="end"/>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54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"_heading=h.vkezzlwyhnpw"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1.5.1.2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"_heading=h.vkezzlwyhnpw"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_heading=h.vkezzlwyhnpw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Payment of Claim Payout to MLI (Claim Settlement)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14</w:t>
          </w:r>
          <w:r>
            <w:fldChar w:fldCharType="end"/>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54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"_heading=h.fzwst3hfj6ie"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1.5.1.3</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"_heading=h.fzwst3hfj6ie"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_heading=h.fzwst3hfj6ie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Rejecting the Claims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14</w:t>
          </w:r>
          <w:r>
            <w:fldChar w:fldCharType="end"/>
          </w:r>
        </w:p>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"_heading=h.3nfppfisx2s5"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"_heading=h.3nfppfisx2s5"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_heading=h.3nfppfisx2s5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Claim Calculations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15</w:t>
          </w:r>
          <w:r>
            <w:fldChar w:fldCharType="end"/>
          </w:r>
        </w:p>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"_heading=h.czwtpblaeywq"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1.5.3</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"_heading=h.czwtpblaeywq"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_heading=h.czwtpblaeywq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Holding the Claims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23</w:t>
          </w:r>
          <w:r>
            <w:fldChar w:fldCharType="end"/>
          </w:r>
        </w:p>
        <w:p w14:paraId="00000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"_heading=h.br0t8azgiv3k"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1.5.4</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"_heading=h.br0t8azgiv3k"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_heading=h.br0t8azgiv3k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Approving the Claims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23</w:t>
          </w:r>
          <w:r>
            <w:fldChar w:fldCharType="end"/>
          </w:r>
        </w:p>
        <w:p w14:paraId="000000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"_heading=h.nz5i8h9t1lxp"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1.5.5</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"_heading=h.nz5i8h9t1lxp"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_heading=h.nz5i8h9t1lxp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Settle the Claims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23</w:t>
          </w:r>
          <w:r>
            <w:fldChar w:fldCharType="end"/>
          </w: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"_heading=h.m04d8bn8mhhf"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1.5.6</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"_heading=h.m04d8bn8mhhf"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_heading=h.m04d8bn8mhhf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Rejecting the Claims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23</w:t>
          </w:r>
          <w:r>
            <w:fldChar w:fldCharType="end"/>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"_heading=h.royqp6ge4yp0"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"_heading=h.royqp6ge4yp0"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_heading=h.royqp6ge4yp0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Notifying Recoveries (Post Full &amp; Final Claim settlement)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24</w:t>
          </w:r>
          <w:r>
            <w:fldChar w:fldCharType="end"/>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"_heading=h.ke7ruarvrmn9"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"_heading=h.ke7ruarvrmn9"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_heading=h.ke7ruarvrmn9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Input File Layout and XML Layout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24</w:t>
          </w:r>
          <w:r>
            <w:fldChar w:fldCharType="end"/>
          </w: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"_heading=h.c1t4e9b65kgz"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"_heading=h.c1t4e9b65kgz"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_heading=h.c1t4e9b65kgz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Input File Format Processed by SURGE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24</w:t>
          </w:r>
          <w:r>
            <w:fldChar w:fldCharType="end"/>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"_heading=h.1p6kgu7f73am"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1.6.3</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"_heading=h.1p6kgu7f73am"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_heading=h.1p6kgu7f73am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Preparation of Input File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25</w:t>
          </w:r>
          <w:r>
            <w:fldChar w:fldCharType="end"/>
          </w: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76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"_heading=h.ez4qzltzzfj7"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1.6.3.1.1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"_heading=h.ez4qzltzzfj7"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_heading=h.ez4qzltzzfj7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Notifying Recoveries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25</w:t>
          </w:r>
          <w:r>
            <w:fldChar w:fldCharType="end"/>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76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"_heading=h.i6ni3cliu5xf"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1.6.3.1.2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"_heading=h.i6ni3cliu5xf"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_heading=h.i6ni3cliu5xf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Summary - Preparing &amp; Uploading the Input File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26</w:t>
          </w:r>
          <w:r>
            <w:fldChar w:fldCharType="end"/>
          </w:r>
        </w:p>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"_heading=h.6mzluvif91s5"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1.6.4</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"_heading=h.6mzluvif91s5"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_heading=h.6mzluvif91s5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Eligibility Criteria Checks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27</w:t>
          </w:r>
          <w:r>
            <w:fldChar w:fldCharType="end"/>
          </w:r>
        </w:p>
        <w:p w14:paraId="00000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"_heading=h.pn0xhj2qtbjv"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1.6.5</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"_heading=h.pn0xhj2qtbjv"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_heading=h.pn0xhj2qtbjv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Treatment to Notified Recoveries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27</w:t>
          </w:r>
          <w:r>
            <w:fldChar w:fldCharType="end"/>
          </w: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54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"_heading=h.24o9telh0qi"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1.6.5.1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"_heading=h.24o9telh0qi"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_heading=h.24o9telh0qi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Allotting Recovery Unique Identifiers – Recovery Id</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28</w:t>
          </w:r>
          <w:r>
            <w:fldChar w:fldCharType="end"/>
          </w: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76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"_heading=h.mk6e3qi0bm89"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1.6.5.1.1</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"_heading=h.mk6e3qi0bm89"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_heading=h.mk6e3qi0bm89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Allotting Batch Recovery Unique Identifier – Batch Recovery Id</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28</w:t>
          </w:r>
          <w:r>
            <w:fldChar w:fldCharType="end"/>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76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"_heading=h.oj3lypzf0jw1"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1.6.5.1.2</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"_heading=h.oj3lypzf0jw1"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_heading=h.oj3lypzf0jw1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Allotting CG/Account Recovery Unique Identifier – Account Recovery Id</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29</w:t>
          </w:r>
          <w:r>
            <w:fldChar w:fldCharType="end"/>
          </w: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"_heading=h.51701y6g8ga5"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1.6.6</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"_heading=h.51701y6g8ga5"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_heading=h.51701y6g8ga5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NCGTC Recovery Share calculation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29</w:t>
          </w:r>
          <w:r>
            <w:fldChar w:fldCharType="end"/>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"_heading=h.ile58781iufm"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1.6.7</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"_heading=h.ile58781iufm"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_heading=h.ile58781iufm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Payment from MLI for Notified Recoveries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30</w:t>
          </w:r>
          <w:r>
            <w:fldChar w:fldCharType="end"/>
          </w: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"_heading=h.taf9qd4jncmr"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1.6.8</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"_heading=h.taf9qd4jncmr"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_heading=h.taf9qd4jncmr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Penalty Calculation on Recovery Amount from MLI</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30</w:t>
          </w:r>
          <w:r>
            <w:fldChar w:fldCharType="end"/>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320"/>
              <w:tab w:val="right" w:leader="dot" w:pos="935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"_heading=h.uco4s2ydexhf"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1.6.9</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"_heading=h.uco4s2ydexhf"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_heading=h.uco4s2ydexhf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Payment from MLI for System Generated Recoveries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49</w:t>
          </w:r>
          <w:r>
            <w:fldChar w:fldCharType="end"/>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"_heading=h.nuta65a9uy38"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1.7</w:t>
          </w:r>
          <w:r>
            <w:rPr>
              <w:rFonts w:ascii="Trebuchet MS" w:hAnsi="Trebuchet MS" w:eastAsia="Trebuchet MS" w:cs="Trebuchet MS"/>
              <w:b/>
              <w:bCs/>
              <w:i w:val="0"/>
              <w:iCs w:val="0"/>
              <w:smallCaps w:val="0"/>
              <w:strike w:val="0"/>
              <w:color w:val="000000"/>
              <w:sz w:val="22"/>
              <w:szCs w:val="22"/>
              <w:u w:val="none"/>
              <w:shd w:val="clear" w:fill="auto"/>
              <w:vertAlign w:val="baseline"/>
              <w:rtl w:val="0"/>
            </w:rPr>
            <w:fldChar w:fldCharType="end"/>
          </w:r>
          <w:r>
            <w:fldChar w:fldCharType="begin"/>
          </w:r>
          <w:r>
            <w:instrText xml:space="preserve"> HYPERLINK \l "_heading=h.nuta65a9uy38"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_heading=h.nuta65a9uy38 \h </w:instrText>
          </w:r>
          <w:r>
            <w:fldChar w:fldCharType="separate"/>
          </w:r>
          <w:r>
            <w:rPr>
              <w:rFonts w:ascii="Trebuchet MS" w:hAnsi="Trebuchet MS" w:eastAsia="Trebuchet MS" w:cs="Trebuchet MS"/>
              <w:b/>
              <w:bCs/>
              <w:i w:val="0"/>
              <w:iCs w:val="0"/>
              <w:smallCaps w:val="0"/>
              <w:strike w:val="0"/>
              <w:color w:val="000000"/>
              <w:sz w:val="22"/>
              <w:szCs w:val="22"/>
              <w:u w:val="none"/>
              <w:shd w:val="clear" w:fill="auto"/>
              <w:vertAlign w:val="baseline"/>
              <w:rtl w:val="0"/>
            </w:rPr>
            <w:t>Points Pending for Further Clarification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50</w:t>
          </w:r>
          <w:r>
            <w:fldChar w:fldCharType="end"/>
          </w:r>
        </w:p>
        <w:p w14:paraId="00000093">
          <w:r>
            <w:fldChar w:fldCharType="end"/>
          </w:r>
        </w:p>
      </w:sdtContent>
    </w:sdt>
    <w:p w14:paraId="00000094">
      <w:pPr>
        <w:rPr>
          <w:rFonts w:ascii="Arial Narrow" w:hAnsi="Arial Narrow" w:eastAsia="Arial Narrow" w:cs="Arial Narrow"/>
          <w:b/>
          <w:bCs/>
          <w:smallCaps/>
          <w:sz w:val="28"/>
          <w:szCs w:val="28"/>
        </w:rPr>
      </w:pPr>
      <w:r>
        <w:br w:type="page"/>
      </w:r>
    </w:p>
    <w:p w14:paraId="00000095">
      <w:pPr>
        <w:rPr>
          <w:rFonts w:ascii="Arial Narrow" w:hAnsi="Arial Narrow" w:eastAsia="Arial Narrow" w:cs="Arial Narrow"/>
          <w:b/>
          <w:bCs/>
          <w:smallCaps/>
          <w:sz w:val="28"/>
          <w:szCs w:val="28"/>
        </w:rPr>
      </w:pPr>
      <w:r>
        <w:rPr>
          <w:rFonts w:ascii="Arial Narrow" w:hAnsi="Arial Narrow" w:eastAsia="Arial Narrow" w:cs="Arial Narrow"/>
          <w:b/>
          <w:bCs/>
          <w:smallCaps/>
          <w:sz w:val="28"/>
          <w:szCs w:val="28"/>
          <w:rtl w:val="0"/>
        </w:rPr>
        <w:t>GLOSSARY</w:t>
      </w:r>
    </w:p>
    <w:p w14:paraId="00000096">
      <w:pPr>
        <w:jc w:val="both"/>
      </w:pPr>
      <w:r>
        <w:rPr>
          <w:rtl w:val="0"/>
        </w:rPr>
        <w:t>Glossary of Important Terms used in this document.</w:t>
      </w:r>
    </w:p>
    <w:tbl>
      <w:tblPr>
        <w:tblStyle w:val="15"/>
        <w:tblW w:w="8924" w:type="dxa"/>
        <w:tblInd w:w="0" w:type="dxa"/>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Layout w:type="fixed"/>
        <w:tblCellMar>
          <w:top w:w="0" w:type="dxa"/>
          <w:left w:w="108" w:type="dxa"/>
          <w:bottom w:w="0" w:type="dxa"/>
          <w:right w:w="108" w:type="dxa"/>
        </w:tblCellMar>
      </w:tblPr>
      <w:tblGrid>
        <w:gridCol w:w="799"/>
        <w:gridCol w:w="1292"/>
        <w:gridCol w:w="6833"/>
      </w:tblGrid>
      <w:tr w14:paraId="59E990D5">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308" w:hRule="atLeast"/>
        </w:trPr>
        <w:tc>
          <w:p w14:paraId="00000097">
            <w:pPr>
              <w:spacing w:after="0" w:line="240" w:lineRule="auto"/>
              <w:jc w:val="both"/>
              <w:rPr>
                <w:rFonts w:ascii="Calibri" w:hAnsi="Calibri" w:eastAsia="Calibri" w:cs="Calibri"/>
                <w:sz w:val="20"/>
                <w:szCs w:val="20"/>
              </w:rPr>
            </w:pPr>
            <w:r>
              <w:rPr>
                <w:rFonts w:ascii="Calibri" w:hAnsi="Calibri" w:eastAsia="Calibri" w:cs="Calibri"/>
                <w:sz w:val="20"/>
                <w:szCs w:val="20"/>
                <w:rtl w:val="0"/>
              </w:rPr>
              <w:t>S. No.</w:t>
            </w:r>
          </w:p>
        </w:tc>
        <w:tc>
          <w:p w14:paraId="00000098">
            <w:pPr>
              <w:spacing w:after="0" w:line="240" w:lineRule="auto"/>
              <w:jc w:val="both"/>
              <w:rPr>
                <w:rFonts w:ascii="Calibri" w:hAnsi="Calibri" w:eastAsia="Calibri" w:cs="Calibri"/>
                <w:sz w:val="20"/>
                <w:szCs w:val="20"/>
              </w:rPr>
            </w:pPr>
            <w:r>
              <w:rPr>
                <w:rFonts w:ascii="Calibri" w:hAnsi="Calibri" w:eastAsia="Calibri" w:cs="Calibri"/>
                <w:sz w:val="20"/>
                <w:szCs w:val="20"/>
                <w:rtl w:val="0"/>
              </w:rPr>
              <w:t>Term</w:t>
            </w:r>
          </w:p>
        </w:tc>
        <w:tc>
          <w:p w14:paraId="00000099">
            <w:pPr>
              <w:spacing w:after="0" w:line="240" w:lineRule="auto"/>
              <w:jc w:val="both"/>
              <w:rPr>
                <w:rFonts w:ascii="Calibri" w:hAnsi="Calibri" w:eastAsia="Calibri" w:cs="Calibri"/>
                <w:sz w:val="20"/>
                <w:szCs w:val="20"/>
              </w:rPr>
            </w:pPr>
            <w:r>
              <w:rPr>
                <w:rFonts w:ascii="Calibri" w:hAnsi="Calibri" w:eastAsia="Calibri" w:cs="Calibri"/>
                <w:sz w:val="20"/>
                <w:szCs w:val="20"/>
                <w:rtl w:val="0"/>
              </w:rPr>
              <w:t>Description</w:t>
            </w:r>
          </w:p>
        </w:tc>
      </w:tr>
      <w:tr w14:paraId="1133562C">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332" w:hRule="atLeast"/>
        </w:trPr>
        <w:tc>
          <w:p w14:paraId="0000009A">
            <w:pPr>
              <w:spacing w:after="0" w:line="240" w:lineRule="auto"/>
              <w:jc w:val="both"/>
              <w:rPr>
                <w:rFonts w:ascii="Calibri" w:hAnsi="Calibri" w:eastAsia="Calibri" w:cs="Calibri"/>
                <w:b w:val="0"/>
                <w:bCs w:val="0"/>
                <w:sz w:val="20"/>
                <w:szCs w:val="20"/>
              </w:rPr>
            </w:pPr>
            <w:r>
              <w:rPr>
                <w:rFonts w:ascii="Calibri" w:hAnsi="Calibri" w:eastAsia="Calibri" w:cs="Calibri"/>
                <w:b w:val="0"/>
                <w:bCs w:val="0"/>
                <w:sz w:val="20"/>
                <w:szCs w:val="20"/>
                <w:rtl w:val="0"/>
              </w:rPr>
              <w:t>1</w:t>
            </w:r>
          </w:p>
        </w:tc>
        <w:tc>
          <w:p w14:paraId="0000009B">
            <w:pPr>
              <w:spacing w:after="0" w:line="240" w:lineRule="auto"/>
              <w:jc w:val="both"/>
              <w:rPr>
                <w:rFonts w:ascii="Calibri" w:hAnsi="Calibri" w:eastAsia="Calibri" w:cs="Calibri"/>
                <w:sz w:val="20"/>
                <w:szCs w:val="20"/>
              </w:rPr>
            </w:pPr>
            <w:r>
              <w:rPr>
                <w:rFonts w:ascii="Calibri" w:hAnsi="Calibri" w:eastAsia="Calibri" w:cs="Calibri"/>
                <w:sz w:val="20"/>
                <w:szCs w:val="20"/>
                <w:rtl w:val="0"/>
              </w:rPr>
              <w:t>DDMMYYYY</w:t>
            </w:r>
          </w:p>
        </w:tc>
        <w:tc>
          <w:p w14:paraId="0000009C">
            <w:pPr>
              <w:spacing w:after="0" w:line="240" w:lineRule="auto"/>
              <w:jc w:val="both"/>
              <w:rPr>
                <w:rFonts w:ascii="Calibri" w:hAnsi="Calibri" w:eastAsia="Calibri" w:cs="Calibri"/>
                <w:sz w:val="20"/>
                <w:szCs w:val="20"/>
              </w:rPr>
            </w:pPr>
            <w:r>
              <w:rPr>
                <w:rFonts w:ascii="Calibri" w:hAnsi="Calibri" w:eastAsia="Calibri" w:cs="Calibri"/>
                <w:sz w:val="20"/>
                <w:szCs w:val="20"/>
                <w:rtl w:val="0"/>
              </w:rPr>
              <w:t>DD- Date; MM-Month; YYYY-Year (4 digit)</w:t>
            </w:r>
          </w:p>
        </w:tc>
      </w:tr>
      <w:tr w14:paraId="200A7F9B">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308" w:hRule="atLeast"/>
        </w:trPr>
        <w:tc>
          <w:p w14:paraId="0000009D">
            <w:pPr>
              <w:spacing w:after="0" w:line="240" w:lineRule="auto"/>
              <w:jc w:val="both"/>
              <w:rPr>
                <w:rFonts w:ascii="Calibri" w:hAnsi="Calibri" w:eastAsia="Calibri" w:cs="Calibri"/>
                <w:b w:val="0"/>
                <w:bCs w:val="0"/>
                <w:sz w:val="20"/>
                <w:szCs w:val="20"/>
              </w:rPr>
            </w:pPr>
            <w:r>
              <w:rPr>
                <w:rFonts w:ascii="Calibri" w:hAnsi="Calibri" w:eastAsia="Calibri" w:cs="Calibri"/>
                <w:b w:val="0"/>
                <w:bCs w:val="0"/>
                <w:sz w:val="20"/>
                <w:szCs w:val="20"/>
                <w:rtl w:val="0"/>
              </w:rPr>
              <w:t>2</w:t>
            </w:r>
          </w:p>
        </w:tc>
        <w:tc>
          <w:p w14:paraId="0000009E">
            <w:pPr>
              <w:spacing w:after="0" w:line="240" w:lineRule="auto"/>
              <w:jc w:val="both"/>
              <w:rPr>
                <w:rFonts w:ascii="Calibri" w:hAnsi="Calibri" w:eastAsia="Calibri" w:cs="Calibri"/>
                <w:sz w:val="20"/>
                <w:szCs w:val="20"/>
              </w:rPr>
            </w:pPr>
            <w:r>
              <w:rPr>
                <w:rFonts w:ascii="Calibri" w:hAnsi="Calibri" w:eastAsia="Calibri" w:cs="Calibri"/>
                <w:sz w:val="20"/>
                <w:szCs w:val="20"/>
                <w:rtl w:val="0"/>
              </w:rPr>
              <w:t>FY</w:t>
            </w:r>
          </w:p>
        </w:tc>
        <w:tc>
          <w:p w14:paraId="0000009F">
            <w:pPr>
              <w:spacing w:after="0" w:line="240" w:lineRule="auto"/>
              <w:jc w:val="both"/>
              <w:rPr>
                <w:rFonts w:ascii="Calibri" w:hAnsi="Calibri" w:eastAsia="Calibri" w:cs="Calibri"/>
                <w:sz w:val="20"/>
                <w:szCs w:val="20"/>
              </w:rPr>
            </w:pPr>
            <w:r>
              <w:rPr>
                <w:rFonts w:ascii="Calibri" w:hAnsi="Calibri" w:eastAsia="Calibri" w:cs="Calibri"/>
                <w:sz w:val="20"/>
                <w:szCs w:val="20"/>
                <w:rtl w:val="0"/>
              </w:rPr>
              <w:t>Financial Year</w:t>
            </w:r>
          </w:p>
        </w:tc>
      </w:tr>
      <w:tr w14:paraId="6DE53370">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611" w:hRule="atLeast"/>
        </w:trPr>
        <w:tc>
          <w:p w14:paraId="000000A0">
            <w:pPr>
              <w:spacing w:after="0" w:line="240" w:lineRule="auto"/>
              <w:jc w:val="both"/>
              <w:rPr>
                <w:rFonts w:ascii="Calibri" w:hAnsi="Calibri" w:eastAsia="Calibri" w:cs="Calibri"/>
                <w:b w:val="0"/>
                <w:bCs w:val="0"/>
                <w:sz w:val="20"/>
                <w:szCs w:val="20"/>
              </w:rPr>
            </w:pPr>
            <w:r>
              <w:rPr>
                <w:rFonts w:ascii="Calibri" w:hAnsi="Calibri" w:eastAsia="Calibri" w:cs="Calibri"/>
                <w:b w:val="0"/>
                <w:bCs w:val="0"/>
                <w:sz w:val="20"/>
                <w:szCs w:val="20"/>
                <w:rtl w:val="0"/>
              </w:rPr>
              <w:t>3</w:t>
            </w:r>
          </w:p>
        </w:tc>
        <w:tc>
          <w:p w14:paraId="000000A1">
            <w:pPr>
              <w:spacing w:after="0" w:line="240" w:lineRule="auto"/>
              <w:jc w:val="both"/>
              <w:rPr>
                <w:rFonts w:ascii="Calibri" w:hAnsi="Calibri" w:eastAsia="Calibri" w:cs="Calibri"/>
                <w:sz w:val="20"/>
                <w:szCs w:val="20"/>
              </w:rPr>
            </w:pPr>
            <w:r>
              <w:rPr>
                <w:rFonts w:ascii="Calibri" w:hAnsi="Calibri" w:eastAsia="Calibri" w:cs="Calibri"/>
                <w:sz w:val="20"/>
                <w:szCs w:val="20"/>
                <w:rtl w:val="0"/>
              </w:rPr>
              <w:t>MLI</w:t>
            </w:r>
          </w:p>
        </w:tc>
        <w:tc>
          <w:p w14:paraId="000000A2">
            <w:pPr>
              <w:spacing w:after="0" w:line="240" w:lineRule="auto"/>
              <w:jc w:val="both"/>
              <w:rPr>
                <w:rFonts w:ascii="Calibri" w:hAnsi="Calibri" w:eastAsia="Calibri" w:cs="Calibri"/>
                <w:sz w:val="20"/>
                <w:szCs w:val="20"/>
              </w:rPr>
            </w:pPr>
            <w:r>
              <w:rPr>
                <w:rFonts w:ascii="Calibri" w:hAnsi="Calibri" w:eastAsia="Calibri" w:cs="Calibri"/>
                <w:sz w:val="20"/>
                <w:szCs w:val="20"/>
                <w:rtl w:val="0"/>
              </w:rPr>
              <w:t>Member Leading Institute. These will be Banks, Factors, and Para- Banks etc. Institutes predominantly in business of Money Lending’s.</w:t>
            </w:r>
          </w:p>
        </w:tc>
      </w:tr>
      <w:tr w14:paraId="3AB910FE">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422" w:hRule="atLeast"/>
        </w:trPr>
        <w:tc>
          <w:p w14:paraId="000000A3">
            <w:pPr>
              <w:spacing w:after="0" w:line="240" w:lineRule="auto"/>
              <w:jc w:val="both"/>
              <w:rPr>
                <w:rFonts w:ascii="Calibri" w:hAnsi="Calibri" w:eastAsia="Calibri" w:cs="Calibri"/>
                <w:b w:val="0"/>
                <w:bCs w:val="0"/>
                <w:sz w:val="20"/>
                <w:szCs w:val="20"/>
              </w:rPr>
            </w:pPr>
            <w:r>
              <w:rPr>
                <w:rFonts w:ascii="Calibri" w:hAnsi="Calibri" w:eastAsia="Calibri" w:cs="Calibri"/>
                <w:b w:val="0"/>
                <w:bCs w:val="0"/>
                <w:sz w:val="20"/>
                <w:szCs w:val="20"/>
                <w:rtl w:val="0"/>
              </w:rPr>
              <w:t>4</w:t>
            </w:r>
          </w:p>
        </w:tc>
        <w:tc>
          <w:p w14:paraId="000000A4">
            <w:pPr>
              <w:spacing w:after="0" w:line="240" w:lineRule="auto"/>
              <w:jc w:val="both"/>
              <w:rPr>
                <w:rFonts w:ascii="Calibri" w:hAnsi="Calibri" w:eastAsia="Calibri" w:cs="Calibri"/>
                <w:sz w:val="20"/>
                <w:szCs w:val="20"/>
              </w:rPr>
            </w:pPr>
            <w:r>
              <w:rPr>
                <w:rFonts w:ascii="Calibri" w:hAnsi="Calibri" w:eastAsia="Calibri" w:cs="Calibri"/>
                <w:sz w:val="20"/>
                <w:szCs w:val="20"/>
                <w:rtl w:val="0"/>
              </w:rPr>
              <w:t>NPA</w:t>
            </w:r>
          </w:p>
        </w:tc>
        <w:tc>
          <w:p w14:paraId="000000A5">
            <w:pPr>
              <w:spacing w:after="0" w:line="240" w:lineRule="auto"/>
              <w:jc w:val="both"/>
              <w:rPr>
                <w:rFonts w:ascii="Calibri" w:hAnsi="Calibri" w:eastAsia="Calibri" w:cs="Calibri"/>
                <w:sz w:val="20"/>
                <w:szCs w:val="20"/>
              </w:rPr>
            </w:pPr>
            <w:r>
              <w:rPr>
                <w:rFonts w:ascii="Calibri" w:hAnsi="Calibri" w:eastAsia="Calibri" w:cs="Calibri"/>
                <w:sz w:val="20"/>
                <w:szCs w:val="20"/>
                <w:rtl w:val="0"/>
              </w:rPr>
              <w:t xml:space="preserve">Non-Performing Asset </w:t>
            </w:r>
          </w:p>
        </w:tc>
      </w:tr>
      <w:tr w14:paraId="733C0927">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422" w:hRule="atLeast"/>
        </w:trPr>
        <w:tc>
          <w:p w14:paraId="000000A6">
            <w:pPr>
              <w:spacing w:after="0" w:line="240" w:lineRule="auto"/>
              <w:jc w:val="both"/>
              <w:rPr>
                <w:rFonts w:ascii="Calibri" w:hAnsi="Calibri" w:eastAsia="Calibri" w:cs="Calibri"/>
                <w:b w:val="0"/>
                <w:bCs w:val="0"/>
                <w:sz w:val="20"/>
                <w:szCs w:val="20"/>
              </w:rPr>
            </w:pPr>
            <w:r>
              <w:rPr>
                <w:rFonts w:ascii="Calibri" w:hAnsi="Calibri" w:eastAsia="Calibri" w:cs="Calibri"/>
                <w:b w:val="0"/>
                <w:bCs w:val="0"/>
                <w:sz w:val="20"/>
                <w:szCs w:val="20"/>
                <w:rtl w:val="0"/>
              </w:rPr>
              <w:t>5</w:t>
            </w:r>
          </w:p>
        </w:tc>
        <w:tc>
          <w:p w14:paraId="000000A7">
            <w:pPr>
              <w:spacing w:after="0" w:line="240" w:lineRule="auto"/>
              <w:jc w:val="both"/>
              <w:rPr>
                <w:rFonts w:ascii="Calibri" w:hAnsi="Calibri" w:eastAsia="Calibri" w:cs="Calibri"/>
                <w:sz w:val="20"/>
                <w:szCs w:val="20"/>
              </w:rPr>
            </w:pPr>
            <w:r>
              <w:rPr>
                <w:rFonts w:ascii="Calibri" w:hAnsi="Calibri" w:eastAsia="Calibri" w:cs="Calibri"/>
                <w:sz w:val="20"/>
                <w:szCs w:val="20"/>
                <w:rtl w:val="0"/>
              </w:rPr>
              <w:t>NCGTC</w:t>
            </w:r>
          </w:p>
        </w:tc>
        <w:tc>
          <w:p w14:paraId="000000A8">
            <w:pPr>
              <w:spacing w:after="0" w:line="240" w:lineRule="auto"/>
              <w:jc w:val="both"/>
              <w:rPr>
                <w:rFonts w:ascii="Calibri" w:hAnsi="Calibri" w:eastAsia="Calibri" w:cs="Calibri"/>
                <w:sz w:val="20"/>
                <w:szCs w:val="20"/>
              </w:rPr>
            </w:pPr>
            <w:r>
              <w:rPr>
                <w:rFonts w:ascii="Calibri" w:hAnsi="Calibri" w:eastAsia="Calibri" w:cs="Calibri"/>
                <w:sz w:val="20"/>
                <w:szCs w:val="20"/>
                <w:rtl w:val="0"/>
              </w:rPr>
              <w:t>National Credit Guarantee Trustee Company Ltd</w:t>
            </w:r>
          </w:p>
        </w:tc>
      </w:tr>
      <w:tr w14:paraId="2FC6D772">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971" w:hRule="atLeast"/>
        </w:trPr>
        <w:tc>
          <w:p w14:paraId="000000A9">
            <w:pPr>
              <w:spacing w:after="0" w:line="240" w:lineRule="auto"/>
              <w:jc w:val="both"/>
              <w:rPr>
                <w:rFonts w:ascii="Calibri" w:hAnsi="Calibri" w:eastAsia="Calibri" w:cs="Calibri"/>
                <w:b w:val="0"/>
                <w:bCs w:val="0"/>
                <w:sz w:val="20"/>
                <w:szCs w:val="20"/>
              </w:rPr>
            </w:pPr>
            <w:r>
              <w:rPr>
                <w:rFonts w:ascii="Calibri" w:hAnsi="Calibri" w:eastAsia="Calibri" w:cs="Calibri"/>
                <w:b w:val="0"/>
                <w:bCs w:val="0"/>
                <w:sz w:val="20"/>
                <w:szCs w:val="20"/>
                <w:rtl w:val="0"/>
              </w:rPr>
              <w:t>6</w:t>
            </w:r>
          </w:p>
        </w:tc>
        <w:tc>
          <w:p w14:paraId="000000AA">
            <w:pPr>
              <w:spacing w:after="0" w:line="240" w:lineRule="auto"/>
              <w:jc w:val="both"/>
              <w:rPr>
                <w:rFonts w:ascii="Calibri" w:hAnsi="Calibri" w:eastAsia="Calibri" w:cs="Calibri"/>
                <w:sz w:val="20"/>
                <w:szCs w:val="20"/>
              </w:rPr>
            </w:pPr>
            <w:r>
              <w:rPr>
                <w:rFonts w:ascii="Calibri" w:hAnsi="Calibri" w:eastAsia="Calibri" w:cs="Calibri"/>
                <w:sz w:val="20"/>
                <w:szCs w:val="20"/>
                <w:rtl w:val="0"/>
              </w:rPr>
              <w:t>SURGE</w:t>
            </w:r>
          </w:p>
        </w:tc>
        <w:tc>
          <w:p w14:paraId="000000AB">
            <w:pPr>
              <w:spacing w:after="0" w:line="240" w:lineRule="auto"/>
              <w:jc w:val="both"/>
              <w:rPr>
                <w:rFonts w:ascii="Calibri" w:hAnsi="Calibri" w:eastAsia="Calibri" w:cs="Calibri"/>
                <w:sz w:val="20"/>
                <w:szCs w:val="20"/>
              </w:rPr>
            </w:pPr>
            <w:r>
              <w:rPr>
                <w:rFonts w:ascii="Calibri" w:hAnsi="Calibri" w:eastAsia="Calibri" w:cs="Calibri"/>
                <w:sz w:val="20"/>
                <w:szCs w:val="20"/>
                <w:rtl w:val="0"/>
              </w:rPr>
              <w:t>Software System Developed and Commissioned by NCGTC for Managing Credit Guarantee Business Process.</w:t>
            </w:r>
          </w:p>
          <w:p w14:paraId="000000AC">
            <w:pPr>
              <w:spacing w:after="0" w:line="240" w:lineRule="auto"/>
              <w:jc w:val="both"/>
              <w:rPr>
                <w:rFonts w:ascii="Calibri" w:hAnsi="Calibri" w:eastAsia="Calibri" w:cs="Calibri"/>
                <w:sz w:val="20"/>
                <w:szCs w:val="20"/>
              </w:rPr>
            </w:pPr>
            <w:r>
              <w:rPr>
                <w:rFonts w:ascii="Calibri" w:hAnsi="Calibri" w:eastAsia="Calibri" w:cs="Calibri"/>
                <w:i/>
                <w:iCs/>
                <w:sz w:val="20"/>
                <w:szCs w:val="20"/>
                <w:rtl w:val="0"/>
              </w:rPr>
              <w:t>SURGE – System for Underwriting, Reassurance &amp; Guarantee Endorsement</w:t>
            </w:r>
          </w:p>
        </w:tc>
      </w:tr>
      <w:tr w14:paraId="2AA85103">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1169" w:hRule="atLeast"/>
        </w:trPr>
        <w:tc>
          <w:p w14:paraId="000000AD">
            <w:pPr>
              <w:spacing w:after="0" w:line="240" w:lineRule="auto"/>
              <w:jc w:val="both"/>
              <w:rPr>
                <w:rFonts w:ascii="Calibri" w:hAnsi="Calibri" w:eastAsia="Calibri" w:cs="Calibri"/>
                <w:b w:val="0"/>
                <w:bCs w:val="0"/>
                <w:sz w:val="20"/>
                <w:szCs w:val="20"/>
              </w:rPr>
            </w:pPr>
            <w:r>
              <w:rPr>
                <w:rFonts w:ascii="Calibri" w:hAnsi="Calibri" w:eastAsia="Calibri" w:cs="Calibri"/>
                <w:b w:val="0"/>
                <w:bCs w:val="0"/>
                <w:sz w:val="20"/>
                <w:szCs w:val="20"/>
                <w:rtl w:val="0"/>
              </w:rPr>
              <w:t>7</w:t>
            </w:r>
          </w:p>
        </w:tc>
        <w:tc>
          <w:p w14:paraId="000000AE">
            <w:pPr>
              <w:spacing w:after="0" w:line="240" w:lineRule="auto"/>
              <w:jc w:val="both"/>
              <w:rPr>
                <w:rFonts w:ascii="Calibri" w:hAnsi="Calibri" w:eastAsia="Calibri" w:cs="Calibri"/>
                <w:sz w:val="20"/>
                <w:szCs w:val="20"/>
              </w:rPr>
            </w:pPr>
            <w:r>
              <w:rPr>
                <w:rFonts w:ascii="Calibri" w:hAnsi="Calibri" w:eastAsia="Calibri" w:cs="Calibri"/>
                <w:sz w:val="20"/>
                <w:szCs w:val="20"/>
                <w:rtl w:val="0"/>
              </w:rPr>
              <w:t>XML</w:t>
            </w:r>
          </w:p>
        </w:tc>
        <w:tc>
          <w:p w14:paraId="000000AF">
            <w:pPr>
              <w:spacing w:after="0" w:line="240" w:lineRule="auto"/>
              <w:jc w:val="both"/>
              <w:rPr>
                <w:rFonts w:ascii="Calibri" w:hAnsi="Calibri" w:eastAsia="Calibri" w:cs="Calibri"/>
                <w:sz w:val="20"/>
                <w:szCs w:val="20"/>
              </w:rPr>
            </w:pPr>
            <w:r>
              <w:rPr>
                <w:rFonts w:ascii="Calibri" w:hAnsi="Calibri" w:eastAsia="Calibri" w:cs="Calibri"/>
                <w:sz w:val="20"/>
                <w:szCs w:val="20"/>
                <w:rtl w:val="0"/>
              </w:rPr>
              <w:t>Extensible Markup Language (</w:t>
            </w:r>
            <w:r>
              <w:rPr>
                <w:rFonts w:ascii="Calibri" w:hAnsi="Calibri" w:eastAsia="Calibri" w:cs="Calibri"/>
                <w:b/>
                <w:bCs/>
                <w:sz w:val="20"/>
                <w:szCs w:val="20"/>
                <w:rtl w:val="0"/>
              </w:rPr>
              <w:t>XML</w:t>
            </w:r>
            <w:r>
              <w:rPr>
                <w:rFonts w:ascii="Calibri" w:hAnsi="Calibri" w:eastAsia="Calibri" w:cs="Calibri"/>
                <w:sz w:val="20"/>
                <w:szCs w:val="20"/>
                <w:rtl w:val="0"/>
              </w:rPr>
              <w:t>) is a markup language that defines a set of rules for encoding documents in a format which is both human-readable and machine-readable. It is defined by the W3C's XML 1.0 Specification and by several other related specifications, all of which are free open standards.</w:t>
            </w:r>
          </w:p>
        </w:tc>
      </w:tr>
      <w:tr w14:paraId="4EAE39F0">
        <w:tblPrEx>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CellMar>
            <w:top w:w="0" w:type="dxa"/>
            <w:left w:w="108" w:type="dxa"/>
            <w:bottom w:w="0" w:type="dxa"/>
            <w:right w:w="108" w:type="dxa"/>
          </w:tblCellMar>
        </w:tblPrEx>
        <w:trPr>
          <w:trHeight w:val="623" w:hRule="atLeast"/>
        </w:trPr>
        <w:tc>
          <w:p w14:paraId="000000B0">
            <w:pPr>
              <w:spacing w:after="0" w:line="240" w:lineRule="auto"/>
              <w:jc w:val="both"/>
              <w:rPr>
                <w:rFonts w:ascii="Calibri" w:hAnsi="Calibri" w:eastAsia="Calibri" w:cs="Calibri"/>
                <w:sz w:val="20"/>
                <w:szCs w:val="20"/>
              </w:rPr>
            </w:pPr>
            <w:r>
              <w:rPr>
                <w:rFonts w:ascii="Calibri" w:hAnsi="Calibri" w:eastAsia="Calibri" w:cs="Calibri"/>
                <w:sz w:val="20"/>
                <w:szCs w:val="20"/>
                <w:rtl w:val="0"/>
              </w:rPr>
              <w:t>8</w:t>
            </w:r>
          </w:p>
        </w:tc>
        <w:tc>
          <w:p w14:paraId="000000B1">
            <w:pPr>
              <w:spacing w:after="0" w:line="240" w:lineRule="auto"/>
              <w:jc w:val="both"/>
              <w:rPr>
                <w:rFonts w:ascii="Calibri" w:hAnsi="Calibri" w:eastAsia="Calibri" w:cs="Calibri"/>
                <w:sz w:val="20"/>
                <w:szCs w:val="20"/>
              </w:rPr>
            </w:pPr>
            <w:r>
              <w:rPr>
                <w:rFonts w:ascii="Calibri" w:hAnsi="Calibri" w:eastAsia="Calibri" w:cs="Calibri"/>
                <w:sz w:val="20"/>
                <w:szCs w:val="20"/>
                <w:rtl w:val="0"/>
              </w:rPr>
              <w:t>SHG</w:t>
            </w:r>
          </w:p>
        </w:tc>
        <w:tc>
          <w:p w14:paraId="000000B2">
            <w:pPr>
              <w:spacing w:after="0" w:line="240" w:lineRule="auto"/>
              <w:jc w:val="both"/>
              <w:rPr>
                <w:rFonts w:ascii="Calibri" w:hAnsi="Calibri" w:eastAsia="Calibri" w:cs="Calibri"/>
                <w:sz w:val="20"/>
                <w:szCs w:val="20"/>
              </w:rPr>
            </w:pPr>
            <w:r>
              <w:rPr>
                <w:rFonts w:ascii="Calibri" w:hAnsi="Calibri" w:eastAsia="Calibri" w:cs="Calibri"/>
                <w:sz w:val="20"/>
                <w:szCs w:val="20"/>
                <w:rtl w:val="0"/>
              </w:rPr>
              <w:t>Self Help Group</w:t>
            </w:r>
          </w:p>
        </w:tc>
      </w:tr>
    </w:tbl>
    <w:p w14:paraId="000000B3">
      <w:pPr>
        <w:jc w:val="both"/>
      </w:pPr>
    </w:p>
    <w:p w14:paraId="000000B4">
      <w:pPr>
        <w:pStyle w:val="3"/>
        <w:numPr>
          <w:ilvl w:val="1"/>
          <w:numId w:val="1"/>
        </w:numPr>
        <w:spacing w:before="60" w:after="60" w:line="276" w:lineRule="auto"/>
        <w:ind w:left="576" w:hanging="576"/>
        <w:jc w:val="both"/>
        <w:rPr>
          <w:rFonts w:ascii="Trebuchet MS" w:hAnsi="Trebuchet MS" w:eastAsia="Trebuchet MS" w:cs="Trebuchet MS"/>
          <w:b/>
          <w:bCs/>
          <w:color w:val="7F7F7F"/>
          <w:sz w:val="28"/>
          <w:szCs w:val="28"/>
        </w:rPr>
      </w:pPr>
      <w:bookmarkStart w:id="1" w:name="_heading=h.5ey3otcd43co" w:colFirst="0" w:colLast="0"/>
      <w:bookmarkEnd w:id="1"/>
      <w:r>
        <w:rPr>
          <w:rFonts w:ascii="Trebuchet MS" w:hAnsi="Trebuchet MS" w:eastAsia="Trebuchet MS" w:cs="Trebuchet MS"/>
          <w:b/>
          <w:bCs/>
          <w:color w:val="7F7F7F"/>
          <w:sz w:val="28"/>
          <w:szCs w:val="28"/>
          <w:rtl w:val="0"/>
        </w:rPr>
        <w:t>Introduction</w:t>
      </w: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Credit Guarantee Fund for Micro Units (CGFMU) is the Trust Fund set up by Government of India, managed by NCGTC as a trustee, with the purpose of guaranteeing payment against default in Micro Loans extended to eligible borrowers by Banks/ NBFCs/ MFIs/ Other Financial Intermediaries. The CGFMU Trust has come into being on March 30, 2016, where in Govt. of India, through Ministry of Finance the settlor of the Trust and NCGTC is the Trustee</w:t>
      </w:r>
      <w:sdt>
        <w:sdtPr>
          <w:tag w:val="goog_rdk_0"/>
          <w:id w:val="258273521"/>
        </w:sdtPr>
        <w:sdtContent>
          <w:commentRangeStart w:id="0"/>
        </w:sdtContent>
      </w:sdt>
      <w:sdt>
        <w:sdtPr>
          <w:tag w:val="goog_rdk_1"/>
          <w:id w:val="-613088075"/>
        </w:sdtPr>
        <w:sdtContent>
          <w:commentRangeStart w:id="1"/>
        </w:sdtContent>
      </w:sdt>
      <w:sdt>
        <w:sdtPr>
          <w:tag w:val="goog_rdk_2"/>
          <w:id w:val="144885592"/>
        </w:sdtPr>
        <w:sdtContent>
          <w:commentRangeStart w:id="2"/>
        </w:sdtContent>
      </w:sdt>
      <w:sdt>
        <w:sdtPr>
          <w:tag w:val="goog_rdk_3"/>
          <w:id w:val="-468809768"/>
        </w:sdtPr>
        <w:sdtContent>
          <w:commentRangeStart w:id="3"/>
        </w:sdtContent>
      </w:sdt>
      <w:sdt>
        <w:sdtPr>
          <w:tag w:val="goog_rdk_4"/>
          <w:id w:val="-1550832845"/>
        </w:sdtPr>
        <w:sdtContent>
          <w:commentRangeStart w:id="4"/>
        </w:sdtContent>
      </w:sdt>
      <w:r>
        <w:rPr>
          <w:rFonts w:ascii="Calibri" w:hAnsi="Calibri" w:eastAsia="Calibri" w:cs="Calibri"/>
          <w:b w:val="0"/>
          <w:bCs w:val="0"/>
          <w:i w:val="0"/>
          <w:iCs w:val="0"/>
          <w:smallCaps w:val="0"/>
          <w:strike w:val="0"/>
          <w:color w:val="000000"/>
          <w:sz w:val="20"/>
          <w:szCs w:val="20"/>
          <w:u w:val="none"/>
          <w:shd w:val="clear" w:fill="auto"/>
          <w:vertAlign w:val="baseline"/>
          <w:rtl w:val="0"/>
        </w:rPr>
        <w:t>. SHG commenced based on  Gazette Notification dated on 16</w:t>
      </w:r>
      <w:r>
        <w:rPr>
          <w:rFonts w:ascii="Calibri" w:hAnsi="Calibri" w:eastAsia="Calibri" w:cs="Calibri"/>
          <w:b w:val="0"/>
          <w:bCs w:val="0"/>
          <w:i w:val="0"/>
          <w:iCs w:val="0"/>
          <w:smallCaps w:val="0"/>
          <w:strike w:val="0"/>
          <w:color w:val="000000"/>
          <w:sz w:val="20"/>
          <w:szCs w:val="20"/>
          <w:u w:val="none"/>
          <w:shd w:val="clear" w:fill="auto"/>
          <w:vertAlign w:val="superscript"/>
          <w:rtl w:val="0"/>
        </w:rPr>
        <w:t>th</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April 2020. </w:t>
      </w:r>
    </w:p>
    <w:p w14:paraId="000000B6">
      <w:pPr>
        <w:jc w:val="both"/>
      </w:pPr>
      <w:r>
        <w:rPr>
          <w:rtl w:val="0"/>
        </w:rPr>
        <w:t>“Self Help Groups (SHGs)”– As may be defined from time to time and including, but not limited to, SHGs as defined by NABARD under two schemes of GoI – Deendayal Antodaya Yojana National Rural Livelihood Mission or DAY-NRLM/SRLM and National Urban Livelihood Mission or NULM. Loans sanctioned to Self Help Groups (SHGs) above Rs.10 lakh and Rs. 20 lakh during FY 2020-21 and thereafter would also be eligible for coverage under CGFMU, irrespective of the availability of group guarantee of SHG members from the date the notification.</w:t>
      </w:r>
      <w:commentRangeEnd w:id="0"/>
      <w:r>
        <w:commentReference w:id="0"/>
      </w:r>
      <w:commentRangeEnd w:id="1"/>
      <w:r>
        <w:commentReference w:id="1"/>
      </w:r>
      <w:commentRangeEnd w:id="2"/>
      <w:r>
        <w:commentReference w:id="2"/>
      </w:r>
      <w:commentRangeEnd w:id="3"/>
      <w:r>
        <w:commentReference w:id="3"/>
      </w:r>
      <w:commentRangeEnd w:id="4"/>
      <w:r>
        <w:commentReference w:id="4"/>
      </w:r>
      <w:r>
        <w:rPr>
          <w:rtl w:val="0"/>
        </w:rPr>
        <w:t xml:space="preserve">  SHG existed based on 2020-21.</w:t>
      </w:r>
    </w:p>
    <w:p w14:paraId="000000B7">
      <w:pPr>
        <w:jc w:val="both"/>
      </w:pPr>
      <w:r>
        <w:rPr>
          <w:rtl w:val="0"/>
        </w:rPr>
        <w:t>Claims for this portfolio guarantees will be handled as Interim claim pay-outs which MLI’s can raise in Currency year 2 &amp; Currency year 3 (3rd &amp; 4</w:t>
      </w:r>
      <w:r>
        <w:rPr>
          <w:vertAlign w:val="superscript"/>
          <w:rtl w:val="0"/>
        </w:rPr>
        <w:t>th</w:t>
      </w:r>
      <w:r>
        <w:rPr>
          <w:rtl w:val="0"/>
        </w:rPr>
        <w:t xml:space="preserve"> year of Portfolio life). In other words, the lending institution may invoke the guarantee in respect of the ‘amount in default’ out of the crystallized portfolio of micro loans, subject to the condition of first loss guarantee, after 1 year from the date of crystallization of the portfolio and thereafter, at the end of every financial year. </w:t>
      </w:r>
    </w:p>
    <w:p w14:paraId="000000B8">
      <w:pPr>
        <w:jc w:val="both"/>
      </w:pPr>
      <w:r>
        <w:rPr>
          <w:rtl w:val="0"/>
        </w:rPr>
        <w:t xml:space="preserve">If the portfolio is migrated in Currency Period 4, then MLI’s can lodge interim claims in Currency Period 5 &amp; Currency Period 6 and final claims in currency Period 7 for full and final settlement. In other words, the lending institution may invoke the guarantee in respect of the ‘amount in default’ out of the crystallized portfolio of micro loans, </w:t>
      </w:r>
      <w:sdt>
        <w:sdtPr>
          <w:tag w:val="goog_rdk_5"/>
          <w:id w:val="-1338068946"/>
        </w:sdtPr>
        <w:sdtContent>
          <w:commentRangeStart w:id="5"/>
        </w:sdtContent>
      </w:sdt>
      <w:r>
        <w:rPr>
          <w:rtl w:val="0"/>
        </w:rPr>
        <w:t xml:space="preserve">there is no first loss concept in SHG scheme </w:t>
      </w:r>
      <w:commentRangeEnd w:id="5"/>
      <w:r>
        <w:commentReference w:id="5"/>
      </w:r>
    </w:p>
    <w:p w14:paraId="000000B9">
      <w:pPr>
        <w:jc w:val="both"/>
      </w:pPr>
      <w:bookmarkStart w:id="2" w:name="_heading=h.f91tie51x8bz" w:colFirst="0" w:colLast="0"/>
      <w:bookmarkEnd w:id="2"/>
      <w:r>
        <w:rPr>
          <w:rtl w:val="0"/>
        </w:rPr>
        <w:t>MLI can raise their claims in form of a separate input file (called as claim requisition input file) will they have to upload on the SURGE platform for this activity. In essence invoking claims is an operation to be performed only in Batch Mode.</w:t>
      </w:r>
    </w:p>
    <w:p w14:paraId="000000BA">
      <w:pPr>
        <w:jc w:val="both"/>
      </w:pPr>
    </w:p>
    <w:p w14:paraId="000000BB">
      <w:pPr>
        <w:jc w:val="both"/>
      </w:pPr>
    </w:p>
    <w:p w14:paraId="000000BC">
      <w:pPr>
        <w:pStyle w:val="3"/>
        <w:numPr>
          <w:ilvl w:val="1"/>
          <w:numId w:val="1"/>
        </w:numPr>
        <w:spacing w:before="60" w:after="60" w:line="276" w:lineRule="auto"/>
        <w:ind w:left="576" w:hanging="576"/>
        <w:jc w:val="both"/>
        <w:rPr>
          <w:rFonts w:ascii="Trebuchet MS" w:hAnsi="Trebuchet MS" w:eastAsia="Trebuchet MS" w:cs="Trebuchet MS"/>
          <w:b/>
          <w:bCs/>
          <w:color w:val="7F7F7F"/>
          <w:sz w:val="28"/>
          <w:szCs w:val="28"/>
        </w:rPr>
      </w:pPr>
      <w:bookmarkStart w:id="3" w:name="_heading=h.gzvzs9wbf5wa" w:colFirst="0" w:colLast="0"/>
      <w:bookmarkEnd w:id="3"/>
      <w:r>
        <w:rPr>
          <w:rFonts w:ascii="Trebuchet MS" w:hAnsi="Trebuchet MS" w:eastAsia="Trebuchet MS" w:cs="Trebuchet MS"/>
          <w:b/>
          <w:bCs/>
          <w:color w:val="7F7F7F"/>
          <w:sz w:val="28"/>
          <w:szCs w:val="28"/>
          <w:rtl w:val="0"/>
        </w:rPr>
        <w:t>Input File Layout</w:t>
      </w:r>
    </w:p>
    <w:p w14:paraId="000000BD">
      <w:r>
        <w:rPr>
          <w:rtl w:val="0"/>
        </w:rPr>
        <w:t xml:space="preserve">Refer the spread sheet – Mudra Scheme Claim Requisition Input Layout, for the fields included, Mandatory/optional level, allowed characters and usage of codes wherever applicable. </w:t>
      </w:r>
    </w:p>
    <w:p w14:paraId="000000BE">
      <w:pPr>
        <w:jc w:val="both"/>
      </w:pPr>
      <w:bookmarkStart w:id="4" w:name="_heading=h.f4g1i1ycsiky" w:colFirst="0" w:colLast="0"/>
      <w:bookmarkEnd w:id="4"/>
      <w:r>
        <w:rPr>
          <w:rFonts w:ascii="Trebuchet MS" w:hAnsi="Trebuchet MS" w:eastAsia="Trebuchet MS" w:cs="Trebuchet MS"/>
          <w:b/>
          <w:bCs/>
          <w:color w:val="7F7F7F"/>
          <w:sz w:val="28"/>
          <w:szCs w:val="28"/>
        </w:rPr>
        <w:drawing>
          <wp:inline distT="0" distB="0" distL="114300" distR="114300">
            <wp:extent cx="828040" cy="542925"/>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25" name="image4.png"/>
                    <pic:cNvPicPr preferRelativeResize="0"/>
                  </pic:nvPicPr>
                  <pic:blipFill>
                    <a:blip r:embed="rId11"/>
                    <a:srcRect/>
                    <a:stretch>
                      <a:fillRect/>
                    </a:stretch>
                  </pic:blipFill>
                  <pic:spPr>
                    <a:xfrm>
                      <a:off x="0" y="0"/>
                      <a:ext cx="828040" cy="542925"/>
                    </a:xfrm>
                    <a:prstGeom prst="rect">
                      <a:avLst/>
                    </a:prstGeom>
                  </pic:spPr>
                </pic:pic>
              </a:graphicData>
            </a:graphic>
          </wp:inline>
        </w:drawing>
      </w:r>
    </w:p>
    <w:p w14:paraId="000000BF">
      <w:pPr>
        <w:jc w:val="both"/>
        <w:rPr>
          <w:rFonts w:ascii="Trebuchet MS" w:hAnsi="Trebuchet MS" w:eastAsia="Trebuchet MS" w:cs="Trebuchet MS"/>
          <w:b/>
          <w:bCs/>
          <w:color w:val="7F7F7F"/>
          <w:sz w:val="28"/>
          <w:szCs w:val="28"/>
        </w:rPr>
      </w:pPr>
    </w:p>
    <w:p w14:paraId="000000C0">
      <w:pPr>
        <w:pStyle w:val="3"/>
        <w:numPr>
          <w:ilvl w:val="1"/>
          <w:numId w:val="1"/>
        </w:numPr>
        <w:spacing w:before="60" w:after="60" w:line="276" w:lineRule="auto"/>
        <w:ind w:left="576" w:hanging="576"/>
        <w:jc w:val="both"/>
        <w:rPr>
          <w:rFonts w:ascii="Trebuchet MS" w:hAnsi="Trebuchet MS" w:eastAsia="Trebuchet MS" w:cs="Trebuchet MS"/>
          <w:b/>
          <w:bCs/>
          <w:color w:val="7F7F7F"/>
          <w:sz w:val="28"/>
          <w:szCs w:val="28"/>
        </w:rPr>
      </w:pPr>
      <w:bookmarkStart w:id="5" w:name="_heading=h.5b75wm4x377h" w:colFirst="0" w:colLast="0"/>
      <w:bookmarkEnd w:id="5"/>
      <w:r>
        <w:rPr>
          <w:rFonts w:ascii="Trebuchet MS" w:hAnsi="Trebuchet MS" w:eastAsia="Trebuchet MS" w:cs="Trebuchet MS"/>
          <w:b/>
          <w:bCs/>
          <w:color w:val="7F7F7F"/>
          <w:sz w:val="28"/>
          <w:szCs w:val="28"/>
          <w:rtl w:val="0"/>
        </w:rPr>
        <w:t xml:space="preserve">Input File Format Processed by SURGE </w:t>
      </w:r>
    </w:p>
    <w:p w14:paraId="000000C1">
      <w:pPr>
        <w:jc w:val="both"/>
      </w:pPr>
      <w:r>
        <w:rPr>
          <w:rtl w:val="0"/>
        </w:rPr>
        <w:t>SURGE will accept input file from MLI(s) in following format only:</w:t>
      </w:r>
    </w:p>
    <w:p w14:paraId="000000C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XML layout</w:t>
      </w:r>
    </w:p>
    <w:p w14:paraId="000000C3">
      <w:pPr>
        <w:jc w:val="both"/>
      </w:pPr>
      <w:r>
        <w:rPr>
          <w:rtl w:val="0"/>
        </w:rPr>
        <w:t xml:space="preserve">XML is only format permissible as per eGov standards. SURGE will </w:t>
      </w:r>
      <w:r>
        <w:rPr>
          <w:b/>
          <w:bCs/>
          <w:u w:val="single"/>
          <w:rtl w:val="0"/>
        </w:rPr>
        <w:t>NOT</w:t>
      </w:r>
      <w:r>
        <w:rPr>
          <w:rtl w:val="0"/>
        </w:rPr>
        <w:t xml:space="preserve"> process files received in any other formats than those listed above.</w:t>
      </w:r>
    </w:p>
    <w:p w14:paraId="000000C4">
      <w:pPr>
        <w:jc w:val="both"/>
      </w:pPr>
      <w:r>
        <w:drawing>
          <wp:inline distT="0" distB="0" distL="114300" distR="114300">
            <wp:extent cx="975360" cy="630555"/>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27" name="image3.png"/>
                    <pic:cNvPicPr preferRelativeResize="0"/>
                  </pic:nvPicPr>
                  <pic:blipFill>
                    <a:blip r:embed="rId12"/>
                    <a:srcRect/>
                    <a:stretch>
                      <a:fillRect/>
                    </a:stretch>
                  </pic:blipFill>
                  <pic:spPr>
                    <a:xfrm>
                      <a:off x="0" y="0"/>
                      <a:ext cx="975360" cy="630555"/>
                    </a:xfrm>
                    <a:prstGeom prst="rect">
                      <a:avLst/>
                    </a:prstGeom>
                  </pic:spPr>
                </pic:pic>
              </a:graphicData>
            </a:graphic>
          </wp:inline>
        </w:drawing>
      </w:r>
      <w:r>
        <w:rPr>
          <w:rtl w:val="0"/>
        </w:rPr>
        <w:br w:type="textWrapping"/>
      </w:r>
      <w:r>
        <w:rPr>
          <w:rtl w:val="0"/>
        </w:rPr>
        <w:br w:type="textWrapping"/>
      </w:r>
    </w:p>
    <w:p w14:paraId="000000C5">
      <w:pPr>
        <w:pStyle w:val="4"/>
        <w:rPr>
          <w:rFonts w:ascii="Calibri" w:hAnsi="Calibri" w:eastAsia="Calibri" w:cs="Calibri"/>
          <w:sz w:val="24"/>
          <w:szCs w:val="24"/>
          <w:highlight w:val="yellow"/>
        </w:rPr>
      </w:pPr>
      <w:r>
        <w:rPr>
          <w:rFonts w:ascii="Calibri" w:hAnsi="Calibri" w:eastAsia="Calibri" w:cs="Calibri"/>
          <w:b/>
          <w:bCs/>
          <w:sz w:val="24"/>
          <w:szCs w:val="24"/>
          <w:highlight w:val="yellow"/>
          <w:rtl w:val="0"/>
        </w:rPr>
        <w:t>Enhancement in Claim File Upload under CGFMU</w:t>
      </w:r>
    </w:p>
    <w:p w14:paraId="000000C6">
      <w:pPr>
        <w:pStyle w:val="5"/>
        <w:rPr>
          <w:rFonts w:ascii="Calibri" w:hAnsi="Calibri" w:eastAsia="Calibri" w:cs="Calibri"/>
          <w:sz w:val="22"/>
          <w:szCs w:val="22"/>
        </w:rPr>
      </w:pPr>
      <w:r>
        <w:rPr>
          <w:rFonts w:ascii="Calibri" w:hAnsi="Calibri" w:eastAsia="Calibri" w:cs="Calibri"/>
          <w:b/>
          <w:bCs/>
          <w:sz w:val="22"/>
          <w:szCs w:val="22"/>
          <w:highlight w:val="yellow"/>
          <w:rtl w:val="0"/>
        </w:rPr>
        <w:t>Current System Functionality</w:t>
      </w: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Currently, the system captures the following three fields during claim file upload under CGFMU:</w:t>
      </w:r>
    </w:p>
    <w:p w14:paraId="000000C8">
      <w:pPr>
        <w:numPr>
          <w:ilvl w:val="0"/>
          <w:numId w:val="3"/>
        </w:numPr>
        <w:spacing w:before="280" w:after="0" w:line="240" w:lineRule="auto"/>
        <w:ind w:left="720" w:hanging="360"/>
      </w:pPr>
      <w:r>
        <w:rPr>
          <w:b/>
          <w:bCs/>
          <w:rtl w:val="0"/>
        </w:rPr>
        <w:t>(A)</w:t>
      </w:r>
      <w:r>
        <w:rPr>
          <w:rtl w:val="0"/>
        </w:rPr>
        <w:t xml:space="preserve"> Principal as on Date of NPA (₹) </w:t>
      </w:r>
    </w:p>
    <w:p w14:paraId="000000C9">
      <w:pPr>
        <w:numPr>
          <w:ilvl w:val="0"/>
          <w:numId w:val="3"/>
        </w:numPr>
        <w:spacing w:before="0" w:after="0" w:line="240" w:lineRule="auto"/>
        <w:ind w:left="720" w:hanging="360"/>
      </w:pPr>
      <w:r>
        <w:rPr>
          <w:b/>
          <w:bCs/>
          <w:rtl w:val="0"/>
        </w:rPr>
        <w:t>(B)</w:t>
      </w:r>
      <w:r>
        <w:rPr>
          <w:rtl w:val="0"/>
        </w:rPr>
        <w:t xml:space="preserve"> Recovery Amount from NPA Date till Lodgment of Claim (₹) </w:t>
      </w:r>
    </w:p>
    <w:p w14:paraId="000000CA">
      <w:pPr>
        <w:numPr>
          <w:ilvl w:val="0"/>
          <w:numId w:val="3"/>
        </w:numPr>
        <w:spacing w:before="0" w:after="280" w:line="240" w:lineRule="auto"/>
        <w:ind w:left="720" w:hanging="360"/>
      </w:pPr>
      <w:r>
        <w:rPr>
          <w:b/>
          <w:bCs/>
          <w:rtl w:val="0"/>
        </w:rPr>
        <w:t xml:space="preserve">Eligible AID </w:t>
      </w:r>
      <w:r>
        <w:rPr>
          <w:rtl w:val="0"/>
        </w:rPr>
        <w:t xml:space="preserve"> = (A) – (B)</w:t>
      </w:r>
    </w:p>
    <w:p w14:paraId="000000CB">
      <w:pPr>
        <w:pStyle w:val="5"/>
        <w:rPr>
          <w:rFonts w:ascii="Calibri" w:hAnsi="Calibri" w:eastAsia="Calibri" w:cs="Calibri"/>
          <w:sz w:val="22"/>
          <w:szCs w:val="22"/>
        </w:rPr>
      </w:pPr>
      <w:r>
        <w:rPr>
          <w:rFonts w:ascii="Calibri" w:hAnsi="Calibri" w:eastAsia="Calibri" w:cs="Calibri"/>
          <w:sz w:val="22"/>
          <w:szCs w:val="22"/>
          <w:rtl w:val="0"/>
        </w:rPr>
        <w:br w:type="textWrapping"/>
      </w:r>
      <w:r>
        <w:rPr>
          <w:rFonts w:ascii="Calibri" w:hAnsi="Calibri" w:eastAsia="Calibri" w:cs="Calibri"/>
          <w:b/>
          <w:bCs/>
          <w:sz w:val="22"/>
          <w:szCs w:val="22"/>
          <w:highlight w:val="yellow"/>
          <w:rtl w:val="0"/>
        </w:rPr>
        <w:t>Proposed Enhancement</w:t>
      </w:r>
    </w:p>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It is proposed to introduce two additional fields in the claim file upload to enhance data accuracy and transparency. The revised structure is as follows (as per IT note shared on 24</w:t>
      </w:r>
      <w:r>
        <w:rPr>
          <w:rFonts w:ascii="Calibri" w:hAnsi="Calibri" w:eastAsia="Calibri" w:cs="Calibri"/>
          <w:b w:val="0"/>
          <w:bCs w:val="0"/>
          <w:i w:val="0"/>
          <w:iCs w:val="0"/>
          <w:smallCaps w:val="0"/>
          <w:strike w:val="0"/>
          <w:color w:val="000000"/>
          <w:sz w:val="22"/>
          <w:szCs w:val="22"/>
          <w:u w:val="none"/>
          <w:shd w:val="clear" w:fill="auto"/>
          <w:vertAlign w:val="superscript"/>
          <w:rtl w:val="0"/>
        </w:rPr>
        <w:t>th</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March) :- </w:t>
      </w:r>
    </w:p>
    <w:tbl>
      <w:tblPr>
        <w:tblStyle w:val="16"/>
        <w:tblW w:w="9780" w:type="dxa"/>
        <w:tblInd w:w="-5" w:type="dxa"/>
        <w:tblLayout w:type="fixed"/>
        <w:tblCellMar>
          <w:top w:w="0" w:type="dxa"/>
          <w:left w:w="115" w:type="dxa"/>
          <w:bottom w:w="0" w:type="dxa"/>
          <w:right w:w="115" w:type="dxa"/>
        </w:tblCellMar>
      </w:tblPr>
      <w:tblGrid>
        <w:gridCol w:w="960"/>
        <w:gridCol w:w="2660"/>
        <w:gridCol w:w="2100"/>
        <w:gridCol w:w="4060"/>
      </w:tblGrid>
      <w:tr w14:paraId="7A293E00">
        <w:tblPrEx>
          <w:tblCellMar>
            <w:top w:w="0" w:type="dxa"/>
            <w:left w:w="115" w:type="dxa"/>
            <w:bottom w:w="0" w:type="dxa"/>
            <w:right w:w="115" w:type="dxa"/>
          </w:tblCellMar>
        </w:tblPrEx>
        <w:trPr>
          <w:trHeight w:val="300" w:hRule="atLeast"/>
        </w:trPr>
        <w:tc>
          <w:tcPr>
            <w:tcBorders>
              <w:top w:val="single" w:color="000000" w:sz="4" w:space="0"/>
              <w:left w:val="single" w:color="000000" w:sz="4" w:space="0"/>
              <w:bottom w:val="single" w:color="000000" w:sz="4" w:space="0"/>
              <w:right w:val="single" w:color="000000" w:sz="4" w:space="0"/>
            </w:tcBorders>
            <w:shd w:val="clear" w:color="auto" w:fill="DDEBF7"/>
            <w:vAlign w:val="center"/>
          </w:tcPr>
          <w:p w14:paraId="000000CD">
            <w:pPr>
              <w:spacing w:after="0" w:line="240" w:lineRule="auto"/>
              <w:jc w:val="center"/>
              <w:rPr>
                <w:b/>
                <w:bCs/>
                <w:color w:val="000000"/>
              </w:rPr>
            </w:pPr>
            <w:r>
              <w:rPr>
                <w:b/>
                <w:bCs/>
                <w:color w:val="000000"/>
                <w:rtl w:val="0"/>
              </w:rPr>
              <w:t>Field</w:t>
            </w:r>
          </w:p>
        </w:tc>
        <w:tc>
          <w:tcPr>
            <w:tcBorders>
              <w:top w:val="single" w:color="000000" w:sz="4" w:space="0"/>
              <w:left w:val="nil"/>
              <w:bottom w:val="single" w:color="000000" w:sz="4" w:space="0"/>
              <w:right w:val="single" w:color="000000" w:sz="4" w:space="0"/>
            </w:tcBorders>
            <w:shd w:val="clear" w:color="auto" w:fill="DDEBF7"/>
            <w:vAlign w:val="center"/>
          </w:tcPr>
          <w:p w14:paraId="000000CE">
            <w:pPr>
              <w:spacing w:after="0" w:line="240" w:lineRule="auto"/>
              <w:jc w:val="center"/>
              <w:rPr>
                <w:b/>
                <w:bCs/>
                <w:color w:val="000000"/>
              </w:rPr>
            </w:pPr>
            <w:r>
              <w:rPr>
                <w:b/>
                <w:bCs/>
                <w:color w:val="000000"/>
                <w:rtl w:val="0"/>
              </w:rPr>
              <w:t>Details</w:t>
            </w:r>
          </w:p>
        </w:tc>
        <w:tc>
          <w:tcPr>
            <w:tcBorders>
              <w:top w:val="single" w:color="000000" w:sz="4" w:space="0"/>
              <w:left w:val="nil"/>
              <w:bottom w:val="single" w:color="000000" w:sz="4" w:space="0"/>
              <w:right w:val="single" w:color="000000" w:sz="4" w:space="0"/>
            </w:tcBorders>
            <w:shd w:val="clear" w:color="auto" w:fill="DDEBF7"/>
            <w:vAlign w:val="center"/>
          </w:tcPr>
          <w:p w14:paraId="000000CF">
            <w:pPr>
              <w:spacing w:after="0" w:line="240" w:lineRule="auto"/>
              <w:jc w:val="center"/>
              <w:rPr>
                <w:b/>
                <w:bCs/>
                <w:color w:val="000000"/>
              </w:rPr>
            </w:pPr>
            <w:r>
              <w:rPr>
                <w:b/>
                <w:bCs/>
                <w:color w:val="000000"/>
                <w:rtl w:val="0"/>
              </w:rPr>
              <w:t>Amount (₹)</w:t>
            </w:r>
          </w:p>
        </w:tc>
        <w:tc>
          <w:tcPr>
            <w:tcBorders>
              <w:top w:val="single" w:color="000000" w:sz="4" w:space="0"/>
              <w:left w:val="nil"/>
              <w:bottom w:val="single" w:color="000000" w:sz="4" w:space="0"/>
              <w:right w:val="single" w:color="000000" w:sz="4" w:space="0"/>
            </w:tcBorders>
            <w:shd w:val="clear" w:color="auto" w:fill="DDEBF7"/>
            <w:vAlign w:val="center"/>
          </w:tcPr>
          <w:p w14:paraId="000000D0">
            <w:pPr>
              <w:spacing w:after="0" w:line="240" w:lineRule="auto"/>
              <w:jc w:val="center"/>
              <w:rPr>
                <w:b/>
                <w:bCs/>
                <w:color w:val="000000"/>
              </w:rPr>
            </w:pPr>
            <w:r>
              <w:rPr>
                <w:b/>
                <w:bCs/>
                <w:color w:val="000000"/>
                <w:rtl w:val="0"/>
              </w:rPr>
              <w:t>Remarks</w:t>
            </w:r>
          </w:p>
        </w:tc>
      </w:tr>
      <w:tr w14:paraId="6B6CD7D4">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vAlign w:val="center"/>
          </w:tcPr>
          <w:p w14:paraId="000000D1">
            <w:pPr>
              <w:spacing w:after="0" w:line="240" w:lineRule="auto"/>
              <w:jc w:val="center"/>
              <w:rPr>
                <w:color w:val="000000"/>
              </w:rPr>
            </w:pPr>
            <w:r>
              <w:rPr>
                <w:color w:val="000000"/>
                <w:rtl w:val="0"/>
              </w:rPr>
              <w:t>(A)</w:t>
            </w:r>
          </w:p>
        </w:tc>
        <w:tc>
          <w:tcPr>
            <w:tcBorders>
              <w:top w:val="nil"/>
              <w:left w:val="nil"/>
              <w:bottom w:val="single" w:color="000000" w:sz="4" w:space="0"/>
              <w:right w:val="single" w:color="000000" w:sz="4" w:space="0"/>
            </w:tcBorders>
            <w:vAlign w:val="center"/>
          </w:tcPr>
          <w:p w14:paraId="000000D2">
            <w:pPr>
              <w:spacing w:after="0" w:line="240" w:lineRule="auto"/>
              <w:rPr>
                <w:color w:val="000000"/>
              </w:rPr>
            </w:pPr>
            <w:r>
              <w:rPr>
                <w:color w:val="000000"/>
                <w:rtl w:val="0"/>
              </w:rPr>
              <w:t>Principal as on Date of NPA</w:t>
            </w:r>
          </w:p>
        </w:tc>
        <w:tc>
          <w:tcPr>
            <w:tcBorders>
              <w:top w:val="nil"/>
              <w:left w:val="nil"/>
              <w:bottom w:val="single" w:color="000000" w:sz="4" w:space="0"/>
              <w:right w:val="single" w:color="000000" w:sz="4" w:space="0"/>
            </w:tcBorders>
            <w:vAlign w:val="center"/>
          </w:tcPr>
          <w:p w14:paraId="000000D3">
            <w:pPr>
              <w:spacing w:after="0" w:line="240" w:lineRule="auto"/>
              <w:jc w:val="center"/>
              <w:rPr>
                <w:color w:val="000000"/>
              </w:rPr>
            </w:pPr>
            <w:r>
              <w:rPr>
                <w:color w:val="000000"/>
                <w:rtl w:val="0"/>
              </w:rPr>
              <w:t>xxx</w:t>
            </w:r>
          </w:p>
        </w:tc>
        <w:tc>
          <w:tcPr>
            <w:tcBorders>
              <w:top w:val="nil"/>
              <w:left w:val="nil"/>
              <w:bottom w:val="single" w:color="000000" w:sz="4" w:space="0"/>
              <w:right w:val="single" w:color="000000" w:sz="4" w:space="0"/>
            </w:tcBorders>
            <w:vAlign w:val="center"/>
          </w:tcPr>
          <w:p w14:paraId="000000D4">
            <w:pPr>
              <w:spacing w:after="0" w:line="240" w:lineRule="auto"/>
              <w:rPr>
                <w:color w:val="000000"/>
              </w:rPr>
            </w:pPr>
            <w:r>
              <w:rPr>
                <w:color w:val="000000"/>
                <w:rtl w:val="0"/>
              </w:rPr>
              <w:t>Existing Field</w:t>
            </w:r>
          </w:p>
        </w:tc>
      </w:tr>
      <w:tr w14:paraId="602791FC">
        <w:tblPrEx>
          <w:tblCellMar>
            <w:top w:w="0" w:type="dxa"/>
            <w:left w:w="115" w:type="dxa"/>
            <w:bottom w:w="0" w:type="dxa"/>
            <w:right w:w="115" w:type="dxa"/>
          </w:tblCellMar>
        </w:tblPrEx>
        <w:trPr>
          <w:trHeight w:val="900" w:hRule="atLeast"/>
        </w:trPr>
        <w:tc>
          <w:tcPr>
            <w:tcBorders>
              <w:top w:val="nil"/>
              <w:left w:val="single" w:color="000000" w:sz="4" w:space="0"/>
              <w:bottom w:val="single" w:color="000000" w:sz="4" w:space="0"/>
              <w:right w:val="single" w:color="000000" w:sz="4" w:space="0"/>
            </w:tcBorders>
            <w:vAlign w:val="center"/>
          </w:tcPr>
          <w:p w14:paraId="000000D5">
            <w:pPr>
              <w:spacing w:after="0" w:line="240" w:lineRule="auto"/>
              <w:jc w:val="center"/>
              <w:rPr>
                <w:color w:val="000000"/>
              </w:rPr>
            </w:pPr>
            <w:r>
              <w:rPr>
                <w:color w:val="000000"/>
                <w:rtl w:val="0"/>
              </w:rPr>
              <w:t>(B)</w:t>
            </w:r>
          </w:p>
        </w:tc>
        <w:tc>
          <w:tcPr>
            <w:tcBorders>
              <w:top w:val="nil"/>
              <w:left w:val="nil"/>
              <w:bottom w:val="single" w:color="000000" w:sz="4" w:space="0"/>
              <w:right w:val="single" w:color="000000" w:sz="4" w:space="0"/>
            </w:tcBorders>
            <w:vAlign w:val="center"/>
          </w:tcPr>
          <w:p w14:paraId="000000D6">
            <w:pPr>
              <w:spacing w:after="0" w:line="240" w:lineRule="auto"/>
              <w:rPr>
                <w:color w:val="000000"/>
              </w:rPr>
            </w:pPr>
            <w:r>
              <w:rPr>
                <w:color w:val="000000"/>
                <w:rtl w:val="0"/>
              </w:rPr>
              <w:t>Unrecovered Interest as on Date of NPA</w:t>
            </w:r>
          </w:p>
        </w:tc>
        <w:tc>
          <w:tcPr>
            <w:tcBorders>
              <w:top w:val="nil"/>
              <w:left w:val="nil"/>
              <w:bottom w:val="single" w:color="000000" w:sz="4" w:space="0"/>
              <w:right w:val="single" w:color="000000" w:sz="4" w:space="0"/>
            </w:tcBorders>
            <w:vAlign w:val="center"/>
          </w:tcPr>
          <w:p w14:paraId="000000D7">
            <w:pPr>
              <w:spacing w:after="0" w:line="240" w:lineRule="auto"/>
              <w:jc w:val="center"/>
              <w:rPr>
                <w:color w:val="000000"/>
              </w:rPr>
            </w:pPr>
            <w:r>
              <w:rPr>
                <w:rtl w:val="0"/>
              </w:rPr>
              <w:t>X</w:t>
            </w:r>
            <w:r>
              <w:rPr>
                <w:color w:val="000000"/>
                <w:rtl w:val="0"/>
              </w:rPr>
              <w:t>xx</w:t>
            </w:r>
          </w:p>
        </w:tc>
        <w:tc>
          <w:tcPr>
            <w:tcBorders>
              <w:top w:val="nil"/>
              <w:left w:val="nil"/>
              <w:bottom w:val="single" w:color="000000" w:sz="4" w:space="0"/>
              <w:right w:val="single" w:color="000000" w:sz="4" w:space="0"/>
            </w:tcBorders>
            <w:vAlign w:val="center"/>
          </w:tcPr>
          <w:p w14:paraId="000000D8">
            <w:pPr>
              <w:spacing w:after="0" w:line="240" w:lineRule="auto"/>
              <w:rPr>
                <w:b/>
                <w:bCs/>
                <w:color w:val="000000"/>
              </w:rPr>
            </w:pPr>
            <w:r>
              <w:rPr>
                <w:b/>
                <w:bCs/>
                <w:color w:val="000000"/>
                <w:rtl w:val="0"/>
              </w:rPr>
              <w:t>New Field</w:t>
            </w:r>
            <w:r>
              <w:rPr>
                <w:color w:val="000000"/>
                <w:rtl w:val="0"/>
              </w:rPr>
              <w:t xml:space="preserve"> – To be added in claim file</w:t>
            </w:r>
          </w:p>
        </w:tc>
      </w:tr>
      <w:tr w14:paraId="1CB9A8EC">
        <w:tblPrEx>
          <w:tblCellMar>
            <w:top w:w="0" w:type="dxa"/>
            <w:left w:w="115" w:type="dxa"/>
            <w:bottom w:w="0" w:type="dxa"/>
            <w:right w:w="115" w:type="dxa"/>
          </w:tblCellMar>
        </w:tblPrEx>
        <w:trPr>
          <w:trHeight w:val="2400" w:hRule="atLeast"/>
        </w:trPr>
        <w:tc>
          <w:tcPr>
            <w:tcBorders>
              <w:top w:val="nil"/>
              <w:left w:val="single" w:color="000000" w:sz="4" w:space="0"/>
              <w:bottom w:val="single" w:color="000000" w:sz="4" w:space="0"/>
              <w:right w:val="single" w:color="000000" w:sz="4" w:space="0"/>
            </w:tcBorders>
            <w:vAlign w:val="center"/>
          </w:tcPr>
          <w:p w14:paraId="000000D9">
            <w:pPr>
              <w:spacing w:after="0" w:line="240" w:lineRule="auto"/>
              <w:jc w:val="center"/>
              <w:rPr>
                <w:color w:val="000000"/>
              </w:rPr>
            </w:pPr>
            <w:r>
              <w:rPr>
                <w:color w:val="000000"/>
                <w:rtl w:val="0"/>
              </w:rPr>
              <w:t>(C)</w:t>
            </w:r>
          </w:p>
        </w:tc>
        <w:tc>
          <w:tcPr>
            <w:tcBorders>
              <w:top w:val="nil"/>
              <w:left w:val="nil"/>
              <w:bottom w:val="single" w:color="000000" w:sz="4" w:space="0"/>
              <w:right w:val="single" w:color="000000" w:sz="4" w:space="0"/>
            </w:tcBorders>
            <w:vAlign w:val="center"/>
          </w:tcPr>
          <w:p w14:paraId="000000DA">
            <w:pPr>
              <w:spacing w:after="0" w:line="240" w:lineRule="auto"/>
              <w:rPr>
                <w:color w:val="000000"/>
              </w:rPr>
            </w:pPr>
            <w:r>
              <w:rPr>
                <w:color w:val="000000"/>
                <w:rtl w:val="0"/>
              </w:rPr>
              <w:t>Total Outstanding Amount as on Date of NPA</w:t>
            </w:r>
          </w:p>
        </w:tc>
        <w:tc>
          <w:tcPr>
            <w:tcBorders>
              <w:top w:val="nil"/>
              <w:left w:val="nil"/>
              <w:bottom w:val="single" w:color="000000" w:sz="4" w:space="0"/>
              <w:right w:val="single" w:color="000000" w:sz="4" w:space="0"/>
            </w:tcBorders>
            <w:vAlign w:val="center"/>
          </w:tcPr>
          <w:p w14:paraId="000000DB">
            <w:pPr>
              <w:spacing w:after="0" w:line="240" w:lineRule="auto"/>
              <w:jc w:val="center"/>
              <w:rPr>
                <w:color w:val="000000"/>
              </w:rPr>
            </w:pPr>
            <w:r>
              <w:rPr>
                <w:rtl w:val="0"/>
              </w:rPr>
              <w:t>X</w:t>
            </w:r>
            <w:r>
              <w:rPr>
                <w:color w:val="000000"/>
                <w:rtl w:val="0"/>
              </w:rPr>
              <w:t xml:space="preserve">xx </w:t>
            </w:r>
          </w:p>
        </w:tc>
        <w:tc>
          <w:tcPr>
            <w:tcBorders>
              <w:top w:val="nil"/>
              <w:left w:val="nil"/>
              <w:bottom w:val="single" w:color="000000" w:sz="4" w:space="0"/>
              <w:right w:val="single" w:color="000000" w:sz="4" w:space="0"/>
            </w:tcBorders>
            <w:vAlign w:val="center"/>
          </w:tcPr>
          <w:p w14:paraId="000000DC">
            <w:pPr>
              <w:spacing w:after="0" w:line="240" w:lineRule="auto"/>
              <w:rPr>
                <w:b/>
                <w:bCs/>
                <w:color w:val="000000"/>
              </w:rPr>
            </w:pPr>
            <w:r>
              <w:rPr>
                <w:b/>
                <w:bCs/>
                <w:color w:val="000000"/>
                <w:rtl w:val="0"/>
              </w:rPr>
              <w:t>New Field</w:t>
            </w:r>
            <w:r>
              <w:rPr>
                <w:color w:val="000000"/>
                <w:rtl w:val="0"/>
              </w:rPr>
              <w:t xml:space="preserve"> – To be added in claim file</w:t>
            </w:r>
            <w:r>
              <w:rPr>
                <w:color w:val="000000"/>
                <w:rtl w:val="0"/>
              </w:rPr>
              <w:br w:type="textWrapping"/>
            </w:r>
            <w:r>
              <w:rPr>
                <w:color w:val="000000"/>
                <w:rtl w:val="0"/>
              </w:rPr>
              <w:t>The Total Outstanding Amount (C) entered in the claim file must not exceed the sum of:</w:t>
            </w:r>
            <w:r>
              <w:rPr>
                <w:color w:val="000000"/>
                <w:rtl w:val="0"/>
              </w:rPr>
              <w:br w:type="textWrapping"/>
            </w:r>
            <w:r>
              <w:rPr>
                <w:color w:val="000000"/>
                <w:rtl w:val="0"/>
              </w:rPr>
              <w:t>(A) Principal as on Date of NPA + (B) Unrecovered Interest as on Date of NPA</w:t>
            </w:r>
          </w:p>
        </w:tc>
      </w:tr>
      <w:tr w14:paraId="2DDBF36C">
        <w:tblPrEx>
          <w:tblCellMar>
            <w:top w:w="0" w:type="dxa"/>
            <w:left w:w="115" w:type="dxa"/>
            <w:bottom w:w="0" w:type="dxa"/>
            <w:right w:w="115" w:type="dxa"/>
          </w:tblCellMar>
        </w:tblPrEx>
        <w:trPr>
          <w:trHeight w:val="900" w:hRule="atLeast"/>
        </w:trPr>
        <w:tc>
          <w:tcPr>
            <w:tcBorders>
              <w:top w:val="nil"/>
              <w:left w:val="single" w:color="000000" w:sz="4" w:space="0"/>
              <w:bottom w:val="single" w:color="000000" w:sz="4" w:space="0"/>
              <w:right w:val="single" w:color="000000" w:sz="4" w:space="0"/>
            </w:tcBorders>
            <w:vAlign w:val="center"/>
          </w:tcPr>
          <w:p w14:paraId="000000DD">
            <w:pPr>
              <w:spacing w:after="0" w:line="240" w:lineRule="auto"/>
              <w:jc w:val="center"/>
              <w:rPr>
                <w:color w:val="000000"/>
              </w:rPr>
            </w:pPr>
            <w:r>
              <w:rPr>
                <w:color w:val="000000"/>
                <w:rtl w:val="0"/>
              </w:rPr>
              <w:t>(D)</w:t>
            </w:r>
          </w:p>
        </w:tc>
        <w:tc>
          <w:tcPr>
            <w:tcBorders>
              <w:top w:val="nil"/>
              <w:left w:val="nil"/>
              <w:bottom w:val="single" w:color="000000" w:sz="4" w:space="0"/>
              <w:right w:val="single" w:color="000000" w:sz="4" w:space="0"/>
            </w:tcBorders>
            <w:vAlign w:val="center"/>
          </w:tcPr>
          <w:p w14:paraId="000000DE">
            <w:pPr>
              <w:spacing w:after="0" w:line="240" w:lineRule="auto"/>
              <w:rPr>
                <w:color w:val="000000"/>
              </w:rPr>
            </w:pPr>
            <w:r>
              <w:rPr>
                <w:color w:val="000000"/>
                <w:rtl w:val="0"/>
              </w:rPr>
              <w:t>Recovery Amount from NPA Date till Lodgment of Claim</w:t>
            </w:r>
          </w:p>
        </w:tc>
        <w:tc>
          <w:tcPr>
            <w:tcBorders>
              <w:top w:val="nil"/>
              <w:left w:val="nil"/>
              <w:bottom w:val="single" w:color="000000" w:sz="4" w:space="0"/>
              <w:right w:val="single" w:color="000000" w:sz="4" w:space="0"/>
            </w:tcBorders>
            <w:vAlign w:val="center"/>
          </w:tcPr>
          <w:p w14:paraId="000000DF">
            <w:pPr>
              <w:spacing w:after="0" w:line="240" w:lineRule="auto"/>
              <w:jc w:val="center"/>
              <w:rPr>
                <w:color w:val="000000"/>
              </w:rPr>
            </w:pPr>
            <w:r>
              <w:rPr>
                <w:color w:val="000000"/>
                <w:rtl w:val="0"/>
              </w:rPr>
              <w:t>xxx</w:t>
            </w:r>
          </w:p>
        </w:tc>
        <w:tc>
          <w:tcPr>
            <w:tcBorders>
              <w:top w:val="nil"/>
              <w:left w:val="nil"/>
              <w:bottom w:val="single" w:color="000000" w:sz="4" w:space="0"/>
              <w:right w:val="single" w:color="000000" w:sz="4" w:space="0"/>
            </w:tcBorders>
            <w:vAlign w:val="center"/>
          </w:tcPr>
          <w:p w14:paraId="000000E0">
            <w:pPr>
              <w:spacing w:after="0" w:line="240" w:lineRule="auto"/>
              <w:rPr>
                <w:color w:val="000000"/>
              </w:rPr>
            </w:pPr>
            <w:r>
              <w:rPr>
                <w:color w:val="000000"/>
                <w:rtl w:val="0"/>
              </w:rPr>
              <w:t>Existing Field</w:t>
            </w:r>
          </w:p>
        </w:tc>
      </w:tr>
      <w:tr w14:paraId="16959131">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0E1">
            <w:pPr>
              <w:spacing w:after="0" w:line="240" w:lineRule="auto"/>
              <w:jc w:val="center"/>
              <w:rPr>
                <w:color w:val="000000"/>
              </w:rPr>
            </w:pPr>
            <w:r>
              <w:rPr>
                <w:color w:val="000000"/>
                <w:rtl w:val="0"/>
              </w:rPr>
              <w:t> </w:t>
            </w:r>
          </w:p>
        </w:tc>
        <w:tc>
          <w:tcPr>
            <w:tcBorders>
              <w:top w:val="nil"/>
              <w:left w:val="nil"/>
              <w:bottom w:val="single" w:color="000000" w:sz="4" w:space="0"/>
              <w:right w:val="single" w:color="000000" w:sz="4" w:space="0"/>
            </w:tcBorders>
            <w:vAlign w:val="bottom"/>
          </w:tcPr>
          <w:p w14:paraId="000000E2">
            <w:pPr>
              <w:spacing w:after="0" w:line="240" w:lineRule="auto"/>
              <w:rPr>
                <w:color w:val="000000"/>
              </w:rPr>
            </w:pPr>
            <w:r>
              <w:rPr>
                <w:color w:val="000000"/>
                <w:rtl w:val="0"/>
              </w:rPr>
              <w:t>Eligible AID (A) - (D)</w:t>
            </w:r>
          </w:p>
        </w:tc>
        <w:tc>
          <w:tcPr>
            <w:tcBorders>
              <w:top w:val="nil"/>
              <w:left w:val="nil"/>
              <w:bottom w:val="single" w:color="000000" w:sz="4" w:space="0"/>
              <w:right w:val="single" w:color="000000" w:sz="4" w:space="0"/>
            </w:tcBorders>
            <w:vAlign w:val="center"/>
          </w:tcPr>
          <w:p w14:paraId="000000E3">
            <w:pPr>
              <w:spacing w:after="0" w:line="240" w:lineRule="auto"/>
              <w:jc w:val="center"/>
              <w:rPr>
                <w:color w:val="000000"/>
              </w:rPr>
            </w:pPr>
            <w:r>
              <w:rPr>
                <w:color w:val="000000"/>
                <w:rtl w:val="0"/>
              </w:rPr>
              <w:t>xxx</w:t>
            </w:r>
          </w:p>
        </w:tc>
        <w:tc>
          <w:tcPr>
            <w:tcBorders>
              <w:top w:val="nil"/>
              <w:left w:val="nil"/>
              <w:bottom w:val="single" w:color="000000" w:sz="4" w:space="0"/>
              <w:right w:val="single" w:color="000000" w:sz="4" w:space="0"/>
            </w:tcBorders>
            <w:vAlign w:val="bottom"/>
          </w:tcPr>
          <w:p w14:paraId="000000E4">
            <w:pPr>
              <w:spacing w:after="0" w:line="240" w:lineRule="auto"/>
              <w:rPr>
                <w:color w:val="000000"/>
              </w:rPr>
            </w:pPr>
            <w:r>
              <w:rPr>
                <w:color w:val="000000"/>
                <w:rtl w:val="0"/>
              </w:rPr>
              <w:t> </w:t>
            </w:r>
          </w:p>
        </w:tc>
      </w:tr>
    </w:tbl>
    <w:p w14:paraId="000000E5">
      <w:pPr>
        <w:pStyle w:val="5"/>
        <w:rPr>
          <w:rFonts w:ascii="Calibri" w:hAnsi="Calibri" w:eastAsia="Calibri" w:cs="Calibri"/>
          <w:sz w:val="22"/>
          <w:szCs w:val="22"/>
        </w:rPr>
      </w:pPr>
      <w:r>
        <w:rPr>
          <w:rFonts w:ascii="Calibri" w:hAnsi="Calibri" w:eastAsia="Calibri" w:cs="Calibri"/>
          <w:sz w:val="22"/>
          <w:szCs w:val="22"/>
          <w:rtl w:val="0"/>
        </w:rPr>
        <w:br w:type="textWrapping"/>
      </w:r>
      <w:r>
        <w:rPr>
          <w:rFonts w:ascii="Calibri" w:hAnsi="Calibri" w:eastAsia="Calibri" w:cs="Calibri"/>
          <w:sz w:val="22"/>
          <w:szCs w:val="22"/>
          <w:rtl w:val="0"/>
        </w:rPr>
        <w:br w:type="textWrapping"/>
      </w:r>
      <w:r>
        <w:rPr>
          <w:rFonts w:ascii="Calibri" w:hAnsi="Calibri" w:eastAsia="Calibri" w:cs="Calibri"/>
          <w:b w:val="0"/>
          <w:bCs w:val="0"/>
          <w:sz w:val="22"/>
          <w:szCs w:val="22"/>
          <w:highlight w:val="yellow"/>
          <w:rtl w:val="0"/>
        </w:rPr>
        <w:t>Applicability</w:t>
      </w:r>
    </w:p>
    <w:p w14:paraId="000000E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proposed changes shall be applicable across both </w:t>
      </w:r>
      <w:r>
        <w:rPr>
          <w:rFonts w:ascii="Calibri" w:hAnsi="Calibri" w:eastAsia="Calibri" w:cs="Calibri"/>
          <w:b/>
          <w:bCs/>
          <w:i w:val="0"/>
          <w:iCs w:val="0"/>
          <w:smallCaps w:val="0"/>
          <w:strike w:val="0"/>
          <w:color w:val="000000"/>
          <w:sz w:val="22"/>
          <w:szCs w:val="22"/>
          <w:u w:val="none"/>
          <w:shd w:val="clear" w:fill="auto"/>
          <w:vertAlign w:val="baseline"/>
          <w:rtl w:val="0"/>
        </w:rPr>
        <w:t>MUDRA and SHG</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portfolios.</w:t>
      </w:r>
    </w:p>
    <w:p w14:paraId="000000E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All other claim calculation methodologies shall remain unchanged.</w:t>
      </w:r>
    </w:p>
    <w:p w14:paraId="000000E8">
      <w:pPr>
        <w:jc w:val="both"/>
      </w:pPr>
      <w:r>
        <w:rPr>
          <w:rtl w:val="0"/>
        </w:rPr>
        <w:br w:type="textWrapping"/>
      </w:r>
    </w:p>
    <w:p w14:paraId="000000E9">
      <w:pPr>
        <w:jc w:val="both"/>
      </w:pPr>
      <w:bookmarkStart w:id="6" w:name="_heading=h.gb243soub6z7" w:colFirst="0" w:colLast="0"/>
      <w:bookmarkEnd w:id="6"/>
      <w:r>
        <w:br w:type="page"/>
      </w:r>
      <w:r>
        <w:rPr>
          <w:rFonts w:ascii="Trebuchet MS" w:hAnsi="Trebuchet MS" w:eastAsia="Trebuchet MS" w:cs="Trebuchet MS"/>
          <w:b/>
          <w:bCs/>
          <w:color w:val="7F7F7F"/>
          <w:sz w:val="28"/>
          <w:szCs w:val="28"/>
          <w:rtl w:val="0"/>
        </w:rPr>
        <w:t>Preparation of Input File</w:t>
      </w:r>
    </w:p>
    <w:p w14:paraId="000000EA">
      <w:pPr>
        <w:jc w:val="both"/>
      </w:pPr>
      <w:r>
        <w:rPr>
          <w:rtl w:val="0"/>
        </w:rPr>
        <w:t>This section describes the process for preparation of input file which MLI needs to send to NCGTC. The purpose of this file is:</w:t>
      </w:r>
    </w:p>
    <w:p w14:paraId="000000E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Invoke Claims – If the associated loan account of the CG is in state of NPA for the prescribed duration as per the scheme notification and MLI wants to invoke the guarantee for this </w:t>
      </w:r>
      <w:sdt>
        <w:sdtPr>
          <w:tag w:val="goog_rdk_6"/>
          <w:id w:val="-2160516"/>
        </w:sdtPr>
        <w:sdtContent>
          <w:commentRangeStart w:id="6"/>
        </w:sdtContent>
      </w:sdt>
      <w:sdt>
        <w:sdtPr>
          <w:tag w:val="goog_rdk_7"/>
          <w:id w:val="1270711749"/>
        </w:sdtPr>
        <w:sdtContent>
          <w:commentRangeStart w:id="7"/>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account</w:t>
      </w:r>
      <w:commentRangeEnd w:id="6"/>
      <w:r>
        <w:commentReference w:id="6"/>
      </w:r>
      <w:commentRangeEnd w:id="7"/>
      <w:r>
        <w:commentReference w:id="7"/>
      </w:r>
      <w:r>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000000EC">
      <w:pPr>
        <w:jc w:val="both"/>
      </w:pPr>
      <w:r>
        <mc:AlternateContent>
          <mc:Choice Requires="wps">
            <w:drawing>
              <wp:inline distT="0" distB="0" distL="0" distR="0">
                <wp:extent cx="5920740" cy="2727325"/>
                <wp:effectExtent l="0" t="0" r="0" b="0"/>
                <wp:docPr id="6" name="Rectangle 6"/>
                <wp:cNvGraphicFramePr/>
                <a:graphic xmlns:a="http://schemas.openxmlformats.org/drawingml/2006/main">
                  <a:graphicData uri="http://schemas.microsoft.com/office/word/2010/wordprocessingShape">
                    <wps:wsp>
                      <wps:cNvSpPr/>
                      <wps:spPr>
                        <a:xfrm>
                          <a:off x="2391980" y="2422688"/>
                          <a:ext cx="5908040" cy="2714625"/>
                        </a:xfrm>
                        <a:prstGeom prst="rect">
                          <a:avLst/>
                        </a:prstGeom>
                        <a:solidFill>
                          <a:schemeClr val="lt1"/>
                        </a:solidFill>
                        <a:ln w="12700" cap="flat" cmpd="sng">
                          <a:solidFill>
                            <a:schemeClr val="accent6"/>
                          </a:solidFill>
                          <a:prstDash val="solid"/>
                          <a:miter lim="800000"/>
                          <a:headEnd type="none" w="sm" len="sm"/>
                          <a:tailEnd type="none" w="sm" len="sm"/>
                        </a:ln>
                      </wps:spPr>
                      <wps:txbx>
                        <w:txbxContent>
                          <w:p w14:paraId="567CB3B0">
                            <w:pPr>
                              <w:spacing w:before="0" w:after="160" w:line="258" w:lineRule="auto"/>
                              <w:ind w:left="0" w:right="0" w:firstLine="0"/>
                              <w:jc w:val="both"/>
                            </w:pPr>
                            <w:r>
                              <w:rPr>
                                <w:rFonts w:ascii="Calibri" w:hAnsi="Calibri" w:eastAsia="Calibri" w:cs="Calibri"/>
                                <w:b/>
                                <w:i w:val="0"/>
                                <w:smallCaps w:val="0"/>
                                <w:strike w:val="0"/>
                                <w:color w:val="000000"/>
                                <w:sz w:val="22"/>
                                <w:vertAlign w:val="baseline"/>
                              </w:rPr>
                              <w:t>Important Note:</w:t>
                            </w:r>
                          </w:p>
                          <w:p w14:paraId="0EFABF31">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Interim Claim 1: Yearly Once when the portfolio has status as ‘Currency Period 2’ and before Currency Period 2 Billing.</w:t>
                            </w:r>
                          </w:p>
                          <w:p w14:paraId="27B459A4">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Interim Claim 2: Yearly Once when the portfolio has status as ‘Currency Period 3’ and before Currency Period 3 Billing.</w:t>
                            </w:r>
                          </w:p>
                          <w:p w14:paraId="6940F82E">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Final Claim Settlement: Yearly Once when the portfolio has status as ‘Currency Period 4’ and no billing required.</w:t>
                            </w:r>
                          </w:p>
                          <w:p w14:paraId="7D08D260">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Migrated Interim Claim 1: Yearly Once when the portfolio has status as ‘Currency Period 5’ and before Currency Period 5 Billing.</w:t>
                            </w:r>
                          </w:p>
                          <w:p w14:paraId="03D2B82D">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Migrated Interim Claim 2: Yearly Once when the portfolio has status as ‘Currency Period 6’ and before Currency Period 6 Billing.</w:t>
                            </w:r>
                          </w:p>
                          <w:p w14:paraId="2FDDC256">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Migrated Final Claim 1: Yearly Once when the portfolio has status as ‘Currency Period 7’ and no billing required</w:t>
                            </w:r>
                            <w:r>
                              <w:rPr>
                                <w:rFonts w:ascii="Calibri" w:hAnsi="Calibri" w:eastAsia="Calibri" w:cs="Calibri"/>
                                <w:b w:val="0"/>
                                <w:i w:val="0"/>
                                <w:smallCaps w:val="0"/>
                                <w:strike w:val="0"/>
                                <w:color w:val="000000"/>
                                <w:sz w:val="28"/>
                                <w:highlight w:val="yellow"/>
                                <w:vertAlign w:val="baseline"/>
                              </w:rPr>
                              <w:t>.</w:t>
                            </w:r>
                          </w:p>
                        </w:txbxContent>
                      </wps:txbx>
                      <wps:bodyPr spcFirstLastPara="1" wrap="square" lIns="91425" tIns="45700" rIns="91425" bIns="45700" anchor="ctr" anchorCtr="0">
                        <a:noAutofit/>
                      </wps:bodyPr>
                    </wps:wsp>
                  </a:graphicData>
                </a:graphic>
              </wp:inline>
            </w:drawing>
          </mc:Choice>
          <mc:Fallback>
            <w:pict>
              <v:rect id="_x0000_s1026" o:spid="_x0000_s1026" o:spt="1" style="height:214.75pt;width:466.2pt;v-text-anchor:middle;" fillcolor="#FFFFFF [3201]" filled="t" stroked="t" coordsize="21600,21600" o:gfxdata="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JfXh1wAAAAUBAAAPAAAA&#10;AAAAAAEAIAAAACIAAABkcnMvZG93bnJldi54bWxQSwECFAAUAAAACACHTuJAqbXjEE8CAADDBAAA&#10;DgAAAAAAAAABACAAAAAmAQAAZHJzL2Uyb0RvYy54bWxQSwUGAAAAAAYABgBZAQAA5wUAAAAA&#10;">
                <v:fill on="t" focussize="0,0"/>
                <v:stroke weight="1pt" color="#F79646 [3209]" miterlimit="8" joinstyle="miter" startarrowwidth="narrow" startarrowlength="short" endarrowwidth="narrow" endarrowlength="short"/>
                <v:imagedata o:title=""/>
                <o:lock v:ext="edit" aspectratio="f"/>
                <v:textbox inset="7.1988188976378pt,3.59842519685039pt,7.1988188976378pt,3.59842519685039pt">
                  <w:txbxContent>
                    <w:p w14:paraId="567CB3B0">
                      <w:pPr>
                        <w:spacing w:before="0" w:after="160" w:line="258" w:lineRule="auto"/>
                        <w:ind w:left="0" w:right="0" w:firstLine="0"/>
                        <w:jc w:val="both"/>
                      </w:pPr>
                      <w:r>
                        <w:rPr>
                          <w:rFonts w:ascii="Calibri" w:hAnsi="Calibri" w:eastAsia="Calibri" w:cs="Calibri"/>
                          <w:b/>
                          <w:i w:val="0"/>
                          <w:smallCaps w:val="0"/>
                          <w:strike w:val="0"/>
                          <w:color w:val="000000"/>
                          <w:sz w:val="22"/>
                          <w:vertAlign w:val="baseline"/>
                        </w:rPr>
                        <w:t>Important Note:</w:t>
                      </w:r>
                    </w:p>
                    <w:p w14:paraId="0EFABF31">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Interim Claim 1: Yearly Once when the portfolio has status as ‘Currency Period 2’ and before Currency Period 2 Billing.</w:t>
                      </w:r>
                    </w:p>
                    <w:p w14:paraId="27B459A4">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Interim Claim 2: Yearly Once when the portfolio has status as ‘Currency Period 3’ and before Currency Period 3 Billing.</w:t>
                      </w:r>
                    </w:p>
                    <w:p w14:paraId="6940F82E">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Final Claim Settlement: Yearly Once when the portfolio has status as ‘Currency Period 4’ and no billing required.</w:t>
                      </w:r>
                    </w:p>
                    <w:p w14:paraId="7D08D260">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Migrated Interim Claim 1: Yearly Once when the portfolio has status as ‘Currency Period 5’ and before Currency Period 5 Billing.</w:t>
                      </w:r>
                    </w:p>
                    <w:p w14:paraId="03D2B82D">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Migrated Interim Claim 2: Yearly Once when the portfolio has status as ‘Currency Period 6’ and before Currency Period 6 Billing.</w:t>
                      </w:r>
                    </w:p>
                    <w:p w14:paraId="2FDDC256">
                      <w:pPr>
                        <w:spacing w:before="0" w:after="0" w:line="240" w:lineRule="auto"/>
                        <w:ind w:left="360" w:right="0" w:firstLine="0"/>
                        <w:jc w:val="both"/>
                      </w:pPr>
                      <w:r>
                        <w:rPr>
                          <w:rFonts w:ascii="Calibri" w:hAnsi="Calibri" w:eastAsia="Calibri" w:cs="Calibri"/>
                          <w:b w:val="0"/>
                          <w:i w:val="0"/>
                          <w:smallCaps w:val="0"/>
                          <w:strike w:val="0"/>
                          <w:color w:val="000000"/>
                          <w:sz w:val="28"/>
                          <w:vertAlign w:val="baseline"/>
                        </w:rPr>
                        <w:t>For Migrated Final Claim 1: Yearly Once when the portfolio has status as ‘Currency Period 7’ and no billing required</w:t>
                      </w:r>
                      <w:r>
                        <w:rPr>
                          <w:rFonts w:ascii="Calibri" w:hAnsi="Calibri" w:eastAsia="Calibri" w:cs="Calibri"/>
                          <w:b w:val="0"/>
                          <w:i w:val="0"/>
                          <w:smallCaps w:val="0"/>
                          <w:strike w:val="0"/>
                          <w:color w:val="000000"/>
                          <w:sz w:val="28"/>
                          <w:highlight w:val="yellow"/>
                          <w:vertAlign w:val="baseline"/>
                        </w:rPr>
                        <w:t>.</w:t>
                      </w:r>
                    </w:p>
                  </w:txbxContent>
                </v:textbox>
                <w10:wrap type="none"/>
                <w10:anchorlock/>
              </v:rect>
            </w:pict>
          </mc:Fallback>
        </mc:AlternateContent>
      </w:r>
    </w:p>
    <w:p w14:paraId="000000ED">
      <w:pPr>
        <w:jc w:val="both"/>
      </w:pPr>
    </w:p>
    <w:p w14:paraId="000000EE">
      <w:pPr>
        <w:pStyle w:val="4"/>
        <w:keepLines w:val="0"/>
        <w:numPr>
          <w:ilvl w:val="2"/>
          <w:numId w:val="1"/>
        </w:numPr>
        <w:pBdr>
          <w:bottom w:val="single" w:color="000000" w:sz="4" w:space="1"/>
        </w:pBdr>
        <w:tabs>
          <w:tab w:val="left" w:pos="0"/>
          <w:tab w:val="left" w:pos="720"/>
        </w:tabs>
        <w:spacing w:before="60" w:after="60" w:line="276" w:lineRule="auto"/>
        <w:ind w:left="1080" w:hanging="720"/>
        <w:rPr>
          <w:rFonts w:ascii="Trebuchet MS" w:hAnsi="Trebuchet MS" w:eastAsia="Trebuchet MS" w:cs="Trebuchet MS"/>
          <w:b/>
          <w:bCs/>
          <w:color w:val="000000"/>
        </w:rPr>
      </w:pPr>
      <w:bookmarkStart w:id="7" w:name="_heading=h.73ks3469491z" w:colFirst="0" w:colLast="0"/>
      <w:bookmarkEnd w:id="7"/>
      <w:r>
        <w:rPr>
          <w:rFonts w:ascii="Trebuchet MS" w:hAnsi="Trebuchet MS" w:eastAsia="Trebuchet MS" w:cs="Trebuchet MS"/>
          <w:b/>
          <w:bCs/>
          <w:color w:val="000000"/>
          <w:rtl w:val="0"/>
        </w:rPr>
        <w:t>Request for Claim</w:t>
      </w:r>
    </w:p>
    <w:p w14:paraId="000000EF">
      <w:pPr>
        <w:jc w:val="both"/>
      </w:pPr>
      <w:r>
        <w:rPr>
          <w:rtl w:val="0"/>
        </w:rPr>
        <w:t xml:space="preserve">As a part of MLI’s loan business at their end, their sanctioned and disbursed Loan to the borrower under the SHG loan Scheme </w:t>
      </w:r>
      <w:r>
        <w:rPr>
          <w:i/>
          <w:iCs/>
          <w:rtl w:val="0"/>
        </w:rPr>
        <w:t>may</w:t>
      </w:r>
      <w:r>
        <w:rPr>
          <w:rtl w:val="0"/>
        </w:rPr>
        <w:t xml:space="preserve"> become NPA. If such loan assets remain in the state of NPA for 6 months or more, then, MLI may invoke the associated CG. </w:t>
      </w:r>
    </w:p>
    <w:p w14:paraId="000000F0">
      <w:pPr>
        <w:jc w:val="both"/>
      </w:pPr>
      <w:r>
        <w:rPr>
          <w:rtl w:val="0"/>
        </w:rPr>
        <w:t>As a part of this scheme and claim raise process, MLI’s are advised to send the requisite information of their loan accounts (for whom the guarantees has been provided) to NCGTC in following steps:</w:t>
      </w:r>
    </w:p>
    <w:p w14:paraId="000000F1">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As per the periodicity in which the portfolio is:</w:t>
      </w:r>
    </w:p>
    <w:p w14:paraId="000000F2">
      <w:pPr>
        <w:keepNext w:val="0"/>
        <w:keepLines w:val="0"/>
        <w:pageBreakBefore w:val="0"/>
        <w:widowControl/>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For Interim Claim 1, once the update file of the respective portfolio for currency period 2 is uploaded, MLI needs to extract the loan information for all those loan accounts, which are eligible for claims. </w:t>
      </w:r>
    </w:p>
    <w:p w14:paraId="000000F3">
      <w:pPr>
        <w:keepNext w:val="0"/>
        <w:keepLines w:val="0"/>
        <w:pageBreakBefore w:val="0"/>
        <w:widowControl/>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Interim Claim 2, once the update file of the respective portfolio for currency period 3 is uploaded, MLI needs to extract the loan information for all those loan accounts, which are eligible for claims.</w:t>
      </w:r>
    </w:p>
    <w:p w14:paraId="000000F4">
      <w:pPr>
        <w:keepNext w:val="0"/>
        <w:keepLines w:val="0"/>
        <w:pageBreakBefore w:val="0"/>
        <w:widowControl/>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Final Claim, once the update file of the respective portfolio for currency period 3 is uploaded, MLI needs to extract the loan information for all those loan accounts, which are eligible for claims.</w:t>
      </w:r>
    </w:p>
    <w:p w14:paraId="000000F5">
      <w:pPr>
        <w:keepNext w:val="0"/>
        <w:keepLines w:val="0"/>
        <w:pageBreakBefore w:val="0"/>
        <w:widowControl/>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For Migrated Interim Claim 1, once the update file of the respective portfolio for currency period 5 is uploaded, MLI needs to extract the loan information for all those loan accounts, which are eligible for claims. </w:t>
      </w:r>
    </w:p>
    <w:p w14:paraId="000000F6">
      <w:pPr>
        <w:keepNext w:val="0"/>
        <w:keepLines w:val="0"/>
        <w:pageBreakBefore w:val="0"/>
        <w:widowControl/>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Migrated Interim Claim 2, once the update file of the respective portfolio for currency period 6 is uploaded, MLI needs to extract the loan information for all those loan accounts, which are eligible for claims.</w:t>
      </w:r>
    </w:p>
    <w:p w14:paraId="000000F7">
      <w:pPr>
        <w:keepNext w:val="0"/>
        <w:keepLines w:val="0"/>
        <w:pageBreakBefore w:val="0"/>
        <w:widowControl/>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Migrated Final Claim, once the update file of the respective portfolio for currency period 7 is uploaded, MLI needs to extract the loan information for all those loan accounts, which are eligible for claims.</w:t>
      </w:r>
    </w:p>
    <w:p w14:paraId="000000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F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Note that the data needs to be send to SURGE only for those loan accounts which qualifies for claims as per scheme notification and not otherwise.</w:t>
      </w:r>
    </w:p>
    <w:p w14:paraId="000000FA">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MLI needs to send the information in a file, called as ‘Mudra Scheme Claim Requisition Input Layout’. Information to be extracted in the layout mentioned in the section 1.2 and in the format mentioned in section 1.3.</w:t>
      </w:r>
    </w:p>
    <w:p w14:paraId="000000FB">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Upload this file on the NCGTC system in </w:t>
      </w:r>
      <w:r>
        <w:rPr>
          <w:rFonts w:ascii="Calibri" w:hAnsi="Calibri" w:eastAsia="Calibri" w:cs="Calibri"/>
          <w:b w:val="0"/>
          <w:bCs w:val="0"/>
          <w:i/>
          <w:iCs/>
          <w:smallCaps w:val="0"/>
          <w:strike w:val="0"/>
          <w:color w:val="000000"/>
          <w:sz w:val="22"/>
          <w:szCs w:val="22"/>
          <w:u w:val="none"/>
          <w:shd w:val="clear" w:fill="auto"/>
          <w:vertAlign w:val="baseline"/>
          <w:rtl w:val="0"/>
        </w:rPr>
        <w:t>‘Non Approved’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state by MLI user account. The file needs to be uploaded against a specific ‘Scheme’ and ‘Portfolio’. </w:t>
      </w:r>
    </w:p>
    <w:p w14:paraId="000000FC">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Till the specified period (communicated by NCGTC) MLI is permitted to upload and/or re-upload the input file multiple times. Thus, allowing MLI’s to append, edit and delete the information for claim of the issued CG’s multiple times and in </w:t>
      </w:r>
      <w:r>
        <w:rPr>
          <w:rFonts w:ascii="Calibri" w:hAnsi="Calibri" w:eastAsia="Calibri" w:cs="Calibri"/>
          <w:b w:val="0"/>
          <w:bCs w:val="0"/>
          <w:i/>
          <w:iCs/>
          <w:smallCaps w:val="0"/>
          <w:strike w:val="0"/>
          <w:color w:val="000000"/>
          <w:sz w:val="22"/>
          <w:szCs w:val="22"/>
          <w:u w:val="none"/>
          <w:shd w:val="clear" w:fill="auto"/>
          <w:vertAlign w:val="baseline"/>
          <w:rtl w:val="0"/>
        </w:rPr>
        <w:t>‘Non Approved’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state.</w:t>
      </w:r>
    </w:p>
    <w:p w14:paraId="000000FD">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Final submission of the ‘Approved’ input file will be effective once MLI accepts to the ‘Management certificate - Terms &amp; Conditions’. Post the approved state – the input file is sent for approval by NCGTC user. </w:t>
      </w:r>
    </w:p>
    <w:p w14:paraId="000000FE">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After final verification of the input file by MLI approver user account (created by their own MLI Administrator), and NCGTC user the state of the input file is changed as </w:t>
      </w:r>
      <w:r>
        <w:rPr>
          <w:rFonts w:ascii="Calibri" w:hAnsi="Calibri" w:eastAsia="Calibri" w:cs="Calibri"/>
          <w:b w:val="0"/>
          <w:bCs w:val="0"/>
          <w:i/>
          <w:iCs/>
          <w:smallCaps w:val="0"/>
          <w:strike w:val="0"/>
          <w:color w:val="000000"/>
          <w:sz w:val="22"/>
          <w:szCs w:val="22"/>
          <w:u w:val="none"/>
          <w:shd w:val="clear" w:fill="auto"/>
          <w:vertAlign w:val="baseline"/>
          <w:rtl w:val="0"/>
        </w:rPr>
        <w:t>‘Processed</w:t>
      </w:r>
      <w:sdt>
        <w:sdtPr>
          <w:tag w:val="goog_rdk_8"/>
          <w:id w:val="948043870"/>
        </w:sdtPr>
        <w:sdtContent>
          <w:commentRangeStart w:id="8"/>
        </w:sdtContent>
      </w:sdt>
      <w:sdt>
        <w:sdtPr>
          <w:tag w:val="goog_rdk_9"/>
          <w:id w:val="-311448294"/>
        </w:sdtPr>
        <w:sdtContent>
          <w:commentRangeStart w:id="9"/>
        </w:sdtContent>
      </w:sdt>
      <w:sdt>
        <w:sdtPr>
          <w:tag w:val="goog_rdk_10"/>
          <w:id w:val="-1877475516"/>
        </w:sdtPr>
        <w:sdtContent>
          <w:commentRangeStart w:id="10"/>
        </w:sdtContent>
      </w:sdt>
      <w:r>
        <w:rPr>
          <w:rFonts w:ascii="Calibri" w:hAnsi="Calibri" w:eastAsia="Calibri" w:cs="Calibri"/>
          <w:b w:val="0"/>
          <w:bCs w:val="0"/>
          <w:i/>
          <w:iCs/>
          <w:smallCaps w:val="0"/>
          <w:strike w:val="0"/>
          <w:color w:val="000000"/>
          <w:sz w:val="22"/>
          <w:szCs w:val="22"/>
          <w:u w:val="none"/>
          <w:shd w:val="clear" w:fill="auto"/>
          <w:vertAlign w:val="baseline"/>
          <w:rtl w:val="0"/>
        </w:rPr>
        <w: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state. </w:t>
      </w:r>
    </w:p>
    <w:p w14:paraId="000000F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Processed state of input file also means that the claims has been considered in SURGE.</w:t>
      </w:r>
      <w:commentRangeEnd w:id="8"/>
      <w:r>
        <w:commentReference w:id="8"/>
      </w:r>
      <w:commentRangeEnd w:id="9"/>
      <w:r>
        <w:commentReference w:id="9"/>
      </w:r>
      <w:commentRangeEnd w:id="10"/>
      <w:r>
        <w:commentReference w:id="10"/>
      </w:r>
    </w:p>
    <w:p w14:paraId="00000100">
      <w:pPr>
        <w:jc w:val="both"/>
      </w:pPr>
    </w:p>
    <w:p w14:paraId="00000101">
      <w:pPr>
        <w:pStyle w:val="4"/>
        <w:keepLines w:val="0"/>
        <w:numPr>
          <w:ilvl w:val="2"/>
          <w:numId w:val="1"/>
        </w:numPr>
        <w:pBdr>
          <w:bottom w:val="single" w:color="000000" w:sz="4" w:space="1"/>
        </w:pBdr>
        <w:tabs>
          <w:tab w:val="left" w:pos="0"/>
          <w:tab w:val="left" w:pos="720"/>
        </w:tabs>
        <w:spacing w:before="60" w:after="60" w:line="276" w:lineRule="auto"/>
        <w:ind w:left="1080" w:hanging="720"/>
        <w:rPr>
          <w:rFonts w:ascii="Trebuchet MS" w:hAnsi="Trebuchet MS" w:eastAsia="Trebuchet MS" w:cs="Trebuchet MS"/>
          <w:b/>
          <w:bCs/>
          <w:color w:val="000000"/>
        </w:rPr>
      </w:pPr>
      <w:bookmarkStart w:id="8" w:name="_heading=h.1r66nggmdxly" w:colFirst="0" w:colLast="0"/>
      <w:bookmarkEnd w:id="8"/>
      <w:r>
        <w:rPr>
          <w:rFonts w:ascii="Trebuchet MS" w:hAnsi="Trebuchet MS" w:eastAsia="Trebuchet MS" w:cs="Trebuchet MS"/>
          <w:b/>
          <w:bCs/>
          <w:color w:val="000000"/>
          <w:rtl w:val="0"/>
        </w:rPr>
        <w:t>Summary - Preparing &amp; Uploading the Input File</w:t>
      </w:r>
    </w:p>
    <w:p w14:paraId="00000102">
      <w:pPr>
        <w:jc w:val="both"/>
      </w:pPr>
      <w:r>
        <mc:AlternateContent>
          <mc:Choice Requires="wpg">
            <w:drawing>
              <wp:inline distT="0" distB="0" distL="0" distR="0">
                <wp:extent cx="5943600" cy="2971800"/>
                <wp:effectExtent l="0" t="0" r="0" b="0"/>
                <wp:docPr id="5" name="Group 5"/>
                <wp:cNvGraphicFramePr/>
                <a:graphic xmlns:a="http://schemas.openxmlformats.org/drawingml/2006/main">
                  <a:graphicData uri="http://schemas.microsoft.com/office/word/2010/wordprocessingGroup">
                    <wpg:wgp>
                      <wpg:cNvGrpSpPr/>
                      <wpg:grpSpPr>
                        <a:xfrm>
                          <a:off x="0" y="0"/>
                          <a:ext cx="5943600" cy="2971800"/>
                          <a:chOff x="0" y="0"/>
                          <a:chExt cx="5944750" cy="2971800"/>
                        </a:xfrm>
                      </wpg:grpSpPr>
                      <wpg:grpSp>
                        <wpg:cNvPr id="3" name="Group 3"/>
                        <wpg:cNvGrpSpPr/>
                        <wpg:grpSpPr>
                          <a:xfrm>
                            <a:off x="0" y="0"/>
                            <a:ext cx="5943600" cy="2971800"/>
                            <a:chOff x="0" y="0"/>
                            <a:chExt cx="5943600" cy="2971800"/>
                          </a:xfrm>
                        </wpg:grpSpPr>
                        <wps:wsp>
                          <wps:cNvPr id="4" name="Shape 7"/>
                          <wps:cNvSpPr/>
                          <wps:spPr>
                            <a:xfrm>
                              <a:off x="0" y="0"/>
                              <a:ext cx="5943600" cy="2971800"/>
                            </a:xfrm>
                            <a:prstGeom prst="rect">
                              <a:avLst/>
                            </a:prstGeom>
                            <a:noFill/>
                            <a:ln>
                              <a:noFill/>
                            </a:ln>
                          </wps:spPr>
                          <wps:txbx>
                            <w:txbxContent>
                              <w:p w14:paraId="136592E0">
                                <w:pPr>
                                  <w:spacing w:before="0" w:after="0" w:line="240" w:lineRule="auto"/>
                                  <w:ind w:left="0" w:right="0" w:firstLine="0"/>
                                  <w:jc w:val="left"/>
                                </w:pPr>
                              </w:p>
                            </w:txbxContent>
                          </wps:txbx>
                          <wps:bodyPr spcFirstLastPara="1" wrap="square" lIns="91425" tIns="91425" rIns="91425" bIns="91425" anchor="ctr" anchorCtr="0">
                            <a:noAutofit/>
                          </wps:bodyPr>
                        </wps:wsp>
                        <wps:wsp>
                          <wps:cNvPr id="8" name="Shape 8"/>
                          <wps:cNvSpPr/>
                          <wps:spPr>
                            <a:xfrm>
                              <a:off x="5223" y="640800"/>
                              <a:ext cx="1561355" cy="1690198"/>
                            </a:xfrm>
                            <a:prstGeom prst="roundRect">
                              <a:avLst>
                                <a:gd name="adj" fmla="val 10000"/>
                              </a:avLst>
                            </a:prstGeom>
                            <a:solidFill>
                              <a:srgbClr val="4372C3"/>
                            </a:solidFill>
                            <a:ln w="12700" cap="flat" cmpd="sng">
                              <a:solidFill>
                                <a:schemeClr val="lt1"/>
                              </a:solidFill>
                              <a:prstDash val="solid"/>
                              <a:miter lim="800000"/>
                              <a:headEnd type="none" w="sm" len="sm"/>
                              <a:tailEnd type="none" w="sm" len="sm"/>
                            </a:ln>
                          </wps:spPr>
                          <wps:txbx>
                            <w:txbxContent>
                              <w:p w14:paraId="1A975F62">
                                <w:pPr>
                                  <w:spacing w:before="0" w:after="0" w:line="240" w:lineRule="auto"/>
                                  <w:ind w:left="0" w:right="0" w:firstLine="0"/>
                                  <w:jc w:val="left"/>
                                </w:pPr>
                              </w:p>
                            </w:txbxContent>
                          </wps:txbx>
                          <wps:bodyPr spcFirstLastPara="1" wrap="square" lIns="91425" tIns="91425" rIns="91425" bIns="91425" anchor="ctr" anchorCtr="0">
                            <a:noAutofit/>
                          </wps:bodyPr>
                        </wps:wsp>
                        <wps:wsp>
                          <wps:cNvPr id="9" name="Shape 9"/>
                          <wps:cNvSpPr txBox="1"/>
                          <wps:spPr>
                            <a:xfrm>
                              <a:off x="50954" y="686531"/>
                              <a:ext cx="1469893" cy="1598736"/>
                            </a:xfrm>
                            <a:prstGeom prst="rect">
                              <a:avLst/>
                            </a:prstGeom>
                            <a:noFill/>
                            <a:ln>
                              <a:noFill/>
                            </a:ln>
                          </wps:spPr>
                          <wps:txbx>
                            <w:txbxContent>
                              <w:p w14:paraId="2F4EF773">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1: Prepare</w:t>
                                </w:r>
                              </w:p>
                              <w:p w14:paraId="2BF49D19">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Extract &amp; Prepare Input file and upload on NCGTC Server.</w:t>
                                </w:r>
                              </w:p>
                              <w:p w14:paraId="127B2BAB">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Prepared by MLI user account.</w:t>
                                </w:r>
                              </w:p>
                              <w:p w14:paraId="75857F5A">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'Draft'</w:t>
                                </w:r>
                              </w:p>
                            </w:txbxContent>
                          </wps:txbx>
                          <wps:bodyPr spcFirstLastPara="1" wrap="square" lIns="38100" tIns="38100" rIns="38100" bIns="38100" anchor="t" anchorCtr="0">
                            <a:noAutofit/>
                          </wps:bodyPr>
                        </wps:wsp>
                        <wps:wsp>
                          <wps:cNvPr id="11" name="Shape 10"/>
                          <wps:cNvSpPr/>
                          <wps:spPr>
                            <a:xfrm>
                              <a:off x="1722715" y="1292291"/>
                              <a:ext cx="331007" cy="387216"/>
                            </a:xfrm>
                            <a:prstGeom prst="rightArrow">
                              <a:avLst>
                                <a:gd name="adj1" fmla="val 60000"/>
                                <a:gd name="adj2" fmla="val 50000"/>
                              </a:avLst>
                            </a:prstGeom>
                            <a:solidFill>
                              <a:srgbClr val="4372C3"/>
                            </a:solidFill>
                            <a:ln>
                              <a:noFill/>
                            </a:ln>
                          </wps:spPr>
                          <wps:txbx>
                            <w:txbxContent>
                              <w:p w14:paraId="135C8508">
                                <w:pPr>
                                  <w:spacing w:before="0" w:after="0" w:line="240" w:lineRule="auto"/>
                                  <w:ind w:left="0" w:right="0" w:firstLine="0"/>
                                  <w:jc w:val="left"/>
                                </w:pPr>
                              </w:p>
                            </w:txbxContent>
                          </wps:txbx>
                          <wps:bodyPr spcFirstLastPara="1" wrap="square" lIns="91425" tIns="91425" rIns="91425" bIns="91425" anchor="ctr" anchorCtr="0">
                            <a:noAutofit/>
                          </wps:bodyPr>
                        </wps:wsp>
                        <wps:wsp>
                          <wps:cNvPr id="12" name="Shape 11"/>
                          <wps:cNvSpPr txBox="1"/>
                          <wps:spPr>
                            <a:xfrm>
                              <a:off x="1722715" y="1369734"/>
                              <a:ext cx="231705" cy="232330"/>
                            </a:xfrm>
                            <a:prstGeom prst="rect">
                              <a:avLst/>
                            </a:prstGeom>
                            <a:noFill/>
                            <a:ln>
                              <a:noFill/>
                            </a:ln>
                          </wps:spPr>
                          <wps:txbx>
                            <w:txbxContent>
                              <w:p w14:paraId="6EC6B193">
                                <w:pPr>
                                  <w:spacing w:before="0" w:after="0" w:line="215" w:lineRule="auto"/>
                                  <w:ind w:left="0" w:right="0" w:firstLine="0"/>
                                  <w:jc w:val="left"/>
                                </w:pPr>
                              </w:p>
                            </w:txbxContent>
                          </wps:txbx>
                          <wps:bodyPr spcFirstLastPara="1" wrap="square" lIns="0" tIns="0" rIns="0" bIns="0" anchor="ctr" anchorCtr="0">
                            <a:noAutofit/>
                          </wps:bodyPr>
                        </wps:wsp>
                        <wps:wsp>
                          <wps:cNvPr id="14" name="Shape 12"/>
                          <wps:cNvSpPr/>
                          <wps:spPr>
                            <a:xfrm>
                              <a:off x="2191122" y="640800"/>
                              <a:ext cx="1561355" cy="1690198"/>
                            </a:xfrm>
                            <a:prstGeom prst="roundRect">
                              <a:avLst>
                                <a:gd name="adj" fmla="val 10000"/>
                              </a:avLst>
                            </a:prstGeom>
                            <a:solidFill>
                              <a:srgbClr val="44B78C"/>
                            </a:solidFill>
                            <a:ln w="12700" cap="flat" cmpd="sng">
                              <a:solidFill>
                                <a:schemeClr val="lt1"/>
                              </a:solidFill>
                              <a:prstDash val="solid"/>
                              <a:miter lim="800000"/>
                              <a:headEnd type="none" w="sm" len="sm"/>
                              <a:tailEnd type="none" w="sm" len="sm"/>
                            </a:ln>
                          </wps:spPr>
                          <wps:txbx>
                            <w:txbxContent>
                              <w:p w14:paraId="6FF39388">
                                <w:pPr>
                                  <w:spacing w:before="0" w:after="0" w:line="240" w:lineRule="auto"/>
                                  <w:ind w:left="0" w:right="0" w:firstLine="0"/>
                                  <w:jc w:val="left"/>
                                </w:pPr>
                              </w:p>
                            </w:txbxContent>
                          </wps:txbx>
                          <wps:bodyPr spcFirstLastPara="1" wrap="square" lIns="91425" tIns="91425" rIns="91425" bIns="91425" anchor="ctr" anchorCtr="0">
                            <a:noAutofit/>
                          </wps:bodyPr>
                        </wps:wsp>
                        <wps:wsp>
                          <wps:cNvPr id="15" name="Shape 13"/>
                          <wps:cNvSpPr txBox="1"/>
                          <wps:spPr>
                            <a:xfrm>
                              <a:off x="2236853" y="686531"/>
                              <a:ext cx="1469893" cy="1598736"/>
                            </a:xfrm>
                            <a:prstGeom prst="rect">
                              <a:avLst/>
                            </a:prstGeom>
                            <a:noFill/>
                            <a:ln>
                              <a:noFill/>
                            </a:ln>
                          </wps:spPr>
                          <wps:txbx>
                            <w:txbxContent>
                              <w:p w14:paraId="1E65E0E4">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2: Approve</w:t>
                                </w:r>
                              </w:p>
                              <w:p w14:paraId="1997EC4A">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 xml:space="preserve">Approve the Input file. </w:t>
                                </w:r>
                              </w:p>
                              <w:p w14:paraId="30428ECF">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Approved by MLI Approver Account after due verifications.</w:t>
                                </w:r>
                              </w:p>
                              <w:p w14:paraId="7E8BD87F">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'Approved'</w:t>
                                </w:r>
                              </w:p>
                            </w:txbxContent>
                          </wps:txbx>
                          <wps:bodyPr spcFirstLastPara="1" wrap="square" lIns="38100" tIns="38100" rIns="38100" bIns="38100" anchor="t" anchorCtr="0">
                            <a:noAutofit/>
                          </wps:bodyPr>
                        </wps:wsp>
                        <wps:wsp>
                          <wps:cNvPr id="17" name="Shape 14"/>
                          <wps:cNvSpPr/>
                          <wps:spPr>
                            <a:xfrm>
                              <a:off x="3908613" y="1292291"/>
                              <a:ext cx="331007" cy="387216"/>
                            </a:xfrm>
                            <a:prstGeom prst="rightArrow">
                              <a:avLst>
                                <a:gd name="adj1" fmla="val 60000"/>
                                <a:gd name="adj2" fmla="val 50000"/>
                              </a:avLst>
                            </a:prstGeom>
                            <a:solidFill>
                              <a:srgbClr val="6FAA47"/>
                            </a:solidFill>
                            <a:ln>
                              <a:noFill/>
                            </a:ln>
                          </wps:spPr>
                          <wps:txbx>
                            <w:txbxContent>
                              <w:p w14:paraId="50092D78">
                                <w:pPr>
                                  <w:spacing w:before="0" w:after="0" w:line="240" w:lineRule="auto"/>
                                  <w:ind w:left="0" w:right="0" w:firstLine="0"/>
                                  <w:jc w:val="left"/>
                                </w:pPr>
                              </w:p>
                            </w:txbxContent>
                          </wps:txbx>
                          <wps:bodyPr spcFirstLastPara="1" wrap="square" lIns="91425" tIns="91425" rIns="91425" bIns="91425" anchor="ctr" anchorCtr="0">
                            <a:noAutofit/>
                          </wps:bodyPr>
                        </wps:wsp>
                        <wps:wsp>
                          <wps:cNvPr id="18" name="Shape 15"/>
                          <wps:cNvSpPr txBox="1"/>
                          <wps:spPr>
                            <a:xfrm>
                              <a:off x="3908613" y="1369734"/>
                              <a:ext cx="231705" cy="232330"/>
                            </a:xfrm>
                            <a:prstGeom prst="rect">
                              <a:avLst/>
                            </a:prstGeom>
                            <a:noFill/>
                            <a:ln>
                              <a:noFill/>
                            </a:ln>
                          </wps:spPr>
                          <wps:txbx>
                            <w:txbxContent>
                              <w:p w14:paraId="12ADEB70">
                                <w:pPr>
                                  <w:spacing w:before="0" w:after="0" w:line="215" w:lineRule="auto"/>
                                  <w:ind w:left="0" w:right="0" w:firstLine="0"/>
                                  <w:jc w:val="left"/>
                                </w:pPr>
                              </w:p>
                            </w:txbxContent>
                          </wps:txbx>
                          <wps:bodyPr spcFirstLastPara="1" wrap="square" lIns="0" tIns="0" rIns="0" bIns="0" anchor="ctr" anchorCtr="0">
                            <a:noAutofit/>
                          </wps:bodyPr>
                        </wps:wsp>
                        <wps:wsp>
                          <wps:cNvPr id="19" name="Shape 16"/>
                          <wps:cNvSpPr/>
                          <wps:spPr>
                            <a:xfrm>
                              <a:off x="4377020" y="640800"/>
                              <a:ext cx="1561355" cy="1690198"/>
                            </a:xfrm>
                            <a:prstGeom prst="roundRect">
                              <a:avLst>
                                <a:gd name="adj" fmla="val 10000"/>
                              </a:avLst>
                            </a:prstGeom>
                            <a:solidFill>
                              <a:srgbClr val="6FAA47"/>
                            </a:solidFill>
                            <a:ln w="12700" cap="flat" cmpd="sng">
                              <a:solidFill>
                                <a:schemeClr val="lt1"/>
                              </a:solidFill>
                              <a:prstDash val="solid"/>
                              <a:miter lim="800000"/>
                              <a:headEnd type="none" w="sm" len="sm"/>
                              <a:tailEnd type="none" w="sm" len="sm"/>
                            </a:ln>
                          </wps:spPr>
                          <wps:txbx>
                            <w:txbxContent>
                              <w:p w14:paraId="170F1870">
                                <w:pPr>
                                  <w:spacing w:before="0" w:after="0" w:line="240" w:lineRule="auto"/>
                                  <w:ind w:left="0" w:right="0" w:firstLine="0"/>
                                  <w:jc w:val="left"/>
                                </w:pPr>
                              </w:p>
                            </w:txbxContent>
                          </wps:txbx>
                          <wps:bodyPr spcFirstLastPara="1" wrap="square" lIns="91425" tIns="91425" rIns="91425" bIns="91425" anchor="ctr" anchorCtr="0">
                            <a:noAutofit/>
                          </wps:bodyPr>
                        </wps:wsp>
                        <wps:wsp>
                          <wps:cNvPr id="20" name="Shape 17"/>
                          <wps:cNvSpPr txBox="1"/>
                          <wps:spPr>
                            <a:xfrm>
                              <a:off x="4422751" y="686531"/>
                              <a:ext cx="1469893" cy="1598736"/>
                            </a:xfrm>
                            <a:prstGeom prst="rect">
                              <a:avLst/>
                            </a:prstGeom>
                            <a:noFill/>
                            <a:ln>
                              <a:noFill/>
                            </a:ln>
                          </wps:spPr>
                          <wps:txbx>
                            <w:txbxContent>
                              <w:p w14:paraId="55C80F02">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3: Final Submission</w:t>
                                </w:r>
                              </w:p>
                              <w:p w14:paraId="443FBCB2">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Acceptance to the ‘Management Certificate - Terms &amp; Conditions’</w:t>
                                </w:r>
                              </w:p>
                              <w:p w14:paraId="4FDD9258">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is sent for Approval from NCGTC</w:t>
                                </w:r>
                              </w:p>
                              <w:p w14:paraId="660ADA51">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Post Approval of NCGTC user - the input file is processed</w:t>
                                </w:r>
                              </w:p>
                              <w:p w14:paraId="7217CC80">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'Submitted'</w:t>
                                </w:r>
                              </w:p>
                            </w:txbxContent>
                          </wps:txbx>
                          <wps:bodyPr spcFirstLastPara="1" wrap="square" lIns="38100" tIns="38100" rIns="38100" bIns="38100" anchor="t" anchorCtr="0">
                            <a:noAutofit/>
                          </wps:bodyPr>
                        </wps:wsp>
                      </wpg:grpSp>
                    </wpg:wgp>
                  </a:graphicData>
                </a:graphic>
              </wp:inline>
            </w:drawing>
          </mc:Choice>
          <mc:Fallback>
            <w:pict>
              <v:group id="_x0000_s1026" o:spid="_x0000_s1026" o:spt="203" style="height:234pt;width:468pt;" coordsize="5944750,2971800" o:gfxdata="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">
                <o:lock v:ext="edit" aspectratio="f"/>
                <v:group id="_x0000_s1026" o:spid="_x0000_s1026" o:spt="203" style="position:absolute;left:0;top:0;height:2971800;width:5943600;" coordsize="5943600,297180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Shape 7" o:spid="_x0000_s1026" o:spt="1" style="position:absolute;left:0;top:0;height:2971800;width:5943600;v-text-anchor:middle;" filled="f" stroked="f" coordsize="21600,21600" o:gfxdata="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DWPJ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136592E0">
                          <w:pPr>
                            <w:spacing w:before="0" w:after="0" w:line="240" w:lineRule="auto"/>
                            <w:ind w:left="0" w:right="0" w:firstLine="0"/>
                            <w:jc w:val="left"/>
                          </w:pPr>
                        </w:p>
                      </w:txbxContent>
                    </v:textbox>
                  </v:rect>
                  <v:roundrect id="Shape 8" o:spid="_x0000_s1026" o:spt="2" style="position:absolute;left:5223;top:640800;height:1690198;width:1561355;v-text-anchor:middle;" fillcolor="#4372C3" filled="t" stroked="t" coordsize="21600,21600" arcsize="0.1" o:gfxdata="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CBvwugAAANoA&#10;AAAPAAAAAAAAAAEAIAAAACIAAABkcnMvZG93bnJldi54bWxQSwECFAAUAAAACACHTuJAMy8FnjsA&#10;AAA5AAAAEAAAAAAAAAABACAAAAAJAQAAZHJzL3NoYXBleG1sLnhtbFBLBQYAAAAABgAGAFsBAACz&#10;Aw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1A975F62">
                          <w:pPr>
                            <w:spacing w:before="0" w:after="0" w:line="240" w:lineRule="auto"/>
                            <w:ind w:left="0" w:right="0" w:firstLine="0"/>
                            <w:jc w:val="left"/>
                          </w:pPr>
                        </w:p>
                      </w:txbxContent>
                    </v:textbox>
                  </v:roundrect>
                  <v:shape id="Shape 9" o:spid="_x0000_s1026" o:spt="202" type="#_x0000_t202" style="position:absolute;left:50954;top:686531;height:1598736;width:1469893;" filled="f" stroked="f" coordsize="21600,21600" o:gfxdata="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ewG68AAAA&#10;2gAAAA8AAAAAAAAAAQAgAAAAIgAAAGRycy9kb3ducmV2LnhtbFBLAQIUABQAAAAIAIdO4kAzLwWe&#10;OwAAADkAAAAQAAAAAAAAAAEAIAAAAAsBAABkcnMvc2hhcGV4bWwueG1sUEsFBgAAAAAGAAYAWwEA&#10;ALUDAAAAAA==&#10;">
                    <v:fill on="f" focussize="0,0"/>
                    <v:stroke on="f"/>
                    <v:imagedata o:title=""/>
                    <o:lock v:ext="edit" aspectratio="f"/>
                    <v:textbox inset="3pt,3pt,3pt,3pt">
                      <w:txbxContent>
                        <w:p w14:paraId="2F4EF773">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1: Prepare</w:t>
                          </w:r>
                        </w:p>
                        <w:p w14:paraId="2BF49D19">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Extract &amp; Prepare Input file and upload on NCGTC Server.</w:t>
                          </w:r>
                        </w:p>
                        <w:p w14:paraId="127B2BAB">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Prepared by MLI user account.</w:t>
                          </w:r>
                        </w:p>
                        <w:p w14:paraId="75857F5A">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'Draft'</w:t>
                          </w:r>
                        </w:p>
                      </w:txbxContent>
                    </v:textbox>
                  </v:shape>
                  <v:shape id="Shape 10" o:spid="_x0000_s1026" o:spt="13" type="#_x0000_t13" style="position:absolute;left:1722715;top:1292291;height:387216;width:331007;v-text-anchor:middle;" fillcolor="#4372C3" filled="t" stroked="f" coordsize="21600,21600" o:gfxdata="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vKzIugAAANsA&#10;AAAPAAAAAAAAAAEAIAAAACIAAABkcnMvZG93bnJldi54bWxQSwECFAAUAAAACACHTuJAMy8FnjsA&#10;AAA5AAAAEAAAAAAAAAABACAAAAAJAQAAZHJzL3NoYXBleG1sLnhtbFBLBQYAAAAABgAGAFsBAACz&#10;AwAAAAA=&#10;" adj="10800,4320">
                    <v:fill on="t" focussize="0,0"/>
                    <v:stroke on="f"/>
                    <v:imagedata o:title=""/>
                    <o:lock v:ext="edit" aspectratio="f"/>
                    <v:textbox inset="7.1988188976378pt,7.1988188976378pt,7.1988188976378pt,7.1988188976378pt">
                      <w:txbxContent>
                        <w:p w14:paraId="135C8508">
                          <w:pPr>
                            <w:spacing w:before="0" w:after="0" w:line="240" w:lineRule="auto"/>
                            <w:ind w:left="0" w:right="0" w:firstLine="0"/>
                            <w:jc w:val="left"/>
                          </w:pPr>
                        </w:p>
                      </w:txbxContent>
                    </v:textbox>
                  </v:shape>
                  <v:shape id="Shape 11" o:spid="_x0000_s1026" o:spt="202" type="#_x0000_t202" style="position:absolute;left:1722715;top:1369734;height:232330;width:231705;v-text-anchor:middle;" filled="f" stroked="f" coordsize="21600,21600" o:gfxdata="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h7lTq2AAAA2wAAAA8A&#10;AAAAAAAAAQAgAAAAIgAAAGRycy9kb3ducmV2LnhtbFBLAQIUABQAAAAIAIdO4kAzLwWeOwAAADkA&#10;AAAQAAAAAAAAAAEAIAAAAAUBAABkcnMvc2hhcGV4bWwueG1sUEsFBgAAAAAGAAYAWwEAAK8DAAAA&#10;AA==&#10;">
                    <v:fill on="f" focussize="0,0"/>
                    <v:stroke on="f"/>
                    <v:imagedata o:title=""/>
                    <o:lock v:ext="edit" aspectratio="f"/>
                    <v:textbox inset="0mm,0mm,0mm,0mm">
                      <w:txbxContent>
                        <w:p w14:paraId="6EC6B193">
                          <w:pPr>
                            <w:spacing w:before="0" w:after="0" w:line="215" w:lineRule="auto"/>
                            <w:ind w:left="0" w:right="0" w:firstLine="0"/>
                            <w:jc w:val="left"/>
                          </w:pPr>
                        </w:p>
                      </w:txbxContent>
                    </v:textbox>
                  </v:shape>
                  <v:roundrect id="Shape 12" o:spid="_x0000_s1026" o:spt="2" style="position:absolute;left:2191122;top:640800;height:1690198;width:1561355;v-text-anchor:middle;" fillcolor="#44B78C" filled="t" stroked="t" coordsize="21600,21600" arcsize="0.1" o:gfxdata="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S6+jbgAAADbAAAA&#10;DwAAAAAAAAABACAAAAAiAAAAZHJzL2Rvd25yZXYueG1sUEsBAhQAFAAAAAgAh07iQDMvBZ47AAAA&#10;OQAAABAAAAAAAAAAAQAgAAAABwEAAGRycy9zaGFwZXhtbC54bWxQSwUGAAAAAAYABgBbAQAAsQMA&#10;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6FF39388">
                          <w:pPr>
                            <w:spacing w:before="0" w:after="0" w:line="240" w:lineRule="auto"/>
                            <w:ind w:left="0" w:right="0" w:firstLine="0"/>
                            <w:jc w:val="left"/>
                          </w:pPr>
                        </w:p>
                      </w:txbxContent>
                    </v:textbox>
                  </v:roundrect>
                  <v:shape id="Shape 13" o:spid="_x0000_s1026" o:spt="202" type="#_x0000_t202" style="position:absolute;left:2236853;top:686531;height:1598736;width:1469893;" filled="f" stroked="f" coordsize="21600,21600" o:gfxdata="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r33Z7sAAADb&#10;AAAADwAAAAAAAAABACAAAAAiAAAAZHJzL2Rvd25yZXYueG1sUEsBAhQAFAAAAAgAh07iQDMvBZ47&#10;AAAAOQAAABAAAAAAAAAAAQAgAAAACgEAAGRycy9zaGFwZXhtbC54bWxQSwUGAAAAAAYABgBbAQAA&#10;tAMAAAAA&#10;">
                    <v:fill on="f" focussize="0,0"/>
                    <v:stroke on="f"/>
                    <v:imagedata o:title=""/>
                    <o:lock v:ext="edit" aspectratio="f"/>
                    <v:textbox inset="3pt,3pt,3pt,3pt">
                      <w:txbxContent>
                        <w:p w14:paraId="1E65E0E4">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2: Approve</w:t>
                          </w:r>
                        </w:p>
                        <w:p w14:paraId="1997EC4A">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 xml:space="preserve">Approve the Input file. </w:t>
                          </w:r>
                        </w:p>
                        <w:p w14:paraId="30428ECF">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Approved by MLI Approver Account after due verifications.</w:t>
                          </w:r>
                        </w:p>
                        <w:p w14:paraId="7E8BD87F">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'Approved'</w:t>
                          </w:r>
                        </w:p>
                      </w:txbxContent>
                    </v:textbox>
                  </v:shape>
                  <v:shape id="Shape 14" o:spid="_x0000_s1026" o:spt="13" type="#_x0000_t13" style="position:absolute;left:3908613;top:1292291;height:387216;width:331007;v-text-anchor:middle;" fillcolor="#6FAA47" filled="t" stroked="f" coordsize="21600,21600" o:gfxdata="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weRG5AAAA2wAA&#10;AA8AAAAAAAAAAQAgAAAAIgAAAGRycy9kb3ducmV2LnhtbFBLAQIUABQAAAAIAIdO4kAzLwWeOwAA&#10;ADkAAAAQAAAAAAAAAAEAIAAAAAgBAABkcnMvc2hhcGV4bWwueG1sUEsFBgAAAAAGAAYAWwEAALID&#10;AAAAAA==&#10;" adj="10800,4320">
                    <v:fill on="t" focussize="0,0"/>
                    <v:stroke on="f"/>
                    <v:imagedata o:title=""/>
                    <o:lock v:ext="edit" aspectratio="f"/>
                    <v:textbox inset="7.1988188976378pt,7.1988188976378pt,7.1988188976378pt,7.1988188976378pt">
                      <w:txbxContent>
                        <w:p w14:paraId="50092D78">
                          <w:pPr>
                            <w:spacing w:before="0" w:after="0" w:line="240" w:lineRule="auto"/>
                            <w:ind w:left="0" w:right="0" w:firstLine="0"/>
                            <w:jc w:val="left"/>
                          </w:pPr>
                        </w:p>
                      </w:txbxContent>
                    </v:textbox>
                  </v:shape>
                  <v:shape id="Shape 15" o:spid="_x0000_s1026" o:spt="202" type="#_x0000_t202" style="position:absolute;left:3908613;top:1369734;height:232330;width:231705;v-text-anchor:middle;" filled="f" stroked="f" coordsize="21600,21600" o:gfxdata="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k6L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2ADEB70">
                          <w:pPr>
                            <w:spacing w:before="0" w:after="0" w:line="215" w:lineRule="auto"/>
                            <w:ind w:left="0" w:right="0" w:firstLine="0"/>
                            <w:jc w:val="left"/>
                          </w:pPr>
                        </w:p>
                      </w:txbxContent>
                    </v:textbox>
                  </v:shape>
                  <v:roundrect id="Shape 16" o:spid="_x0000_s1026" o:spt="2" style="position:absolute;left:4377020;top:640800;height:1690198;width:1561355;v-text-anchor:middle;" fillcolor="#6FAA47" filled="t" stroked="t" coordsize="21600,21600" arcsize="0.1" o:gfxdata="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OGvIugAAANsA&#10;AAAPAAAAAAAAAAEAIAAAACIAAABkcnMvZG93bnJldi54bWxQSwECFAAUAAAACACHTuJAMy8FnjsA&#10;AAA5AAAAEAAAAAAAAAABACAAAAAJAQAAZHJzL3NoYXBleG1sLnhtbFBLBQYAAAAABgAGAFsBAACz&#10;Aw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170F1870">
                          <w:pPr>
                            <w:spacing w:before="0" w:after="0" w:line="240" w:lineRule="auto"/>
                            <w:ind w:left="0" w:right="0" w:firstLine="0"/>
                            <w:jc w:val="left"/>
                          </w:pPr>
                        </w:p>
                      </w:txbxContent>
                    </v:textbox>
                  </v:roundrect>
                  <v:shape id="Shape 17" o:spid="_x0000_s1026" o:spt="202" type="#_x0000_t202" style="position:absolute;left:4422751;top:686531;height:1598736;width:1469893;" filled="f" stroked="f" coordsize="21600,21600" o:gfxdata="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aeQrsAAADb&#10;AAAADwAAAAAAAAABACAAAAAiAAAAZHJzL2Rvd25yZXYueG1sUEsBAhQAFAAAAAgAh07iQDMvBZ47&#10;AAAAOQAAABAAAAAAAAAAAQAgAAAACgEAAGRycy9zaGFwZXhtbC54bWxQSwUGAAAAAAYABgBbAQAA&#10;tAMAAAAA&#10;">
                    <v:fill on="f" focussize="0,0"/>
                    <v:stroke on="f"/>
                    <v:imagedata o:title=""/>
                    <o:lock v:ext="edit" aspectratio="f"/>
                    <v:textbox inset="3pt,3pt,3pt,3pt">
                      <w:txbxContent>
                        <w:p w14:paraId="55C80F02">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3: Final Submission</w:t>
                          </w:r>
                        </w:p>
                        <w:p w14:paraId="443FBCB2">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Acceptance to the ‘Management Certificate - Terms &amp; Conditions’</w:t>
                          </w:r>
                        </w:p>
                        <w:p w14:paraId="4FDD9258">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is sent for Approval from NCGTC</w:t>
                          </w:r>
                        </w:p>
                        <w:p w14:paraId="660ADA51">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Post Approval of NCGTC user - the input file is processed</w:t>
                          </w:r>
                        </w:p>
                        <w:p w14:paraId="7217CC80">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'Submitted'</w:t>
                          </w:r>
                        </w:p>
                      </w:txbxContent>
                    </v:textbox>
                  </v:shape>
                </v:group>
                <w10:wrap type="none"/>
                <w10:anchorlock/>
              </v:group>
            </w:pict>
          </mc:Fallback>
        </mc:AlternateContent>
      </w:r>
    </w:p>
    <w:p w14:paraId="00000103">
      <w:pPr>
        <w:jc w:val="both"/>
      </w:pPr>
      <w:r>
        <w:rPr>
          <w:rtl w:val="0"/>
        </w:rPr>
        <w:t>Note: MLI’s are expected to perform these steps in stipulated time communicated by NCGTC to MLI’s.</w:t>
      </w:r>
    </w:p>
    <w:p w14:paraId="00000104">
      <w:pPr>
        <w:rPr>
          <w:rFonts w:ascii="Trebuchet MS" w:hAnsi="Trebuchet MS" w:eastAsia="Trebuchet MS" w:cs="Trebuchet MS"/>
          <w:b/>
          <w:bCs/>
          <w:color w:val="7F7F7F"/>
          <w:sz w:val="28"/>
          <w:szCs w:val="28"/>
        </w:rPr>
      </w:pPr>
    </w:p>
    <w:p w14:paraId="00000105">
      <w:pPr>
        <w:pStyle w:val="3"/>
        <w:numPr>
          <w:ilvl w:val="1"/>
          <w:numId w:val="1"/>
        </w:numPr>
        <w:spacing w:before="60" w:after="60" w:line="276" w:lineRule="auto"/>
        <w:ind w:left="576" w:hanging="576"/>
        <w:jc w:val="both"/>
        <w:rPr>
          <w:rFonts w:ascii="Trebuchet MS" w:hAnsi="Trebuchet MS" w:eastAsia="Trebuchet MS" w:cs="Trebuchet MS"/>
          <w:b/>
          <w:bCs/>
          <w:color w:val="7F7F7F"/>
          <w:sz w:val="28"/>
          <w:szCs w:val="28"/>
        </w:rPr>
      </w:pPr>
      <w:bookmarkStart w:id="9" w:name="_heading=h.jnnsxex0gs5e" w:colFirst="0" w:colLast="0"/>
      <w:bookmarkEnd w:id="9"/>
      <w:r>
        <w:rPr>
          <w:rFonts w:ascii="Trebuchet MS" w:hAnsi="Trebuchet MS" w:eastAsia="Trebuchet MS" w:cs="Trebuchet MS"/>
          <w:b/>
          <w:bCs/>
          <w:color w:val="7F7F7F"/>
          <w:sz w:val="28"/>
          <w:szCs w:val="28"/>
          <w:rtl w:val="0"/>
        </w:rPr>
        <w:t>Invoking Claims</w:t>
      </w:r>
    </w:p>
    <w:p w14:paraId="00000106">
      <w:pPr>
        <w:jc w:val="both"/>
      </w:pPr>
      <w:r>
        <w:rPr>
          <w:rtl w:val="0"/>
        </w:rPr>
        <w:t xml:space="preserve">System initiates processing of input file for ‘claim requisitions’ on upload and approval of data file from MLI’s (along with acceptance to the terms &amp; conditions of Management certificate) for a given batch execution.   </w:t>
      </w:r>
    </w:p>
    <w:p w14:paraId="00000107">
      <w:pPr>
        <w:jc w:val="both"/>
      </w:pPr>
    </w:p>
    <w:p w14:paraId="00000108">
      <w:pPr>
        <w:pStyle w:val="4"/>
        <w:keepLines w:val="0"/>
        <w:numPr>
          <w:ilvl w:val="2"/>
          <w:numId w:val="1"/>
        </w:numPr>
        <w:pBdr>
          <w:bottom w:val="single" w:color="000000" w:sz="4" w:space="1"/>
        </w:pBdr>
        <w:tabs>
          <w:tab w:val="left" w:pos="0"/>
          <w:tab w:val="left" w:pos="720"/>
        </w:tabs>
        <w:spacing w:before="60" w:after="60" w:line="276" w:lineRule="auto"/>
        <w:ind w:left="1080" w:hanging="720"/>
        <w:jc w:val="both"/>
        <w:rPr>
          <w:rFonts w:ascii="Trebuchet MS" w:hAnsi="Trebuchet MS" w:eastAsia="Trebuchet MS" w:cs="Trebuchet MS"/>
          <w:b/>
          <w:bCs/>
          <w:color w:val="000000"/>
        </w:rPr>
      </w:pPr>
      <w:bookmarkStart w:id="10" w:name="_heading=h.2arfj58qkkmp" w:colFirst="0" w:colLast="0"/>
      <w:bookmarkEnd w:id="10"/>
      <w:r>
        <w:rPr>
          <w:rFonts w:ascii="Trebuchet MS" w:hAnsi="Trebuchet MS" w:eastAsia="Trebuchet MS" w:cs="Trebuchet MS"/>
          <w:b/>
          <w:bCs/>
          <w:color w:val="000000"/>
          <w:rtl w:val="0"/>
        </w:rPr>
        <w:t>Input File Content to Staging Area</w:t>
      </w:r>
    </w:p>
    <w:p w14:paraId="00000109">
      <w:pPr>
        <w:jc w:val="both"/>
      </w:pPr>
      <w:r>
        <w:rPr>
          <w:rtl w:val="0"/>
        </w:rPr>
        <w:t xml:space="preserve">The input file content uploaded by MLI in XML format will be extracted to a staging area database. While extracting these records, SURGE extractors will append the records with Date-Time stamp in order for effective traceability of input records. </w:t>
      </w:r>
    </w:p>
    <w:p w14:paraId="0000010A">
      <w:pPr>
        <w:jc w:val="both"/>
      </w:pPr>
    </w:p>
    <w:p w14:paraId="0000010B">
      <w:pPr>
        <w:pStyle w:val="4"/>
        <w:keepLines w:val="0"/>
        <w:numPr>
          <w:ilvl w:val="2"/>
          <w:numId w:val="1"/>
        </w:numPr>
        <w:pBdr>
          <w:bottom w:val="single" w:color="000000" w:sz="4" w:space="1"/>
        </w:pBdr>
        <w:tabs>
          <w:tab w:val="left" w:pos="0"/>
          <w:tab w:val="left" w:pos="720"/>
        </w:tabs>
        <w:spacing w:before="60" w:after="60" w:line="276" w:lineRule="auto"/>
        <w:ind w:left="1080" w:hanging="720"/>
        <w:jc w:val="both"/>
        <w:rPr>
          <w:rFonts w:ascii="Trebuchet MS" w:hAnsi="Trebuchet MS" w:eastAsia="Trebuchet MS" w:cs="Trebuchet MS"/>
          <w:b/>
          <w:bCs/>
          <w:color w:val="000000"/>
        </w:rPr>
      </w:pPr>
      <w:bookmarkStart w:id="11" w:name="_heading=h.o2vqo0ickeuh" w:colFirst="0" w:colLast="0"/>
      <w:bookmarkEnd w:id="11"/>
      <w:r>
        <w:rPr>
          <w:rFonts w:ascii="Trebuchet MS" w:hAnsi="Trebuchet MS" w:eastAsia="Trebuchet MS" w:cs="Trebuchet MS"/>
          <w:b/>
          <w:bCs/>
          <w:color w:val="000000"/>
          <w:rtl w:val="0"/>
        </w:rPr>
        <w:t>Eligibility Criteria Checks</w:t>
      </w:r>
    </w:p>
    <w:p w14:paraId="0000010C">
      <w:pPr>
        <w:jc w:val="both"/>
      </w:pPr>
      <w:r>
        <w:rPr>
          <w:rtl w:val="0"/>
        </w:rPr>
        <w:t xml:space="preserve">Following checks are performed on each MLI Loan Accounts to ascertain their eligibility for invoking claims. Approved Input file will be processed for each record and the record will be </w:t>
      </w:r>
      <w:r>
        <w:rPr>
          <w:i/>
          <w:iCs/>
          <w:u w:val="single"/>
          <w:rtl w:val="0"/>
        </w:rPr>
        <w:t>REJECTED if</w:t>
      </w:r>
      <w:r>
        <w:rPr>
          <w:rtl w:val="0"/>
        </w:rPr>
        <w:t>:</w:t>
      </w:r>
    </w:p>
    <w:p w14:paraId="0000010D">
      <w:pPr>
        <w:jc w:val="both"/>
      </w:pPr>
    </w:p>
    <w:tbl>
      <w:tblPr>
        <w:tblStyle w:val="17"/>
        <w:tblW w:w="9350" w:type="dxa"/>
        <w:tblInd w:w="0" w:type="dxa"/>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Layout w:type="fixed"/>
        <w:tblCellMar>
          <w:top w:w="0" w:type="dxa"/>
          <w:left w:w="108" w:type="dxa"/>
          <w:bottom w:w="0" w:type="dxa"/>
          <w:right w:w="108" w:type="dxa"/>
        </w:tblCellMar>
      </w:tblPr>
      <w:tblGrid>
        <w:gridCol w:w="805"/>
        <w:gridCol w:w="2160"/>
        <w:gridCol w:w="6385"/>
      </w:tblGrid>
      <w:tr w14:paraId="5A381024">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0E">
            <w:pPr>
              <w:spacing w:after="0" w:line="240" w:lineRule="auto"/>
              <w:jc w:val="both"/>
            </w:pPr>
            <w:r>
              <w:rPr>
                <w:rtl w:val="0"/>
              </w:rPr>
              <w:t>S. No.</w:t>
            </w:r>
          </w:p>
        </w:tc>
        <w:tc>
          <w:p w14:paraId="0000010F">
            <w:pPr>
              <w:spacing w:after="0" w:line="240" w:lineRule="auto"/>
              <w:jc w:val="both"/>
            </w:pPr>
            <w:r>
              <w:rPr>
                <w:rtl w:val="0"/>
              </w:rPr>
              <w:t>Rule/Criteria</w:t>
            </w:r>
          </w:p>
        </w:tc>
        <w:tc>
          <w:p w14:paraId="00000110">
            <w:pPr>
              <w:spacing w:after="0" w:line="240" w:lineRule="auto"/>
              <w:jc w:val="both"/>
              <w:rPr>
                <w:sz w:val="20"/>
                <w:szCs w:val="20"/>
              </w:rPr>
            </w:pPr>
            <w:r>
              <w:rPr>
                <w:sz w:val="20"/>
                <w:szCs w:val="20"/>
                <w:rtl w:val="0"/>
              </w:rPr>
              <w:t>Description</w:t>
            </w:r>
          </w:p>
        </w:tc>
      </w:tr>
      <w:tr w14:paraId="5A99BAC1">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11">
            <w:pPr>
              <w:spacing w:after="0" w:line="240" w:lineRule="auto"/>
              <w:jc w:val="both"/>
            </w:pPr>
            <w:r>
              <w:rPr>
                <w:rtl w:val="0"/>
              </w:rPr>
              <w:t>1</w:t>
            </w:r>
          </w:p>
        </w:tc>
        <w:tc>
          <w:p w14:paraId="00000112">
            <w:pPr>
              <w:spacing w:after="0" w:line="240" w:lineRule="auto"/>
              <w:jc w:val="both"/>
            </w:pPr>
            <w:r>
              <w:rPr>
                <w:rtl w:val="0"/>
              </w:rPr>
              <w:t>Existence of Loan Acct in Portfolio</w:t>
            </w:r>
          </w:p>
        </w:tc>
        <w:tc>
          <w:p w14:paraId="0000011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hanging="36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The ‘Loan Account Number’ &amp; ‘Customer Id’ specified DOES NOT EXISTs in respective ‘Portfolio Id’ in SURGE System Database, then, this loan account will be rejected by SURGE for claim processing.</w:t>
            </w:r>
          </w:p>
        </w:tc>
      </w:tr>
      <w:tr w14:paraId="0A9D3B31">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14">
            <w:pPr>
              <w:spacing w:after="0" w:line="240" w:lineRule="auto"/>
              <w:jc w:val="both"/>
              <w:rPr>
                <w:b w:val="0"/>
                <w:bCs w:val="0"/>
              </w:rPr>
            </w:pPr>
            <w:r>
              <w:rPr>
                <w:b w:val="0"/>
                <w:bCs w:val="0"/>
                <w:rtl w:val="0"/>
              </w:rPr>
              <w:t>2</w:t>
            </w:r>
          </w:p>
        </w:tc>
        <w:tc>
          <w:p w14:paraId="00000115">
            <w:pPr>
              <w:spacing w:after="0" w:line="240" w:lineRule="auto"/>
              <w:jc w:val="both"/>
            </w:pPr>
            <w:r>
              <w:rPr>
                <w:sz w:val="20"/>
                <w:szCs w:val="20"/>
                <w:rtl w:val="0"/>
              </w:rPr>
              <w:t>Duplicate Loan A/c in Input file</w:t>
            </w:r>
          </w:p>
        </w:tc>
        <w:tc>
          <w:p w14:paraId="00000116">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Records in same input file presented by MLI has repeated/same account number. (In such case, the first record will be considered valid and remaining records having duplicate (or repeated) account number will be rejected).</w:t>
            </w:r>
          </w:p>
        </w:tc>
      </w:tr>
      <w:tr w14:paraId="2EA24DF5">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17">
            <w:pPr>
              <w:spacing w:after="0" w:line="240" w:lineRule="auto"/>
              <w:jc w:val="both"/>
              <w:rPr>
                <w:b w:val="0"/>
                <w:bCs w:val="0"/>
              </w:rPr>
            </w:pPr>
            <w:r>
              <w:rPr>
                <w:b w:val="0"/>
                <w:bCs w:val="0"/>
                <w:rtl w:val="0"/>
              </w:rPr>
              <w:t>3</w:t>
            </w:r>
          </w:p>
        </w:tc>
        <w:tc>
          <w:p w14:paraId="00000118">
            <w:pPr>
              <w:spacing w:after="0" w:line="240" w:lineRule="auto"/>
              <w:jc w:val="both"/>
            </w:pPr>
            <w:r>
              <w:rPr>
                <w:rtl w:val="0"/>
              </w:rPr>
              <w:t>Checks on Latest Status Codes</w:t>
            </w:r>
          </w:p>
        </w:tc>
        <w:tc>
          <w:p w14:paraId="00000119">
            <w:pPr>
              <w:spacing w:after="0" w:line="240" w:lineRule="auto"/>
              <w:jc w:val="both"/>
            </w:pPr>
            <w:r>
              <w:rPr>
                <w:rtl w:val="0"/>
              </w:rPr>
              <w:t xml:space="preserve">The credit guarantee exists in system and has one of the CG Current Status other than those mentioned below: </w:t>
            </w:r>
          </w:p>
          <w:p w14:paraId="0000011A">
            <w:pPr>
              <w:spacing w:after="0" w:line="240" w:lineRule="auto"/>
              <w:jc w:val="both"/>
            </w:pPr>
            <w:r>
              <w:rPr>
                <w:rtl w:val="0"/>
              </w:rPr>
              <w:t>System will accept below codes</w:t>
            </w:r>
          </w:p>
          <w:p w14:paraId="0000011B">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30020 – NPA guarantee in force.</w:t>
            </w:r>
          </w:p>
          <w:p w14:paraId="0000011C">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30119 - First Claim</w:t>
            </w:r>
          </w:p>
          <w:p w14:paraId="0000011D">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30219 – Second Claim</w:t>
            </w:r>
          </w:p>
          <w:p w14:paraId="0000011E">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30319 – Third Claim</w:t>
            </w:r>
          </w:p>
          <w:p w14:paraId="0000011F">
            <w:pPr>
              <w:spacing w:after="0" w:line="240" w:lineRule="auto"/>
              <w:jc w:val="both"/>
            </w:pPr>
          </w:p>
          <w:p w14:paraId="00000120">
            <w:pPr>
              <w:spacing w:after="0" w:line="240" w:lineRule="auto"/>
              <w:jc w:val="both"/>
            </w:pPr>
            <w:r>
              <w:rPr>
                <w:rtl w:val="0"/>
              </w:rPr>
              <w:t>System will reject below codes</w:t>
            </w:r>
          </w:p>
          <w:p w14:paraId="00000121">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30036- Guarantee Issuance Provisional</w:t>
            </w:r>
          </w:p>
          <w:p w14:paraId="00000122">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30011- Guarantee(s) Not Issued</w:t>
            </w:r>
          </w:p>
          <w:p w14:paraId="00000123">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30021- NPA Guarantee(s) Lapsed</w:t>
            </w:r>
          </w:p>
          <w:p w14:paraId="00000124">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30013- Guarantee(s) Lapsed</w:t>
            </w:r>
          </w:p>
          <w:p w14:paraId="00000125">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30005- Guarantee Close  By MLI</w:t>
            </w:r>
          </w:p>
          <w:p w14:paraId="00000126">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30018- Guarantee Close By NCGTC</w:t>
            </w:r>
          </w:p>
          <w:p w14:paraId="00000127">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30038- Release Guarantee Lapse</w:t>
            </w:r>
          </w:p>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tc>
      </w:tr>
      <w:tr w14:paraId="76CAFB31">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29">
            <w:pPr>
              <w:spacing w:after="0" w:line="240" w:lineRule="auto"/>
              <w:jc w:val="both"/>
              <w:rPr>
                <w:b w:val="0"/>
                <w:bCs w:val="0"/>
              </w:rPr>
            </w:pPr>
            <w:r>
              <w:rPr>
                <w:b w:val="0"/>
                <w:bCs w:val="0"/>
                <w:rtl w:val="0"/>
              </w:rPr>
              <w:t>4</w:t>
            </w:r>
          </w:p>
        </w:tc>
        <w:tc>
          <w:p w14:paraId="0000012A">
            <w:pPr>
              <w:spacing w:after="0" w:line="240" w:lineRule="auto"/>
              <w:jc w:val="both"/>
            </w:pPr>
            <w:r>
              <w:rPr>
                <w:rtl w:val="0"/>
              </w:rPr>
              <w:t>Principal amount as on date of NPA</w:t>
            </w:r>
          </w:p>
        </w:tc>
        <w:tc>
          <w:p w14:paraId="0000012B">
            <w:pPr>
              <w:spacing w:after="0" w:line="240" w:lineRule="auto"/>
              <w:jc w:val="both"/>
            </w:pPr>
            <w:r>
              <w:rPr>
                <w:rtl w:val="0"/>
              </w:rPr>
              <w:t>The value is less  than zero and greater than latest sanction amount for all loan type.</w:t>
            </w:r>
          </w:p>
        </w:tc>
      </w:tr>
      <w:tr w14:paraId="79C53178">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rPr>
          <w:trHeight w:val="449" w:hRule="atLeast"/>
        </w:trPr>
        <w:tc>
          <w:p w14:paraId="0000012C">
            <w:pPr>
              <w:spacing w:after="0" w:line="240" w:lineRule="auto"/>
              <w:jc w:val="both"/>
              <w:rPr>
                <w:b w:val="0"/>
                <w:bCs w:val="0"/>
              </w:rPr>
            </w:pPr>
            <w:r>
              <w:rPr>
                <w:b w:val="0"/>
                <w:bCs w:val="0"/>
                <w:rtl w:val="0"/>
              </w:rPr>
              <w:t>5</w:t>
            </w:r>
          </w:p>
        </w:tc>
        <w:tc>
          <w:p w14:paraId="0000012D">
            <w:pPr>
              <w:spacing w:after="0" w:line="240" w:lineRule="auto"/>
              <w:jc w:val="both"/>
            </w:pPr>
            <w:r>
              <w:rPr>
                <w:rtl w:val="0"/>
              </w:rPr>
              <w:t>Recoveries</w:t>
            </w:r>
          </w:p>
        </w:tc>
        <w:tc>
          <w:p w14:paraId="0000012E">
            <w:pPr>
              <w:spacing w:after="0" w:line="240" w:lineRule="auto"/>
              <w:jc w:val="both"/>
            </w:pPr>
            <w:r>
              <w:rPr>
                <w:rtl w:val="0"/>
              </w:rPr>
              <w:t>The recoveries amount is LESS THAN ZERO</w:t>
            </w:r>
          </w:p>
        </w:tc>
      </w:tr>
      <w:tr w14:paraId="663D8929">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2F">
            <w:pPr>
              <w:spacing w:after="0" w:line="240" w:lineRule="auto"/>
              <w:jc w:val="both"/>
              <w:rPr>
                <w:b w:val="0"/>
                <w:bCs w:val="0"/>
              </w:rPr>
            </w:pPr>
            <w:r>
              <w:rPr>
                <w:b w:val="0"/>
                <w:bCs w:val="0"/>
                <w:rtl w:val="0"/>
              </w:rPr>
              <w:t>6</w:t>
            </w:r>
          </w:p>
        </w:tc>
        <w:tc>
          <w:p w14:paraId="00000130">
            <w:pPr>
              <w:spacing w:after="0" w:line="240" w:lineRule="auto"/>
              <w:jc w:val="both"/>
            </w:pPr>
            <w:r>
              <w:rPr>
                <w:rtl w:val="0"/>
              </w:rPr>
              <w:t>NPA Seasoning</w:t>
            </w:r>
          </w:p>
        </w:tc>
        <w:tc>
          <w:p w14:paraId="00000131">
            <w:pPr>
              <w:spacing w:after="0" w:line="240" w:lineRule="auto"/>
              <w:jc w:val="both"/>
            </w:pPr>
            <w:r>
              <w:rPr>
                <w:rtl w:val="0"/>
              </w:rPr>
              <w:t>The date of NPA (this date is taken from the corresponding CG record from CG Table) for this loan account is LESS THAN 6 months from the current system date</w:t>
            </w:r>
          </w:p>
        </w:tc>
      </w:tr>
      <w:tr w14:paraId="07A45274">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32">
            <w:pPr>
              <w:spacing w:after="0" w:line="240" w:lineRule="auto"/>
              <w:jc w:val="both"/>
              <w:rPr>
                <w:b w:val="0"/>
                <w:bCs w:val="0"/>
              </w:rPr>
            </w:pPr>
            <w:r>
              <w:rPr>
                <w:b w:val="0"/>
                <w:bCs w:val="0"/>
                <w:rtl w:val="0"/>
              </w:rPr>
              <w:t>7</w:t>
            </w:r>
          </w:p>
        </w:tc>
        <w:tc>
          <w:p w14:paraId="00000133">
            <w:pPr>
              <w:spacing w:after="0" w:line="240" w:lineRule="auto"/>
              <w:jc w:val="both"/>
              <w:rPr>
                <w:sz w:val="20"/>
                <w:szCs w:val="20"/>
              </w:rPr>
            </w:pPr>
            <w:r>
              <w:rPr>
                <w:rtl w:val="0"/>
              </w:rPr>
              <w:t>Portfolio State</w:t>
            </w:r>
          </w:p>
        </w:tc>
        <w:tc>
          <w:p w14:paraId="00000134">
            <w:pPr>
              <w:spacing w:after="0" w:line="240" w:lineRule="auto"/>
              <w:jc w:val="both"/>
            </w:pPr>
            <w:r>
              <w:rPr>
                <w:rtl w:val="0"/>
              </w:rPr>
              <w:t>If the Portfolio has NOT transited to CP2 state.</w:t>
            </w:r>
          </w:p>
          <w:p w14:paraId="00000135">
            <w:pPr>
              <w:spacing w:after="0" w:line="240" w:lineRule="auto"/>
              <w:jc w:val="both"/>
              <w:rPr>
                <w:sz w:val="20"/>
                <w:szCs w:val="20"/>
              </w:rPr>
            </w:pPr>
            <w:r>
              <w:rPr>
                <w:rtl w:val="0"/>
              </w:rPr>
              <w:t>For migrated Portfolio, if it has NOT transmitted to CP5 state.</w:t>
            </w:r>
          </w:p>
        </w:tc>
      </w:tr>
      <w:tr w14:paraId="1E91F802">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36">
            <w:pPr>
              <w:spacing w:after="0" w:line="240" w:lineRule="auto"/>
              <w:jc w:val="both"/>
              <w:rPr>
                <w:b w:val="0"/>
                <w:bCs w:val="0"/>
              </w:rPr>
            </w:pPr>
            <w:r>
              <w:rPr>
                <w:b w:val="0"/>
                <w:bCs w:val="0"/>
                <w:rtl w:val="0"/>
              </w:rPr>
              <w:t>8</w:t>
            </w:r>
          </w:p>
        </w:tc>
        <w:tc>
          <w:p w14:paraId="00000137">
            <w:pPr>
              <w:spacing w:after="0" w:line="240" w:lineRule="auto"/>
              <w:jc w:val="both"/>
            </w:pPr>
            <w:r>
              <w:rPr>
                <w:rtl w:val="0"/>
              </w:rPr>
              <w:t>OTS Acct – No change in field values compared with previous declared OTS Acct</w:t>
            </w:r>
          </w:p>
        </w:tc>
        <w:tc>
          <w:p w14:paraId="00000138">
            <w:pPr>
              <w:spacing w:after="0" w:line="240" w:lineRule="auto"/>
              <w:jc w:val="both"/>
            </w:pPr>
            <w:r>
              <w:rPr>
                <w:rtl w:val="0"/>
              </w:rPr>
              <w:t>-If Portfolio Status is CP3:</w:t>
            </w:r>
          </w:p>
          <w:p w14:paraId="00000139">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the acct has been marked as OTS during the previous claim of CP2, then, values in:</w:t>
            </w:r>
          </w:p>
          <w:p w14:paraId="0000013A">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Principal outstanding as on date  of NPA for Term Loan </w:t>
            </w:r>
          </w:p>
          <w:p w14:paraId="0000013B">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Recovered Amount</w:t>
            </w:r>
          </w:p>
          <w:p w14:paraId="0000013C">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OTS Indicator</w:t>
            </w:r>
          </w:p>
          <w:p w14:paraId="0000013D">
            <w:pPr>
              <w:spacing w:after="0" w:line="240" w:lineRule="auto"/>
              <w:jc w:val="both"/>
            </w:pPr>
            <w:r>
              <w:rPr>
                <w:rtl w:val="0"/>
              </w:rPr>
              <w:t>Should always be same.</w:t>
            </w:r>
          </w:p>
          <w:p w14:paraId="0000013E">
            <w:pPr>
              <w:spacing w:after="0" w:line="240" w:lineRule="auto"/>
              <w:jc w:val="both"/>
            </w:pPr>
            <w:r>
              <w:rPr>
                <w:rtl w:val="0"/>
              </w:rPr>
              <w:t>-If Portfolio Status is CP</w:t>
            </w:r>
            <w:sdt>
              <w:sdtPr>
                <w:tag w:val="goog_rdk_11"/>
                <w:id w:val="888661234"/>
              </w:sdtPr>
              <w:sdtContent>
                <w:commentRangeStart w:id="11"/>
              </w:sdtContent>
            </w:sdt>
            <w:sdt>
              <w:sdtPr>
                <w:tag w:val="goog_rdk_12"/>
                <w:id w:val="1311429518"/>
              </w:sdtPr>
              <w:sdtContent>
                <w:commentRangeStart w:id="12"/>
              </w:sdtContent>
            </w:sdt>
            <w:sdt>
              <w:sdtPr>
                <w:tag w:val="goog_rdk_13"/>
                <w:id w:val="-995327675"/>
              </w:sdtPr>
              <w:sdtContent>
                <w:commentRangeStart w:id="13"/>
              </w:sdtContent>
            </w:sdt>
            <w:r>
              <w:rPr>
                <w:rtl w:val="0"/>
              </w:rPr>
              <w:t>4</w:t>
            </w:r>
            <w:commentRangeEnd w:id="11"/>
            <w:r>
              <w:commentReference w:id="11"/>
            </w:r>
            <w:commentRangeEnd w:id="12"/>
            <w:r>
              <w:commentReference w:id="12"/>
            </w:r>
            <w:commentRangeEnd w:id="13"/>
            <w:r>
              <w:commentReference w:id="13"/>
            </w:r>
            <w:r>
              <w:rPr>
                <w:rtl w:val="0"/>
              </w:rPr>
              <w:t>:</w:t>
            </w:r>
          </w:p>
          <w:p w14:paraId="0000013F">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the acct has been marked as OTS during the previous claim of CP3, then, values in:</w:t>
            </w:r>
          </w:p>
          <w:p w14:paraId="00000140">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Principal outstanding as on date  of NPA for Term Loan </w:t>
            </w:r>
          </w:p>
          <w:p w14:paraId="00000141">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Recovered Amount</w:t>
            </w:r>
          </w:p>
          <w:p w14:paraId="00000142">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OTS Indicator</w:t>
            </w:r>
          </w:p>
          <w:p w14:paraId="00000143">
            <w:pPr>
              <w:spacing w:after="0" w:line="240" w:lineRule="auto"/>
              <w:jc w:val="both"/>
            </w:pPr>
            <w:r>
              <w:rPr>
                <w:rtl w:val="0"/>
              </w:rPr>
              <w:t>Should always be same.</w:t>
            </w:r>
          </w:p>
        </w:tc>
      </w:tr>
      <w:tr w14:paraId="30CAF211">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44">
            <w:pPr>
              <w:spacing w:after="0" w:line="240" w:lineRule="auto"/>
              <w:jc w:val="both"/>
              <w:rPr>
                <w:b w:val="0"/>
                <w:bCs w:val="0"/>
              </w:rPr>
            </w:pPr>
            <w:r>
              <w:rPr>
                <w:b w:val="0"/>
                <w:bCs w:val="0"/>
                <w:rtl w:val="0"/>
              </w:rPr>
              <w:t>9</w:t>
            </w:r>
          </w:p>
        </w:tc>
        <w:tc>
          <w:p w14:paraId="00000145">
            <w:pPr>
              <w:spacing w:after="0" w:line="240" w:lineRule="auto"/>
              <w:jc w:val="both"/>
            </w:pPr>
            <w:r>
              <w:rPr>
                <w:rtl w:val="0"/>
              </w:rPr>
              <w:t>Claim Acct – Presence of all Claim Accts compared with previous Claimed Acct (minus the Standard Acct and the NPA which are not qualifying 6 months maturity now)</w:t>
            </w:r>
          </w:p>
          <w:p w14:paraId="00000146">
            <w:pPr>
              <w:spacing w:after="0" w:line="240" w:lineRule="auto"/>
              <w:jc w:val="both"/>
            </w:pPr>
            <w:r>
              <w:rPr>
                <w:rtl w:val="0"/>
              </w:rPr>
              <w:t>(This check will ensure that all previously declared OTS accts are provided by MLI)</w:t>
            </w:r>
          </w:p>
        </w:tc>
        <w:tc>
          <w:p w14:paraId="00000147">
            <w:pPr>
              <w:spacing w:after="0" w:line="240" w:lineRule="auto"/>
              <w:jc w:val="both"/>
            </w:pPr>
            <w:r>
              <w:rPr>
                <w:rtl w:val="0"/>
              </w:rPr>
              <w:t>-If Portfolio Status is CP2:</w:t>
            </w:r>
          </w:p>
          <w:p w14:paraId="00000148">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sdt>
              <w:sdtPr>
                <w:tag w:val="goog_rdk_14"/>
                <w:id w:val="-1056161957"/>
              </w:sdtPr>
              <w:sdtContent>
                <w:commentRangeStart w:id="14"/>
              </w:sdtContent>
            </w:sdt>
            <w:sdt>
              <w:sdtPr>
                <w:tag w:val="goog_rdk_15"/>
                <w:id w:val="697433052"/>
              </w:sdtPr>
              <w:sdtContent>
                <w:commentRangeStart w:id="15"/>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If no claim file is uploaded then after billing no new entry will be inserted in claim management.</w:t>
            </w:r>
            <w:commentRangeEnd w:id="14"/>
            <w:r>
              <w:commentReference w:id="14"/>
            </w:r>
            <w:commentRangeEnd w:id="15"/>
            <w:r>
              <w:commentReference w:id="15"/>
            </w:r>
          </w:p>
          <w:p w14:paraId="00000149">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Portfolio Status is CP3:</w:t>
            </w:r>
          </w:p>
          <w:p w14:paraId="0000014A">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MLI can upload claim file. </w:t>
            </w:r>
          </w:p>
          <w:p w14:paraId="0000014B">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sdt>
              <w:sdtPr>
                <w:tag w:val="goog_rdk_16"/>
                <w:id w:val="1255232313"/>
              </w:sdtPr>
              <w:sdtContent>
                <w:commentRangeStart w:id="16"/>
              </w:sdtContent>
            </w:sdt>
            <w:sdt>
              <w:sdtPr>
                <w:tag w:val="goog_rdk_17"/>
                <w:id w:val="426378395"/>
              </w:sdtPr>
              <w:sdtContent>
                <w:commentRangeStart w:id="17"/>
              </w:sdtContent>
            </w:sdt>
            <w:sdt>
              <w:sdtPr>
                <w:tag w:val="goog_rdk_18"/>
                <w:id w:val="-509342151"/>
              </w:sdtPr>
              <w:sdtContent>
                <w:commentRangeStart w:id="18"/>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This claim file can include new claim records, already claimed records and can exclude previously claimed records.</w:t>
            </w:r>
            <w:commentRangeEnd w:id="16"/>
            <w:r>
              <w:commentReference w:id="16"/>
            </w:r>
            <w:commentRangeEnd w:id="17"/>
            <w:r>
              <w:commentReference w:id="17"/>
            </w:r>
            <w:commentRangeEnd w:id="18"/>
            <w:r>
              <w:commentReference w:id="18"/>
            </w:r>
          </w:p>
          <w:p w14:paraId="0000014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any number of records claimed, it should calculate appropriate claim value.</w:t>
            </w:r>
          </w:p>
          <w:p w14:paraId="0000014D">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no claim records then after billing, a new entry to be inserted in claim management. Here MLI should refund the claim settled during Claim 1. Appropriate negative value of settled claim inserted in claim management.</w:t>
            </w:r>
          </w:p>
          <w:p w14:paraId="0000014E">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Approval process would be same.</w:t>
            </w:r>
          </w:p>
          <w:p w14:paraId="0000014F">
            <w:pPr>
              <w:spacing w:after="0" w:line="240" w:lineRule="auto"/>
              <w:jc w:val="both"/>
            </w:pPr>
            <w:r>
              <w:rPr>
                <w:rtl w:val="0"/>
              </w:rPr>
              <w:t>If Portfolio Status is FF:</w:t>
            </w:r>
          </w:p>
          <w:p w14:paraId="00000150">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MLI can upload claim file. </w:t>
            </w:r>
          </w:p>
          <w:p w14:paraId="00000151">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sdt>
              <w:sdtPr>
                <w:tag w:val="goog_rdk_19"/>
                <w:id w:val="1979233676"/>
              </w:sdtPr>
              <w:sdtContent>
                <w:commentRangeStart w:id="19"/>
              </w:sdtContent>
            </w:sdt>
            <w:sdt>
              <w:sdtPr>
                <w:tag w:val="goog_rdk_20"/>
                <w:id w:val="1755286441"/>
              </w:sdtPr>
              <w:sdtContent>
                <w:commentRangeStart w:id="20"/>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This claim file can include new claim records, already claimed records and can exclude previously claimed records.</w:t>
            </w:r>
            <w:commentRangeEnd w:id="19"/>
            <w:r>
              <w:commentReference w:id="19"/>
            </w:r>
            <w:commentRangeEnd w:id="20"/>
            <w:r>
              <w:commentReference w:id="20"/>
            </w:r>
          </w:p>
          <w:p w14:paraId="00000152">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any number of records claimed, it should calculate appropriate claim value.</w:t>
            </w:r>
          </w:p>
          <w:p w14:paraId="00000153">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no claim records then after billing, a new entry to be inserted in claim management. Here MLI should refund the claim settled during Claim 2. Appropriate negative value of settled claim inserted in claim management.</w:t>
            </w:r>
          </w:p>
          <w:p w14:paraId="00000154">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Approval process would be same.</w:t>
            </w:r>
          </w:p>
          <w:p w14:paraId="00000155">
            <w:pPr>
              <w:spacing w:after="0" w:line="240" w:lineRule="auto"/>
              <w:jc w:val="both"/>
            </w:pPr>
          </w:p>
        </w:tc>
      </w:tr>
      <w:tr w14:paraId="745ACE80">
        <w:tblPrEx>
          <w:tblBorders>
            <w:top w:val="single" w:color="F7CBAC" w:sz="4" w:space="0"/>
            <w:left w:val="single" w:color="F7CBAC" w:sz="4" w:space="0"/>
            <w:bottom w:val="single" w:color="F7CBAC" w:sz="4" w:space="0"/>
            <w:right w:val="single" w:color="F7CBAC" w:sz="4" w:space="0"/>
            <w:insideH w:val="single" w:color="F7CBAC" w:sz="4" w:space="0"/>
            <w:insideV w:val="single" w:color="F7CBAC" w:sz="4" w:space="0"/>
          </w:tblBorders>
          <w:tblCellMar>
            <w:top w:w="0" w:type="dxa"/>
            <w:left w:w="108" w:type="dxa"/>
            <w:bottom w:w="0" w:type="dxa"/>
            <w:right w:w="108" w:type="dxa"/>
          </w:tblCellMar>
        </w:tblPrEx>
        <w:tc>
          <w:p w14:paraId="00000156">
            <w:pPr>
              <w:spacing w:after="0" w:line="240" w:lineRule="auto"/>
              <w:jc w:val="both"/>
              <w:rPr>
                <w:b w:val="0"/>
                <w:bCs w:val="0"/>
              </w:rPr>
            </w:pPr>
            <w:r>
              <w:rPr>
                <w:b w:val="0"/>
                <w:bCs w:val="0"/>
                <w:rtl w:val="0"/>
              </w:rPr>
              <w:t>10</w:t>
            </w:r>
          </w:p>
        </w:tc>
        <w:tc>
          <w:p w14:paraId="00000157">
            <w:pPr>
              <w:spacing w:after="0" w:line="240" w:lineRule="auto"/>
              <w:jc w:val="both"/>
            </w:pPr>
            <w:r>
              <w:rPr>
                <w:rtl w:val="0"/>
              </w:rPr>
              <w:t>NPA in CP4 and Final Claim</w:t>
            </w:r>
          </w:p>
        </w:tc>
        <w:tc>
          <w:p w14:paraId="00000158">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sdt>
              <w:sdtPr>
                <w:rPr>
                  <w:highlight w:val="yellow"/>
                </w:rPr>
                <w:tag w:val="goog_rdk_21"/>
                <w:id w:val="580373058"/>
              </w:sdtPr>
              <w:sdtEndPr>
                <w:rPr>
                  <w:highlight w:val="yellow"/>
                </w:rPr>
              </w:sdtEndPr>
              <w:sdtContent>
                <w:commentRangeStart w:id="21"/>
              </w:sdtContent>
            </w:sdt>
            <w:sdt>
              <w:sdtPr>
                <w:rPr>
                  <w:highlight w:val="yellow"/>
                </w:rPr>
                <w:tag w:val="goog_rdk_22"/>
                <w:id w:val="-1360314111"/>
              </w:sdtPr>
              <w:sdtEndPr>
                <w:rPr>
                  <w:highlight w:val="yellow"/>
                </w:rPr>
              </w:sdtEndPr>
              <w:sdtContent>
                <w:commentRangeStart w:id="22"/>
              </w:sdtContent>
            </w:sdt>
            <w:r>
              <w:rPr>
                <w:rFonts w:ascii="Calibri" w:hAnsi="Calibri" w:eastAsia="Calibri" w:cs="Calibri"/>
                <w:b w:val="0"/>
                <w:bCs w:val="0"/>
                <w:i w:val="0"/>
                <w:iCs w:val="0"/>
                <w:smallCaps w:val="0"/>
                <w:strike w:val="0"/>
                <w:color w:val="000000"/>
                <w:sz w:val="22"/>
                <w:szCs w:val="22"/>
                <w:highlight w:val="yellow"/>
                <w:u w:val="none"/>
                <w:shd w:val="clear" w:fill="auto"/>
                <w:vertAlign w:val="baseline"/>
                <w:rtl w:val="0"/>
              </w:rPr>
              <w:t xml:space="preserve">if any accounts become NPA in CP4 period and marked in system by MLI, then, those accounts are included in migrated Interim claim 1. </w:t>
            </w:r>
            <w:commentRangeEnd w:id="21"/>
            <w:r>
              <w:rPr>
                <w:highlight w:val="yellow"/>
              </w:rPr>
              <w:commentReference w:id="21"/>
            </w:r>
            <w:commentRangeEnd w:id="22"/>
            <w:r>
              <w:rPr>
                <w:highlight w:val="yellow"/>
              </w:rPr>
              <w:commentReference w:id="22"/>
            </w:r>
          </w:p>
          <w:p w14:paraId="00000159">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accounts which have become NPA in CP7 period should not be considered for Migrated Final Claim.</w:t>
            </w:r>
          </w:p>
          <w:p w14:paraId="0000015A">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accounts which have become NPA in CP6 period should not be considered for Migrated Interim Claim 2.</w:t>
            </w:r>
          </w:p>
          <w:p w14:paraId="0000015B">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accounts which have become NPA in CP5 period should not be considered for Migrated Interim Claim 1.</w:t>
            </w:r>
          </w:p>
          <w:p w14:paraId="0000015C">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accounts which have become NPA in CP4 period should not be considered for Final Claim.</w:t>
            </w:r>
          </w:p>
          <w:p w14:paraId="0000015D">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accounts which have become NPA in CP3 period should not be considered for Interim Claim 2.</w:t>
            </w:r>
          </w:p>
          <w:p w14:paraId="0000015E">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accounts which have become NPA in CP2 period should not be considered for Interim Claim 1.</w:t>
            </w:r>
          </w:p>
        </w:tc>
      </w:tr>
    </w:tbl>
    <w:p w14:paraId="0000015F">
      <w:pPr>
        <w:jc w:val="both"/>
      </w:pPr>
    </w:p>
    <w:p w14:paraId="00000160">
      <w:pPr>
        <w:pStyle w:val="4"/>
        <w:keepLines w:val="0"/>
        <w:numPr>
          <w:ilvl w:val="2"/>
          <w:numId w:val="1"/>
        </w:numPr>
        <w:pBdr>
          <w:bottom w:val="single" w:color="000000" w:sz="4" w:space="1"/>
        </w:pBdr>
        <w:tabs>
          <w:tab w:val="left" w:pos="0"/>
          <w:tab w:val="left" w:pos="720"/>
        </w:tabs>
        <w:spacing w:before="60" w:after="60" w:line="276" w:lineRule="auto"/>
        <w:ind w:left="1080" w:hanging="720"/>
        <w:jc w:val="both"/>
        <w:rPr>
          <w:rFonts w:ascii="Trebuchet MS" w:hAnsi="Trebuchet MS" w:eastAsia="Trebuchet MS" w:cs="Trebuchet MS"/>
          <w:b/>
          <w:bCs/>
          <w:color w:val="000000"/>
        </w:rPr>
      </w:pPr>
      <w:bookmarkStart w:id="12" w:name="_heading=h.d1uly1tasbnb" w:colFirst="0" w:colLast="0"/>
      <w:bookmarkEnd w:id="12"/>
      <w:r>
        <w:rPr>
          <w:rFonts w:ascii="Trebuchet MS" w:hAnsi="Trebuchet MS" w:eastAsia="Trebuchet MS" w:cs="Trebuchet MS"/>
          <w:b/>
          <w:bCs/>
          <w:color w:val="000000"/>
          <w:rtl w:val="0"/>
        </w:rPr>
        <w:t xml:space="preserve">Marking the CG as Claimed </w:t>
      </w:r>
    </w:p>
    <w:p w14:paraId="00000161">
      <w:r>
        <w:rPr>
          <w:rtl w:val="0"/>
        </w:rPr>
        <w:t>Once the above eligibility checks are complete and NCGTC users approved the claim requisition file, system marks the CG record as ‘claimed’. There by indicating that the claim for the specific CG is initiated and processed.</w:t>
      </w:r>
    </w:p>
    <w:p w14:paraId="00000162">
      <w:r>
        <w:rPr>
          <w:rtl w:val="0"/>
        </w:rPr>
        <w:t>The identifying and ear-marking the claims is a two-way process:</w:t>
      </w:r>
    </w:p>
    <w:p w14:paraId="0000016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Marking the claim records in CG tables</w:t>
      </w:r>
    </w:p>
    <w:p w14:paraId="0000016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Making an entry with relevant details in Claim tables</w:t>
      </w:r>
    </w:p>
    <w:p w14:paraId="00000165"/>
    <w:p w14:paraId="00000166">
      <w:pPr>
        <w:pStyle w:val="4"/>
        <w:keepLines w:val="0"/>
        <w:numPr>
          <w:ilvl w:val="3"/>
          <w:numId w:val="1"/>
        </w:numPr>
        <w:pBdr>
          <w:bottom w:val="single" w:color="000000" w:sz="4" w:space="1"/>
        </w:pBdr>
        <w:tabs>
          <w:tab w:val="left" w:pos="0"/>
          <w:tab w:val="left" w:pos="720"/>
        </w:tabs>
        <w:spacing w:before="60" w:after="60" w:line="276" w:lineRule="auto"/>
        <w:ind w:left="864" w:hanging="864"/>
        <w:jc w:val="both"/>
        <w:rPr>
          <w:rFonts w:ascii="Trebuchet MS" w:hAnsi="Trebuchet MS" w:eastAsia="Trebuchet MS" w:cs="Trebuchet MS"/>
          <w:b/>
          <w:bCs/>
          <w:color w:val="000000"/>
        </w:rPr>
      </w:pPr>
      <w:bookmarkStart w:id="13" w:name="_heading=h.br8uzzjzl4zn" w:colFirst="0" w:colLast="0"/>
      <w:bookmarkEnd w:id="13"/>
      <w:r>
        <w:rPr>
          <w:rFonts w:ascii="Trebuchet MS" w:hAnsi="Trebuchet MS" w:eastAsia="Trebuchet MS" w:cs="Trebuchet MS"/>
          <w:b/>
          <w:bCs/>
          <w:color w:val="000000"/>
          <w:rtl w:val="0"/>
        </w:rPr>
        <w:t xml:space="preserve">Marking the CG as Claimed in CG Table </w:t>
      </w:r>
    </w:p>
    <w:p w14:paraId="00000167">
      <w:r>
        <w:rPr>
          <w:rtl w:val="0"/>
        </w:rPr>
        <w:t>Three new claim status codes – 30119, 30219 and 30319 will be used instead of 30019. 30019 will be discontinued once these changes are implemented.</w:t>
      </w:r>
    </w:p>
    <w:p w14:paraId="00000168">
      <w:r>
        <w:rPr>
          <w:rtl w:val="0"/>
        </w:rPr>
        <w:t>On validation and eligibility checks, the CG in SURGE will be marked as claimed in following ways:</w:t>
      </w:r>
    </w:p>
    <w:p w14:paraId="00000169">
      <w:r>
        <w:rPr>
          <w:rtl w:val="0"/>
        </w:rPr>
        <w:t>Marking the CG as Claimed for Claim 1:</w:t>
      </w:r>
    </w:p>
    <w:p w14:paraId="0000016A">
      <w:pPr>
        <w:jc w:val="both"/>
      </w:pPr>
      <w:r>
        <w:rPr>
          <w:rtl w:val="0"/>
        </w:rPr>
        <w:t>On approval of the claim requisition file from MLI and from NCGTC, system will proceed to mark the CG record as ‘Claimed 1’ as stated below:</w:t>
      </w:r>
    </w:p>
    <w:p w14:paraId="0000016B">
      <w:pPr>
        <w:jc w:val="both"/>
      </w:pPr>
      <w:r>
        <w:rPr>
          <w:rtl w:val="0"/>
        </w:rPr>
        <w:t>SURGE inserts the following transaction with following values in CG table:</w:t>
      </w:r>
    </w:p>
    <w:p w14:paraId="0000016C">
      <w:pPr>
        <w:jc w:val="both"/>
      </w:pPr>
    </w:p>
    <w:p w14:paraId="0000016D">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File Type - 4</w:t>
      </w:r>
    </w:p>
    <w:p w14:paraId="0000016E">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Transaction Mode – 120001 (which indicates that this is a batch transaction)</w:t>
      </w:r>
    </w:p>
    <w:p w14:paraId="0000016F">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Customer Id – Customer Id mentioned in the Input file</w:t>
      </w:r>
    </w:p>
    <w:p w14:paraId="00000170">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Loan A/c No. – Loan Account mentioned in the Input file</w:t>
      </w:r>
    </w:p>
    <w:p w14:paraId="00000171">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MLI ID - Same as the Original Master Record</w:t>
      </w:r>
    </w:p>
    <w:p w14:paraId="00000172">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Schemes Id - Same as the Original Master Record</w:t>
      </w:r>
    </w:p>
    <w:p w14:paraId="00000173">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CGPAN - Same as the Original Master Record</w:t>
      </w:r>
    </w:p>
    <w:p w14:paraId="00000174">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CG Current State – </w:t>
      </w:r>
      <w:r>
        <w:rPr>
          <w:rFonts w:ascii="Calibri" w:hAnsi="Calibri" w:eastAsia="Calibri" w:cs="Calibri"/>
          <w:b w:val="0"/>
          <w:bCs w:val="0"/>
          <w:i/>
          <w:iCs/>
          <w:smallCaps w:val="0"/>
          <w:strike w:val="0"/>
          <w:color w:val="000000"/>
          <w:sz w:val="22"/>
          <w:szCs w:val="22"/>
          <w:u w:val="none"/>
          <w:shd w:val="clear" w:fill="auto"/>
          <w:vertAlign w:val="baseline"/>
          <w:rtl w:val="0"/>
        </w:rPr>
        <w:t>Refer Below Matrix</w:t>
      </w:r>
    </w:p>
    <w:p w14:paraId="00000175">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CG Previous State - </w:t>
      </w:r>
      <w:r>
        <w:rPr>
          <w:rFonts w:ascii="Calibri" w:hAnsi="Calibri" w:eastAsia="Calibri" w:cs="Calibri"/>
          <w:b w:val="0"/>
          <w:bCs w:val="0"/>
          <w:i/>
          <w:iCs/>
          <w:smallCaps w:val="0"/>
          <w:strike w:val="0"/>
          <w:color w:val="000000"/>
          <w:sz w:val="22"/>
          <w:szCs w:val="22"/>
          <w:u w:val="none"/>
          <w:shd w:val="clear" w:fill="auto"/>
          <w:vertAlign w:val="baseline"/>
          <w:rtl w:val="0"/>
        </w:rPr>
        <w:t>Refer Below Matrix</w:t>
      </w:r>
    </w:p>
    <w:p w14:paraId="00000176">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IP Address – IP Address of the User</w:t>
      </w:r>
    </w:p>
    <w:p w14:paraId="00000177">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Is Active Flag – Active</w:t>
      </w:r>
    </w:p>
    <w:p w14:paraId="00000178">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Created By – NCGTC user id</w:t>
      </w:r>
    </w:p>
    <w:p w14:paraId="00000179">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Created Date – DateTime of Record insertion</w:t>
      </w:r>
    </w:p>
    <w:tbl>
      <w:tblPr>
        <w:tblStyle w:val="18"/>
        <w:tblW w:w="6960" w:type="dxa"/>
        <w:tblInd w:w="1045" w:type="dxa"/>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Layout w:type="fixed"/>
        <w:tblCellMar>
          <w:top w:w="0" w:type="dxa"/>
          <w:left w:w="108" w:type="dxa"/>
          <w:bottom w:w="0" w:type="dxa"/>
          <w:right w:w="108" w:type="dxa"/>
        </w:tblCellMar>
      </w:tblPr>
      <w:tblGrid>
        <w:gridCol w:w="930"/>
        <w:gridCol w:w="3150"/>
        <w:gridCol w:w="2880"/>
      </w:tblGrid>
      <w:tr w14:paraId="356839AD">
        <w:tblPrEx>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CellMar>
            <w:top w:w="0" w:type="dxa"/>
            <w:left w:w="108" w:type="dxa"/>
            <w:bottom w:w="0" w:type="dxa"/>
            <w:right w:w="108" w:type="dxa"/>
          </w:tblCellMar>
        </w:tblPrEx>
        <w:tc>
          <w:p w14:paraId="0000017A">
            <w:pPr>
              <w:spacing w:after="0" w:line="240" w:lineRule="auto"/>
              <w:jc w:val="both"/>
              <w:rPr>
                <w:sz w:val="20"/>
                <w:szCs w:val="20"/>
              </w:rPr>
            </w:pPr>
            <w:r>
              <w:rPr>
                <w:sz w:val="20"/>
                <w:szCs w:val="20"/>
                <w:rtl w:val="0"/>
              </w:rPr>
              <w:t>S. No.</w:t>
            </w:r>
          </w:p>
        </w:tc>
        <w:tc>
          <w:p w14:paraId="0000017B">
            <w:pPr>
              <w:spacing w:after="0" w:line="240" w:lineRule="auto"/>
              <w:jc w:val="both"/>
              <w:rPr>
                <w:sz w:val="20"/>
                <w:szCs w:val="20"/>
              </w:rPr>
            </w:pPr>
            <w:r>
              <w:rPr>
                <w:sz w:val="20"/>
                <w:szCs w:val="20"/>
                <w:rtl w:val="0"/>
              </w:rPr>
              <w:t>Latest Records CG state</w:t>
            </w:r>
          </w:p>
        </w:tc>
        <w:tc>
          <w:p w14:paraId="0000017C">
            <w:pPr>
              <w:spacing w:after="0" w:line="240" w:lineRule="auto"/>
              <w:jc w:val="both"/>
              <w:rPr>
                <w:sz w:val="20"/>
                <w:szCs w:val="20"/>
              </w:rPr>
            </w:pPr>
            <w:r>
              <w:rPr>
                <w:sz w:val="20"/>
                <w:szCs w:val="20"/>
                <w:rtl w:val="0"/>
              </w:rPr>
              <w:t>Current Records CG State</w:t>
            </w:r>
          </w:p>
        </w:tc>
      </w:tr>
      <w:tr w14:paraId="60A01F3B">
        <w:tblPrEx>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CellMar>
            <w:top w:w="0" w:type="dxa"/>
            <w:left w:w="108" w:type="dxa"/>
            <w:bottom w:w="0" w:type="dxa"/>
            <w:right w:w="108" w:type="dxa"/>
          </w:tblCellMar>
        </w:tblPrEx>
        <w:tc>
          <w:p w14:paraId="0000017D">
            <w:pPr>
              <w:spacing w:after="0" w:line="240" w:lineRule="auto"/>
              <w:jc w:val="both"/>
              <w:rPr>
                <w:sz w:val="20"/>
                <w:szCs w:val="20"/>
              </w:rPr>
            </w:pPr>
            <w:r>
              <w:rPr>
                <w:sz w:val="20"/>
                <w:szCs w:val="20"/>
                <w:rtl w:val="0"/>
              </w:rPr>
              <w:t>1</w:t>
            </w:r>
          </w:p>
        </w:tc>
        <w:tc>
          <w:p w14:paraId="0000017E">
            <w:pPr>
              <w:spacing w:after="0" w:line="240" w:lineRule="auto"/>
              <w:jc w:val="both"/>
              <w:rPr>
                <w:sz w:val="20"/>
                <w:szCs w:val="20"/>
              </w:rPr>
            </w:pPr>
            <w:r>
              <w:rPr>
                <w:sz w:val="20"/>
                <w:szCs w:val="20"/>
                <w:rtl w:val="0"/>
              </w:rPr>
              <w:t>Current State – 30020</w:t>
            </w:r>
          </w:p>
        </w:tc>
        <w:tc>
          <w:p w14:paraId="0000017F">
            <w:pPr>
              <w:spacing w:after="0" w:line="240" w:lineRule="auto"/>
              <w:jc w:val="both"/>
              <w:rPr>
                <w:sz w:val="20"/>
                <w:szCs w:val="20"/>
              </w:rPr>
            </w:pPr>
            <w:r>
              <w:rPr>
                <w:sz w:val="20"/>
                <w:szCs w:val="20"/>
                <w:rtl w:val="0"/>
              </w:rPr>
              <w:t>Current State – 30119</w:t>
            </w:r>
          </w:p>
          <w:p w14:paraId="00000180">
            <w:pPr>
              <w:spacing w:after="0" w:line="240" w:lineRule="auto"/>
              <w:jc w:val="both"/>
              <w:rPr>
                <w:sz w:val="20"/>
                <w:szCs w:val="20"/>
              </w:rPr>
            </w:pPr>
            <w:r>
              <w:rPr>
                <w:sz w:val="20"/>
                <w:szCs w:val="20"/>
                <w:rtl w:val="0"/>
              </w:rPr>
              <w:t>Previous State – 30020</w:t>
            </w:r>
          </w:p>
        </w:tc>
      </w:tr>
    </w:tbl>
    <w:p w14:paraId="00000181">
      <w:pPr>
        <w:jc w:val="both"/>
      </w:pPr>
    </w:p>
    <w:p w14:paraId="00000182">
      <w:r>
        <w:rPr>
          <w:rtl w:val="0"/>
        </w:rPr>
        <w:t>Marking the CG as Claimed for Claim 2:</w:t>
      </w:r>
    </w:p>
    <w:p w14:paraId="00000183">
      <w:pPr>
        <w:jc w:val="both"/>
      </w:pPr>
      <w:r>
        <w:rPr>
          <w:rtl w:val="0"/>
        </w:rPr>
        <w:t>On approval of the claim requisition file from MLI and from NCGTC, system will proceed to mark the CG record as ‘Claimed 2’ as stated below:</w:t>
      </w:r>
    </w:p>
    <w:p w14:paraId="00000184">
      <w:pPr>
        <w:jc w:val="both"/>
      </w:pPr>
      <w:r>
        <w:rPr>
          <w:rtl w:val="0"/>
        </w:rPr>
        <w:t>SURGE inserts the following transaction with following values in CG table:</w:t>
      </w:r>
    </w:p>
    <w:p w14:paraId="00000185">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File Type - 4</w:t>
      </w:r>
    </w:p>
    <w:p w14:paraId="00000186">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Transaction Mode – 120001 (which indicates that this is a batch transaction)</w:t>
      </w:r>
    </w:p>
    <w:p w14:paraId="00000187">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Customer Id – Customer Id mentioned in the Input file</w:t>
      </w:r>
    </w:p>
    <w:p w14:paraId="00000188">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Loan A/c No. – Loan Account mentioned in the Input file</w:t>
      </w:r>
    </w:p>
    <w:p w14:paraId="00000189">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MLI ID - Same as the Original Master Record</w:t>
      </w:r>
    </w:p>
    <w:p w14:paraId="0000018A">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Schemes Id - Same as the Original Master Record</w:t>
      </w:r>
    </w:p>
    <w:p w14:paraId="0000018B">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CGPAN - Same as the Original Master Record</w:t>
      </w:r>
    </w:p>
    <w:p w14:paraId="0000018C">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CG Current State – </w:t>
      </w:r>
      <w:r>
        <w:rPr>
          <w:rFonts w:ascii="Calibri" w:hAnsi="Calibri" w:eastAsia="Calibri" w:cs="Calibri"/>
          <w:b w:val="0"/>
          <w:bCs w:val="0"/>
          <w:i/>
          <w:iCs/>
          <w:smallCaps w:val="0"/>
          <w:strike w:val="0"/>
          <w:color w:val="000000"/>
          <w:sz w:val="22"/>
          <w:szCs w:val="22"/>
          <w:u w:val="none"/>
          <w:shd w:val="clear" w:fill="auto"/>
          <w:vertAlign w:val="baseline"/>
          <w:rtl w:val="0"/>
        </w:rPr>
        <w:t>Refer Below Matrix</w:t>
      </w:r>
    </w:p>
    <w:p w14:paraId="0000018D">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CG Previous State - </w:t>
      </w:r>
      <w:r>
        <w:rPr>
          <w:rFonts w:ascii="Calibri" w:hAnsi="Calibri" w:eastAsia="Calibri" w:cs="Calibri"/>
          <w:b w:val="0"/>
          <w:bCs w:val="0"/>
          <w:i/>
          <w:iCs/>
          <w:smallCaps w:val="0"/>
          <w:strike w:val="0"/>
          <w:color w:val="000000"/>
          <w:sz w:val="22"/>
          <w:szCs w:val="22"/>
          <w:u w:val="none"/>
          <w:shd w:val="clear" w:fill="auto"/>
          <w:vertAlign w:val="baseline"/>
          <w:rtl w:val="0"/>
        </w:rPr>
        <w:t>Refer Below Matrix</w:t>
      </w:r>
    </w:p>
    <w:p w14:paraId="0000018E">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IP Address – IP Address of the User</w:t>
      </w:r>
    </w:p>
    <w:p w14:paraId="0000018F">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Is Active Flag – Active</w:t>
      </w:r>
    </w:p>
    <w:p w14:paraId="00000190">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Created By – NCGTC user id</w:t>
      </w:r>
    </w:p>
    <w:p w14:paraId="00000191">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Created Date – DateTime of Record insertion</w:t>
      </w:r>
    </w:p>
    <w:tbl>
      <w:tblPr>
        <w:tblStyle w:val="19"/>
        <w:tblW w:w="6960" w:type="dxa"/>
        <w:tblInd w:w="1045" w:type="dxa"/>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Layout w:type="fixed"/>
        <w:tblCellMar>
          <w:top w:w="0" w:type="dxa"/>
          <w:left w:w="108" w:type="dxa"/>
          <w:bottom w:w="0" w:type="dxa"/>
          <w:right w:w="108" w:type="dxa"/>
        </w:tblCellMar>
      </w:tblPr>
      <w:tblGrid>
        <w:gridCol w:w="930"/>
        <w:gridCol w:w="3150"/>
        <w:gridCol w:w="2880"/>
      </w:tblGrid>
      <w:tr w14:paraId="415F3BB9">
        <w:tblPrEx>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CellMar>
            <w:top w:w="0" w:type="dxa"/>
            <w:left w:w="108" w:type="dxa"/>
            <w:bottom w:w="0" w:type="dxa"/>
            <w:right w:w="108" w:type="dxa"/>
          </w:tblCellMar>
        </w:tblPrEx>
        <w:tc>
          <w:p w14:paraId="00000192">
            <w:pPr>
              <w:spacing w:after="0" w:line="240" w:lineRule="auto"/>
              <w:jc w:val="both"/>
              <w:rPr>
                <w:sz w:val="20"/>
                <w:szCs w:val="20"/>
              </w:rPr>
            </w:pPr>
            <w:r>
              <w:rPr>
                <w:sz w:val="20"/>
                <w:szCs w:val="20"/>
                <w:rtl w:val="0"/>
              </w:rPr>
              <w:t>S. No.</w:t>
            </w:r>
          </w:p>
        </w:tc>
        <w:tc>
          <w:p w14:paraId="00000193">
            <w:pPr>
              <w:spacing w:after="0" w:line="240" w:lineRule="auto"/>
              <w:jc w:val="both"/>
              <w:rPr>
                <w:sz w:val="20"/>
                <w:szCs w:val="20"/>
              </w:rPr>
            </w:pPr>
            <w:r>
              <w:rPr>
                <w:sz w:val="20"/>
                <w:szCs w:val="20"/>
                <w:rtl w:val="0"/>
              </w:rPr>
              <w:t>Latest Records CG state</w:t>
            </w:r>
          </w:p>
        </w:tc>
        <w:tc>
          <w:p w14:paraId="00000194">
            <w:pPr>
              <w:spacing w:after="0" w:line="240" w:lineRule="auto"/>
              <w:jc w:val="both"/>
              <w:rPr>
                <w:sz w:val="20"/>
                <w:szCs w:val="20"/>
              </w:rPr>
            </w:pPr>
            <w:r>
              <w:rPr>
                <w:sz w:val="20"/>
                <w:szCs w:val="20"/>
                <w:rtl w:val="0"/>
              </w:rPr>
              <w:t>Current Records CG State</w:t>
            </w:r>
          </w:p>
        </w:tc>
      </w:tr>
      <w:tr w14:paraId="79E0ECEF">
        <w:tblPrEx>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CellMar>
            <w:top w:w="0" w:type="dxa"/>
            <w:left w:w="108" w:type="dxa"/>
            <w:bottom w:w="0" w:type="dxa"/>
            <w:right w:w="108" w:type="dxa"/>
          </w:tblCellMar>
        </w:tblPrEx>
        <w:tc>
          <w:p w14:paraId="00000195">
            <w:pPr>
              <w:spacing w:after="0" w:line="240" w:lineRule="auto"/>
              <w:jc w:val="both"/>
              <w:rPr>
                <w:sz w:val="20"/>
                <w:szCs w:val="20"/>
              </w:rPr>
            </w:pPr>
            <w:r>
              <w:rPr>
                <w:sz w:val="20"/>
                <w:szCs w:val="20"/>
                <w:rtl w:val="0"/>
              </w:rPr>
              <w:t>1</w:t>
            </w:r>
          </w:p>
        </w:tc>
        <w:tc>
          <w:p w14:paraId="00000196">
            <w:pPr>
              <w:spacing w:after="0" w:line="240" w:lineRule="auto"/>
              <w:jc w:val="both"/>
              <w:rPr>
                <w:sz w:val="20"/>
                <w:szCs w:val="20"/>
              </w:rPr>
            </w:pPr>
            <w:r>
              <w:rPr>
                <w:sz w:val="20"/>
                <w:szCs w:val="20"/>
                <w:rtl w:val="0"/>
              </w:rPr>
              <w:t>Current State – 30020</w:t>
            </w:r>
          </w:p>
        </w:tc>
        <w:tc>
          <w:p w14:paraId="00000197">
            <w:pPr>
              <w:spacing w:after="0" w:line="240" w:lineRule="auto"/>
              <w:jc w:val="both"/>
              <w:rPr>
                <w:sz w:val="20"/>
                <w:szCs w:val="20"/>
              </w:rPr>
            </w:pPr>
            <w:r>
              <w:rPr>
                <w:sz w:val="20"/>
                <w:szCs w:val="20"/>
                <w:rtl w:val="0"/>
              </w:rPr>
              <w:t>Current State – 30219</w:t>
            </w:r>
          </w:p>
          <w:p w14:paraId="00000198">
            <w:pPr>
              <w:spacing w:after="0" w:line="240" w:lineRule="auto"/>
              <w:jc w:val="both"/>
              <w:rPr>
                <w:sz w:val="20"/>
                <w:szCs w:val="20"/>
              </w:rPr>
            </w:pPr>
            <w:r>
              <w:rPr>
                <w:sz w:val="20"/>
                <w:szCs w:val="20"/>
                <w:rtl w:val="0"/>
              </w:rPr>
              <w:t>Previous State – 30020</w:t>
            </w:r>
          </w:p>
        </w:tc>
      </w:tr>
    </w:tbl>
    <w:p w14:paraId="00000199">
      <w:pPr>
        <w:rPr>
          <w:rFonts w:ascii="Trebuchet MS" w:hAnsi="Trebuchet MS" w:eastAsia="Trebuchet MS" w:cs="Trebuchet MS"/>
          <w:b/>
          <w:bCs/>
          <w:color w:val="7F7F7F"/>
          <w:sz w:val="28"/>
          <w:szCs w:val="28"/>
        </w:rPr>
      </w:pPr>
    </w:p>
    <w:p w14:paraId="0000019A">
      <w:r>
        <w:rPr>
          <w:rtl w:val="0"/>
        </w:rPr>
        <w:t>Marking the CG as Claimed for Claim 3:</w:t>
      </w:r>
    </w:p>
    <w:p w14:paraId="0000019B">
      <w:pPr>
        <w:jc w:val="both"/>
      </w:pPr>
      <w:r>
        <w:rPr>
          <w:rtl w:val="0"/>
        </w:rPr>
        <w:t>On approval of the claim requisition file from MLI and from NCGTC, system will proceed to mark the CG record as ‘Claimed 3’ as stated below:</w:t>
      </w:r>
    </w:p>
    <w:p w14:paraId="0000019C">
      <w:pPr>
        <w:jc w:val="both"/>
      </w:pPr>
      <w:r>
        <w:rPr>
          <w:rtl w:val="0"/>
        </w:rPr>
        <w:t>SURGE inserts the following transaction with following values in CG table:</w:t>
      </w:r>
    </w:p>
    <w:p w14:paraId="0000019D">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File Type - 4</w:t>
      </w:r>
    </w:p>
    <w:p w14:paraId="0000019E">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Transaction Mode – 120001 (which indicates that this is a batch transaction)</w:t>
      </w:r>
    </w:p>
    <w:p w14:paraId="0000019F">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Customer Id – Customer Id mentioned in the Input file</w:t>
      </w:r>
    </w:p>
    <w:p w14:paraId="000001A0">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Loan A/c No. – Loan Account mentioned in the Input file</w:t>
      </w:r>
    </w:p>
    <w:p w14:paraId="000001A1">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MLI ID - Same as the Original Master Record</w:t>
      </w:r>
    </w:p>
    <w:p w14:paraId="000001A2">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Schemes Id - Same as the Original Master Record</w:t>
      </w:r>
    </w:p>
    <w:p w14:paraId="000001A3">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CGPAN - Same as the Original Master Record</w:t>
      </w:r>
    </w:p>
    <w:p w14:paraId="000001A4">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CG Current State – </w:t>
      </w:r>
      <w:r>
        <w:rPr>
          <w:rFonts w:ascii="Calibri" w:hAnsi="Calibri" w:eastAsia="Calibri" w:cs="Calibri"/>
          <w:b w:val="0"/>
          <w:bCs w:val="0"/>
          <w:i/>
          <w:iCs/>
          <w:smallCaps w:val="0"/>
          <w:strike w:val="0"/>
          <w:color w:val="000000"/>
          <w:sz w:val="22"/>
          <w:szCs w:val="22"/>
          <w:u w:val="none"/>
          <w:shd w:val="clear" w:fill="auto"/>
          <w:vertAlign w:val="baseline"/>
          <w:rtl w:val="0"/>
        </w:rPr>
        <w:t>Refer Below Matrix</w:t>
      </w:r>
    </w:p>
    <w:p w14:paraId="000001A5">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CG Previous State - </w:t>
      </w:r>
      <w:r>
        <w:rPr>
          <w:rFonts w:ascii="Calibri" w:hAnsi="Calibri" w:eastAsia="Calibri" w:cs="Calibri"/>
          <w:b w:val="0"/>
          <w:bCs w:val="0"/>
          <w:i/>
          <w:iCs/>
          <w:smallCaps w:val="0"/>
          <w:strike w:val="0"/>
          <w:color w:val="000000"/>
          <w:sz w:val="22"/>
          <w:szCs w:val="22"/>
          <w:u w:val="none"/>
          <w:shd w:val="clear" w:fill="auto"/>
          <w:vertAlign w:val="baseline"/>
          <w:rtl w:val="0"/>
        </w:rPr>
        <w:t>Refer Below Matrix</w:t>
      </w:r>
    </w:p>
    <w:p w14:paraId="000001A6">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IP Address – IP Address of the User</w:t>
      </w:r>
    </w:p>
    <w:p w14:paraId="000001A7">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Is Active Flag – Active</w:t>
      </w:r>
    </w:p>
    <w:p w14:paraId="000001A8">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Created By – NCGTC user id</w:t>
      </w:r>
    </w:p>
    <w:p w14:paraId="000001A9">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Created Date – DateTime of Record insertion</w:t>
      </w:r>
    </w:p>
    <w:tbl>
      <w:tblPr>
        <w:tblStyle w:val="20"/>
        <w:tblW w:w="6960" w:type="dxa"/>
        <w:tblInd w:w="1045" w:type="dxa"/>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Layout w:type="fixed"/>
        <w:tblCellMar>
          <w:top w:w="0" w:type="dxa"/>
          <w:left w:w="108" w:type="dxa"/>
          <w:bottom w:w="0" w:type="dxa"/>
          <w:right w:w="108" w:type="dxa"/>
        </w:tblCellMar>
      </w:tblPr>
      <w:tblGrid>
        <w:gridCol w:w="930"/>
        <w:gridCol w:w="3150"/>
        <w:gridCol w:w="2880"/>
      </w:tblGrid>
      <w:tr w14:paraId="2FD5F418">
        <w:tblPrEx>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CellMar>
            <w:top w:w="0" w:type="dxa"/>
            <w:left w:w="108" w:type="dxa"/>
            <w:bottom w:w="0" w:type="dxa"/>
            <w:right w:w="108" w:type="dxa"/>
          </w:tblCellMar>
        </w:tblPrEx>
        <w:tc>
          <w:p w14:paraId="000001AA">
            <w:pPr>
              <w:spacing w:after="0" w:line="240" w:lineRule="auto"/>
              <w:jc w:val="both"/>
              <w:rPr>
                <w:sz w:val="20"/>
                <w:szCs w:val="20"/>
              </w:rPr>
            </w:pPr>
            <w:r>
              <w:rPr>
                <w:sz w:val="20"/>
                <w:szCs w:val="20"/>
                <w:rtl w:val="0"/>
              </w:rPr>
              <w:t>S. No.</w:t>
            </w:r>
          </w:p>
        </w:tc>
        <w:tc>
          <w:p w14:paraId="000001AB">
            <w:pPr>
              <w:spacing w:after="0" w:line="240" w:lineRule="auto"/>
              <w:jc w:val="both"/>
              <w:rPr>
                <w:sz w:val="20"/>
                <w:szCs w:val="20"/>
              </w:rPr>
            </w:pPr>
            <w:r>
              <w:rPr>
                <w:sz w:val="20"/>
                <w:szCs w:val="20"/>
                <w:rtl w:val="0"/>
              </w:rPr>
              <w:t>Latest Records CG state</w:t>
            </w:r>
          </w:p>
        </w:tc>
        <w:tc>
          <w:p w14:paraId="000001AC">
            <w:pPr>
              <w:spacing w:after="0" w:line="240" w:lineRule="auto"/>
              <w:jc w:val="both"/>
              <w:rPr>
                <w:sz w:val="20"/>
                <w:szCs w:val="20"/>
              </w:rPr>
            </w:pPr>
            <w:r>
              <w:rPr>
                <w:sz w:val="20"/>
                <w:szCs w:val="20"/>
                <w:rtl w:val="0"/>
              </w:rPr>
              <w:t>Current Records CG State</w:t>
            </w:r>
          </w:p>
        </w:tc>
      </w:tr>
      <w:tr w14:paraId="382F85F4">
        <w:tblPrEx>
          <w:tblBorders>
            <w:top w:val="single" w:color="FFD965" w:sz="4" w:space="0"/>
            <w:left w:val="single" w:color="FFD965" w:sz="4" w:space="0"/>
            <w:bottom w:val="single" w:color="FFD965" w:sz="4" w:space="0"/>
            <w:right w:val="single" w:color="FFD965" w:sz="4" w:space="0"/>
            <w:insideH w:val="single" w:color="FFD965" w:sz="4" w:space="0"/>
            <w:insideV w:val="single" w:color="FFD965" w:sz="4" w:space="0"/>
          </w:tblBorders>
          <w:tblCellMar>
            <w:top w:w="0" w:type="dxa"/>
            <w:left w:w="108" w:type="dxa"/>
            <w:bottom w:w="0" w:type="dxa"/>
            <w:right w:w="108" w:type="dxa"/>
          </w:tblCellMar>
        </w:tblPrEx>
        <w:tc>
          <w:p w14:paraId="000001AD">
            <w:pPr>
              <w:spacing w:after="0" w:line="240" w:lineRule="auto"/>
              <w:jc w:val="both"/>
              <w:rPr>
                <w:sz w:val="20"/>
                <w:szCs w:val="20"/>
              </w:rPr>
            </w:pPr>
            <w:r>
              <w:rPr>
                <w:sz w:val="20"/>
                <w:szCs w:val="20"/>
                <w:rtl w:val="0"/>
              </w:rPr>
              <w:t>1</w:t>
            </w:r>
          </w:p>
        </w:tc>
        <w:tc>
          <w:p w14:paraId="000001AE">
            <w:pPr>
              <w:spacing w:after="0" w:line="240" w:lineRule="auto"/>
              <w:jc w:val="both"/>
              <w:rPr>
                <w:sz w:val="20"/>
                <w:szCs w:val="20"/>
              </w:rPr>
            </w:pPr>
            <w:r>
              <w:rPr>
                <w:sz w:val="20"/>
                <w:szCs w:val="20"/>
                <w:rtl w:val="0"/>
              </w:rPr>
              <w:t>Current State – 30020</w:t>
            </w:r>
          </w:p>
        </w:tc>
        <w:tc>
          <w:p w14:paraId="000001AF">
            <w:pPr>
              <w:spacing w:after="0" w:line="240" w:lineRule="auto"/>
              <w:jc w:val="both"/>
              <w:rPr>
                <w:sz w:val="20"/>
                <w:szCs w:val="20"/>
              </w:rPr>
            </w:pPr>
            <w:r>
              <w:rPr>
                <w:sz w:val="20"/>
                <w:szCs w:val="20"/>
                <w:rtl w:val="0"/>
              </w:rPr>
              <w:t>Current State – 30319</w:t>
            </w:r>
          </w:p>
          <w:p w14:paraId="000001B0">
            <w:pPr>
              <w:spacing w:after="0" w:line="240" w:lineRule="auto"/>
              <w:jc w:val="both"/>
              <w:rPr>
                <w:sz w:val="20"/>
                <w:szCs w:val="20"/>
              </w:rPr>
            </w:pPr>
            <w:r>
              <w:rPr>
                <w:sz w:val="20"/>
                <w:szCs w:val="20"/>
                <w:rtl w:val="0"/>
              </w:rPr>
              <w:t>Previous State – 30020</w:t>
            </w:r>
          </w:p>
        </w:tc>
      </w:tr>
    </w:tbl>
    <w:p w14:paraId="000001B1">
      <w:pPr>
        <w:rPr>
          <w:rFonts w:ascii="Trebuchet MS" w:hAnsi="Trebuchet MS" w:eastAsia="Trebuchet MS" w:cs="Trebuchet MS"/>
          <w:b/>
          <w:bCs/>
          <w:color w:val="7F7F7F"/>
          <w:sz w:val="28"/>
          <w:szCs w:val="28"/>
        </w:rPr>
      </w:pPr>
    </w:p>
    <w:p w14:paraId="000001B2">
      <w:r>
        <w:rPr>
          <w:rtl w:val="0"/>
        </w:rPr>
        <w:t>Marking the CG as Claimed for OTS (One Time Settlement):</w:t>
      </w:r>
    </w:p>
    <w:p w14:paraId="000001B3">
      <w:pPr>
        <w:jc w:val="both"/>
      </w:pPr>
      <w:r>
        <w:rPr>
          <w:rtl w:val="0"/>
        </w:rPr>
        <w:t>On approval of the claim requisition file from MLI and from NCGTC, system will proceed to mark the CG record as OTS as stated below:</w:t>
      </w:r>
    </w:p>
    <w:p w14:paraId="000001B4">
      <w:pPr>
        <w:jc w:val="both"/>
      </w:pPr>
      <w:r>
        <w:rPr>
          <w:rtl w:val="0"/>
        </w:rPr>
        <w:t xml:space="preserve">A separate OTS flag will be maintained in the CG table and on the ‘New’ type of the CG Record to indicate that this CG is OTS. </w:t>
      </w:r>
    </w:p>
    <w:p w14:paraId="000001B5">
      <w:r>
        <w:rPr>
          <w:rtl w:val="0"/>
        </w:rPr>
        <w:t>The marking of OTS is in conjunction to above marking as specified in this section.</w:t>
      </w:r>
    </w:p>
    <w:p w14:paraId="000001B6">
      <w:pPr>
        <w:rPr>
          <w:rFonts w:ascii="Trebuchet MS" w:hAnsi="Trebuchet MS" w:eastAsia="Trebuchet MS" w:cs="Trebuchet MS"/>
          <w:b/>
          <w:bCs/>
          <w:color w:val="7F7F7F"/>
          <w:sz w:val="28"/>
          <w:szCs w:val="28"/>
        </w:rPr>
      </w:pPr>
    </w:p>
    <w:p w14:paraId="000001B7">
      <w:pPr>
        <w:pStyle w:val="4"/>
        <w:keepLines w:val="0"/>
        <w:numPr>
          <w:ilvl w:val="3"/>
          <w:numId w:val="1"/>
        </w:numPr>
        <w:pBdr>
          <w:bottom w:val="single" w:color="000000" w:sz="4" w:space="1"/>
        </w:pBdr>
        <w:tabs>
          <w:tab w:val="left" w:pos="0"/>
          <w:tab w:val="left" w:pos="720"/>
        </w:tabs>
        <w:spacing w:before="60" w:after="60" w:line="276" w:lineRule="auto"/>
        <w:ind w:left="864" w:hanging="864"/>
        <w:jc w:val="both"/>
        <w:rPr>
          <w:rFonts w:ascii="Trebuchet MS" w:hAnsi="Trebuchet MS" w:eastAsia="Trebuchet MS" w:cs="Trebuchet MS"/>
          <w:b/>
          <w:bCs/>
          <w:color w:val="000000"/>
        </w:rPr>
      </w:pPr>
      <w:bookmarkStart w:id="14" w:name="_heading=h.xc2d9uclgmei" w:colFirst="0" w:colLast="0"/>
      <w:bookmarkEnd w:id="14"/>
      <w:r>
        <w:rPr>
          <w:rFonts w:ascii="Trebuchet MS" w:hAnsi="Trebuchet MS" w:eastAsia="Trebuchet MS" w:cs="Trebuchet MS"/>
          <w:b/>
          <w:bCs/>
          <w:color w:val="000000"/>
          <w:rtl w:val="0"/>
        </w:rPr>
        <w:t xml:space="preserve">Making entry in Claims Table </w:t>
      </w:r>
    </w:p>
    <w:p w14:paraId="000001B8">
      <w:pPr>
        <w:jc w:val="both"/>
      </w:pPr>
      <w:r>
        <w:rPr>
          <w:rtl w:val="0"/>
        </w:rPr>
        <w:t>After making an entry in CG table (if required), system will make an entry in claims table for:</w:t>
      </w:r>
    </w:p>
    <w:p w14:paraId="000001B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Customer Id</w:t>
      </w:r>
    </w:p>
    <w:p w14:paraId="000001B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Loan Account No.</w:t>
      </w:r>
    </w:p>
    <w:p w14:paraId="000001B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Principal Outstanding Amount as on date of NPA. </w:t>
      </w:r>
    </w:p>
    <w:p w14:paraId="000001B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bookmarkStart w:id="15" w:name="_heading=h.ovs1a3a23a1l" w:colFirst="0" w:colLast="0"/>
      <w:bookmarkEnd w:id="15"/>
      <w:r>
        <w:rPr>
          <w:rFonts w:ascii="Calibri" w:hAnsi="Calibri" w:eastAsia="Calibri" w:cs="Calibri"/>
          <w:b w:val="0"/>
          <w:bCs w:val="0"/>
          <w:i w:val="0"/>
          <w:iCs w:val="0"/>
          <w:smallCaps w:val="0"/>
          <w:strike w:val="0"/>
          <w:color w:val="000000"/>
          <w:sz w:val="22"/>
          <w:szCs w:val="22"/>
          <w:u w:val="none"/>
          <w:shd w:val="clear" w:fill="auto"/>
          <w:vertAlign w:val="baseline"/>
          <w:rtl w:val="0"/>
        </w:rPr>
        <w:t>Recovery</w:t>
      </w:r>
    </w:p>
    <w:p w14:paraId="000001B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OTS</w:t>
      </w:r>
    </w:p>
    <w:p w14:paraId="000001BE">
      <w:pPr>
        <w:jc w:val="both"/>
      </w:pPr>
      <w:r>
        <w:rPr>
          <w:rtl w:val="0"/>
        </w:rPr>
        <w:t>The above details are stored with respect to Batch Identification of the claims file.</w:t>
      </w:r>
    </w:p>
    <w:p w14:paraId="000001BF">
      <w:pPr>
        <w:jc w:val="both"/>
      </w:pPr>
      <w:r>
        <w:rPr>
          <w:rtl w:val="0"/>
        </w:rPr>
        <w:t>Note: Whenever, MLI Approver approves the Batch Claim file, the date of approval will be considered as ‘Claim Lodgment Date’. For these CG’s, whose claim has been invoked, their calculation of CG Charges is till this claim lodgment date only.</w:t>
      </w:r>
    </w:p>
    <w:p w14:paraId="000001C0">
      <w:pPr>
        <w:jc w:val="both"/>
        <w:rPr>
          <w:i/>
          <w:iCs/>
        </w:rPr>
      </w:pPr>
    </w:p>
    <w:p w14:paraId="000001C1">
      <w:pPr>
        <w:pStyle w:val="3"/>
        <w:numPr>
          <w:ilvl w:val="1"/>
          <w:numId w:val="1"/>
        </w:numPr>
        <w:spacing w:before="60" w:after="60" w:line="276" w:lineRule="auto"/>
        <w:ind w:left="576" w:hanging="576"/>
        <w:jc w:val="both"/>
        <w:rPr>
          <w:rFonts w:ascii="Trebuchet MS" w:hAnsi="Trebuchet MS" w:eastAsia="Trebuchet MS" w:cs="Trebuchet MS"/>
          <w:b/>
          <w:bCs/>
          <w:color w:val="7F7F7F"/>
          <w:sz w:val="28"/>
          <w:szCs w:val="28"/>
        </w:rPr>
      </w:pPr>
      <w:bookmarkStart w:id="16" w:name="_heading=h.qqhfdnxds06t" w:colFirst="0" w:colLast="0"/>
      <w:bookmarkEnd w:id="16"/>
      <w:r>
        <w:rPr>
          <w:rFonts w:ascii="Trebuchet MS" w:hAnsi="Trebuchet MS" w:eastAsia="Trebuchet MS" w:cs="Trebuchet MS"/>
          <w:b/>
          <w:bCs/>
          <w:color w:val="7F7F7F"/>
          <w:sz w:val="28"/>
          <w:szCs w:val="28"/>
          <w:rtl w:val="0"/>
        </w:rPr>
        <w:t>Processing Claims</w:t>
      </w:r>
    </w:p>
    <w:p w14:paraId="000001C2">
      <w:r>
        <w:rPr>
          <w:rtl w:val="0"/>
        </w:rPr>
        <w:t xml:space="preserve">Once the claim requisition file has been received and approved by NCGTC user, the claims will get processed. </w:t>
      </w:r>
    </w:p>
    <w:p w14:paraId="000001C3">
      <w:pPr>
        <w:jc w:val="both"/>
      </w:pPr>
      <w:r>
        <w:rPr>
          <w:rtl w:val="0"/>
        </w:rPr>
        <w:t>Processing of the claims will entail following events:</w:t>
      </w:r>
    </w:p>
    <w:p w14:paraId="000001C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Calculation of claims as per scheme notification </w:t>
      </w:r>
    </w:p>
    <w:p w14:paraId="000001C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Send to Approve or Reject – by NCGTC Creator</w:t>
      </w:r>
    </w:p>
    <w:p w14:paraId="000001C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Approving the claim by NCGTC approver </w:t>
      </w:r>
    </w:p>
    <w:p w14:paraId="000001C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Rejecting the claim by NCGTC approver</w:t>
      </w:r>
    </w:p>
    <w:p w14:paraId="000001C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Settling the claim</w:t>
      </w:r>
    </w:p>
    <w:p w14:paraId="000001C9">
      <w:pPr>
        <w:jc w:val="both"/>
      </w:pPr>
      <w:r>
        <w:rPr>
          <w:rtl w:val="0"/>
        </w:rPr>
        <w:t xml:space="preserve">Each of above is explained </w:t>
      </w:r>
      <w:sdt>
        <w:sdtPr>
          <w:tag w:val="goog_rdk_23"/>
          <w:id w:val="-1739979944"/>
        </w:sdtPr>
        <w:sdtContent>
          <w:commentRangeStart w:id="23"/>
        </w:sdtContent>
      </w:sdt>
      <w:sdt>
        <w:sdtPr>
          <w:tag w:val="goog_rdk_24"/>
          <w:id w:val="1796083333"/>
        </w:sdtPr>
        <w:sdtContent>
          <w:commentRangeStart w:id="24"/>
        </w:sdtContent>
      </w:sdt>
      <w:r>
        <w:rPr>
          <w:rtl w:val="0"/>
        </w:rPr>
        <w:t>below</w:t>
      </w:r>
      <w:commentRangeEnd w:id="23"/>
      <w:r>
        <w:commentReference w:id="23"/>
      </w:r>
      <w:commentRangeEnd w:id="24"/>
      <w:r>
        <w:commentReference w:id="24"/>
      </w:r>
      <w:r>
        <w:rPr>
          <w:rtl w:val="0"/>
        </w:rPr>
        <w:t>.</w:t>
      </w:r>
    </w:p>
    <w:p w14:paraId="000001CA">
      <w:pPr>
        <w:jc w:val="both"/>
      </w:pPr>
      <w:r>
        <mc:AlternateContent>
          <mc:Choice Requires="wpg">
            <w:drawing>
              <wp:inline distT="0" distB="0" distL="0" distR="0">
                <wp:extent cx="5381625" cy="733425"/>
                <wp:effectExtent l="0" t="0" r="0" b="0"/>
                <wp:docPr id="21" name="Group 21"/>
                <wp:cNvGraphicFramePr/>
                <a:graphic xmlns:a="http://schemas.openxmlformats.org/drawingml/2006/main">
                  <a:graphicData uri="http://schemas.microsoft.com/office/word/2010/wordprocessingGroup">
                    <wpg:wgp>
                      <wpg:cNvGrpSpPr/>
                      <wpg:grpSpPr>
                        <a:xfrm>
                          <a:off x="0" y="0"/>
                          <a:ext cx="5381625" cy="733425"/>
                          <a:chOff x="0" y="0"/>
                          <a:chExt cx="5381625" cy="739650"/>
                        </a:xfrm>
                      </wpg:grpSpPr>
                      <wpg:grpSp>
                        <wpg:cNvPr id="22" name="Group 22"/>
                        <wpg:cNvGrpSpPr/>
                        <wpg:grpSpPr>
                          <a:xfrm>
                            <a:off x="0" y="0"/>
                            <a:ext cx="5381625" cy="733425"/>
                            <a:chOff x="0" y="0"/>
                            <a:chExt cx="5381625" cy="733425"/>
                          </a:xfrm>
                        </wpg:grpSpPr>
                        <wps:wsp>
                          <wps:cNvPr id="23" name="Shape 7"/>
                          <wps:cNvSpPr/>
                          <wps:spPr>
                            <a:xfrm>
                              <a:off x="0" y="0"/>
                              <a:ext cx="5381625" cy="733425"/>
                            </a:xfrm>
                            <a:prstGeom prst="rect">
                              <a:avLst/>
                            </a:prstGeom>
                            <a:noFill/>
                            <a:ln>
                              <a:noFill/>
                            </a:ln>
                          </wps:spPr>
                          <wps:txbx>
                            <w:txbxContent>
                              <w:p w14:paraId="7B86241F">
                                <w:pPr>
                                  <w:spacing w:before="0" w:after="0" w:line="240" w:lineRule="auto"/>
                                  <w:ind w:left="0" w:right="0" w:firstLine="0"/>
                                  <w:jc w:val="left"/>
                                </w:pPr>
                              </w:p>
                            </w:txbxContent>
                          </wps:txbx>
                          <wps:bodyPr spcFirstLastPara="1" wrap="square" lIns="91425" tIns="91425" rIns="91425" bIns="91425" anchor="ctr" anchorCtr="0">
                            <a:noAutofit/>
                          </wps:bodyPr>
                        </wps:wsp>
                        <wps:wsp>
                          <wps:cNvPr id="24" name="Shape 20"/>
                          <wps:cNvSpPr/>
                          <wps:spPr>
                            <a:xfrm>
                              <a:off x="369198" y="141"/>
                              <a:ext cx="1221902" cy="733141"/>
                            </a:xfrm>
                            <a:prstGeom prst="roundRect">
                              <a:avLst>
                                <a:gd name="adj" fmla="val 10000"/>
                              </a:avLst>
                            </a:prstGeom>
                            <a:solidFill>
                              <a:srgbClr val="599BD5"/>
                            </a:solidFill>
                            <a:ln w="12700" cap="flat" cmpd="sng">
                              <a:solidFill>
                                <a:schemeClr val="lt1"/>
                              </a:solidFill>
                              <a:prstDash val="solid"/>
                              <a:miter lim="800000"/>
                              <a:headEnd type="none" w="sm" len="sm"/>
                              <a:tailEnd type="none" w="sm" len="sm"/>
                            </a:ln>
                          </wps:spPr>
                          <wps:txbx>
                            <w:txbxContent>
                              <w:p w14:paraId="242E1319">
                                <w:pPr>
                                  <w:spacing w:before="0" w:after="0" w:line="240" w:lineRule="auto"/>
                                  <w:ind w:left="0" w:right="0" w:firstLine="0"/>
                                  <w:jc w:val="left"/>
                                </w:pPr>
                              </w:p>
                            </w:txbxContent>
                          </wps:txbx>
                          <wps:bodyPr spcFirstLastPara="1" wrap="square" lIns="91425" tIns="91425" rIns="91425" bIns="91425" anchor="ctr" anchorCtr="0">
                            <a:noAutofit/>
                          </wps:bodyPr>
                        </wps:wsp>
                        <wps:wsp>
                          <wps:cNvPr id="26" name="Shape 21"/>
                          <wps:cNvSpPr txBox="1"/>
                          <wps:spPr>
                            <a:xfrm>
                              <a:off x="390671" y="21614"/>
                              <a:ext cx="1178956" cy="690195"/>
                            </a:xfrm>
                            <a:prstGeom prst="rect">
                              <a:avLst/>
                            </a:prstGeom>
                            <a:noFill/>
                            <a:ln>
                              <a:noFill/>
                            </a:ln>
                          </wps:spPr>
                          <wps:txbx>
                            <w:txbxContent>
                              <w:p w14:paraId="66583A34">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Claim Requisition Approved by NCGTC and Processed</w:t>
                                </w:r>
                              </w:p>
                            </w:txbxContent>
                          </wps:txbx>
                          <wps:bodyPr spcFirstLastPara="1" wrap="square" lIns="38100" tIns="38100" rIns="38100" bIns="38100" anchor="ctr" anchorCtr="0">
                            <a:noAutofit/>
                          </wps:bodyPr>
                        </wps:wsp>
                        <wps:wsp>
                          <wps:cNvPr id="28" name="Shape 22"/>
                          <wps:cNvSpPr/>
                          <wps:spPr>
                            <a:xfrm>
                              <a:off x="1698627" y="215196"/>
                              <a:ext cx="259043" cy="303031"/>
                            </a:xfrm>
                            <a:prstGeom prst="rightArrow">
                              <a:avLst>
                                <a:gd name="adj1" fmla="val 60000"/>
                                <a:gd name="adj2" fmla="val 50000"/>
                              </a:avLst>
                            </a:prstGeom>
                            <a:solidFill>
                              <a:srgbClr val="B3CAE7"/>
                            </a:solidFill>
                            <a:ln>
                              <a:noFill/>
                            </a:ln>
                          </wps:spPr>
                          <wps:txbx>
                            <w:txbxContent>
                              <w:p w14:paraId="755B71AF">
                                <w:pPr>
                                  <w:spacing w:before="0" w:after="0" w:line="240" w:lineRule="auto"/>
                                  <w:ind w:left="0" w:right="0" w:firstLine="0"/>
                                  <w:jc w:val="left"/>
                                </w:pPr>
                              </w:p>
                            </w:txbxContent>
                          </wps:txbx>
                          <wps:bodyPr spcFirstLastPara="1" wrap="square" lIns="91425" tIns="91425" rIns="91425" bIns="91425" anchor="ctr" anchorCtr="0">
                            <a:noAutofit/>
                          </wps:bodyPr>
                        </wps:wsp>
                        <wps:wsp>
                          <wps:cNvPr id="29" name="Shape 23"/>
                          <wps:cNvSpPr txBox="1"/>
                          <wps:spPr>
                            <a:xfrm>
                              <a:off x="1698627" y="275802"/>
                              <a:ext cx="181330" cy="181819"/>
                            </a:xfrm>
                            <a:prstGeom prst="rect">
                              <a:avLst/>
                            </a:prstGeom>
                            <a:noFill/>
                            <a:ln>
                              <a:noFill/>
                            </a:ln>
                          </wps:spPr>
                          <wps:txbx>
                            <w:txbxContent>
                              <w:p w14:paraId="36886E78">
                                <w:pPr>
                                  <w:spacing w:before="0" w:after="0" w:line="215" w:lineRule="auto"/>
                                  <w:ind w:left="0" w:right="0" w:firstLine="0"/>
                                  <w:jc w:val="center"/>
                                </w:pPr>
                              </w:p>
                            </w:txbxContent>
                          </wps:txbx>
                          <wps:bodyPr spcFirstLastPara="1" wrap="square" lIns="0" tIns="0" rIns="0" bIns="0" anchor="ctr" anchorCtr="0">
                            <a:noAutofit/>
                          </wps:bodyPr>
                        </wps:wsp>
                        <wps:wsp>
                          <wps:cNvPr id="30" name="Shape 24"/>
                          <wps:cNvSpPr/>
                          <wps:spPr>
                            <a:xfrm>
                              <a:off x="2079861" y="141"/>
                              <a:ext cx="1221902" cy="733141"/>
                            </a:xfrm>
                            <a:prstGeom prst="roundRect">
                              <a:avLst>
                                <a:gd name="adj" fmla="val 10000"/>
                              </a:avLst>
                            </a:prstGeom>
                            <a:solidFill>
                              <a:srgbClr val="599BD5"/>
                            </a:solidFill>
                            <a:ln w="12700" cap="flat" cmpd="sng">
                              <a:solidFill>
                                <a:schemeClr val="lt1"/>
                              </a:solidFill>
                              <a:prstDash val="solid"/>
                              <a:miter lim="800000"/>
                              <a:headEnd type="none" w="sm" len="sm"/>
                              <a:tailEnd type="none" w="sm" len="sm"/>
                            </a:ln>
                          </wps:spPr>
                          <wps:txbx>
                            <w:txbxContent>
                              <w:p w14:paraId="6547F7F1">
                                <w:pPr>
                                  <w:spacing w:before="0" w:after="0" w:line="240" w:lineRule="auto"/>
                                  <w:ind w:left="0" w:right="0" w:firstLine="0"/>
                                  <w:jc w:val="left"/>
                                </w:pPr>
                              </w:p>
                            </w:txbxContent>
                          </wps:txbx>
                          <wps:bodyPr spcFirstLastPara="1" wrap="square" lIns="91425" tIns="91425" rIns="91425" bIns="91425" anchor="ctr" anchorCtr="0">
                            <a:noAutofit/>
                          </wps:bodyPr>
                        </wps:wsp>
                        <wps:wsp>
                          <wps:cNvPr id="31" name="Shape 25"/>
                          <wps:cNvSpPr txBox="1"/>
                          <wps:spPr>
                            <a:xfrm>
                              <a:off x="2101334" y="21614"/>
                              <a:ext cx="1178956" cy="690195"/>
                            </a:xfrm>
                            <a:prstGeom prst="rect">
                              <a:avLst/>
                            </a:prstGeom>
                            <a:noFill/>
                            <a:ln>
                              <a:noFill/>
                            </a:ln>
                          </wps:spPr>
                          <wps:txbx>
                            <w:txbxContent>
                              <w:p w14:paraId="0A9D0566">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Calculate Claims</w:t>
                                </w:r>
                              </w:p>
                            </w:txbxContent>
                          </wps:txbx>
                          <wps:bodyPr spcFirstLastPara="1" wrap="square" lIns="38100" tIns="38100" rIns="38100" bIns="38100" anchor="ctr" anchorCtr="0">
                            <a:noAutofit/>
                          </wps:bodyPr>
                        </wps:wsp>
                        <wps:wsp>
                          <wps:cNvPr id="32" name="Shape 26"/>
                          <wps:cNvSpPr/>
                          <wps:spPr>
                            <a:xfrm>
                              <a:off x="3409290" y="215196"/>
                              <a:ext cx="259043" cy="303031"/>
                            </a:xfrm>
                            <a:prstGeom prst="rightArrow">
                              <a:avLst>
                                <a:gd name="adj1" fmla="val 60000"/>
                                <a:gd name="adj2" fmla="val 50000"/>
                              </a:avLst>
                            </a:prstGeom>
                            <a:solidFill>
                              <a:srgbClr val="B3CAE7"/>
                            </a:solidFill>
                            <a:ln>
                              <a:noFill/>
                            </a:ln>
                          </wps:spPr>
                          <wps:txbx>
                            <w:txbxContent>
                              <w:p w14:paraId="4E0EB890">
                                <w:pPr>
                                  <w:spacing w:before="0" w:after="0" w:line="240" w:lineRule="auto"/>
                                  <w:ind w:left="0" w:right="0" w:firstLine="0"/>
                                  <w:jc w:val="left"/>
                                </w:pPr>
                              </w:p>
                            </w:txbxContent>
                          </wps:txbx>
                          <wps:bodyPr spcFirstLastPara="1" wrap="square" lIns="91425" tIns="91425" rIns="91425" bIns="91425" anchor="ctr" anchorCtr="0">
                            <a:noAutofit/>
                          </wps:bodyPr>
                        </wps:wsp>
                        <wps:wsp>
                          <wps:cNvPr id="33" name="Shape 27"/>
                          <wps:cNvSpPr txBox="1"/>
                          <wps:spPr>
                            <a:xfrm>
                              <a:off x="3409290" y="275802"/>
                              <a:ext cx="181330" cy="181819"/>
                            </a:xfrm>
                            <a:prstGeom prst="rect">
                              <a:avLst/>
                            </a:prstGeom>
                            <a:noFill/>
                            <a:ln>
                              <a:noFill/>
                            </a:ln>
                          </wps:spPr>
                          <wps:txbx>
                            <w:txbxContent>
                              <w:p w14:paraId="6DB38C58">
                                <w:pPr>
                                  <w:spacing w:before="0" w:after="0" w:line="215" w:lineRule="auto"/>
                                  <w:ind w:left="0" w:right="0" w:firstLine="0"/>
                                  <w:jc w:val="center"/>
                                </w:pPr>
                              </w:p>
                            </w:txbxContent>
                          </wps:txbx>
                          <wps:bodyPr spcFirstLastPara="1" wrap="square" lIns="0" tIns="0" rIns="0" bIns="0" anchor="ctr" anchorCtr="0">
                            <a:noAutofit/>
                          </wps:bodyPr>
                        </wps:wsp>
                        <wps:wsp>
                          <wps:cNvPr id="34" name="Shape 28"/>
                          <wps:cNvSpPr/>
                          <wps:spPr>
                            <a:xfrm>
                              <a:off x="3790524" y="141"/>
                              <a:ext cx="1221902" cy="733141"/>
                            </a:xfrm>
                            <a:prstGeom prst="roundRect">
                              <a:avLst>
                                <a:gd name="adj" fmla="val 10000"/>
                              </a:avLst>
                            </a:prstGeom>
                            <a:solidFill>
                              <a:srgbClr val="599BD5"/>
                            </a:solidFill>
                            <a:ln w="12700" cap="flat" cmpd="sng">
                              <a:solidFill>
                                <a:schemeClr val="lt1"/>
                              </a:solidFill>
                              <a:prstDash val="solid"/>
                              <a:miter lim="800000"/>
                              <a:headEnd type="none" w="sm" len="sm"/>
                              <a:tailEnd type="none" w="sm" len="sm"/>
                            </a:ln>
                          </wps:spPr>
                          <wps:txbx>
                            <w:txbxContent>
                              <w:p w14:paraId="79260FC3">
                                <w:pPr>
                                  <w:spacing w:before="0" w:after="0" w:line="240" w:lineRule="auto"/>
                                  <w:ind w:left="0" w:right="0" w:firstLine="0"/>
                                  <w:jc w:val="left"/>
                                </w:pPr>
                              </w:p>
                            </w:txbxContent>
                          </wps:txbx>
                          <wps:bodyPr spcFirstLastPara="1" wrap="square" lIns="91425" tIns="91425" rIns="91425" bIns="91425" anchor="ctr" anchorCtr="0">
                            <a:noAutofit/>
                          </wps:bodyPr>
                        </wps:wsp>
                        <wps:wsp>
                          <wps:cNvPr id="35" name="Shape 29"/>
                          <wps:cNvSpPr txBox="1"/>
                          <wps:spPr>
                            <a:xfrm>
                              <a:off x="3811997" y="21614"/>
                              <a:ext cx="1178956" cy="690195"/>
                            </a:xfrm>
                            <a:prstGeom prst="rect">
                              <a:avLst/>
                            </a:prstGeom>
                            <a:noFill/>
                            <a:ln>
                              <a:noFill/>
                            </a:ln>
                          </wps:spPr>
                          <wps:txbx>
                            <w:txbxContent>
                              <w:p w14:paraId="43401127">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Details of Claim Calculation Available to NCGTC &amp; MLI</w:t>
                                </w:r>
                              </w:p>
                            </w:txbxContent>
                          </wps:txbx>
                          <wps:bodyPr spcFirstLastPara="1" wrap="square" lIns="38100" tIns="38100" rIns="38100" bIns="38100" anchor="ctr" anchorCtr="0">
                            <a:noAutofit/>
                          </wps:bodyPr>
                        </wps:wsp>
                      </wpg:grpSp>
                    </wpg:wgp>
                  </a:graphicData>
                </a:graphic>
              </wp:inline>
            </w:drawing>
          </mc:Choice>
          <mc:Fallback>
            <w:pict>
              <v:group id="_x0000_s1026" o:spid="_x0000_s1026" o:spt="203" style="height:57.75pt;width:423.75pt;" coordsize="5381625,739650" o:gfxdata="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">
                <o:lock v:ext="edit" aspectratio="f"/>
                <v:group id="_x0000_s1026" o:spid="_x0000_s1026" o:spt="203" style="position:absolute;left:0;top:0;height:733425;width:5381625;" coordsize="5381625,733425"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rect id="Shape 7" o:spid="_x0000_s1026" o:spt="1" style="position:absolute;left:0;top:0;height:733425;width:5381625;v-text-anchor:middle;" filled="f" stroked="f" coordsize="21600,21600" o:gfxdata="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rima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B86241F">
                          <w:pPr>
                            <w:spacing w:before="0" w:after="0" w:line="240" w:lineRule="auto"/>
                            <w:ind w:left="0" w:right="0" w:firstLine="0"/>
                            <w:jc w:val="left"/>
                          </w:pPr>
                        </w:p>
                      </w:txbxContent>
                    </v:textbox>
                  </v:rect>
                  <v:roundrect id="Shape 20" o:spid="_x0000_s1026" o:spt="2" style="position:absolute;left:369198;top:141;height:733141;width:1221902;v-text-anchor:middle;" fillcolor="#599BD5" filled="t" stroked="t" coordsize="21600,21600" arcsize="0.1" o:gfxdata="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bbFhugAAANsA&#10;AAAPAAAAAAAAAAEAIAAAACIAAABkcnMvZG93bnJldi54bWxQSwECFAAUAAAACACHTuJAMy8FnjsA&#10;AAA5AAAAEAAAAAAAAAABACAAAAAJAQAAZHJzL3NoYXBleG1sLnhtbFBLBQYAAAAABgAGAFsBAACz&#10;Aw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242E1319">
                          <w:pPr>
                            <w:spacing w:before="0" w:after="0" w:line="240" w:lineRule="auto"/>
                            <w:ind w:left="0" w:right="0" w:firstLine="0"/>
                            <w:jc w:val="left"/>
                          </w:pPr>
                        </w:p>
                      </w:txbxContent>
                    </v:textbox>
                  </v:roundrect>
                  <v:shape id="Shape 21" o:spid="_x0000_s1026" o:spt="202" type="#_x0000_t202" style="position:absolute;left:390671;top:21614;height:690195;width:1178956;v-text-anchor:middle;" filled="f" stroked="f" coordsize="21600,21600" o:gfxdata="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aQnu/&#10;AAAA2wAAAA8AAAAAAAAAAQAgAAAAIgAAAGRycy9kb3ducmV2LnhtbFBLAQIUABQAAAAIAIdO4kAz&#10;LwWeOwAAADkAAAAQAAAAAAAAAAEAIAAAAA4BAABkcnMvc2hhcGV4bWwueG1sUEsFBgAAAAAGAAYA&#10;WwEAALgDAAAAAA==&#10;">
                    <v:fill on="f" focussize="0,0"/>
                    <v:stroke on="f"/>
                    <v:imagedata o:title=""/>
                    <o:lock v:ext="edit" aspectratio="f"/>
                    <v:textbox inset="3pt,3pt,3pt,3pt">
                      <w:txbxContent>
                        <w:p w14:paraId="66583A34">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Claim Requisition Approved by NCGTC and Processed</w:t>
                          </w:r>
                        </w:p>
                      </w:txbxContent>
                    </v:textbox>
                  </v:shape>
                  <v:shape id="Shape 22" o:spid="_x0000_s1026" o:spt="13" type="#_x0000_t13" style="position:absolute;left:1698627;top:215196;height:303031;width:259043;v-text-anchor:middle;" fillcolor="#B3CAE7" filled="t" stroked="f" coordsize="21600,21600" o:gfxdata="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xvWrsAAADb&#10;AAAADwAAAAAAAAABACAAAAAiAAAAZHJzL2Rvd25yZXYueG1sUEsBAhQAFAAAAAgAh07iQDMvBZ47&#10;AAAAOQAAABAAAAAAAAAAAQAgAAAACgEAAGRycy9zaGFwZXhtbC54bWxQSwUGAAAAAAYABgBbAQAA&#10;tAMAAAAA&#10;" adj="10800,4320">
                    <v:fill on="t" focussize="0,0"/>
                    <v:stroke on="f"/>
                    <v:imagedata o:title=""/>
                    <o:lock v:ext="edit" aspectratio="f"/>
                    <v:textbox inset="7.1988188976378pt,7.1988188976378pt,7.1988188976378pt,7.1988188976378pt">
                      <w:txbxContent>
                        <w:p w14:paraId="755B71AF">
                          <w:pPr>
                            <w:spacing w:before="0" w:after="0" w:line="240" w:lineRule="auto"/>
                            <w:ind w:left="0" w:right="0" w:firstLine="0"/>
                            <w:jc w:val="left"/>
                          </w:pPr>
                        </w:p>
                      </w:txbxContent>
                    </v:textbox>
                  </v:shape>
                  <v:shape id="Shape 23" o:spid="_x0000_s1026" o:spt="202" type="#_x0000_t202" style="position:absolute;left:1698627;top:275802;height:181819;width:181330;v-text-anchor:middle;" filled="f" stroked="f" coordsize="21600,21600" o:gfxdata="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izzfa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6886E78">
                          <w:pPr>
                            <w:spacing w:before="0" w:after="0" w:line="215" w:lineRule="auto"/>
                            <w:ind w:left="0" w:right="0" w:firstLine="0"/>
                            <w:jc w:val="center"/>
                          </w:pPr>
                        </w:p>
                      </w:txbxContent>
                    </v:textbox>
                  </v:shape>
                  <v:roundrect id="Shape 24" o:spid="_x0000_s1026" o:spt="2" style="position:absolute;left:2079861;top:141;height:733141;width:1221902;v-text-anchor:middle;" fillcolor="#599BD5" filled="t" stroked="t" coordsize="21600,21600" arcsize="0.1" o:gfxdata="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I8hv7gAAADbAAAA&#10;DwAAAAAAAAABACAAAAAiAAAAZHJzL2Rvd25yZXYueG1sUEsBAhQAFAAAAAgAh07iQDMvBZ47AAAA&#10;OQAAABAAAAAAAAAAAQAgAAAABwEAAGRycy9zaGFwZXhtbC54bWxQSwUGAAAAAAYABgBbAQAAsQMA&#10;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6547F7F1">
                          <w:pPr>
                            <w:spacing w:before="0" w:after="0" w:line="240" w:lineRule="auto"/>
                            <w:ind w:left="0" w:right="0" w:firstLine="0"/>
                            <w:jc w:val="left"/>
                          </w:pPr>
                        </w:p>
                      </w:txbxContent>
                    </v:textbox>
                  </v:roundrect>
                  <v:shape id="Shape 25" o:spid="_x0000_s1026" o:spt="202" type="#_x0000_t202" style="position:absolute;left:2101334;top:21614;height:690195;width:1178956;v-text-anchor:middle;" filled="f" stroked="f" coordsize="21600,21600" o:gfxdata="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qTNK/&#10;AAAA2wAAAA8AAAAAAAAAAQAgAAAAIgAAAGRycy9kb3ducmV2LnhtbFBLAQIUABQAAAAIAIdO4kAz&#10;LwWeOwAAADkAAAAQAAAAAAAAAAEAIAAAAA4BAABkcnMvc2hhcGV4bWwueG1sUEsFBgAAAAAGAAYA&#10;WwEAALgDAAAAAA==&#10;">
                    <v:fill on="f" focussize="0,0"/>
                    <v:stroke on="f"/>
                    <v:imagedata o:title=""/>
                    <o:lock v:ext="edit" aspectratio="f"/>
                    <v:textbox inset="3pt,3pt,3pt,3pt">
                      <w:txbxContent>
                        <w:p w14:paraId="0A9D0566">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Calculate Claims</w:t>
                          </w:r>
                        </w:p>
                      </w:txbxContent>
                    </v:textbox>
                  </v:shape>
                  <v:shape id="Shape 26" o:spid="_x0000_s1026" o:spt="13" type="#_x0000_t13" style="position:absolute;left:3409290;top:215196;height:303031;width:259043;v-text-anchor:middle;" fillcolor="#B3CAE7" filled="t" stroked="f" coordsize="21600,21600" o:gfxdata="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6Nzm28AAAA&#10;2wAAAA8AAAAAAAAAAQAgAAAAIgAAAGRycy9kb3ducmV2LnhtbFBLAQIUABQAAAAIAIdO4kAzLwWe&#10;OwAAADkAAAAQAAAAAAAAAAEAIAAAAAsBAABkcnMvc2hhcGV4bWwueG1sUEsFBgAAAAAGAAYAWwEA&#10;ALUDAAAAAA==&#10;" adj="10800,4320">
                    <v:fill on="t" focussize="0,0"/>
                    <v:stroke on="f"/>
                    <v:imagedata o:title=""/>
                    <o:lock v:ext="edit" aspectratio="f"/>
                    <v:textbox inset="7.1988188976378pt,7.1988188976378pt,7.1988188976378pt,7.1988188976378pt">
                      <w:txbxContent>
                        <w:p w14:paraId="4E0EB890">
                          <w:pPr>
                            <w:spacing w:before="0" w:after="0" w:line="240" w:lineRule="auto"/>
                            <w:ind w:left="0" w:right="0" w:firstLine="0"/>
                            <w:jc w:val="left"/>
                          </w:pPr>
                        </w:p>
                      </w:txbxContent>
                    </v:textbox>
                  </v:shape>
                  <v:shape id="Shape 27" o:spid="_x0000_s1026" o:spt="202" type="#_x0000_t202" style="position:absolute;left:3409290;top:275802;height:181819;width:181330;v-text-anchor:middle;" filled="f" stroked="f" coordsize="21600,21600" o:gfxdata="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yCbMG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DB38C58">
                          <w:pPr>
                            <w:spacing w:before="0" w:after="0" w:line="215" w:lineRule="auto"/>
                            <w:ind w:left="0" w:right="0" w:firstLine="0"/>
                            <w:jc w:val="center"/>
                          </w:pPr>
                        </w:p>
                      </w:txbxContent>
                    </v:textbox>
                  </v:shape>
                  <v:roundrect id="Shape 28" o:spid="_x0000_s1026" o:spt="2" style="position:absolute;left:3790524;top:141;height:733141;width:1221902;v-text-anchor:middle;" fillcolor="#599BD5" filled="t" stroked="t" coordsize="21600,21600" arcsize="0.1" o:gfxdata="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0J7y8AAAA&#10;2wAAAA8AAAAAAAAAAQAgAAAAIgAAAGRycy9kb3ducmV2LnhtbFBLAQIUABQAAAAIAIdO4kAzLwWe&#10;OwAAADkAAAAQAAAAAAAAAAEAIAAAAAsBAABkcnMvc2hhcGV4bWwueG1sUEsFBgAAAAAGAAYAWwEA&#10;ALUDA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9260FC3">
                          <w:pPr>
                            <w:spacing w:before="0" w:after="0" w:line="240" w:lineRule="auto"/>
                            <w:ind w:left="0" w:right="0" w:firstLine="0"/>
                            <w:jc w:val="left"/>
                          </w:pPr>
                        </w:p>
                      </w:txbxContent>
                    </v:textbox>
                  </v:roundrect>
                  <v:shape id="Shape 29" o:spid="_x0000_s1026" o:spt="202" type="#_x0000_t202" style="position:absolute;left:3811997;top:21614;height:690195;width:1178956;v-text-anchor:middle;" filled="f" stroked="f" coordsize="21600,21600" o:gfxdata="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RStG/&#10;AAAA2wAAAA8AAAAAAAAAAQAgAAAAIgAAAGRycy9kb3ducmV2LnhtbFBLAQIUABQAAAAIAIdO4kAz&#10;LwWeOwAAADkAAAAQAAAAAAAAAAEAIAAAAA4BAABkcnMvc2hhcGV4bWwueG1sUEsFBgAAAAAGAAYA&#10;WwEAALgDAAAAAA==&#10;">
                    <v:fill on="f" focussize="0,0"/>
                    <v:stroke on="f"/>
                    <v:imagedata o:title=""/>
                    <o:lock v:ext="edit" aspectratio="f"/>
                    <v:textbox inset="3pt,3pt,3pt,3pt">
                      <w:txbxContent>
                        <w:p w14:paraId="43401127">
                          <w:pPr>
                            <w:spacing w:before="0" w:after="0" w:line="215" w:lineRule="auto"/>
                            <w:ind w:left="0" w:right="0" w:firstLine="0"/>
                            <w:jc w:val="center"/>
                          </w:pPr>
                          <w:r>
                            <w:rPr>
                              <w:rFonts w:ascii="Calibri" w:hAnsi="Calibri" w:eastAsia="Calibri" w:cs="Calibri"/>
                              <w:b w:val="0"/>
                              <w:i w:val="0"/>
                              <w:smallCaps w:val="0"/>
                              <w:strike w:val="0"/>
                              <w:color w:val="000000"/>
                              <w:sz w:val="20"/>
                              <w:vertAlign w:val="baseline"/>
                            </w:rPr>
                            <w:t>Details of Claim Calculation Available to NCGTC &amp; MLI</w:t>
                          </w:r>
                        </w:p>
                      </w:txbxContent>
                    </v:textbox>
                  </v:shape>
                </v:group>
                <w10:wrap type="none"/>
                <w10:anchorlock/>
              </v:group>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2547620</wp:posOffset>
                </wp:positionH>
                <wp:positionV relativeFrom="paragraph">
                  <wp:posOffset>772160</wp:posOffset>
                </wp:positionV>
                <wp:extent cx="276225" cy="266700"/>
                <wp:effectExtent l="0" t="0" r="0" b="0"/>
                <wp:wrapNone/>
                <wp:docPr id="36" name="Down Arrow 36"/>
                <wp:cNvGraphicFramePr/>
                <a:graphic xmlns:a="http://schemas.openxmlformats.org/drawingml/2006/main">
                  <a:graphicData uri="http://schemas.microsoft.com/office/word/2010/wordprocessingShape">
                    <wps:wsp>
                      <wps:cNvSpPr/>
                      <wps:spPr>
                        <a:xfrm>
                          <a:off x="5212650" y="3651413"/>
                          <a:ext cx="266700" cy="257175"/>
                        </a:xfrm>
                        <a:prstGeom prst="downArrow">
                          <a:avLst>
                            <a:gd name="adj1" fmla="val 50000"/>
                            <a:gd name="adj2" fmla="val 50000"/>
                          </a:avLst>
                        </a:prstGeom>
                        <a:solidFill>
                          <a:srgbClr val="9CC2E5"/>
                        </a:solidFill>
                        <a:ln>
                          <a:noFill/>
                        </a:ln>
                      </wps:spPr>
                      <wps:txbx>
                        <w:txbxContent>
                          <w:p w14:paraId="307D2A21">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shape id="_x0000_s1026" o:spid="_x0000_s1026" o:spt="67" type="#_x0000_t67" style="position:absolute;left:0pt;margin-left:200.6pt;margin-top:60.8pt;height:21pt;width:21.75pt;z-index:251659264;v-text-anchor:middle;mso-width-relative:page;mso-height-relative:page;" fillcolor="#9CC2E5" filled="t" stroked="f" coordsize="21600,21600" o:gfxdata="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iJ4etgAAAALAQAA&#10;DwAAAAAAAAABACAAAAAiAAAAZHJzL2Rvd25yZXYueG1sUEsBAhQAFAAAAAgAh07iQJcNcV8ZAgAA&#10;UQQAAA4AAAAAAAAAAQAgAAAAJwEAAGRycy9lMm9Eb2MueG1sUEsFBgAAAAAGAAYAWQEAALIFAAAA&#10;AA==&#10;" adj="10800,5400">
                <v:fill on="t" focussize="0,0"/>
                <v:stroke on="f"/>
                <v:imagedata o:title=""/>
                <o:lock v:ext="edit" aspectratio="f"/>
                <v:textbox inset="7.1988188976378pt,7.1988188976378pt,7.1988188976378pt,7.1988188976378pt">
                  <w:txbxContent>
                    <w:p w14:paraId="307D2A21">
                      <w:pPr>
                        <w:spacing w:before="0" w:after="0" w:line="240" w:lineRule="auto"/>
                        <w:ind w:left="0" w:right="0" w:firstLine="0"/>
                        <w:jc w:val="left"/>
                      </w:pPr>
                    </w:p>
                  </w:txbxContent>
                </v:textbox>
              </v:shape>
            </w:pict>
          </mc:Fallback>
        </mc:AlternateContent>
      </w:r>
    </w:p>
    <w:p w14:paraId="000001CB">
      <w:pPr>
        <w:jc w:val="both"/>
      </w:pPr>
      <w:r>
        <mc:AlternateContent>
          <mc:Choice Requires="wps">
            <w:drawing>
              <wp:anchor distT="0" distB="0" distL="114300" distR="114300" simplePos="0" relativeHeight="251659264" behindDoc="0" locked="0" layoutInCell="1" allowOverlap="1">
                <wp:simplePos x="0" y="0"/>
                <wp:positionH relativeFrom="column">
                  <wp:posOffset>1966595</wp:posOffset>
                </wp:positionH>
                <wp:positionV relativeFrom="paragraph">
                  <wp:posOffset>218440</wp:posOffset>
                </wp:positionV>
                <wp:extent cx="1428750" cy="600075"/>
                <wp:effectExtent l="0" t="0" r="0" b="0"/>
                <wp:wrapNone/>
                <wp:docPr id="37" name="Rounded Rectangle 37"/>
                <wp:cNvGraphicFramePr/>
                <a:graphic xmlns:a="http://schemas.openxmlformats.org/drawingml/2006/main">
                  <a:graphicData uri="http://schemas.microsoft.com/office/word/2010/wordprocessingShape">
                    <wps:wsp>
                      <wps:cNvSpPr/>
                      <wps:spPr>
                        <a:xfrm>
                          <a:off x="4636388" y="3484725"/>
                          <a:ext cx="1419225" cy="590550"/>
                        </a:xfrm>
                        <a:prstGeom prst="roundRect">
                          <a:avLst>
                            <a:gd name="adj" fmla="val 16667"/>
                          </a:avLst>
                        </a:prstGeom>
                        <a:solidFill>
                          <a:schemeClr val="accent1"/>
                        </a:solidFill>
                        <a:ln>
                          <a:noFill/>
                        </a:ln>
                      </wps:spPr>
                      <wps:txbx>
                        <w:txbxContent>
                          <w:p w14:paraId="6E6E304A">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MLI Approves the Claim</w:t>
                            </w:r>
                          </w:p>
                        </w:txbxContent>
                      </wps:txbx>
                      <wps:bodyPr spcFirstLastPara="1" wrap="square" lIns="91425" tIns="45700" rIns="91425" bIns="45700" anchor="ctr" anchorCtr="0">
                        <a:noAutofit/>
                      </wps:bodyPr>
                    </wps:wsp>
                  </a:graphicData>
                </a:graphic>
              </wp:anchor>
            </w:drawing>
          </mc:Choice>
          <mc:Fallback>
            <w:pict>
              <v:roundrect id="_x0000_s1026" o:spid="_x0000_s1026" o:spt="2" style="position:absolute;left:0pt;margin-left:154.85pt;margin-top:17.2pt;height:47.25pt;width:112.5pt;z-index:251659264;v-text-anchor:middle;mso-width-relative:page;mso-height-relative:page;" fillcolor="#4F81BD [3204]" filled="t" stroked="f" coordsize="21600,21600" arcsize="0.166666666666667" o:gfxdata="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HiyIrYAAAA&#10;CgEAAA8AAAAAAAAAAQAgAAAAIgAAAGRycy9kb3ducmV2LnhtbFBLAQIUABQAAAAIAIdO4kAt2ZSe&#10;HQIAADQEAAAOAAAAAAAAAAEAIAAAACcBAABkcnMvZTJvRG9jLnhtbFBLBQYAAAAABgAGAFkBAAC2&#10;BQAAAAA=&#10;">
                <v:fill on="t" focussize="0,0"/>
                <v:stroke on="f"/>
                <v:imagedata o:title=""/>
                <o:lock v:ext="edit" aspectratio="f"/>
                <v:textbox inset="7.1988188976378pt,3.59842519685039pt,7.1988188976378pt,3.59842519685039pt">
                  <w:txbxContent>
                    <w:p w14:paraId="6E6E304A">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MLI Approves the Claim</w:t>
                      </w:r>
                    </w:p>
                  </w:txbxContent>
                </v:textbox>
              </v:roundrect>
            </w:pict>
          </mc:Fallback>
        </mc:AlternateContent>
      </w:r>
    </w:p>
    <w:p w14:paraId="000001CC">
      <w:pPr>
        <w:jc w:val="both"/>
      </w:pPr>
    </w:p>
    <w:p w14:paraId="000001CD"/>
    <w:p w14:paraId="000001CE">
      <w:r>
        <mc:AlternateContent>
          <mc:Choice Requires="wps">
            <w:drawing>
              <wp:anchor distT="0" distB="0" distL="114300" distR="114300" simplePos="0" relativeHeight="251659264" behindDoc="0" locked="0" layoutInCell="1" allowOverlap="1">
                <wp:simplePos x="0" y="0"/>
                <wp:positionH relativeFrom="column">
                  <wp:posOffset>2566670</wp:posOffset>
                </wp:positionH>
                <wp:positionV relativeFrom="paragraph">
                  <wp:posOffset>18415</wp:posOffset>
                </wp:positionV>
                <wp:extent cx="276225" cy="266700"/>
                <wp:effectExtent l="0" t="0" r="0" b="0"/>
                <wp:wrapNone/>
                <wp:docPr id="38" name="Down Arrow 38"/>
                <wp:cNvGraphicFramePr/>
                <a:graphic xmlns:a="http://schemas.openxmlformats.org/drawingml/2006/main">
                  <a:graphicData uri="http://schemas.microsoft.com/office/word/2010/wordprocessingShape">
                    <wps:wsp>
                      <wps:cNvSpPr/>
                      <wps:spPr>
                        <a:xfrm>
                          <a:off x="5212650" y="3651413"/>
                          <a:ext cx="266700" cy="257175"/>
                        </a:xfrm>
                        <a:prstGeom prst="downArrow">
                          <a:avLst>
                            <a:gd name="adj1" fmla="val 50000"/>
                            <a:gd name="adj2" fmla="val 50000"/>
                          </a:avLst>
                        </a:prstGeom>
                        <a:solidFill>
                          <a:srgbClr val="9CC2E5"/>
                        </a:solidFill>
                        <a:ln>
                          <a:noFill/>
                        </a:ln>
                      </wps:spPr>
                      <wps:txbx>
                        <w:txbxContent>
                          <w:p w14:paraId="5D05FCE3">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shape id="_x0000_s1026" o:spid="_x0000_s1026" o:spt="67" type="#_x0000_t67" style="position:absolute;left:0pt;margin-left:202.1pt;margin-top:1.45pt;height:21pt;width:21.75pt;z-index:251659264;v-text-anchor:middle;mso-width-relative:page;mso-height-relative:page;" fillcolor="#9CC2E5" filled="t" stroked="f" coordsize="21600,21600" o:gfxdata="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V9Cl9cAAAAIAQAA&#10;DwAAAAAAAAABACAAAAAiAAAAZHJzL2Rvd25yZXYueG1sUEsBAhQAFAAAAAgAh07iQITaHwkaAgAA&#10;UQQAAA4AAAAAAAAAAQAgAAAAJgEAAGRycy9lMm9Eb2MueG1sUEsFBgAAAAAGAAYAWQEAALIFAAAA&#10;AA==&#10;" adj="10800,5400">
                <v:fill on="t" focussize="0,0"/>
                <v:stroke on="f"/>
                <v:imagedata o:title=""/>
                <o:lock v:ext="edit" aspectratio="f"/>
                <v:textbox inset="7.1988188976378pt,7.1988188976378pt,7.1988188976378pt,7.1988188976378pt">
                  <w:txbxContent>
                    <w:p w14:paraId="5D05FCE3">
                      <w:pPr>
                        <w:spacing w:before="0" w:after="0" w:line="240" w:lineRule="auto"/>
                        <w:ind w:left="0" w:right="0" w:firstLine="0"/>
                        <w:jc w:val="left"/>
                      </w:pPr>
                    </w:p>
                  </w:txbxContent>
                </v:textbox>
              </v:shape>
            </w:pict>
          </mc:Fallback>
        </mc:AlternateContent>
      </w:r>
    </w:p>
    <w:p w14:paraId="000001CF">
      <w:r>
        <mc:AlternateContent>
          <mc:Choice Requires="wps">
            <w:drawing>
              <wp:anchor distT="0" distB="0" distL="114300" distR="114300" simplePos="0" relativeHeight="251659264" behindDoc="0" locked="0" layoutInCell="1" allowOverlap="1">
                <wp:simplePos x="0" y="0"/>
                <wp:positionH relativeFrom="column">
                  <wp:posOffset>1680845</wp:posOffset>
                </wp:positionH>
                <wp:positionV relativeFrom="paragraph">
                  <wp:posOffset>46990</wp:posOffset>
                </wp:positionV>
                <wp:extent cx="2028825" cy="1066800"/>
                <wp:effectExtent l="0" t="0" r="0" b="0"/>
                <wp:wrapNone/>
                <wp:docPr id="39" name="Flowchart: Decision 39"/>
                <wp:cNvGraphicFramePr/>
                <a:graphic xmlns:a="http://schemas.openxmlformats.org/drawingml/2006/main">
                  <a:graphicData uri="http://schemas.microsoft.com/office/word/2010/wordprocessingShape">
                    <wps:wsp>
                      <wps:cNvSpPr/>
                      <wps:spPr>
                        <a:xfrm>
                          <a:off x="4336350" y="3251363"/>
                          <a:ext cx="2019300" cy="1057275"/>
                        </a:xfrm>
                        <a:prstGeom prst="flowChartDecision">
                          <a:avLst/>
                        </a:prstGeom>
                        <a:solidFill>
                          <a:schemeClr val="accent1"/>
                        </a:solidFill>
                        <a:ln>
                          <a:noFill/>
                        </a:ln>
                      </wps:spPr>
                      <wps:txbx>
                        <w:txbxContent>
                          <w:p w14:paraId="591D30C7">
                            <w:pPr>
                              <w:spacing w:before="0" w:after="0" w:line="240" w:lineRule="auto"/>
                              <w:ind w:left="0" w:right="0" w:firstLine="0"/>
                              <w:jc w:val="center"/>
                            </w:pPr>
                            <w:r>
                              <w:rPr>
                                <w:rFonts w:ascii="Arial" w:hAnsi="Arial" w:eastAsia="Arial" w:cs="Arial"/>
                                <w:b w:val="0"/>
                                <w:i w:val="0"/>
                                <w:smallCaps w:val="0"/>
                                <w:strike w:val="0"/>
                                <w:color w:val="000000"/>
                                <w:sz w:val="18"/>
                                <w:vertAlign w:val="baseline"/>
                              </w:rPr>
                              <w:t>(NCGTC Creator)</w:t>
                            </w:r>
                          </w:p>
                          <w:p w14:paraId="66946E93">
                            <w:pPr>
                              <w:spacing w:before="0" w:after="0" w:line="240" w:lineRule="auto"/>
                              <w:ind w:left="0" w:right="0" w:firstLine="0"/>
                              <w:jc w:val="center"/>
                            </w:pPr>
                            <w:r>
                              <w:rPr>
                                <w:rFonts w:ascii="Arial" w:hAnsi="Arial" w:eastAsia="Arial" w:cs="Arial"/>
                                <w:b w:val="0"/>
                                <w:i w:val="0"/>
                                <w:smallCaps w:val="0"/>
                                <w:strike w:val="0"/>
                                <w:color w:val="000000"/>
                                <w:sz w:val="18"/>
                                <w:vertAlign w:val="baseline"/>
                              </w:rPr>
                              <w:t>Investigate/Due Diligence</w:t>
                            </w:r>
                          </w:p>
                        </w:txbxContent>
                      </wps:txbx>
                      <wps:bodyPr spcFirstLastPara="1" wrap="square" lIns="91425" tIns="45700" rIns="91425" bIns="45700" anchor="ctr" anchorCtr="0">
                        <a:noAutofit/>
                      </wps:bodyPr>
                    </wps:wsp>
                  </a:graphicData>
                </a:graphic>
              </wp:anchor>
            </w:drawing>
          </mc:Choice>
          <mc:Fallback>
            <w:pict>
              <v:shape id="_x0000_s1026" o:spid="_x0000_s1026" o:spt="110" type="#_x0000_t110" style="position:absolute;left:0pt;margin-left:132.35pt;margin-top:3.7pt;height:84pt;width:159.75pt;z-index:251659264;v-text-anchor:middle;mso-width-relative:page;mso-height-relative:page;" fillcolor="#4F81BD [3204]" filled="t" stroked="f" coordsize="21600,21600" o:gfxdata="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OorN0doAAAAJAQAADwAAAAAAAAABACAAAAAi&#10;AAAAZHJzL2Rvd25yZXYueG1sUEsBAhQAFAAAAAgAh07iQMJzCHAIAgAAEwQAAA4AAAAAAAAAAQAg&#10;AAAAKQEAAGRycy9lMm9Eb2MueG1sUEsFBgAAAAAGAAYAWQEAAKMFAAAAAA==&#10;">
                <v:fill on="t" focussize="0,0"/>
                <v:stroke on="f"/>
                <v:imagedata o:title=""/>
                <o:lock v:ext="edit" aspectratio="f"/>
                <v:textbox inset="7.1988188976378pt,3.59842519685039pt,7.1988188976378pt,3.59842519685039pt">
                  <w:txbxContent>
                    <w:p w14:paraId="591D30C7">
                      <w:pPr>
                        <w:spacing w:before="0" w:after="0" w:line="240" w:lineRule="auto"/>
                        <w:ind w:left="0" w:right="0" w:firstLine="0"/>
                        <w:jc w:val="center"/>
                      </w:pPr>
                      <w:r>
                        <w:rPr>
                          <w:rFonts w:ascii="Arial" w:hAnsi="Arial" w:eastAsia="Arial" w:cs="Arial"/>
                          <w:b w:val="0"/>
                          <w:i w:val="0"/>
                          <w:smallCaps w:val="0"/>
                          <w:strike w:val="0"/>
                          <w:color w:val="000000"/>
                          <w:sz w:val="18"/>
                          <w:vertAlign w:val="baseline"/>
                        </w:rPr>
                        <w:t>(NCGTC Creator)</w:t>
                      </w:r>
                    </w:p>
                    <w:p w14:paraId="66946E93">
                      <w:pPr>
                        <w:spacing w:before="0" w:after="0" w:line="240" w:lineRule="auto"/>
                        <w:ind w:left="0" w:right="0" w:firstLine="0"/>
                        <w:jc w:val="center"/>
                      </w:pPr>
                      <w:r>
                        <w:rPr>
                          <w:rFonts w:ascii="Arial" w:hAnsi="Arial" w:eastAsia="Arial" w:cs="Arial"/>
                          <w:b w:val="0"/>
                          <w:i w:val="0"/>
                          <w:smallCaps w:val="0"/>
                          <w:strike w:val="0"/>
                          <w:color w:val="000000"/>
                          <w:sz w:val="18"/>
                          <w:vertAlign w:val="baseline"/>
                        </w:rPr>
                        <w:t>Investigate/Due Diligence</w:t>
                      </w:r>
                    </w:p>
                  </w:txbxContent>
                </v:textbox>
              </v:shape>
            </w:pict>
          </mc:Fallback>
        </mc:AlternateContent>
      </w:r>
    </w:p>
    <w:p w14:paraId="000001D0"/>
    <w:p w14:paraId="000001D1">
      <w:r>
        <mc:AlternateContent>
          <mc:Choice Requires="wps">
            <w:drawing>
              <wp:anchor distT="0" distB="0" distL="114300" distR="114300" simplePos="0" relativeHeight="251659264" behindDoc="0" locked="0" layoutInCell="1" allowOverlap="1">
                <wp:simplePos x="0" y="0"/>
                <wp:positionH relativeFrom="column">
                  <wp:posOffset>832485</wp:posOffset>
                </wp:positionH>
                <wp:positionV relativeFrom="paragraph">
                  <wp:posOffset>0</wp:posOffset>
                </wp:positionV>
                <wp:extent cx="857250" cy="495300"/>
                <wp:effectExtent l="0" t="0" r="0" b="0"/>
                <wp:wrapNone/>
                <wp:docPr id="40" name="Elbow Connector 40"/>
                <wp:cNvGraphicFramePr/>
                <a:graphic xmlns:a="http://schemas.openxmlformats.org/drawingml/2006/main">
                  <a:graphicData uri="http://schemas.microsoft.com/office/word/2010/wordprocessingShape">
                    <wps:wsp>
                      <wps:cNvCnPr/>
                      <wps:spPr>
                        <a:xfrm flipH="1">
                          <a:off x="4922138" y="3537113"/>
                          <a:ext cx="847725" cy="485775"/>
                        </a:xfrm>
                        <a:prstGeom prst="bentConnector3">
                          <a:avLst>
                            <a:gd name="adj1" fmla="val 99462"/>
                          </a:avLst>
                        </a:prstGeom>
                        <a:noFill/>
                        <a:ln w="9525" cap="flat" cmpd="sng">
                          <a:solidFill>
                            <a:schemeClr val="accent1"/>
                          </a:solidFill>
                          <a:prstDash val="solid"/>
                          <a:miter lim="800000"/>
                          <a:headEnd type="none" w="sm" len="sm"/>
                          <a:tailEnd type="triangle" w="med" len="med"/>
                        </a:ln>
                      </wps:spPr>
                      <wps:bodyPr spcFirstLastPara="1" wrap="square" lIns="91425" tIns="91425" rIns="91425" bIns="91425" anchor="ctr" anchorCtr="0">
                        <a:noAutofit/>
                      </wps:bodyPr>
                    </wps:wsp>
                  </a:graphicData>
                </a:graphic>
              </wp:anchor>
            </w:drawing>
          </mc:Choice>
          <mc:Fallback>
            <w:pict>
              <v:shape id="_x0000_s1026" o:spid="_x0000_s1026" o:spt="34" type="#_x0000_t34" style="position:absolute;left:0pt;flip:x;margin-left:65.55pt;margin-top:0pt;height:39pt;width:67.5pt;z-index:251659264;mso-width-relative:page;mso-height-relative:page;" filled="f" stroked="t" coordsize="21600,21600" o:gfxdata="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DkjrdQAAAAHAQAADwAAAAAAAAABACAAAAAiAAAAZHJzL2Rvd25yZXYueG1s&#10;UEsBAhQAFAAAAAgAh07iQPOV/PpuAgAA2wQAAA4AAAAAAAAAAQAgAAAAIwEAAGRycy9lMm9Eb2Mu&#10;eG1sUEsFBgAAAAAGAAYAWQEAAAMGAAAAAA==&#10;" adj="21484">
                <v:fill on="f" focussize="0,0"/>
                <v:stroke color="#4F81BD [3204]" miterlimit="8" joinstyle="miter" startarrowwidth="narrow" startarrowlength="short" endarrow="block"/>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3642995</wp:posOffset>
                </wp:positionH>
                <wp:positionV relativeFrom="paragraph">
                  <wp:posOffset>0</wp:posOffset>
                </wp:positionV>
                <wp:extent cx="885825" cy="495300"/>
                <wp:effectExtent l="0" t="0" r="0" b="0"/>
                <wp:wrapNone/>
                <wp:docPr id="41" name="Elbow Connector 41"/>
                <wp:cNvGraphicFramePr/>
                <a:graphic xmlns:a="http://schemas.openxmlformats.org/drawingml/2006/main">
                  <a:graphicData uri="http://schemas.microsoft.com/office/word/2010/wordprocessingShape">
                    <wps:wsp>
                      <wps:cNvCnPr/>
                      <wps:spPr>
                        <a:xfrm>
                          <a:off x="4907850" y="3537113"/>
                          <a:ext cx="876300" cy="485775"/>
                        </a:xfrm>
                        <a:prstGeom prst="bentConnector3">
                          <a:avLst>
                            <a:gd name="adj1" fmla="val 99462"/>
                          </a:avLst>
                        </a:prstGeom>
                        <a:noFill/>
                        <a:ln w="9525" cap="flat" cmpd="sng">
                          <a:solidFill>
                            <a:schemeClr val="accent1"/>
                          </a:solidFill>
                          <a:prstDash val="solid"/>
                          <a:miter lim="800000"/>
                          <a:headEnd type="none" w="sm" len="sm"/>
                          <a:tailEnd type="triangle" w="med" len="med"/>
                        </a:ln>
                      </wps:spPr>
                      <wps:bodyPr spcFirstLastPara="1" wrap="square" lIns="91425" tIns="91425" rIns="91425" bIns="91425" anchor="ctr" anchorCtr="0">
                        <a:noAutofit/>
                      </wps:bodyPr>
                    </wps:wsp>
                  </a:graphicData>
                </a:graphic>
              </wp:anchor>
            </w:drawing>
          </mc:Choice>
          <mc:Fallback>
            <w:pict>
              <v:shape id="_x0000_s1026" o:spid="_x0000_s1026" o:spt="34" type="#_x0000_t34" style="position:absolute;left:0pt;margin-left:286.85pt;margin-top:0pt;height:39pt;width:69.75pt;z-index:251659264;mso-width-relative:page;mso-height-relative:page;" filled="f" stroked="t" coordsize="21600,21600" o:gfxdata="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5MUs11AAAAAcBAAAPAAAAAAAAAAEAIAAAACIAAABkcnMvZG93bnJldi54bWxQSwECFAAU&#10;AAAACACHTuJAGc+6dWcCAADRBAAADgAAAAAAAAABACAAAAAjAQAAZHJzL2Uyb0RvYy54bWxQSwUG&#10;AAAAAAYABgBZAQAA/AUAAAAA&#10;" adj="21484">
                <v:fill on="f" focussize="0,0"/>
                <v:stroke color="#4F81BD [3204]" miterlimit="8" joinstyle="miter" startarrowwidth="narrow" startarrowlength="short" endarrow="block"/>
                <v:imagedata o:title=""/>
                <o:lock v:ext="edit" aspectratio="f"/>
              </v:shape>
            </w:pict>
          </mc:Fallback>
        </mc:AlternateContent>
      </w:r>
    </w:p>
    <w:p w14:paraId="000001D2">
      <w:r>
        <mc:AlternateContent>
          <mc:Choice Requires="wpg">
            <w:drawing>
              <wp:anchor distT="0" distB="0" distL="114300" distR="114300" simplePos="0" relativeHeight="251659264" behindDoc="0" locked="0" layoutInCell="1" allowOverlap="1">
                <wp:simplePos x="0" y="0"/>
                <wp:positionH relativeFrom="column">
                  <wp:posOffset>2343150</wp:posOffset>
                </wp:positionH>
                <wp:positionV relativeFrom="paragraph">
                  <wp:posOffset>281305</wp:posOffset>
                </wp:positionV>
                <wp:extent cx="4333875" cy="2647950"/>
                <wp:effectExtent l="0" t="0" r="0" b="0"/>
                <wp:wrapNone/>
                <wp:docPr id="42" name="Group 42"/>
                <wp:cNvGraphicFramePr/>
                <a:graphic xmlns:a="http://schemas.openxmlformats.org/drawingml/2006/main">
                  <a:graphicData uri="http://schemas.microsoft.com/office/word/2010/wordprocessingGroup">
                    <wpg:wgp>
                      <wpg:cNvGrpSpPr/>
                      <wpg:grpSpPr>
                        <a:xfrm>
                          <a:off x="3179050" y="2456025"/>
                          <a:ext cx="4333875" cy="2647950"/>
                          <a:chOff x="3179050" y="2456025"/>
                          <a:chExt cx="4333900" cy="2647950"/>
                        </a:xfrm>
                      </wpg:grpSpPr>
                      <wpg:grpSp>
                        <wpg:cNvPr id="43" name="Group 43"/>
                        <wpg:cNvGrpSpPr/>
                        <wpg:grpSpPr>
                          <a:xfrm>
                            <a:off x="3179063" y="2456025"/>
                            <a:ext cx="4333875" cy="2647950"/>
                            <a:chOff x="0" y="0"/>
                            <a:chExt cx="4333875" cy="2647950"/>
                          </a:xfrm>
                        </wpg:grpSpPr>
                        <wps:wsp>
                          <wps:cNvPr id="44" name="Shape 7"/>
                          <wps:cNvSpPr/>
                          <wps:spPr>
                            <a:xfrm>
                              <a:off x="0" y="0"/>
                              <a:ext cx="4333875" cy="2647950"/>
                            </a:xfrm>
                            <a:prstGeom prst="rect">
                              <a:avLst/>
                            </a:prstGeom>
                            <a:noFill/>
                            <a:ln>
                              <a:noFill/>
                            </a:ln>
                          </wps:spPr>
                          <wps:txbx>
                            <w:txbxContent>
                              <w:p w14:paraId="176C6D3D">
                                <w:pPr>
                                  <w:spacing w:before="0" w:after="0" w:line="240" w:lineRule="auto"/>
                                  <w:ind w:left="0" w:right="0" w:firstLine="0"/>
                                  <w:jc w:val="left"/>
                                </w:pPr>
                              </w:p>
                            </w:txbxContent>
                          </wps:txbx>
                          <wps:bodyPr spcFirstLastPara="1" wrap="square" lIns="91425" tIns="91425" rIns="91425" bIns="91425" anchor="ctr" anchorCtr="0">
                            <a:noAutofit/>
                          </wps:bodyPr>
                        </wps:wsp>
                        <wps:wsp>
                          <wps:cNvPr id="45" name="Straight Arrow Connector 45"/>
                          <wps:cNvCnPr/>
                          <wps:spPr>
                            <a:xfrm rot="10800000" flipH="1">
                              <a:off x="2838450" y="1457325"/>
                              <a:ext cx="171450" cy="9525"/>
                            </a:xfrm>
                            <a:prstGeom prst="straightConnector1">
                              <a:avLst/>
                            </a:prstGeom>
                            <a:noFill/>
                            <a:ln w="9525" cap="flat" cmpd="sng">
                              <a:solidFill>
                                <a:schemeClr val="accent1"/>
                              </a:solidFill>
                              <a:prstDash val="solid"/>
                              <a:miter lim="800000"/>
                              <a:headEnd type="none" w="sm" len="sm"/>
                              <a:tailEnd type="triangle" w="med" len="med"/>
                            </a:ln>
                          </wps:spPr>
                          <wps:bodyPr spcFirstLastPara="1" wrap="square" lIns="91425" tIns="91425" rIns="91425" bIns="91425" anchor="ctr" anchorCtr="0">
                            <a:noAutofit/>
                          </wps:bodyPr>
                        </wps:wsp>
                        <wpg:grpSp>
                          <wpg:cNvPr id="46" name="Group 46"/>
                          <wpg:cNvGrpSpPr/>
                          <wpg:grpSpPr>
                            <a:xfrm>
                              <a:off x="0" y="0"/>
                              <a:ext cx="4333875" cy="2647950"/>
                              <a:chOff x="0" y="0"/>
                              <a:chExt cx="4333875" cy="2647950"/>
                            </a:xfrm>
                          </wpg:grpSpPr>
                          <wps:wsp>
                            <wps:cNvPr id="47" name="Shape 34"/>
                            <wps:cNvSpPr/>
                            <wps:spPr>
                              <a:xfrm>
                                <a:off x="1400175" y="0"/>
                                <a:ext cx="1419225" cy="590550"/>
                              </a:xfrm>
                              <a:prstGeom prst="roundRect">
                                <a:avLst>
                                  <a:gd name="adj" fmla="val 16667"/>
                                </a:avLst>
                              </a:prstGeom>
                              <a:solidFill>
                                <a:srgbClr val="8DA9DB"/>
                              </a:solidFill>
                              <a:ln>
                                <a:noFill/>
                              </a:ln>
                            </wps:spPr>
                            <wps:txbx>
                              <w:txbxContent>
                                <w:p w14:paraId="783D3BFD">
                                  <w:pPr>
                                    <w:spacing w:before="0" w:after="160" w:line="258" w:lineRule="auto"/>
                                    <w:ind w:left="0" w:right="0" w:firstLine="0"/>
                                    <w:jc w:val="center"/>
                                  </w:pPr>
                                  <w:r>
                                    <w:rPr>
                                      <w:rFonts w:ascii="Calibri" w:hAnsi="Calibri" w:eastAsia="Calibri" w:cs="Calibri"/>
                                      <w:b w:val="0"/>
                                      <w:i w:val="0"/>
                                      <w:smallCaps w:val="0"/>
                                      <w:strike w:val="0"/>
                                      <w:color w:val="000000"/>
                                      <w:sz w:val="18"/>
                                      <w:vertAlign w:val="baseline"/>
                                    </w:rPr>
                                    <w:t>Send to Approve</w:t>
                                  </w:r>
                                </w:p>
                                <w:p w14:paraId="6534825E">
                                  <w:pPr>
                                    <w:spacing w:before="0" w:after="160" w:line="258" w:lineRule="auto"/>
                                    <w:ind w:left="0" w:right="0" w:firstLine="0"/>
                                    <w:jc w:val="center"/>
                                  </w:pPr>
                                  <w:r>
                                    <w:rPr>
                                      <w:rFonts w:ascii="Calibri" w:hAnsi="Calibri" w:eastAsia="Calibri" w:cs="Calibri"/>
                                      <w:b w:val="0"/>
                                      <w:i w:val="0"/>
                                      <w:smallCaps w:val="0"/>
                                      <w:strike w:val="0"/>
                                      <w:color w:val="000000"/>
                                      <w:sz w:val="18"/>
                                      <w:vertAlign w:val="baseline"/>
                                    </w:rPr>
                                    <w:t>(By NCGTC Creator)</w:t>
                                  </w:r>
                                </w:p>
                              </w:txbxContent>
                            </wps:txbx>
                            <wps:bodyPr spcFirstLastPara="1" wrap="square" lIns="91425" tIns="45700" rIns="91425" bIns="45700" anchor="ctr" anchorCtr="0">
                              <a:noAutofit/>
                            </wps:bodyPr>
                          </wps:wsp>
                          <wps:wsp>
                            <wps:cNvPr id="48" name="Shape 35"/>
                            <wps:cNvSpPr/>
                            <wps:spPr>
                              <a:xfrm>
                                <a:off x="1990725" y="628650"/>
                                <a:ext cx="266700" cy="257175"/>
                              </a:xfrm>
                              <a:prstGeom prst="downArrow">
                                <a:avLst>
                                  <a:gd name="adj1" fmla="val 50000"/>
                                  <a:gd name="adj2" fmla="val 50000"/>
                                </a:avLst>
                              </a:prstGeom>
                              <a:solidFill>
                                <a:srgbClr val="9CC2E5"/>
                              </a:solidFill>
                              <a:ln>
                                <a:noFill/>
                              </a:ln>
                            </wps:spPr>
                            <wps:txbx>
                              <w:txbxContent>
                                <w:p w14:paraId="5DE08AF8">
                                  <w:pPr>
                                    <w:spacing w:before="0" w:after="0" w:line="240" w:lineRule="auto"/>
                                    <w:ind w:left="0" w:right="0" w:firstLine="0"/>
                                    <w:jc w:val="left"/>
                                  </w:pPr>
                                </w:p>
                              </w:txbxContent>
                            </wps:txbx>
                            <wps:bodyPr spcFirstLastPara="1" wrap="square" lIns="91425" tIns="91425" rIns="91425" bIns="91425" anchor="ctr" anchorCtr="0">
                              <a:noAutofit/>
                            </wps:bodyPr>
                          </wps:wsp>
                          <wpg:grpSp>
                            <wpg:cNvPr id="49" name="Group 49"/>
                            <wpg:cNvGrpSpPr/>
                            <wpg:grpSpPr>
                              <a:xfrm>
                                <a:off x="0" y="933450"/>
                                <a:ext cx="4333875" cy="1714500"/>
                                <a:chOff x="0" y="0"/>
                                <a:chExt cx="4333875" cy="1714500"/>
                              </a:xfrm>
                            </wpg:grpSpPr>
                            <wps:wsp>
                              <wps:cNvPr id="50" name="Shape 37"/>
                              <wps:cNvSpPr/>
                              <wps:spPr>
                                <a:xfrm>
                                  <a:off x="1419225" y="9525"/>
                                  <a:ext cx="238125" cy="276225"/>
                                </a:xfrm>
                                <a:prstGeom prst="rect">
                                  <a:avLst/>
                                </a:prstGeom>
                                <a:solidFill>
                                  <a:schemeClr val="lt1"/>
                                </a:solidFill>
                                <a:ln>
                                  <a:noFill/>
                                </a:ln>
                              </wps:spPr>
                              <wps:txbx>
                                <w:txbxContent>
                                  <w:p w14:paraId="3FE08DE5">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N</w:t>
                                    </w:r>
                                  </w:p>
                                </w:txbxContent>
                              </wps:txbx>
                              <wps:bodyPr spcFirstLastPara="1" wrap="square" lIns="91425" tIns="45700" rIns="91425" bIns="45700" anchor="t" anchorCtr="0">
                                <a:noAutofit/>
                              </wps:bodyPr>
                            </wps:wsp>
                            <wps:wsp>
                              <wps:cNvPr id="51" name="Shape 38"/>
                              <wps:cNvSpPr/>
                              <wps:spPr>
                                <a:xfrm>
                                  <a:off x="2552700" y="0"/>
                                  <a:ext cx="238125" cy="276225"/>
                                </a:xfrm>
                                <a:prstGeom prst="rect">
                                  <a:avLst/>
                                </a:prstGeom>
                                <a:solidFill>
                                  <a:schemeClr val="lt1"/>
                                </a:solidFill>
                                <a:ln>
                                  <a:noFill/>
                                </a:ln>
                              </wps:spPr>
                              <wps:txbx>
                                <w:txbxContent>
                                  <w:p w14:paraId="1471B8B0">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Y</w:t>
                                    </w:r>
                                  </w:p>
                                </w:txbxContent>
                              </wps:txbx>
                              <wps:bodyPr spcFirstLastPara="1" wrap="square" lIns="91425" tIns="45700" rIns="91425" bIns="45700" anchor="t" anchorCtr="0">
                                <a:noAutofit/>
                              </wps:bodyPr>
                            </wps:wsp>
                            <wpg:grpSp>
                              <wpg:cNvPr id="52" name="Group 52"/>
                              <wpg:cNvGrpSpPr/>
                              <wpg:grpSpPr>
                                <a:xfrm>
                                  <a:off x="0" y="19050"/>
                                  <a:ext cx="4333875" cy="1695450"/>
                                  <a:chOff x="0" y="0"/>
                                  <a:chExt cx="4333875" cy="1695450"/>
                                </a:xfrm>
                              </wpg:grpSpPr>
                              <wps:wsp>
                                <wps:cNvPr id="55" name="Shape 40"/>
                                <wps:cNvSpPr/>
                                <wps:spPr>
                                  <a:xfrm>
                                    <a:off x="1390650" y="0"/>
                                    <a:ext cx="1466850" cy="1038225"/>
                                  </a:xfrm>
                                  <a:prstGeom prst="flowChartDecision">
                                    <a:avLst/>
                                  </a:prstGeom>
                                  <a:solidFill>
                                    <a:schemeClr val="accent1"/>
                                  </a:solidFill>
                                  <a:ln>
                                    <a:noFill/>
                                  </a:ln>
                                </wps:spPr>
                                <wps:txbx>
                                  <w:txbxContent>
                                    <w:p w14:paraId="5FA6D599">
                                      <w:pPr>
                                        <w:spacing w:before="0" w:after="160" w:line="258" w:lineRule="auto"/>
                                        <w:ind w:left="0" w:right="0" w:firstLine="0"/>
                                        <w:jc w:val="center"/>
                                      </w:pPr>
                                      <w:r>
                                        <w:rPr>
                                          <w:rFonts w:ascii="Calibri" w:hAnsi="Calibri" w:eastAsia="Calibri" w:cs="Calibri"/>
                                          <w:b w:val="0"/>
                                          <w:i w:val="0"/>
                                          <w:smallCaps w:val="0"/>
                                          <w:strike w:val="0"/>
                                          <w:color w:val="000000"/>
                                          <w:sz w:val="18"/>
                                          <w:vertAlign w:val="baseline"/>
                                        </w:rPr>
                                        <w:t>Claim Approval</w:t>
                                      </w:r>
                                    </w:p>
                                  </w:txbxContent>
                                </wps:txbx>
                                <wps:bodyPr spcFirstLastPara="1" wrap="square" lIns="91425" tIns="45700" rIns="91425" bIns="45700" anchor="ctr" anchorCtr="0">
                                  <a:noAutofit/>
                                </wps:bodyPr>
                              </wps:wsp>
                              <wps:wsp>
                                <wps:cNvPr id="56" name="Shape 41"/>
                                <wps:cNvSpPr/>
                                <wps:spPr>
                                  <a:xfrm>
                                    <a:off x="0" y="1104900"/>
                                    <a:ext cx="1419225" cy="590550"/>
                                  </a:xfrm>
                                  <a:prstGeom prst="roundRect">
                                    <a:avLst>
                                      <a:gd name="adj" fmla="val 16667"/>
                                    </a:avLst>
                                  </a:prstGeom>
                                  <a:solidFill>
                                    <a:srgbClr val="8DA9DB"/>
                                  </a:solidFill>
                                  <a:ln>
                                    <a:noFill/>
                                  </a:ln>
                                </wps:spPr>
                                <wps:txbx>
                                  <w:txbxContent>
                                    <w:p w14:paraId="6F6448CE">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Reject Claim</w:t>
                                      </w:r>
                                    </w:p>
                                    <w:p w14:paraId="4770DFD1">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(By NCGTC Approver)</w:t>
                                      </w:r>
                                    </w:p>
                                  </w:txbxContent>
                                </wps:txbx>
                                <wps:bodyPr spcFirstLastPara="1" wrap="square" lIns="91425" tIns="45700" rIns="91425" bIns="45700" anchor="ctr" anchorCtr="0">
                                  <a:noAutofit/>
                                </wps:bodyPr>
                              </wps:wsp>
                              <wps:wsp>
                                <wps:cNvPr id="57" name="Elbow Connector 57"/>
                                <wps:cNvCnPr/>
                                <wps:spPr>
                                  <a:xfrm flipH="1">
                                    <a:off x="704850" y="523875"/>
                                    <a:ext cx="847725" cy="485775"/>
                                  </a:xfrm>
                                  <a:prstGeom prst="bentConnector3">
                                    <a:avLst>
                                      <a:gd name="adj1" fmla="val 99462"/>
                                    </a:avLst>
                                  </a:prstGeom>
                                  <a:noFill/>
                                  <a:ln w="9525" cap="flat" cmpd="sng">
                                    <a:solidFill>
                                      <a:schemeClr val="accent1"/>
                                    </a:solidFill>
                                    <a:prstDash val="solid"/>
                                    <a:miter lim="800000"/>
                                    <a:headEnd type="none" w="sm" len="sm"/>
                                    <a:tailEnd type="triangle" w="med" len="med"/>
                                  </a:ln>
                                </wps:spPr>
                                <wps:bodyPr spcFirstLastPara="1" wrap="square" lIns="91425" tIns="91425" rIns="91425" bIns="91425" anchor="ctr" anchorCtr="0">
                                  <a:noAutofit/>
                                </wps:bodyPr>
                              </wps:wsp>
                              <wps:wsp>
                                <wps:cNvPr id="58" name="Shape 43"/>
                                <wps:cNvSpPr/>
                                <wps:spPr>
                                  <a:xfrm>
                                    <a:off x="3019425" y="314325"/>
                                    <a:ext cx="1152525" cy="542925"/>
                                  </a:xfrm>
                                  <a:prstGeom prst="roundRect">
                                    <a:avLst>
                                      <a:gd name="adj" fmla="val 16667"/>
                                    </a:avLst>
                                  </a:prstGeom>
                                  <a:solidFill>
                                    <a:srgbClr val="8DA9DB"/>
                                  </a:solidFill>
                                  <a:ln>
                                    <a:noFill/>
                                  </a:ln>
                                </wps:spPr>
                                <wps:txbx>
                                  <w:txbxContent>
                                    <w:p w14:paraId="4658084C">
                                      <w:pPr>
                                        <w:spacing w:before="0" w:after="160" w:line="258" w:lineRule="auto"/>
                                        <w:ind w:left="0" w:right="0" w:firstLine="0"/>
                                        <w:jc w:val="center"/>
                                      </w:pPr>
                                      <w:r>
                                        <w:rPr>
                                          <w:rFonts w:ascii="Calibri" w:hAnsi="Calibri" w:eastAsia="Calibri" w:cs="Calibri"/>
                                          <w:b w:val="0"/>
                                          <w:i w:val="0"/>
                                          <w:smallCaps w:val="0"/>
                                          <w:strike w:val="0"/>
                                          <w:color w:val="000000"/>
                                          <w:sz w:val="16"/>
                                          <w:vertAlign w:val="baseline"/>
                                        </w:rPr>
                                        <w:t>Approve Claim</w:t>
                                      </w:r>
                                    </w:p>
                                    <w:p w14:paraId="524ABD37">
                                      <w:pPr>
                                        <w:spacing w:before="0" w:after="160" w:line="258" w:lineRule="auto"/>
                                        <w:ind w:left="0" w:right="0" w:firstLine="0"/>
                                        <w:jc w:val="center"/>
                                      </w:pPr>
                                      <w:r>
                                        <w:rPr>
                                          <w:rFonts w:ascii="Calibri" w:hAnsi="Calibri" w:eastAsia="Calibri" w:cs="Calibri"/>
                                          <w:b w:val="0"/>
                                          <w:i w:val="0"/>
                                          <w:smallCaps w:val="0"/>
                                          <w:strike w:val="0"/>
                                          <w:color w:val="000000"/>
                                          <w:sz w:val="16"/>
                                          <w:vertAlign w:val="baseline"/>
                                        </w:rPr>
                                        <w:t>(By NCGTC Approver)</w:t>
                                      </w:r>
                                    </w:p>
                                  </w:txbxContent>
                                </wps:txbx>
                                <wps:bodyPr spcFirstLastPara="1" wrap="square" lIns="91425" tIns="45700" rIns="91425" bIns="45700" anchor="ctr" anchorCtr="0">
                                  <a:noAutofit/>
                                </wps:bodyPr>
                              </wps:wsp>
                              <wps:wsp>
                                <wps:cNvPr id="59" name="Shape 44"/>
                                <wps:cNvSpPr/>
                                <wps:spPr>
                                  <a:xfrm>
                                    <a:off x="3495675" y="942975"/>
                                    <a:ext cx="266700" cy="257175"/>
                                  </a:xfrm>
                                  <a:prstGeom prst="downArrow">
                                    <a:avLst>
                                      <a:gd name="adj1" fmla="val 50000"/>
                                      <a:gd name="adj2" fmla="val 50000"/>
                                    </a:avLst>
                                  </a:prstGeom>
                                  <a:solidFill>
                                    <a:srgbClr val="9CC2E5"/>
                                  </a:solidFill>
                                  <a:ln>
                                    <a:noFill/>
                                  </a:ln>
                                </wps:spPr>
                                <wps:txbx>
                                  <w:txbxContent>
                                    <w:p w14:paraId="607C2CC1">
                                      <w:pPr>
                                        <w:spacing w:before="0" w:after="0" w:line="240" w:lineRule="auto"/>
                                        <w:ind w:left="0" w:right="0" w:firstLine="0"/>
                                        <w:jc w:val="left"/>
                                      </w:pPr>
                                    </w:p>
                                  </w:txbxContent>
                                </wps:txbx>
                                <wps:bodyPr spcFirstLastPara="1" wrap="square" lIns="91425" tIns="91425" rIns="91425" bIns="91425" anchor="ctr" anchorCtr="0">
                                  <a:noAutofit/>
                                </wps:bodyPr>
                              </wps:wsp>
                              <wps:wsp>
                                <wps:cNvPr id="60" name="Shape 45"/>
                                <wps:cNvSpPr/>
                                <wps:spPr>
                                  <a:xfrm>
                                    <a:off x="2914650" y="1257300"/>
                                    <a:ext cx="1419225" cy="295275"/>
                                  </a:xfrm>
                                  <a:prstGeom prst="rect">
                                    <a:avLst/>
                                  </a:prstGeom>
                                  <a:noFill/>
                                  <a:ln>
                                    <a:noFill/>
                                  </a:ln>
                                </wps:spPr>
                                <wps:txbx>
                                  <w:txbxContent>
                                    <w:p w14:paraId="6DD89025">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 xml:space="preserve">Claim Settlement </w:t>
                                      </w:r>
                                    </w:p>
                                  </w:txbxContent>
                                </wps:txbx>
                                <wps:bodyPr spcFirstLastPara="1" wrap="square" lIns="91425" tIns="45700" rIns="91425" bIns="45700" anchor="t" anchorCtr="0">
                                  <a:noAutofit/>
                                </wps:bodyPr>
                              </wps:wsp>
                            </wpg:grpSp>
                          </wpg:grpSp>
                        </wpg:grpSp>
                      </wpg:grpSp>
                    </wpg:wgp>
                  </a:graphicData>
                </a:graphic>
              </wp:anchor>
            </w:drawing>
          </mc:Choice>
          <mc:Fallback>
            <w:pict>
              <v:group id="_x0000_s1026" o:spid="_x0000_s1026" o:spt="203" style="position:absolute;left:0pt;margin-left:184.5pt;margin-top:22.15pt;height:208.5pt;width:341.25pt;z-index:251659264;mso-width-relative:page;mso-height-relative:page;" coordorigin="3179050,2456025" coordsize="4333900,2647950" o:gfxdata="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">
                <o:lock v:ext="edit" aspectratio="f"/>
                <v:group id="_x0000_s1026" o:spid="_x0000_s1026" o:spt="203" style="position:absolute;left:3179063;top:2456025;height:2647950;width:4333875;" coordsize="4333875,2647950"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rect id="Shape 7" o:spid="_x0000_s1026" o:spt="1" style="position:absolute;left:0;top:0;height:2647950;width:4333875;v-text-anchor:middle;" filled="f" stroked="f" coordsize="21600,21600" o:gfxdata="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d97K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76C6D3D">
                          <w:pPr>
                            <w:spacing w:before="0" w:after="0" w:line="240" w:lineRule="auto"/>
                            <w:ind w:left="0" w:right="0" w:firstLine="0"/>
                            <w:jc w:val="left"/>
                          </w:pPr>
                        </w:p>
                      </w:txbxContent>
                    </v:textbox>
                  </v:rect>
                  <v:shape id="_x0000_s1026" o:spid="_x0000_s1026" o:spt="32" type="#_x0000_t32" style="position:absolute;left:2838450;top:1457325;flip:x;height:9525;width:171450;rotation:11796480f;" filled="f" stroked="t" coordsize="21600,21600" o:gfxdata="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tm7rvQAA&#10;ANsAAAAPAAAAAAAAAAEAIAAAACIAAABkcnMvZG93bnJldi54bWxQSwECFAAUAAAACACHTuJAMy8F&#10;njsAAAA5AAAAEAAAAAAAAAABACAAAAAMAQAAZHJzL3NoYXBleG1sLnhtbFBLBQYAAAAABgAGAFsB&#10;AAC2AwAAAAA=&#10;">
                    <v:fill on="f" focussize="0,0"/>
                    <v:stroke color="#4F81BD [3204]" miterlimit="8" joinstyle="miter" startarrowwidth="narrow" startarrowlength="short" endarrow="block"/>
                    <v:imagedata o:title=""/>
                    <o:lock v:ext="edit" aspectratio="f"/>
                  </v:shape>
                  <v:group id="_x0000_s1026" o:spid="_x0000_s1026" o:spt="203" style="position:absolute;left:0;top:0;height:2647950;width:4333875;" coordsize="4333875,2647950"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roundrect id="Shape 34" o:spid="_x0000_s1026" o:spt="2" style="position:absolute;left:1400175;top:0;height:590550;width:1419225;v-text-anchor:middle;" fillcolor="#8DA9DB" filled="t" stroked="f" coordsize="21600,21600" arcsize="0.166666666666667" o:gfxdata="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OgqL4A&#10;AADbAAAADwAAAAAAAAABACAAAAAiAAAAZHJzL2Rvd25yZXYueG1sUEsBAhQAFAAAAAgAh07iQDMv&#10;BZ47AAAAOQAAABAAAAAAAAAAAQAgAAAADQEAAGRycy9zaGFwZXhtbC54bWxQSwUGAAAAAAYABgBb&#10;AQAAtwMAAAAA&#10;">
                      <v:fill on="t" focussize="0,0"/>
                      <v:stroke on="f"/>
                      <v:imagedata o:title=""/>
                      <o:lock v:ext="edit" aspectratio="f"/>
                      <v:textbox inset="7.1988188976378pt,3.59842519685039pt,7.1988188976378pt,3.59842519685039pt">
                        <w:txbxContent>
                          <w:p w14:paraId="783D3BFD">
                            <w:pPr>
                              <w:spacing w:before="0" w:after="160" w:line="258" w:lineRule="auto"/>
                              <w:ind w:left="0" w:right="0" w:firstLine="0"/>
                              <w:jc w:val="center"/>
                            </w:pPr>
                            <w:r>
                              <w:rPr>
                                <w:rFonts w:ascii="Calibri" w:hAnsi="Calibri" w:eastAsia="Calibri" w:cs="Calibri"/>
                                <w:b w:val="0"/>
                                <w:i w:val="0"/>
                                <w:smallCaps w:val="0"/>
                                <w:strike w:val="0"/>
                                <w:color w:val="000000"/>
                                <w:sz w:val="18"/>
                                <w:vertAlign w:val="baseline"/>
                              </w:rPr>
                              <w:t>Send to Approve</w:t>
                            </w:r>
                          </w:p>
                          <w:p w14:paraId="6534825E">
                            <w:pPr>
                              <w:spacing w:before="0" w:after="160" w:line="258" w:lineRule="auto"/>
                              <w:ind w:left="0" w:right="0" w:firstLine="0"/>
                              <w:jc w:val="center"/>
                            </w:pPr>
                            <w:r>
                              <w:rPr>
                                <w:rFonts w:ascii="Calibri" w:hAnsi="Calibri" w:eastAsia="Calibri" w:cs="Calibri"/>
                                <w:b w:val="0"/>
                                <w:i w:val="0"/>
                                <w:smallCaps w:val="0"/>
                                <w:strike w:val="0"/>
                                <w:color w:val="000000"/>
                                <w:sz w:val="18"/>
                                <w:vertAlign w:val="baseline"/>
                              </w:rPr>
                              <w:t>(By NCGTC Creator)</w:t>
                            </w:r>
                          </w:p>
                        </w:txbxContent>
                      </v:textbox>
                    </v:roundrect>
                    <v:shape id="Shape 35" o:spid="_x0000_s1026" o:spt="67" type="#_x0000_t67" style="position:absolute;left:1990725;top:628650;height:257175;width:266700;v-text-anchor:middle;" fillcolor="#9CC2E5" filled="t" stroked="f" coordsize="21600,21600" o:gfxdata="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eIhnbsAAADb&#10;AAAADwAAAAAAAAABACAAAAAiAAAAZHJzL2Rvd25yZXYueG1sUEsBAhQAFAAAAAgAh07iQDMvBZ47&#10;AAAAOQAAABAAAAAAAAAAAQAgAAAACgEAAGRycy9zaGFwZXhtbC54bWxQSwUGAAAAAAYABgBbAQAA&#10;tAMAAAAA&#10;" adj="10800,5400">
                      <v:fill on="t" focussize="0,0"/>
                      <v:stroke on="f"/>
                      <v:imagedata o:title=""/>
                      <o:lock v:ext="edit" aspectratio="f"/>
                      <v:textbox inset="7.1988188976378pt,7.1988188976378pt,7.1988188976378pt,7.1988188976378pt">
                        <w:txbxContent>
                          <w:p w14:paraId="5DE08AF8">
                            <w:pPr>
                              <w:spacing w:before="0" w:after="0" w:line="240" w:lineRule="auto"/>
                              <w:ind w:left="0" w:right="0" w:firstLine="0"/>
                              <w:jc w:val="left"/>
                            </w:pPr>
                          </w:p>
                        </w:txbxContent>
                      </v:textbox>
                    </v:shape>
                    <v:group id="_x0000_s1026" o:spid="_x0000_s1026" o:spt="203" style="position:absolute;left:0;top:933450;height:1714500;width:4333875;" coordsize="4333875,1714500"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rect id="Shape 37" o:spid="_x0000_s1026" o:spt="1" style="position:absolute;left:1419225;top:9525;height:276225;width:238125;" fillcolor="#FFFFFF [3201]" filled="t" stroked="f" coordsize="21600,21600" o:gfxdata="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gs6ZugAAANsA&#10;AAAPAAAAAAAAAAEAIAAAACIAAABkcnMvZG93bnJldi54bWxQSwECFAAUAAAACACHTuJAMy8FnjsA&#10;AAA5AAAAEAAAAAAAAAABACAAAAAJAQAAZHJzL3NoYXBleG1sLnhtbFBLBQYAAAAABgAGAFsBAACz&#10;AwAAAAA=&#10;">
                        <v:fill on="t" focussize="0,0"/>
                        <v:stroke on="f"/>
                        <v:imagedata o:title=""/>
                        <o:lock v:ext="edit" aspectratio="f"/>
                        <v:textbox inset="7.1988188976378pt,3.59842519685039pt,7.1988188976378pt,3.59842519685039pt">
                          <w:txbxContent>
                            <w:p w14:paraId="3FE08DE5">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N</w:t>
                              </w:r>
                            </w:p>
                          </w:txbxContent>
                        </v:textbox>
                      </v:rect>
                      <v:rect id="Shape 38" o:spid="_x0000_s1026" o:spt="1" style="position:absolute;left:2552700;top:0;height:276225;width:238125;" fillcolor="#FFFFFF [3201]" filled="t" stroked="f" coordsize="21600,21600" o:gfxdata="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OawK8AAAA&#10;2wAAAA8AAAAAAAAAAQAgAAAAIgAAAGRycy9kb3ducmV2LnhtbFBLAQIUABQAAAAIAIdO4kAzLwWe&#10;OwAAADkAAAAQAAAAAAAAAAEAIAAAAAsBAABkcnMvc2hhcGV4bWwueG1sUEsFBgAAAAAGAAYAWwEA&#10;ALUDAAAAAA==&#10;">
                        <v:fill on="t" focussize="0,0"/>
                        <v:stroke on="f"/>
                        <v:imagedata o:title=""/>
                        <o:lock v:ext="edit" aspectratio="f"/>
                        <v:textbox inset="7.1988188976378pt,3.59842519685039pt,7.1988188976378pt,3.59842519685039pt">
                          <w:txbxContent>
                            <w:p w14:paraId="1471B8B0">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Y</w:t>
                              </w:r>
                            </w:p>
                          </w:txbxContent>
                        </v:textbox>
                      </v:rect>
                      <v:group id="_x0000_s1026" o:spid="_x0000_s1026" o:spt="203" style="position:absolute;left:0;top:19050;height:1695450;width:4333875;" coordsize="4333875,1695450" o:gfxdata="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TOb0AAADbAAAADwAAAAAAAAABACAAAAAiAAAAZHJzL2Rvd25yZXYueG1s&#10;UEsBAhQAFAAAAAgAh07iQDMvBZ47AAAAOQAAABUAAAAAAAAAAQAgAAAADAEAAGRycy9ncm91cHNo&#10;YXBleG1sLnhtbFBLBQYAAAAABgAGAGABAADJAwAAAAA=&#10;">
                        <o:lock v:ext="edit" aspectratio="f"/>
                        <v:shape id="Shape 40" o:spid="_x0000_s1026" o:spt="110" type="#_x0000_t110" style="position:absolute;left:1390650;top:0;height:1038225;width:1466850;v-text-anchor:middle;" fillcolor="#4F81BD [3204]" filled="t" stroked="f" coordsize="21600,21600" o:gfxdata="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oxCHL4A&#10;AADbAAAADwAAAAAAAAABACAAAAAiAAAAZHJzL2Rvd25yZXYueG1sUEsBAhQAFAAAAAgAh07iQDMv&#10;BZ47AAAAOQAAABAAAAAAAAAAAQAgAAAADQEAAGRycy9zaGFwZXhtbC54bWxQSwUGAAAAAAYABgBb&#10;AQAAtwMAAAAA&#10;">
                          <v:fill on="t" focussize="0,0"/>
                          <v:stroke on="f"/>
                          <v:imagedata o:title=""/>
                          <o:lock v:ext="edit" aspectratio="f"/>
                          <v:textbox inset="7.1988188976378pt,3.59842519685039pt,7.1988188976378pt,3.59842519685039pt">
                            <w:txbxContent>
                              <w:p w14:paraId="5FA6D599">
                                <w:pPr>
                                  <w:spacing w:before="0" w:after="160" w:line="258" w:lineRule="auto"/>
                                  <w:ind w:left="0" w:right="0" w:firstLine="0"/>
                                  <w:jc w:val="center"/>
                                </w:pPr>
                                <w:r>
                                  <w:rPr>
                                    <w:rFonts w:ascii="Calibri" w:hAnsi="Calibri" w:eastAsia="Calibri" w:cs="Calibri"/>
                                    <w:b w:val="0"/>
                                    <w:i w:val="0"/>
                                    <w:smallCaps w:val="0"/>
                                    <w:strike w:val="0"/>
                                    <w:color w:val="000000"/>
                                    <w:sz w:val="18"/>
                                    <w:vertAlign w:val="baseline"/>
                                  </w:rPr>
                                  <w:t>Claim Approval</w:t>
                                </w:r>
                              </w:p>
                            </w:txbxContent>
                          </v:textbox>
                        </v:shape>
                        <v:roundrect id="Shape 41" o:spid="_x0000_s1026" o:spt="2" style="position:absolute;left:0;top:1104900;height:590550;width:1419225;v-text-anchor:middle;" fillcolor="#8DA9DB" filled="t" stroked="f" coordsize="21600,21600" arcsize="0.166666666666667" o:gfxdata="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Gk+6/&#10;AAAA2wAAAA8AAAAAAAAAAQAgAAAAIgAAAGRycy9kb3ducmV2LnhtbFBLAQIUABQAAAAIAIdO4kAz&#10;LwWeOwAAADkAAAAQAAAAAAAAAAEAIAAAAA4BAABkcnMvc2hhcGV4bWwueG1sUEsFBgAAAAAGAAYA&#10;WwEAALgDAAAAAA==&#10;">
                          <v:fill on="t" focussize="0,0"/>
                          <v:stroke on="f"/>
                          <v:imagedata o:title=""/>
                          <o:lock v:ext="edit" aspectratio="f"/>
                          <v:textbox inset="7.1988188976378pt,3.59842519685039pt,7.1988188976378pt,3.59842519685039pt">
                            <w:txbxContent>
                              <w:p w14:paraId="6F6448CE">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Reject Claim</w:t>
                                </w:r>
                              </w:p>
                              <w:p w14:paraId="4770DFD1">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(By NCGTC Approver)</w:t>
                                </w:r>
                              </w:p>
                            </w:txbxContent>
                          </v:textbox>
                        </v:roundrect>
                        <v:shape id="_x0000_s1026" o:spid="_x0000_s1026" o:spt="34" type="#_x0000_t34" style="position:absolute;left:704850;top:523875;flip:x;height:485775;width:847725;" filled="f" stroked="t" coordsize="21600,21600" o:gfxdata="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N25q8AAAA&#10;2wAAAA8AAAAAAAAAAQAgAAAAIgAAAGRycy9kb3ducmV2LnhtbFBLAQIUABQAAAAIAIdO4kAzLwWe&#10;OwAAADkAAAAQAAAAAAAAAAEAIAAAAAsBAABkcnMvc2hhcGV4bWwueG1sUEsFBgAAAAAGAAYAWwEA&#10;ALUDAAAAAA==&#10;" adj="21484">
                          <v:fill on="f" focussize="0,0"/>
                          <v:stroke color="#4F81BD [3204]" miterlimit="8" joinstyle="miter" startarrowwidth="narrow" startarrowlength="short" endarrow="block"/>
                          <v:imagedata o:title=""/>
                          <o:lock v:ext="edit" aspectratio="f"/>
                        </v:shape>
                        <v:roundrect id="Shape 43" o:spid="_x0000_s1026" o:spt="2" style="position:absolute;left:3019425;top:314325;height:542925;width:1152525;v-text-anchor:middle;" fillcolor="#8DA9DB" filled="t" stroked="f" coordsize="21600,21600" arcsize="0.166666666666667" o:gfxdata="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FaIHvQAA&#10;ANsAAAAPAAAAAAAAAAEAIAAAACIAAABkcnMvZG93bnJldi54bWxQSwECFAAUAAAACACHTuJAMy8F&#10;njsAAAA5AAAAEAAAAAAAAAABACAAAAAMAQAAZHJzL3NoYXBleG1sLnhtbFBLBQYAAAAABgAGAFsB&#10;AAC2AwAAAAA=&#10;">
                          <v:fill on="t" focussize="0,0"/>
                          <v:stroke on="f"/>
                          <v:imagedata o:title=""/>
                          <o:lock v:ext="edit" aspectratio="f"/>
                          <v:textbox inset="7.1988188976378pt,3.59842519685039pt,7.1988188976378pt,3.59842519685039pt">
                            <w:txbxContent>
                              <w:p w14:paraId="4658084C">
                                <w:pPr>
                                  <w:spacing w:before="0" w:after="160" w:line="258" w:lineRule="auto"/>
                                  <w:ind w:left="0" w:right="0" w:firstLine="0"/>
                                  <w:jc w:val="center"/>
                                </w:pPr>
                                <w:r>
                                  <w:rPr>
                                    <w:rFonts w:ascii="Calibri" w:hAnsi="Calibri" w:eastAsia="Calibri" w:cs="Calibri"/>
                                    <w:b w:val="0"/>
                                    <w:i w:val="0"/>
                                    <w:smallCaps w:val="0"/>
                                    <w:strike w:val="0"/>
                                    <w:color w:val="000000"/>
                                    <w:sz w:val="16"/>
                                    <w:vertAlign w:val="baseline"/>
                                  </w:rPr>
                                  <w:t>Approve Claim</w:t>
                                </w:r>
                              </w:p>
                              <w:p w14:paraId="524ABD37">
                                <w:pPr>
                                  <w:spacing w:before="0" w:after="160" w:line="258" w:lineRule="auto"/>
                                  <w:ind w:left="0" w:right="0" w:firstLine="0"/>
                                  <w:jc w:val="center"/>
                                </w:pPr>
                                <w:r>
                                  <w:rPr>
                                    <w:rFonts w:ascii="Calibri" w:hAnsi="Calibri" w:eastAsia="Calibri" w:cs="Calibri"/>
                                    <w:b w:val="0"/>
                                    <w:i w:val="0"/>
                                    <w:smallCaps w:val="0"/>
                                    <w:strike w:val="0"/>
                                    <w:color w:val="000000"/>
                                    <w:sz w:val="16"/>
                                    <w:vertAlign w:val="baseline"/>
                                  </w:rPr>
                                  <w:t>(By NCGTC Approver)</w:t>
                                </w:r>
                              </w:p>
                            </w:txbxContent>
                          </v:textbox>
                        </v:roundrect>
                        <v:shape id="Shape 44" o:spid="_x0000_s1026" o:spt="67" type="#_x0000_t67" style="position:absolute;left:3495675;top:942975;height:257175;width:266700;v-text-anchor:middle;" fillcolor="#9CC2E5" filled="t" stroked="f" coordsize="21600,21600" o:gfxdata="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dxLbvQAA&#10;ANsAAAAPAAAAAAAAAAEAIAAAACIAAABkcnMvZG93bnJldi54bWxQSwECFAAUAAAACACHTuJAMy8F&#10;njsAAAA5AAAAEAAAAAAAAAABACAAAAAMAQAAZHJzL3NoYXBleG1sLnhtbFBLBQYAAAAABgAGAFsB&#10;AAC2AwAAAAA=&#10;" adj="10800,5400">
                          <v:fill on="t" focussize="0,0"/>
                          <v:stroke on="f"/>
                          <v:imagedata o:title=""/>
                          <o:lock v:ext="edit" aspectratio="f"/>
                          <v:textbox inset="7.1988188976378pt,7.1988188976378pt,7.1988188976378pt,7.1988188976378pt">
                            <w:txbxContent>
                              <w:p w14:paraId="607C2CC1">
                                <w:pPr>
                                  <w:spacing w:before="0" w:after="0" w:line="240" w:lineRule="auto"/>
                                  <w:ind w:left="0" w:right="0" w:firstLine="0"/>
                                  <w:jc w:val="left"/>
                                </w:pPr>
                              </w:p>
                            </w:txbxContent>
                          </v:textbox>
                        </v:shape>
                        <v:rect id="Shape 45" o:spid="_x0000_s1026" o:spt="1" style="position:absolute;left:2914650;top:1257300;height:295275;width:1419225;" filled="f" stroked="f" coordsize="21600,21600" o:gfxdata="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SHKSstwAAANsAAAAP&#10;AAAAAAAAAAEAIAAAACIAAABkcnMvZG93bnJldi54bWxQSwECFAAUAAAACACHTuJAMy8FnjsAAAA5&#10;AAAAEAAAAAAAAAABACAAAAAGAQAAZHJzL3NoYXBleG1sLnhtbFBLBQYAAAAABgAGAFsBAACwAwAA&#10;AAA=&#10;">
                          <v:fill on="f" focussize="0,0"/>
                          <v:stroke on="f"/>
                          <v:imagedata o:title=""/>
                          <o:lock v:ext="edit" aspectratio="f"/>
                          <v:textbox inset="7.1988188976378pt,3.59842519685039pt,7.1988188976378pt,3.59842519685039pt">
                            <w:txbxContent>
                              <w:p w14:paraId="6DD89025">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 xml:space="preserve">Claim Settlement </w:t>
                                </w:r>
                              </w:p>
                            </w:txbxContent>
                          </v:textbox>
                        </v:rect>
                      </v:group>
                    </v:group>
                  </v:group>
                </v:group>
              </v:group>
            </w:pict>
          </mc:Fallback>
        </mc:AlternateContent>
      </w:r>
    </w:p>
    <w:p w14:paraId="000001D3">
      <w:r>
        <mc:AlternateContent>
          <mc:Choice Requires="wps">
            <w:drawing>
              <wp:anchor distT="0" distB="0" distL="114300" distR="114300" simplePos="0" relativeHeight="251659264" behindDoc="0" locked="0" layoutInCell="1" allowOverlap="1">
                <wp:simplePos x="0" y="0"/>
                <wp:positionH relativeFrom="column">
                  <wp:posOffset>213995</wp:posOffset>
                </wp:positionH>
                <wp:positionV relativeFrom="paragraph">
                  <wp:posOffset>56515</wp:posOffset>
                </wp:positionV>
                <wp:extent cx="1428750" cy="600075"/>
                <wp:effectExtent l="0" t="0" r="0" b="0"/>
                <wp:wrapNone/>
                <wp:docPr id="61" name="Rounded Rectangle 61"/>
                <wp:cNvGraphicFramePr/>
                <a:graphic xmlns:a="http://schemas.openxmlformats.org/drawingml/2006/main">
                  <a:graphicData uri="http://schemas.microsoft.com/office/word/2010/wordprocessingShape">
                    <wps:wsp>
                      <wps:cNvSpPr/>
                      <wps:spPr>
                        <a:xfrm>
                          <a:off x="4636388" y="3484725"/>
                          <a:ext cx="1419225" cy="590550"/>
                        </a:xfrm>
                        <a:prstGeom prst="roundRect">
                          <a:avLst>
                            <a:gd name="adj" fmla="val 16667"/>
                          </a:avLst>
                        </a:prstGeom>
                        <a:solidFill>
                          <a:srgbClr val="8DA9DB"/>
                        </a:solidFill>
                        <a:ln>
                          <a:noFill/>
                        </a:ln>
                      </wps:spPr>
                      <wps:txbx>
                        <w:txbxContent>
                          <w:p w14:paraId="3BC9344A">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Rejects the Claim</w:t>
                            </w:r>
                          </w:p>
                          <w:p w14:paraId="0D2A6481">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(By NCGTC Creator)</w:t>
                            </w:r>
                          </w:p>
                        </w:txbxContent>
                      </wps:txbx>
                      <wps:bodyPr spcFirstLastPara="1" wrap="square" lIns="91425" tIns="45700" rIns="91425" bIns="45700" anchor="ctr" anchorCtr="0">
                        <a:noAutofit/>
                      </wps:bodyPr>
                    </wps:wsp>
                  </a:graphicData>
                </a:graphic>
              </wp:anchor>
            </w:drawing>
          </mc:Choice>
          <mc:Fallback>
            <w:pict>
              <v:roundrect id="_x0000_s1026" o:spid="_x0000_s1026" o:spt="2" style="position:absolute;left:0pt;margin-left:16.85pt;margin-top:4.45pt;height:47.25pt;width:112.5pt;z-index:251659264;v-text-anchor:middle;mso-width-relative:page;mso-height-relative:page;" fillcolor="#8DA9DB" filled="t" stroked="f" coordsize="21600,21600" arcsize="0.166666666666667" o:gfxdata="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2WQjXAAAA&#10;CAEAAA8AAAAAAAAAAQAgAAAAIgAAAGRycy9kb3ducmV2LnhtbFBLAQIUABQAAAAIAIdO4kCPpupm&#10;HgIAADQEAAAOAAAAAAAAAAEAIAAAACYBAABkcnMvZTJvRG9jLnhtbFBLBQYAAAAABgAGAFkBAAC2&#10;BQAAAAA=&#10;">
                <v:fill on="t" focussize="0,0"/>
                <v:stroke on="f"/>
                <v:imagedata o:title=""/>
                <o:lock v:ext="edit" aspectratio="f"/>
                <v:textbox inset="7.1988188976378pt,3.59842519685039pt,7.1988188976378pt,3.59842519685039pt">
                  <w:txbxContent>
                    <w:p w14:paraId="3BC9344A">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Rejects the Claim</w:t>
                      </w:r>
                    </w:p>
                    <w:p w14:paraId="0D2A6481">
                      <w:pPr>
                        <w:spacing w:before="0" w:after="160" w:line="258" w:lineRule="auto"/>
                        <w:ind w:left="0" w:right="0" w:firstLine="0"/>
                        <w:jc w:val="center"/>
                      </w:pPr>
                      <w:r>
                        <w:rPr>
                          <w:rFonts w:ascii="Calibri" w:hAnsi="Calibri" w:eastAsia="Calibri" w:cs="Calibri"/>
                          <w:b w:val="0"/>
                          <w:i w:val="0"/>
                          <w:smallCaps w:val="0"/>
                          <w:strike w:val="0"/>
                          <w:color w:val="000000"/>
                          <w:sz w:val="20"/>
                          <w:vertAlign w:val="baseline"/>
                        </w:rPr>
                        <w:t>(By NCGTC Creator)</w:t>
                      </w:r>
                    </w:p>
                  </w:txbxContent>
                </v:textbox>
              </v:roundrect>
            </w:pict>
          </mc:Fallback>
        </mc:AlternateContent>
      </w:r>
    </w:p>
    <w:p w14:paraId="000001D4"/>
    <w:p w14:paraId="000001D5">
      <w:r>
        <mc:AlternateContent>
          <mc:Choice Requires="wps">
            <w:drawing>
              <wp:anchor distT="0" distB="0" distL="114300" distR="114300" simplePos="0" relativeHeight="251659264" behindDoc="0" locked="0" layoutInCell="1" allowOverlap="1">
                <wp:simplePos x="0" y="0"/>
                <wp:positionH relativeFrom="column">
                  <wp:posOffset>863600</wp:posOffset>
                </wp:positionH>
                <wp:positionV relativeFrom="paragraph">
                  <wp:posOffset>100330</wp:posOffset>
                </wp:positionV>
                <wp:extent cx="25400" cy="323850"/>
                <wp:effectExtent l="0" t="0" r="0" b="0"/>
                <wp:wrapNone/>
                <wp:docPr id="62" name="Straight Arrow Connector 62"/>
                <wp:cNvGraphicFramePr/>
                <a:graphic xmlns:a="http://schemas.openxmlformats.org/drawingml/2006/main">
                  <a:graphicData uri="http://schemas.microsoft.com/office/word/2010/wordprocessingShape">
                    <wps:wsp>
                      <wps:cNvCnPr/>
                      <wps:spPr>
                        <a:xfrm>
                          <a:off x="5346000" y="3618075"/>
                          <a:ext cx="0" cy="323850"/>
                        </a:xfrm>
                        <a:prstGeom prst="straightConnector1">
                          <a:avLst/>
                        </a:prstGeom>
                        <a:noFill/>
                        <a:ln w="9525" cap="flat" cmpd="sng">
                          <a:solidFill>
                            <a:schemeClr val="accent1"/>
                          </a:solidFill>
                          <a:prstDash val="solid"/>
                          <a:miter lim="800000"/>
                          <a:headEnd type="none" w="sm" len="sm"/>
                          <a:tailEnd type="triangl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68pt;margin-top:7.9pt;height:25.5pt;width:2pt;z-index:251659264;mso-width-relative:page;mso-height-relative:page;" filled="f" stroked="t" coordsize="21600,21600" o:gfxdata="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9wdiRtYAAAAJAQAA&#10;DwAAAAAAAAABACAAAAAiAAAAZHJzL2Rvd25yZXYueG1sUEsBAhQAFAAAAAgAh07iQJismqxUAgAA&#10;rAQAAA4AAAAAAAAAAQAgAAAAJQEAAGRycy9lMm9Eb2MueG1sUEsFBgAAAAAGAAYAWQEAAOsFAAAA&#10;AA==&#10;">
                <v:fill on="f" focussize="0,0"/>
                <v:stroke color="#4F81BD [3204]" miterlimit="8" joinstyle="miter" startarrowwidth="narrow" startarrowlength="short" endarrow="block"/>
                <v:imagedata o:title=""/>
                <o:lock v:ext="edit" aspectratio="f"/>
              </v:shape>
            </w:pict>
          </mc:Fallback>
        </mc:AlternateContent>
      </w:r>
    </w:p>
    <w:p w14:paraId="000001D6">
      <w:r>
        <mc:AlternateContent>
          <mc:Choice Requires="wps">
            <w:drawing>
              <wp:anchor distT="0" distB="0" distL="114300" distR="114300" simplePos="0" relativeHeight="251659264" behindDoc="0" locked="0" layoutInCell="1" allowOverlap="1">
                <wp:simplePos x="0" y="0"/>
                <wp:positionH relativeFrom="column">
                  <wp:posOffset>-316865</wp:posOffset>
                </wp:positionH>
                <wp:positionV relativeFrom="paragraph">
                  <wp:posOffset>238125</wp:posOffset>
                </wp:positionV>
                <wp:extent cx="2381250" cy="800100"/>
                <wp:effectExtent l="0" t="0" r="0" b="0"/>
                <wp:wrapNone/>
                <wp:docPr id="63" name="Rectangle 63"/>
                <wp:cNvGraphicFramePr/>
                <a:graphic xmlns:a="http://schemas.openxmlformats.org/drawingml/2006/main">
                  <a:graphicData uri="http://schemas.microsoft.com/office/word/2010/wordprocessingShape">
                    <wps:wsp>
                      <wps:cNvSpPr/>
                      <wps:spPr>
                        <a:xfrm>
                          <a:off x="4160138" y="3384713"/>
                          <a:ext cx="2371725" cy="790575"/>
                        </a:xfrm>
                        <a:prstGeom prst="rect">
                          <a:avLst/>
                        </a:prstGeom>
                        <a:noFill/>
                        <a:ln>
                          <a:noFill/>
                        </a:ln>
                      </wps:spPr>
                      <wps:txbx>
                        <w:txbxContent>
                          <w:p w14:paraId="2C4A89E3">
                            <w:pPr>
                              <w:spacing w:before="0" w:after="0" w:line="240" w:lineRule="auto"/>
                              <w:ind w:left="0" w:right="0" w:firstLine="0"/>
                              <w:jc w:val="center"/>
                            </w:pPr>
                            <w:r>
                              <w:rPr>
                                <w:rFonts w:ascii="Arial" w:hAnsi="Arial" w:eastAsia="Arial" w:cs="Arial"/>
                                <w:b w:val="0"/>
                                <w:i w:val="0"/>
                                <w:smallCaps w:val="0"/>
                                <w:strike w:val="0"/>
                                <w:color w:val="000000"/>
                                <w:sz w:val="20"/>
                                <w:vertAlign w:val="baseline"/>
                              </w:rPr>
                              <w:t>Once the claim is rejected by NCGTC Approver and creator then.</w:t>
                            </w:r>
                          </w:p>
                          <w:p w14:paraId="4193B8AB">
                            <w:pPr>
                              <w:spacing w:before="0" w:after="0" w:line="240" w:lineRule="auto"/>
                              <w:ind w:left="0" w:right="0" w:firstLine="0"/>
                              <w:jc w:val="center"/>
                            </w:pPr>
                            <w:r>
                              <w:rPr>
                                <w:rFonts w:ascii="Arial" w:hAnsi="Arial" w:eastAsia="Arial" w:cs="Arial"/>
                                <w:b w:val="0"/>
                                <w:i w:val="0"/>
                                <w:smallCaps w:val="0"/>
                                <w:strike w:val="0"/>
                                <w:color w:val="000000"/>
                                <w:sz w:val="20"/>
                                <w:vertAlign w:val="baseline"/>
                              </w:rPr>
                              <w:t>MLI will need to rectify and upload a fresh claim</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24.95pt;margin-top:18.75pt;height:63pt;width:187.5pt;z-index:251659264;mso-width-relative:page;mso-height-relative:page;" filled="f" stroked="f" coordsize="21600,21600" o:gfxdata="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m+YcDW&#10;AAAACgEAAA8AAAAAAAAAAQAgAAAAIgAAAGRycy9kb3ducmV2LnhtbFBLAQIUABQAAAAIAIdO4kAU&#10;BJ2p6QEAANADAAAOAAAAAAAAAAEAIAAAACUBAABkcnMvZTJvRG9jLnhtbFBLBQYAAAAABgAGAFkB&#10;AACABQAAAAA=&#10;">
                <v:fill on="f" focussize="0,0"/>
                <v:stroke on="f"/>
                <v:imagedata o:title=""/>
                <o:lock v:ext="edit" aspectratio="f"/>
                <v:textbox inset="7.1988188976378pt,3.59842519685039pt,7.1988188976378pt,3.59842519685039pt">
                  <w:txbxContent>
                    <w:p w14:paraId="2C4A89E3">
                      <w:pPr>
                        <w:spacing w:before="0" w:after="0" w:line="240" w:lineRule="auto"/>
                        <w:ind w:left="0" w:right="0" w:firstLine="0"/>
                        <w:jc w:val="center"/>
                      </w:pPr>
                      <w:r>
                        <w:rPr>
                          <w:rFonts w:ascii="Arial" w:hAnsi="Arial" w:eastAsia="Arial" w:cs="Arial"/>
                          <w:b w:val="0"/>
                          <w:i w:val="0"/>
                          <w:smallCaps w:val="0"/>
                          <w:strike w:val="0"/>
                          <w:color w:val="000000"/>
                          <w:sz w:val="20"/>
                          <w:vertAlign w:val="baseline"/>
                        </w:rPr>
                        <w:t>Once the claim is rejected by NCGTC Approver and creator then.</w:t>
                      </w:r>
                    </w:p>
                    <w:p w14:paraId="4193B8AB">
                      <w:pPr>
                        <w:spacing w:before="0" w:after="0" w:line="240" w:lineRule="auto"/>
                        <w:ind w:left="0" w:right="0" w:firstLine="0"/>
                        <w:jc w:val="center"/>
                      </w:pPr>
                      <w:r>
                        <w:rPr>
                          <w:rFonts w:ascii="Arial" w:hAnsi="Arial" w:eastAsia="Arial" w:cs="Arial"/>
                          <w:b w:val="0"/>
                          <w:i w:val="0"/>
                          <w:smallCaps w:val="0"/>
                          <w:strike w:val="0"/>
                          <w:color w:val="000000"/>
                          <w:sz w:val="20"/>
                          <w:vertAlign w:val="baseline"/>
                        </w:rPr>
                        <w:t>MLI will need to rectify and upload a fresh claim</w:t>
                      </w:r>
                    </w:p>
                  </w:txbxContent>
                </v:textbox>
              </v:rect>
            </w:pict>
          </mc:Fallback>
        </mc:AlternateContent>
      </w:r>
    </w:p>
    <w:p w14:paraId="000001D7"/>
    <w:p w14:paraId="000001D8">
      <w:r>
        <mc:AlternateContent>
          <mc:Choice Requires="wps">
            <w:drawing>
              <wp:anchor distT="0" distB="0" distL="114300" distR="114300" simplePos="0" relativeHeight="251659264" behindDoc="0" locked="0" layoutInCell="1" allowOverlap="1">
                <wp:simplePos x="0" y="0"/>
                <wp:positionH relativeFrom="column">
                  <wp:posOffset>899795</wp:posOffset>
                </wp:positionH>
                <wp:positionV relativeFrom="paragraph">
                  <wp:posOffset>219710</wp:posOffset>
                </wp:positionV>
                <wp:extent cx="1438275" cy="714375"/>
                <wp:effectExtent l="0" t="0" r="0" b="0"/>
                <wp:wrapNone/>
                <wp:docPr id="64" name="Elbow Connector 64"/>
                <wp:cNvGraphicFramePr/>
                <a:graphic xmlns:a="http://schemas.openxmlformats.org/drawingml/2006/main">
                  <a:graphicData uri="http://schemas.microsoft.com/office/word/2010/wordprocessingShape">
                    <wps:wsp>
                      <wps:cNvCnPr/>
                      <wps:spPr>
                        <a:xfrm rot="10800000">
                          <a:off x="4631625" y="3427575"/>
                          <a:ext cx="1428750" cy="704850"/>
                        </a:xfrm>
                        <a:prstGeom prst="bentConnector3">
                          <a:avLst>
                            <a:gd name="adj1" fmla="val 99999"/>
                          </a:avLst>
                        </a:prstGeom>
                        <a:noFill/>
                        <a:ln w="9525" cap="flat" cmpd="sng">
                          <a:solidFill>
                            <a:schemeClr val="accent1"/>
                          </a:solidFill>
                          <a:prstDash val="solid"/>
                          <a:miter lim="800000"/>
                          <a:headEnd type="none" w="sm" len="sm"/>
                          <a:tailEnd type="triangle" w="med" len="med"/>
                        </a:ln>
                      </wps:spPr>
                      <wps:bodyPr spcFirstLastPara="1" wrap="square" lIns="91425" tIns="91425" rIns="91425" bIns="91425" anchor="ctr" anchorCtr="0">
                        <a:noAutofit/>
                      </wps:bodyPr>
                    </wps:wsp>
                  </a:graphicData>
                </a:graphic>
              </wp:anchor>
            </w:drawing>
          </mc:Choice>
          <mc:Fallback>
            <w:pict>
              <v:shape id="_x0000_s1026" o:spid="_x0000_s1026" o:spt="34" type="#_x0000_t34" style="position:absolute;left:0pt;margin-left:70.85pt;margin-top:17.3pt;height:56.25pt;width:113.25pt;rotation:11796480f;z-index:251659264;mso-width-relative:page;mso-height-relative:page;" filled="f" stroked="t" coordsize="21600,21600" o:gfxdata="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xXw4/aAAAACgEAAA8AAAAAAAAAAQAgAAAAIgAAAGRycy9kb3du&#10;cmV2LnhtbFBLAQIUABQAAAAIAIdO4kCkiVKfbwIAAOEEAAAOAAAAAAAAAAEAIAAAACkBAABkcnMv&#10;ZTJvRG9jLnhtbFBLBQYAAAAABgAGAFkBAAAKBgAAAAA=&#10;" adj="21600">
                <v:fill on="f" focussize="0,0"/>
                <v:stroke color="#4F81BD [3204]" miterlimit="8" joinstyle="miter" startarrowwidth="narrow" startarrowlength="short" endarrow="block"/>
                <v:imagedata o:title=""/>
                <o:lock v:ext="edit" aspectratio="f"/>
              </v:shape>
            </w:pict>
          </mc:Fallback>
        </mc:AlternateContent>
      </w:r>
    </w:p>
    <w:p w14:paraId="000001D9"/>
    <w:p w14:paraId="000001DA">
      <w:pPr>
        <w:pStyle w:val="4"/>
        <w:keepLines w:val="0"/>
        <w:numPr>
          <w:ilvl w:val="3"/>
          <w:numId w:val="1"/>
        </w:numPr>
        <w:pBdr>
          <w:bottom w:val="single" w:color="000000" w:sz="4" w:space="1"/>
        </w:pBdr>
        <w:tabs>
          <w:tab w:val="left" w:pos="0"/>
          <w:tab w:val="left" w:pos="720"/>
        </w:tabs>
        <w:spacing w:before="60" w:after="60" w:line="276" w:lineRule="auto"/>
        <w:ind w:left="864" w:hanging="864"/>
        <w:jc w:val="both"/>
        <w:rPr>
          <w:rFonts w:ascii="Trebuchet MS" w:hAnsi="Trebuchet MS" w:eastAsia="Trebuchet MS" w:cs="Trebuchet MS"/>
          <w:b/>
          <w:bCs/>
          <w:color w:val="000000"/>
        </w:rPr>
      </w:pPr>
      <w:bookmarkStart w:id="17" w:name="_heading=h.k2sgy6xhhkaz" w:colFirst="0" w:colLast="0"/>
      <w:bookmarkEnd w:id="17"/>
      <w:r>
        <w:rPr>
          <w:rFonts w:ascii="Trebuchet MS" w:hAnsi="Trebuchet MS" w:eastAsia="Trebuchet MS" w:cs="Trebuchet MS"/>
          <w:b/>
          <w:bCs/>
          <w:color w:val="000000"/>
          <w:rtl w:val="0"/>
        </w:rPr>
        <w:t xml:space="preserve">Approving the Claims </w:t>
      </w:r>
    </w:p>
    <w:p w14:paraId="000001DB">
      <w:pPr>
        <w:jc w:val="both"/>
      </w:pPr>
      <w:r>
        <w:rPr>
          <w:rtl w:val="0"/>
        </w:rPr>
        <w:t xml:space="preserve">Once the claims are received at NCGTC User (approver), he can either ‘Approve’ or ‘Reject’ the claims. </w:t>
      </w:r>
    </w:p>
    <w:p w14:paraId="000001DC">
      <w:pPr>
        <w:jc w:val="both"/>
      </w:pPr>
      <w:r>
        <w:rPr>
          <w:rtl w:val="0"/>
        </w:rPr>
        <w:t xml:space="preserve">Rejecting/Approving the claims will need reason/remarks. </w:t>
      </w:r>
    </w:p>
    <w:p w14:paraId="000001DD">
      <w:pPr>
        <w:jc w:val="both"/>
      </w:pPr>
      <w:r>
        <w:rPr>
          <w:rtl w:val="0"/>
        </w:rPr>
        <w:t>NCGTC Approver can take claims for further processing from the ‘Approve’ State by sending it for ‘Settle Claim’ by NCGTC Creator.</w:t>
      </w:r>
    </w:p>
    <w:p w14:paraId="000001DE">
      <w:pPr>
        <w:jc w:val="both"/>
        <w:rPr>
          <w:b/>
          <w:bCs/>
        </w:rPr>
      </w:pPr>
      <w:r>
        <w:rPr>
          <w:b/>
          <w:bCs/>
          <w:rtl w:val="0"/>
        </w:rPr>
        <w:t xml:space="preserve"> (Note: - Provided Generate Payment Advice number report as per scheme wise at NCGTC side once NCGTC approved the claims and bank mandate should be approved. NCGTC user can download the payment Advice number report as per scheme wise and also download payment advice history. Report downloaded in excel format which given by NCGTC).</w:t>
      </w:r>
    </w:p>
    <w:p w14:paraId="000001DF">
      <w:pPr>
        <w:jc w:val="both"/>
      </w:pPr>
    </w:p>
    <w:p w14:paraId="000001E0">
      <w:pPr>
        <w:pStyle w:val="4"/>
        <w:keepLines w:val="0"/>
        <w:numPr>
          <w:ilvl w:val="3"/>
          <w:numId w:val="1"/>
        </w:numPr>
        <w:pBdr>
          <w:bottom w:val="single" w:color="000000" w:sz="4" w:space="1"/>
        </w:pBdr>
        <w:tabs>
          <w:tab w:val="left" w:pos="0"/>
          <w:tab w:val="left" w:pos="720"/>
        </w:tabs>
        <w:spacing w:before="60" w:after="60" w:line="276" w:lineRule="auto"/>
        <w:ind w:left="864" w:hanging="864"/>
        <w:jc w:val="both"/>
        <w:rPr>
          <w:rFonts w:ascii="Trebuchet MS" w:hAnsi="Trebuchet MS" w:eastAsia="Trebuchet MS" w:cs="Trebuchet MS"/>
          <w:b/>
          <w:bCs/>
          <w:color w:val="000000"/>
        </w:rPr>
      </w:pPr>
      <w:bookmarkStart w:id="18" w:name="_heading=h.vkezzlwyhnpw" w:colFirst="0" w:colLast="0"/>
      <w:bookmarkEnd w:id="18"/>
      <w:r>
        <w:rPr>
          <w:rFonts w:ascii="Trebuchet MS" w:hAnsi="Trebuchet MS" w:eastAsia="Trebuchet MS" w:cs="Trebuchet MS"/>
          <w:b/>
          <w:bCs/>
          <w:color w:val="000000"/>
          <w:rtl w:val="0"/>
        </w:rPr>
        <w:t xml:space="preserve">Payment of Claim Payout to MLI (Claim Settlement) </w:t>
      </w:r>
    </w:p>
    <w:p w14:paraId="000001E1">
      <w:pPr>
        <w:jc w:val="both"/>
      </w:pPr>
      <w:r>
        <w:rPr>
          <w:rtl w:val="0"/>
        </w:rPr>
        <w:t xml:space="preserve">Once NCGTC Approver approves the claims, NCGTC accountant and Main accountant can settle the claims payments. Settling the claims in actual is a making the RTGS/NEFT pay out to MLI. The payout activity is out of SURGE scope boundary. </w:t>
      </w:r>
    </w:p>
    <w:p w14:paraId="000001E2">
      <w:pPr>
        <w:jc w:val="both"/>
      </w:pPr>
      <w:r>
        <w:rPr>
          <w:rtl w:val="0"/>
        </w:rPr>
        <w:t xml:space="preserve">However, as a part of the ‘settle claims’ functionality, NCGTC accountant and Main accountant  need to specify the RTGS/NEFT reference number and date of payout.  </w:t>
      </w:r>
    </w:p>
    <w:p w14:paraId="000001E3">
      <w:pPr>
        <w:jc w:val="both"/>
      </w:pPr>
      <w:sdt>
        <w:sdtPr>
          <w:tag w:val="goog_rdk_25"/>
          <w:id w:val="-1291904995"/>
        </w:sdtPr>
        <w:sdtContent>
          <w:commentRangeStart w:id="25"/>
        </w:sdtContent>
      </w:sdt>
      <w:sdt>
        <w:sdtPr>
          <w:tag w:val="goog_rdk_26"/>
          <w:id w:val="-390452673"/>
        </w:sdtPr>
        <w:sdtContent>
          <w:commentRangeStart w:id="26"/>
        </w:sdtContent>
      </w:sdt>
      <w:sdt>
        <w:sdtPr>
          <w:tag w:val="goog_rdk_27"/>
          <w:id w:val="-2099586397"/>
        </w:sdtPr>
        <w:sdtContent>
          <w:commentRangeStart w:id="27"/>
        </w:sdtContent>
      </w:sdt>
      <w:r>
        <w:rPr>
          <w:rtl w:val="0"/>
        </w:rPr>
        <w:t>Refer the BRD – Payment Mechanism for further reference.</w:t>
      </w:r>
      <w:commentRangeEnd w:id="25"/>
      <w:r>
        <w:commentReference w:id="25"/>
      </w:r>
      <w:commentRangeEnd w:id="26"/>
      <w:r>
        <w:commentReference w:id="26"/>
      </w:r>
      <w:commentRangeEnd w:id="27"/>
      <w:r>
        <w:commentReference w:id="27"/>
      </w:r>
    </w:p>
    <w:p w14:paraId="000001E4">
      <w:pPr>
        <w:jc w:val="both"/>
        <w:rPr>
          <w:b/>
          <w:bCs/>
        </w:rPr>
      </w:pPr>
      <w:r>
        <w:rPr>
          <w:rtl w:val="0"/>
        </w:rPr>
        <w:t>(</w:t>
      </w:r>
      <w:r>
        <w:rPr>
          <w:b/>
          <w:bCs/>
          <w:rtl w:val="0"/>
        </w:rPr>
        <w:t>Note: - Provided Generate Payment UTR update report as per scheme wise at MLI side and NCGTC side once NCGTC main accountant approved the payment of claim. MLI and NCGTC can download Payment UTR updates. Report downloaded in excel format which given by NCGTC).</w:t>
      </w:r>
    </w:p>
    <w:p w14:paraId="000001E5">
      <w:pPr>
        <w:jc w:val="both"/>
      </w:pPr>
    </w:p>
    <w:p w14:paraId="000001E6">
      <w:pPr>
        <w:pStyle w:val="4"/>
        <w:keepLines w:val="0"/>
        <w:numPr>
          <w:ilvl w:val="3"/>
          <w:numId w:val="1"/>
        </w:numPr>
        <w:pBdr>
          <w:bottom w:val="single" w:color="000000" w:sz="4" w:space="1"/>
        </w:pBdr>
        <w:tabs>
          <w:tab w:val="left" w:pos="0"/>
          <w:tab w:val="left" w:pos="720"/>
        </w:tabs>
        <w:spacing w:before="60" w:after="60" w:line="276" w:lineRule="auto"/>
        <w:ind w:left="864" w:hanging="864"/>
        <w:jc w:val="both"/>
        <w:rPr>
          <w:rFonts w:ascii="Trebuchet MS" w:hAnsi="Trebuchet MS" w:eastAsia="Trebuchet MS" w:cs="Trebuchet MS"/>
          <w:b/>
          <w:bCs/>
          <w:color w:val="000000"/>
        </w:rPr>
      </w:pPr>
      <w:bookmarkStart w:id="19" w:name="_heading=h.fzwst3hfj6ie" w:colFirst="0" w:colLast="0"/>
      <w:bookmarkEnd w:id="19"/>
      <w:r>
        <w:rPr>
          <w:rFonts w:ascii="Trebuchet MS" w:hAnsi="Trebuchet MS" w:eastAsia="Trebuchet MS" w:cs="Trebuchet MS"/>
          <w:b/>
          <w:bCs/>
          <w:color w:val="000000"/>
          <w:rtl w:val="0"/>
        </w:rPr>
        <w:t xml:space="preserve">Rejecting the Claims </w:t>
      </w:r>
    </w:p>
    <w:p w14:paraId="000001E7">
      <w:pPr>
        <w:jc w:val="both"/>
      </w:pPr>
      <w:r>
        <w:rPr>
          <w:rtl w:val="0"/>
        </w:rPr>
        <w:t xml:space="preserve">NCGTC Approver may reject the claims. Along with the reason/remarks for rejections. </w:t>
      </w:r>
    </w:p>
    <w:p w14:paraId="000001E8">
      <w:r>
        <w:rPr>
          <w:rtl w:val="0"/>
        </w:rPr>
        <w:t>Rejecting claims will bring the affected loan a/c or the CG in state before to claim state (i.e. NPA Guarantee in Force). Note that this does not have any change to the billing status, billed amount and flags related to billing. It will go to NCGTC Creator</w:t>
      </w:r>
      <w:sdt>
        <w:sdtPr>
          <w:tag w:val="goog_rdk_28"/>
          <w:id w:val="1407132953"/>
        </w:sdtPr>
        <w:sdtContent>
          <w:commentRangeStart w:id="28"/>
        </w:sdtContent>
      </w:sdt>
      <w:sdt>
        <w:sdtPr>
          <w:tag w:val="goog_rdk_29"/>
          <w:id w:val="-195530616"/>
        </w:sdtPr>
        <w:sdtContent>
          <w:commentRangeStart w:id="29"/>
        </w:sdtContent>
      </w:sdt>
      <w:sdt>
        <w:sdtPr>
          <w:tag w:val="goog_rdk_30"/>
          <w:id w:val="350196564"/>
        </w:sdtPr>
        <w:sdtContent>
          <w:commentRangeStart w:id="30"/>
        </w:sdtContent>
      </w:sdt>
      <w:sdt>
        <w:sdtPr>
          <w:tag w:val="goog_rdk_31"/>
          <w:id w:val="-62076915"/>
        </w:sdtPr>
        <w:sdtContent>
          <w:commentRangeStart w:id="31"/>
        </w:sdtContent>
      </w:sdt>
      <w:r>
        <w:rPr>
          <w:rtl w:val="0"/>
        </w:rPr>
        <w:t>.</w:t>
      </w:r>
      <w:commentRangeEnd w:id="28"/>
      <w:r>
        <w:commentReference w:id="28"/>
      </w:r>
      <w:commentRangeEnd w:id="29"/>
      <w:r>
        <w:commentReference w:id="29"/>
      </w:r>
      <w:commentRangeEnd w:id="30"/>
      <w:r>
        <w:commentReference w:id="30"/>
      </w:r>
      <w:commentRangeEnd w:id="31"/>
      <w:r>
        <w:commentReference w:id="31"/>
      </w:r>
      <w:r>
        <w:br w:type="page"/>
      </w:r>
    </w:p>
    <w:p w14:paraId="000001E9">
      <w:pPr>
        <w:pStyle w:val="4"/>
        <w:keepLines w:val="0"/>
        <w:numPr>
          <w:ilvl w:val="2"/>
          <w:numId w:val="1"/>
        </w:numPr>
        <w:pBdr>
          <w:bottom w:val="single" w:color="000000" w:sz="4" w:space="1"/>
        </w:pBdr>
        <w:tabs>
          <w:tab w:val="left" w:pos="0"/>
          <w:tab w:val="left" w:pos="720"/>
        </w:tabs>
        <w:spacing w:before="60" w:after="60" w:line="276" w:lineRule="auto"/>
        <w:ind w:left="1080" w:hanging="720"/>
        <w:jc w:val="both"/>
        <w:rPr>
          <w:rFonts w:ascii="Trebuchet MS" w:hAnsi="Trebuchet MS" w:eastAsia="Trebuchet MS" w:cs="Trebuchet MS"/>
          <w:b/>
          <w:bCs/>
          <w:color w:val="000000"/>
        </w:rPr>
      </w:pPr>
      <w:bookmarkStart w:id="20" w:name="_heading=h.3nfppfisx2s5" w:colFirst="0" w:colLast="0"/>
      <w:bookmarkEnd w:id="20"/>
      <w:r>
        <w:rPr>
          <w:rFonts w:ascii="Trebuchet MS" w:hAnsi="Trebuchet MS" w:eastAsia="Trebuchet MS" w:cs="Trebuchet MS"/>
          <w:b/>
          <w:bCs/>
          <w:color w:val="000000"/>
          <w:rtl w:val="0"/>
        </w:rPr>
        <w:t>Claim Calculations</w:t>
      </w:r>
    </w:p>
    <w:p w14:paraId="000001EA">
      <w:r>
        <w:rPr>
          <w:rtl w:val="0"/>
        </w:rPr>
        <w:t>To understand the claim calculations, refer to the scenarios mentioned here.</w:t>
      </w:r>
    </w:p>
    <w:p w14:paraId="000001EB">
      <w:pPr>
        <w:rPr>
          <w:b/>
          <w:bCs/>
        </w:rPr>
      </w:pPr>
      <w:r>
        <w:rPr>
          <w:b/>
          <w:bCs/>
          <w:rtl w:val="0"/>
        </w:rPr>
        <w:t>Calculation:-</w:t>
      </w:r>
    </w:p>
    <w:p w14:paraId="000001EC">
      <w:pPr>
        <w:keepNext w:val="0"/>
        <w:keepLines w:val="0"/>
        <w:pageBreakBefore w:val="0"/>
        <w:widowControl/>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800" w:right="0" w:hanging="18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Total Loss: same logic for calculation of total loss (i.e. calculated as lowest of AID on NPA date/ AID on Claim Date or Eligible Loss calculated based on Principal O/S on NPA Date and three months interest) </w:t>
      </w:r>
    </w:p>
    <w:p w14:paraId="000001ED">
      <w:pPr>
        <w:keepNext w:val="0"/>
        <w:keepLines w:val="0"/>
        <w:pageBreakBefore w:val="0"/>
        <w:widowControl/>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800" w:right="0" w:hanging="18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Maximum Capped interim claim: </w:t>
      </w:r>
      <w:sdt>
        <w:sdtPr>
          <w:tag w:val="goog_rdk_32"/>
          <w:id w:val="-744745666"/>
        </w:sdtPr>
        <w:sdtContent>
          <w:commentRangeStart w:id="32"/>
        </w:sdtContent>
      </w:sdt>
      <w:sdt>
        <w:sdtPr>
          <w:tag w:val="goog_rdk_33"/>
          <w:id w:val="525969920"/>
        </w:sdtPr>
        <w:sdtContent>
          <w:commentRangeStart w:id="33"/>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15% of crystallized Sanction amount (same logic for calculation)  </w:t>
      </w:r>
      <w:commentRangeEnd w:id="32"/>
      <w:r>
        <w:commentReference w:id="32"/>
      </w:r>
      <w:commentRangeEnd w:id="33"/>
      <w:r>
        <w:commentReference w:id="33"/>
      </w:r>
      <w:r>
        <w:rPr>
          <w:rFonts w:ascii="Calibri" w:hAnsi="Calibri" w:eastAsia="Calibri" w:cs="Calibri"/>
          <w:b w:val="0"/>
          <w:bCs w:val="0"/>
          <w:i w:val="0"/>
          <w:iCs w:val="0"/>
          <w:smallCaps w:val="0"/>
          <w:strike w:val="0"/>
          <w:color w:val="000000"/>
          <w:sz w:val="22"/>
          <w:szCs w:val="22"/>
          <w:u w:val="none"/>
          <w:shd w:val="clear" w:fill="auto"/>
          <w:vertAlign w:val="baseline"/>
          <w:rtl w:val="0"/>
        </w:rPr>
        <w:t>. Maxi cap applicable only 2020-21 portfolio</w:t>
      </w:r>
    </w:p>
    <w:p w14:paraId="000001EE">
      <w:pPr>
        <w:keepNext w:val="0"/>
        <w:keepLines w:val="0"/>
        <w:pageBreakBefore w:val="0"/>
        <w:widowControl/>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800" w:right="0" w:hanging="18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Amount of Eligible Interim claim: 75% of Eligible Amount in Default ( i.e calculated as lowest of AID on NPA date/ AID on Claim Date or Eligible Loss calculated based on Principal O/S on NPA Date and three months interest)  </w:t>
      </w:r>
    </w:p>
    <w:p w14:paraId="000001EF">
      <w:pPr>
        <w:keepNext w:val="0"/>
        <w:keepLines w:val="0"/>
        <w:pageBreakBefore w:val="0"/>
        <w:widowControl/>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800" w:right="0" w:hanging="18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If Amount of Eligible Interim claims exceeds Maximum Capped Interim claim, then Interim claim payout is Maximum Payout Cap.</w:t>
      </w:r>
    </w:p>
    <w:p w14:paraId="000001F0">
      <w:pPr>
        <w:keepNext w:val="0"/>
        <w:keepLines w:val="0"/>
        <w:pageBreakBefore w:val="0"/>
        <w:widowControl/>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800" w:right="0" w:hanging="18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If Amount of Eligible Interim claims less than Maximum Payout Cap, then eligible </w:t>
      </w:r>
    </w:p>
    <w:p w14:paraId="000001F1">
      <w:pPr>
        <w:rPr>
          <w:b/>
          <w:bCs/>
        </w:rPr>
      </w:pPr>
      <w:r>
        <w:rPr>
          <w:b/>
          <w:bCs/>
          <w:rtl w:val="0"/>
        </w:rPr>
        <w:t>New Calculation: -</w:t>
      </w:r>
    </w:p>
    <w:p w14:paraId="000001F2">
      <w:pPr>
        <w:rPr>
          <w:b/>
          <w:bCs/>
          <w:u w:val="single"/>
        </w:rPr>
      </w:pPr>
      <w:r>
        <w:rPr>
          <w:b/>
          <w:bCs/>
          <w:u w:val="single"/>
          <w:rtl w:val="0"/>
        </w:rPr>
        <w:t>Scenario: – Claim in Interim Period I (SHG</w:t>
      </w:r>
      <w:sdt>
        <w:sdtPr>
          <w:tag w:val="goog_rdk_34"/>
          <w:id w:val="-1176646767"/>
        </w:sdtPr>
        <w:sdtContent>
          <w:commentRangeStart w:id="34"/>
        </w:sdtContent>
      </w:sdt>
      <w:sdt>
        <w:sdtPr>
          <w:tag w:val="goog_rdk_35"/>
          <w:id w:val="-912978244"/>
        </w:sdtPr>
        <w:sdtContent>
          <w:commentRangeStart w:id="35"/>
        </w:sdtContent>
      </w:sdt>
      <w:sdt>
        <w:sdtPr>
          <w:tag w:val="goog_rdk_36"/>
          <w:id w:val="-37325294"/>
        </w:sdtPr>
        <w:sdtContent>
          <w:commentRangeStart w:id="36"/>
        </w:sdtContent>
      </w:sdt>
      <w:sdt>
        <w:sdtPr>
          <w:tag w:val="goog_rdk_37"/>
          <w:id w:val="20879332"/>
        </w:sdtPr>
        <w:sdtContent>
          <w:commentRangeStart w:id="37"/>
        </w:sdtContent>
      </w:sdt>
      <w:r>
        <w:rPr>
          <w:b/>
          <w:bCs/>
          <w:u w:val="single"/>
          <w:rtl w:val="0"/>
        </w:rPr>
        <w:t xml:space="preserve"> Portfolio- Loan Type 1, 2, 3, 4):</w:t>
      </w:r>
      <w:commentRangeEnd w:id="34"/>
      <w:r>
        <w:commentReference w:id="34"/>
      </w:r>
      <w:commentRangeEnd w:id="35"/>
      <w:r>
        <w:commentReference w:id="35"/>
      </w:r>
      <w:commentRangeEnd w:id="36"/>
      <w:r>
        <w:commentReference w:id="36"/>
      </w:r>
      <w:commentRangeEnd w:id="37"/>
      <w:r>
        <w:commentReference w:id="37"/>
      </w:r>
    </w:p>
    <w:p w14:paraId="000001F3">
      <w:r>
        <w:rPr>
          <w:rtl w:val="0"/>
        </w:rPr>
        <w:t>Crystallized portfolio Sanctioned Amount (Summation of sanctioned amount or modified sanction amount, if available, for cases which have been billed till Currency Period 2 billing): 19100000.00/-   (A)</w:t>
      </w:r>
    </w:p>
    <w:p w14:paraId="000001F4">
      <w:r>
        <w:rPr>
          <w:rtl w:val="0"/>
        </w:rPr>
        <w:t>The details provided by MLI in claim requisition file:</w:t>
      </w:r>
    </w:p>
    <w:p w14:paraId="000001F5">
      <w:pPr>
        <w:ind w:left="360" w:firstLine="0"/>
        <w:jc w:val="both"/>
        <w:rPr>
          <w:b/>
          <w:bCs/>
        </w:rPr>
      </w:pPr>
    </w:p>
    <w:p w14:paraId="000001F6">
      <w:pPr>
        <w:ind w:left="360" w:firstLine="0"/>
        <w:jc w:val="both"/>
        <w:rPr>
          <w:b/>
          <w:bCs/>
        </w:rPr>
      </w:pPr>
    </w:p>
    <w:tbl>
      <w:tblPr>
        <w:tblStyle w:val="21"/>
        <w:tblW w:w="6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3402"/>
        <w:gridCol w:w="2470"/>
      </w:tblGrid>
      <w:tr w14:paraId="15BA3938">
        <w:tblPrEx>
          <w:tblCellMar>
            <w:top w:w="0" w:type="dxa"/>
            <w:left w:w="108" w:type="dxa"/>
            <w:bottom w:w="0" w:type="dxa"/>
            <w:right w:w="108" w:type="dxa"/>
          </w:tblCellMar>
        </w:tblPrEx>
        <w:tc>
          <w:p w14:paraId="000001F7">
            <w:pPr>
              <w:spacing w:after="0" w:line="240" w:lineRule="auto"/>
            </w:pPr>
          </w:p>
        </w:tc>
        <w:tc>
          <w:p w14:paraId="000001F8">
            <w:pPr>
              <w:spacing w:after="0" w:line="240" w:lineRule="auto"/>
            </w:pPr>
            <w:r>
              <w:rPr>
                <w:rtl w:val="0"/>
              </w:rPr>
              <w:t>Portfolio</w:t>
            </w:r>
          </w:p>
        </w:tc>
        <w:tc>
          <w:p w14:paraId="000001F9">
            <w:pPr>
              <w:spacing w:after="0" w:line="240" w:lineRule="auto"/>
            </w:pPr>
            <w:r>
              <w:rPr>
                <w:rtl w:val="0"/>
              </w:rPr>
              <w:t>MUDVBGH20202021SHG</w:t>
            </w:r>
          </w:p>
        </w:tc>
      </w:tr>
      <w:tr w14:paraId="75A43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FA">
            <w:pPr>
              <w:spacing w:after="0" w:line="240" w:lineRule="auto"/>
            </w:pPr>
            <w:r>
              <w:rPr>
                <w:rtl w:val="0"/>
              </w:rPr>
              <w:t>A</w:t>
            </w:r>
          </w:p>
        </w:tc>
        <w:tc>
          <w:p w14:paraId="000001FB">
            <w:pPr>
              <w:spacing w:after="0" w:line="240" w:lineRule="auto"/>
            </w:pPr>
            <w:r>
              <w:rPr>
                <w:rtl w:val="0"/>
              </w:rPr>
              <w:t>Crystalized Sanctioned Amount ( to be taken in case of interim claim &amp; final Claim CP 1, 2, 3)/ Sanction Amount of o/s Portfolio Migrated for CP 4, 5, 6 ) (Rs)</w:t>
            </w:r>
          </w:p>
        </w:tc>
        <w:tc>
          <w:tcPr>
            <w:vAlign w:val="center"/>
          </w:tcPr>
          <w:p w14:paraId="000001FC">
            <w:pPr>
              <w:spacing w:after="0" w:line="240" w:lineRule="auto"/>
              <w:jc w:val="right"/>
            </w:pPr>
            <w:r>
              <w:rPr>
                <w:rtl w:val="0"/>
              </w:rPr>
              <w:t>19100000.00</w:t>
            </w:r>
          </w:p>
        </w:tc>
      </w:tr>
      <w:tr w14:paraId="19307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FD">
            <w:pPr>
              <w:spacing w:after="0" w:line="240" w:lineRule="auto"/>
            </w:pPr>
            <w:r>
              <w:rPr>
                <w:rtl w:val="0"/>
              </w:rPr>
              <w:t>B</w:t>
            </w:r>
          </w:p>
        </w:tc>
        <w:tc>
          <w:p w14:paraId="000001FE">
            <w:pPr>
              <w:spacing w:after="0" w:line="240" w:lineRule="auto"/>
            </w:pPr>
            <w:r>
              <w:rPr>
                <w:rtl w:val="0"/>
              </w:rPr>
              <w:t>No. of Accounts identified as Loss Assets</w:t>
            </w:r>
          </w:p>
        </w:tc>
        <w:tc>
          <w:p w14:paraId="000001FF">
            <w:pPr>
              <w:spacing w:after="0" w:line="240" w:lineRule="auto"/>
              <w:jc w:val="right"/>
            </w:pPr>
            <w:r>
              <w:rPr>
                <w:rtl w:val="0"/>
              </w:rPr>
              <w:t>5</w:t>
            </w:r>
          </w:p>
        </w:tc>
      </w:tr>
      <w:tr w14:paraId="30EF0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0">
            <w:pPr>
              <w:spacing w:after="0" w:line="240" w:lineRule="auto"/>
            </w:pPr>
            <w:r>
              <w:rPr>
                <w:rtl w:val="0"/>
              </w:rPr>
              <w:t>C</w:t>
            </w:r>
          </w:p>
        </w:tc>
        <w:tc>
          <w:p w14:paraId="00000201">
            <w:pPr>
              <w:spacing w:after="0" w:line="240" w:lineRule="auto"/>
            </w:pPr>
            <w:r>
              <w:rPr>
                <w:rtl w:val="0"/>
              </w:rPr>
              <w:t>Principal as on date of NPA(Rs.)</w:t>
            </w:r>
          </w:p>
        </w:tc>
        <w:tc>
          <w:p w14:paraId="00000202">
            <w:pPr>
              <w:spacing w:after="0" w:line="240" w:lineRule="auto"/>
              <w:jc w:val="right"/>
            </w:pPr>
            <w:r>
              <w:rPr>
                <w:rtl w:val="0"/>
              </w:rPr>
              <w:t>604000.00</w:t>
            </w:r>
          </w:p>
        </w:tc>
      </w:tr>
      <w:tr w14:paraId="5F925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3">
            <w:pPr>
              <w:spacing w:after="0" w:line="240" w:lineRule="auto"/>
            </w:pPr>
            <w:r>
              <w:rPr>
                <w:rtl w:val="0"/>
              </w:rPr>
              <w:t>D</w:t>
            </w:r>
          </w:p>
        </w:tc>
        <w:tc>
          <w:p w14:paraId="00000204">
            <w:pPr>
              <w:spacing w:after="0" w:line="240" w:lineRule="auto"/>
            </w:pPr>
            <w:r>
              <w:rPr>
                <w:rtl w:val="0"/>
              </w:rPr>
              <w:t>Recovery Amount from NPA date till lodgment of claim(Rs.)</w:t>
            </w:r>
          </w:p>
        </w:tc>
        <w:tc>
          <w:tcPr>
            <w:vAlign w:val="center"/>
          </w:tcPr>
          <w:p w14:paraId="00000205">
            <w:pPr>
              <w:spacing w:after="0" w:line="240" w:lineRule="auto"/>
              <w:jc w:val="right"/>
            </w:pPr>
            <w:r>
              <w:rPr>
                <w:rtl w:val="0"/>
              </w:rPr>
              <w:t>141000.00</w:t>
            </w:r>
          </w:p>
        </w:tc>
      </w:tr>
      <w:tr w14:paraId="1E196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6">
            <w:pPr>
              <w:spacing w:after="0" w:line="240" w:lineRule="auto"/>
            </w:pPr>
            <w:r>
              <w:rPr>
                <w:rtl w:val="0"/>
              </w:rPr>
              <w:t>E</w:t>
            </w:r>
          </w:p>
        </w:tc>
        <w:tc>
          <w:p w14:paraId="00000207">
            <w:pPr>
              <w:spacing w:after="0" w:line="240" w:lineRule="auto"/>
            </w:pPr>
            <w:r>
              <w:rPr>
                <w:rtl w:val="0"/>
              </w:rPr>
              <w:t xml:space="preserve">Eligible AID (Rs.)   </w:t>
            </w:r>
            <w:r>
              <w:rPr>
                <w:b/>
                <w:bCs/>
                <w:rtl w:val="0"/>
              </w:rPr>
              <w:t>(C-D)</w:t>
            </w:r>
          </w:p>
        </w:tc>
        <w:tc>
          <w:p w14:paraId="00000208">
            <w:pPr>
              <w:spacing w:after="0" w:line="240" w:lineRule="auto"/>
              <w:jc w:val="right"/>
              <w:rPr>
                <w:rFonts w:ascii="Calibri" w:hAnsi="Calibri" w:eastAsia="Calibri" w:cs="Calibri"/>
                <w:color w:val="444444"/>
              </w:rPr>
            </w:pPr>
            <w:r>
              <w:rPr>
                <w:rFonts w:ascii="Calibri" w:hAnsi="Calibri" w:eastAsia="Calibri" w:cs="Calibri"/>
                <w:color w:val="444444"/>
                <w:rtl w:val="0"/>
              </w:rPr>
              <w:t>463000</w:t>
            </w:r>
            <w:r>
              <w:rPr>
                <w:rtl w:val="0"/>
              </w:rPr>
              <w:t>.00</w:t>
            </w:r>
          </w:p>
        </w:tc>
      </w:tr>
      <w:tr w14:paraId="4BEED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9">
            <w:pPr>
              <w:spacing w:after="0" w:line="240" w:lineRule="auto"/>
            </w:pPr>
            <w:r>
              <w:rPr>
                <w:rtl w:val="0"/>
              </w:rPr>
              <w:t>F</w:t>
            </w:r>
          </w:p>
        </w:tc>
        <w:tc>
          <w:p w14:paraId="0000020A">
            <w:pPr>
              <w:spacing w:after="0" w:line="240" w:lineRule="auto"/>
            </w:pPr>
            <w:r>
              <w:rPr>
                <w:rtl w:val="0"/>
              </w:rPr>
              <w:t>Maximum Payout 15% of Crystallized Sanctioned Amount (Rs.)</w:t>
            </w:r>
            <w:r>
              <w:rPr>
                <w:b/>
                <w:bCs/>
                <w:rtl w:val="0"/>
              </w:rPr>
              <w:t>(A*15%)</w:t>
            </w:r>
          </w:p>
        </w:tc>
        <w:tc>
          <w:tcPr>
            <w:vAlign w:val="center"/>
          </w:tcPr>
          <w:p w14:paraId="0000020B">
            <w:pPr>
              <w:spacing w:after="0" w:line="240" w:lineRule="auto"/>
              <w:jc w:val="right"/>
              <w:rPr>
                <w:rFonts w:ascii="Calibri" w:hAnsi="Calibri" w:eastAsia="Calibri" w:cs="Calibri"/>
                <w:color w:val="444444"/>
              </w:rPr>
            </w:pPr>
            <w:r>
              <w:rPr>
                <w:rFonts w:ascii="Calibri" w:hAnsi="Calibri" w:eastAsia="Calibri" w:cs="Calibri"/>
                <w:color w:val="444444"/>
                <w:rtl w:val="0"/>
              </w:rPr>
              <w:t>2865000.00</w:t>
            </w:r>
          </w:p>
        </w:tc>
      </w:tr>
      <w:tr w14:paraId="3E222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C">
            <w:pPr>
              <w:spacing w:after="0" w:line="240" w:lineRule="auto"/>
            </w:pPr>
            <w:r>
              <w:rPr>
                <w:rtl w:val="0"/>
              </w:rPr>
              <w:t>G</w:t>
            </w:r>
          </w:p>
        </w:tc>
        <w:tc>
          <w:p w14:paraId="0000020D">
            <w:pPr>
              <w:spacing w:after="0" w:line="240" w:lineRule="auto"/>
            </w:pPr>
            <w:r>
              <w:rPr>
                <w:rtl w:val="0"/>
              </w:rPr>
              <w:t>Eligible Claim Lodged (Rs.)  (</w:t>
            </w:r>
            <w:r>
              <w:rPr>
                <w:b/>
                <w:bCs/>
                <w:rtl w:val="0"/>
              </w:rPr>
              <w:t>E*75%)</w:t>
            </w:r>
          </w:p>
        </w:tc>
        <w:tc>
          <w:tcPr>
            <w:vAlign w:val="center"/>
          </w:tcPr>
          <w:p w14:paraId="0000020E">
            <w:pPr>
              <w:spacing w:after="0" w:line="240" w:lineRule="auto"/>
              <w:jc w:val="right"/>
              <w:rPr>
                <w:rFonts w:ascii="Calibri" w:hAnsi="Calibri" w:eastAsia="Calibri" w:cs="Calibri"/>
                <w:color w:val="000000"/>
              </w:rPr>
            </w:pPr>
            <w:r>
              <w:rPr>
                <w:rFonts w:ascii="Calibri" w:hAnsi="Calibri" w:eastAsia="Calibri" w:cs="Calibri"/>
                <w:color w:val="000000"/>
                <w:rtl w:val="0"/>
              </w:rPr>
              <w:t>347250</w:t>
            </w:r>
            <w:r>
              <w:rPr>
                <w:rFonts w:ascii="Calibri" w:hAnsi="Calibri" w:eastAsia="Calibri" w:cs="Calibri"/>
                <w:color w:val="444444"/>
                <w:rtl w:val="0"/>
              </w:rPr>
              <w:t>.00</w:t>
            </w:r>
          </w:p>
        </w:tc>
      </w:tr>
      <w:tr w14:paraId="1AA16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F">
            <w:pPr>
              <w:spacing w:after="0" w:line="240" w:lineRule="auto"/>
            </w:pPr>
            <w:r>
              <w:rPr>
                <w:rtl w:val="0"/>
              </w:rPr>
              <w:t>I</w:t>
            </w:r>
          </w:p>
        </w:tc>
        <w:tc>
          <w:p w14:paraId="00000210">
            <w:pPr>
              <w:spacing w:after="0" w:line="240" w:lineRule="auto"/>
            </w:pPr>
            <w:r>
              <w:rPr>
                <w:rtl w:val="0"/>
              </w:rPr>
              <w:t>Cumulative Claim Payout (Rs.)</w:t>
            </w:r>
          </w:p>
        </w:tc>
        <w:tc>
          <w:tcPr>
            <w:vAlign w:val="center"/>
          </w:tcPr>
          <w:p w14:paraId="00000211">
            <w:pPr>
              <w:spacing w:after="0" w:line="240" w:lineRule="auto"/>
              <w:jc w:val="right"/>
            </w:pPr>
            <w:r>
              <w:rPr>
                <w:rtl w:val="0"/>
              </w:rPr>
              <w:t>0.00</w:t>
            </w:r>
          </w:p>
        </w:tc>
      </w:tr>
      <w:tr w14:paraId="6D26A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2">
            <w:pPr>
              <w:spacing w:after="0" w:line="240" w:lineRule="auto"/>
            </w:pPr>
            <w:r>
              <w:rPr>
                <w:rtl w:val="0"/>
              </w:rPr>
              <w:t>J</w:t>
            </w:r>
          </w:p>
        </w:tc>
        <w:tc>
          <w:p w14:paraId="00000213">
            <w:pPr>
              <w:spacing w:after="0" w:line="240" w:lineRule="auto"/>
            </w:pPr>
            <w:r>
              <w:rPr>
                <w:rtl w:val="0"/>
              </w:rPr>
              <w:t>Eligible Claim Payout (Rs)</w:t>
            </w:r>
          </w:p>
        </w:tc>
        <w:tc>
          <w:tcPr>
            <w:vAlign w:val="center"/>
          </w:tcPr>
          <w:p w14:paraId="00000214">
            <w:pPr>
              <w:spacing w:after="0" w:line="240" w:lineRule="auto"/>
              <w:jc w:val="right"/>
            </w:pPr>
            <w:r>
              <w:rPr>
                <w:rFonts w:ascii="Calibri" w:hAnsi="Calibri" w:eastAsia="Calibri" w:cs="Calibri"/>
                <w:color w:val="000000"/>
                <w:rtl w:val="0"/>
              </w:rPr>
              <w:t>347250</w:t>
            </w:r>
            <w:sdt>
              <w:sdtPr>
                <w:tag w:val="goog_rdk_38"/>
                <w:id w:val="-1433615504"/>
              </w:sdtPr>
              <w:sdtContent>
                <w:commentRangeStart w:id="38"/>
              </w:sdtContent>
            </w:sdt>
            <w:sdt>
              <w:sdtPr>
                <w:tag w:val="goog_rdk_39"/>
                <w:id w:val="-1198041117"/>
              </w:sdtPr>
              <w:sdtContent>
                <w:commentRangeStart w:id="39"/>
              </w:sdtContent>
            </w:sdt>
            <w:sdt>
              <w:sdtPr>
                <w:tag w:val="goog_rdk_40"/>
                <w:id w:val="-584084334"/>
              </w:sdtPr>
              <w:sdtContent>
                <w:commentRangeStart w:id="40"/>
              </w:sdtContent>
            </w:sdt>
            <w:r>
              <w:rPr>
                <w:rFonts w:ascii="Calibri" w:hAnsi="Calibri" w:eastAsia="Calibri" w:cs="Calibri"/>
                <w:color w:val="444444"/>
                <w:rtl w:val="0"/>
              </w:rPr>
              <w:t>.00</w:t>
            </w:r>
            <w:commentRangeEnd w:id="38"/>
            <w:r>
              <w:commentReference w:id="38"/>
            </w:r>
            <w:commentRangeEnd w:id="39"/>
            <w:r>
              <w:commentReference w:id="39"/>
            </w:r>
            <w:commentRangeEnd w:id="40"/>
            <w:r>
              <w:commentReference w:id="40"/>
            </w:r>
          </w:p>
        </w:tc>
      </w:tr>
    </w:tbl>
    <w:p w14:paraId="00000215">
      <w:pPr>
        <w:ind w:left="360" w:firstLine="0"/>
        <w:jc w:val="both"/>
        <w:rPr>
          <w:b/>
          <w:bCs/>
        </w:rPr>
      </w:pPr>
    </w:p>
    <w:p w14:paraId="00000216">
      <w:pPr>
        <w:ind w:left="360" w:firstLine="0"/>
        <w:jc w:val="both"/>
        <w:rPr>
          <w:b/>
          <w:bCs/>
        </w:rPr>
      </w:pPr>
    </w:p>
    <w:p w14:paraId="00000217">
      <w:pPr>
        <w:ind w:left="360" w:firstLine="0"/>
        <w:jc w:val="both"/>
        <w:rPr>
          <w:b/>
          <w:bCs/>
        </w:rPr>
      </w:pPr>
    </w:p>
    <w:p w14:paraId="00000218">
      <w:pPr>
        <w:rPr>
          <w:b/>
          <w:bCs/>
          <w:u w:val="single"/>
        </w:rPr>
      </w:pPr>
      <w:r>
        <w:rPr>
          <w:b/>
          <w:bCs/>
          <w:u w:val="single"/>
          <w:rtl w:val="0"/>
        </w:rPr>
        <w:t>Scenario: – Claim in Interim Period II (SHG</w:t>
      </w:r>
      <w:sdt>
        <w:sdtPr>
          <w:tag w:val="goog_rdk_41"/>
          <w:id w:val="-309443847"/>
        </w:sdtPr>
        <w:sdtContent>
          <w:commentRangeStart w:id="41"/>
        </w:sdtContent>
      </w:sdt>
      <w:sdt>
        <w:sdtPr>
          <w:tag w:val="goog_rdk_42"/>
          <w:id w:val="338901390"/>
        </w:sdtPr>
        <w:sdtContent>
          <w:commentRangeStart w:id="42"/>
        </w:sdtContent>
      </w:sdt>
      <w:sdt>
        <w:sdtPr>
          <w:tag w:val="goog_rdk_43"/>
          <w:id w:val="339080683"/>
        </w:sdtPr>
        <w:sdtContent>
          <w:commentRangeStart w:id="43"/>
        </w:sdtContent>
      </w:sdt>
      <w:r>
        <w:rPr>
          <w:b/>
          <w:bCs/>
          <w:u w:val="single"/>
          <w:rtl w:val="0"/>
        </w:rPr>
        <w:t xml:space="preserve"> Portfolio- Loan Type 1,2,3,4</w:t>
      </w:r>
      <w:commentRangeEnd w:id="41"/>
      <w:r>
        <w:commentReference w:id="41"/>
      </w:r>
      <w:commentRangeEnd w:id="42"/>
      <w:r>
        <w:commentReference w:id="42"/>
      </w:r>
      <w:commentRangeEnd w:id="43"/>
      <w:r>
        <w:commentReference w:id="43"/>
      </w:r>
      <w:r>
        <w:rPr>
          <w:b/>
          <w:bCs/>
          <w:u w:val="single"/>
          <w:rtl w:val="0"/>
        </w:rPr>
        <w:t>):</w:t>
      </w:r>
    </w:p>
    <w:p w14:paraId="00000219">
      <w:r>
        <w:rPr>
          <w:rtl w:val="0"/>
        </w:rPr>
        <w:t>Crystallized portfolio Sanctioned Amount (Summation of sanctioned amount or modified sanction amount, if available, for cases which have been billed till Currency Period 3 billing): 20200000.00/-</w:t>
      </w:r>
      <w:r>
        <w:rPr>
          <w:b/>
          <w:bCs/>
          <w:rtl w:val="0"/>
        </w:rPr>
        <w:t xml:space="preserve"> (A)</w:t>
      </w:r>
    </w:p>
    <w:p w14:paraId="0000021A">
      <w:r>
        <w:rPr>
          <w:rtl w:val="0"/>
        </w:rPr>
        <w:t>The details provided by MLI in claim requisition file:</w:t>
      </w:r>
    </w:p>
    <w:tbl>
      <w:tblPr>
        <w:tblStyle w:val="22"/>
        <w:tblW w:w="6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3402"/>
        <w:gridCol w:w="2470"/>
      </w:tblGrid>
      <w:tr w14:paraId="4BDF5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B">
            <w:pPr>
              <w:spacing w:after="0" w:line="240" w:lineRule="auto"/>
            </w:pPr>
          </w:p>
        </w:tc>
        <w:tc>
          <w:p w14:paraId="0000021C">
            <w:pPr>
              <w:spacing w:after="0" w:line="240" w:lineRule="auto"/>
            </w:pPr>
            <w:r>
              <w:rPr>
                <w:rtl w:val="0"/>
              </w:rPr>
              <w:t>Portfolio</w:t>
            </w:r>
          </w:p>
        </w:tc>
        <w:tc>
          <w:p w14:paraId="0000021D">
            <w:pPr>
              <w:spacing w:after="0" w:line="240" w:lineRule="auto"/>
            </w:pPr>
            <w:r>
              <w:rPr>
                <w:rtl w:val="0"/>
              </w:rPr>
              <w:t>MUDVBGH20202021SHG</w:t>
            </w:r>
          </w:p>
        </w:tc>
      </w:tr>
      <w:tr w14:paraId="16077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E">
            <w:pPr>
              <w:spacing w:after="0" w:line="240" w:lineRule="auto"/>
            </w:pPr>
            <w:r>
              <w:rPr>
                <w:rtl w:val="0"/>
              </w:rPr>
              <w:t>A</w:t>
            </w:r>
          </w:p>
        </w:tc>
        <w:tc>
          <w:p w14:paraId="0000021F">
            <w:pPr>
              <w:spacing w:after="0" w:line="240" w:lineRule="auto"/>
            </w:pPr>
            <w:r>
              <w:rPr>
                <w:rtl w:val="0"/>
              </w:rPr>
              <w:t>Crystalized Sanctioned Amount ( to be taken in case of interim claim &amp; final Claim CP 1, 2, 3)/ Sanction Amount of o/s Portfolio Migrated for CP 4, 5, 6 ) (Rs)</w:t>
            </w:r>
          </w:p>
        </w:tc>
        <w:tc>
          <w:tcPr>
            <w:vAlign w:val="center"/>
          </w:tcPr>
          <w:p w14:paraId="00000220">
            <w:pPr>
              <w:spacing w:after="0" w:line="240" w:lineRule="auto"/>
              <w:jc w:val="right"/>
            </w:pPr>
            <w:r>
              <w:rPr>
                <w:rtl w:val="0"/>
              </w:rPr>
              <w:t>20200000.00</w:t>
            </w:r>
          </w:p>
        </w:tc>
      </w:tr>
      <w:tr w14:paraId="23641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21">
            <w:pPr>
              <w:spacing w:after="0" w:line="240" w:lineRule="auto"/>
            </w:pPr>
            <w:r>
              <w:rPr>
                <w:rtl w:val="0"/>
              </w:rPr>
              <w:t>B</w:t>
            </w:r>
          </w:p>
        </w:tc>
        <w:tc>
          <w:p w14:paraId="00000222">
            <w:pPr>
              <w:spacing w:after="0" w:line="240" w:lineRule="auto"/>
            </w:pPr>
            <w:r>
              <w:rPr>
                <w:rtl w:val="0"/>
              </w:rPr>
              <w:t>No. of Accounts identified as Loss Assets</w:t>
            </w:r>
          </w:p>
        </w:tc>
        <w:tc>
          <w:p w14:paraId="00000223">
            <w:pPr>
              <w:spacing w:after="0" w:line="240" w:lineRule="auto"/>
              <w:jc w:val="right"/>
            </w:pPr>
            <w:r>
              <w:rPr>
                <w:rtl w:val="0"/>
              </w:rPr>
              <w:t>4</w:t>
            </w:r>
          </w:p>
        </w:tc>
      </w:tr>
      <w:tr w14:paraId="4F1D4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24">
            <w:pPr>
              <w:spacing w:after="0" w:line="240" w:lineRule="auto"/>
            </w:pPr>
            <w:r>
              <w:rPr>
                <w:rtl w:val="0"/>
              </w:rPr>
              <w:t>C</w:t>
            </w:r>
          </w:p>
        </w:tc>
        <w:tc>
          <w:p w14:paraId="00000225">
            <w:pPr>
              <w:spacing w:after="0" w:line="240" w:lineRule="auto"/>
            </w:pPr>
            <w:r>
              <w:rPr>
                <w:rtl w:val="0"/>
              </w:rPr>
              <w:t>Principal as on date of NPA(Rs.)</w:t>
            </w:r>
          </w:p>
        </w:tc>
        <w:tc>
          <w:p w14:paraId="00000226">
            <w:pPr>
              <w:spacing w:after="0" w:line="240" w:lineRule="auto"/>
              <w:jc w:val="right"/>
            </w:pPr>
            <w:r>
              <w:rPr>
                <w:rtl w:val="0"/>
              </w:rPr>
              <w:t>1563200.00</w:t>
            </w:r>
          </w:p>
        </w:tc>
      </w:tr>
      <w:tr w14:paraId="3C103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27">
            <w:pPr>
              <w:spacing w:after="0" w:line="240" w:lineRule="auto"/>
            </w:pPr>
            <w:r>
              <w:rPr>
                <w:rtl w:val="0"/>
              </w:rPr>
              <w:t>D</w:t>
            </w:r>
          </w:p>
        </w:tc>
        <w:tc>
          <w:p w14:paraId="00000228">
            <w:pPr>
              <w:spacing w:after="0" w:line="240" w:lineRule="auto"/>
            </w:pPr>
            <w:r>
              <w:rPr>
                <w:rtl w:val="0"/>
              </w:rPr>
              <w:t>Recovery Amount from NPA date till lodgment of claim(Rs.)</w:t>
            </w:r>
          </w:p>
        </w:tc>
        <w:tc>
          <w:tcPr>
            <w:vAlign w:val="center"/>
          </w:tcPr>
          <w:p w14:paraId="00000229">
            <w:pPr>
              <w:spacing w:after="0" w:line="240" w:lineRule="auto"/>
              <w:jc w:val="right"/>
            </w:pPr>
            <w:r>
              <w:rPr>
                <w:rtl w:val="0"/>
              </w:rPr>
              <w:t>112800.00</w:t>
            </w:r>
          </w:p>
        </w:tc>
      </w:tr>
      <w:tr w14:paraId="28059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2A">
            <w:pPr>
              <w:spacing w:after="0" w:line="240" w:lineRule="auto"/>
            </w:pPr>
            <w:r>
              <w:rPr>
                <w:rtl w:val="0"/>
              </w:rPr>
              <w:t>E</w:t>
            </w:r>
          </w:p>
        </w:tc>
        <w:tc>
          <w:p w14:paraId="0000022B">
            <w:pPr>
              <w:spacing w:after="0" w:line="240" w:lineRule="auto"/>
            </w:pPr>
            <w:r>
              <w:rPr>
                <w:rtl w:val="0"/>
              </w:rPr>
              <w:t xml:space="preserve">Eligible AID (Rs.)   </w:t>
            </w:r>
            <w:r>
              <w:rPr>
                <w:b/>
                <w:bCs/>
                <w:rtl w:val="0"/>
              </w:rPr>
              <w:t>(C-D)</w:t>
            </w:r>
          </w:p>
        </w:tc>
        <w:tc>
          <w:p w14:paraId="0000022C">
            <w:pPr>
              <w:spacing w:after="0" w:line="240" w:lineRule="auto"/>
              <w:jc w:val="right"/>
              <w:rPr>
                <w:rFonts w:ascii="Calibri" w:hAnsi="Calibri" w:eastAsia="Calibri" w:cs="Calibri"/>
                <w:color w:val="444444"/>
              </w:rPr>
            </w:pPr>
            <w:r>
              <w:rPr>
                <w:rFonts w:ascii="Calibri" w:hAnsi="Calibri" w:eastAsia="Calibri" w:cs="Calibri"/>
                <w:color w:val="444444"/>
                <w:rtl w:val="0"/>
              </w:rPr>
              <w:t>1450400</w:t>
            </w:r>
            <w:r>
              <w:rPr>
                <w:rtl w:val="0"/>
              </w:rPr>
              <w:t>.00</w:t>
            </w:r>
          </w:p>
        </w:tc>
      </w:tr>
      <w:tr w14:paraId="66F05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2D">
            <w:pPr>
              <w:spacing w:after="0" w:line="240" w:lineRule="auto"/>
            </w:pPr>
            <w:r>
              <w:rPr>
                <w:rtl w:val="0"/>
              </w:rPr>
              <w:t>F</w:t>
            </w:r>
          </w:p>
        </w:tc>
        <w:tc>
          <w:p w14:paraId="0000022E">
            <w:pPr>
              <w:spacing w:after="0" w:line="240" w:lineRule="auto"/>
            </w:pPr>
            <w:r>
              <w:rPr>
                <w:rtl w:val="0"/>
              </w:rPr>
              <w:t>Maximum Payout 15% of Crystallized Sanctioned Amount(Rs.)</w:t>
            </w:r>
            <w:r>
              <w:rPr>
                <w:b/>
                <w:bCs/>
                <w:rtl w:val="0"/>
              </w:rPr>
              <w:t>(A*15%)</w:t>
            </w:r>
          </w:p>
        </w:tc>
        <w:tc>
          <w:tcPr>
            <w:vAlign w:val="center"/>
          </w:tcPr>
          <w:p w14:paraId="0000022F">
            <w:pPr>
              <w:spacing w:after="0" w:line="240" w:lineRule="auto"/>
              <w:jc w:val="right"/>
              <w:rPr>
                <w:rFonts w:ascii="Calibri" w:hAnsi="Calibri" w:eastAsia="Calibri" w:cs="Calibri"/>
                <w:color w:val="444444"/>
              </w:rPr>
            </w:pPr>
            <w:r>
              <w:rPr>
                <w:rFonts w:ascii="Calibri" w:hAnsi="Calibri" w:eastAsia="Calibri" w:cs="Calibri"/>
                <w:color w:val="444444"/>
                <w:rtl w:val="0"/>
              </w:rPr>
              <w:t>3030000.00</w:t>
            </w:r>
          </w:p>
        </w:tc>
      </w:tr>
      <w:tr w14:paraId="418FF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30">
            <w:pPr>
              <w:spacing w:after="0" w:line="240" w:lineRule="auto"/>
            </w:pPr>
            <w:r>
              <w:rPr>
                <w:rtl w:val="0"/>
              </w:rPr>
              <w:t>G</w:t>
            </w:r>
          </w:p>
        </w:tc>
        <w:tc>
          <w:p w14:paraId="00000231">
            <w:pPr>
              <w:spacing w:after="0" w:line="240" w:lineRule="auto"/>
            </w:pPr>
            <w:r>
              <w:rPr>
                <w:rtl w:val="0"/>
              </w:rPr>
              <w:t>Eligible Claim  Lodged(Rs.)  (</w:t>
            </w:r>
            <w:r>
              <w:rPr>
                <w:b/>
                <w:bCs/>
                <w:rtl w:val="0"/>
              </w:rPr>
              <w:t>E*75%)</w:t>
            </w:r>
          </w:p>
        </w:tc>
        <w:tc>
          <w:tcPr>
            <w:vAlign w:val="center"/>
          </w:tcPr>
          <w:p w14:paraId="00000232">
            <w:pPr>
              <w:spacing w:after="0" w:line="240" w:lineRule="auto"/>
              <w:jc w:val="right"/>
              <w:rPr>
                <w:rFonts w:ascii="Calibri" w:hAnsi="Calibri" w:eastAsia="Calibri" w:cs="Calibri"/>
                <w:color w:val="000000"/>
              </w:rPr>
            </w:pPr>
            <w:r>
              <w:rPr>
                <w:rFonts w:ascii="Calibri" w:hAnsi="Calibri" w:eastAsia="Calibri" w:cs="Calibri"/>
                <w:color w:val="000000"/>
                <w:rtl w:val="0"/>
              </w:rPr>
              <w:t>1087800</w:t>
            </w:r>
            <w:r>
              <w:rPr>
                <w:rFonts w:ascii="Calibri" w:hAnsi="Calibri" w:eastAsia="Calibri" w:cs="Calibri"/>
                <w:color w:val="444444"/>
                <w:rtl w:val="0"/>
              </w:rPr>
              <w:t>.00</w:t>
            </w:r>
          </w:p>
        </w:tc>
      </w:tr>
      <w:tr w14:paraId="20D55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33">
            <w:pPr>
              <w:spacing w:after="0" w:line="240" w:lineRule="auto"/>
            </w:pPr>
            <w:r>
              <w:rPr>
                <w:rtl w:val="0"/>
              </w:rPr>
              <w:t>I</w:t>
            </w:r>
          </w:p>
        </w:tc>
        <w:tc>
          <w:p w14:paraId="00000234">
            <w:pPr>
              <w:spacing w:after="0" w:line="240" w:lineRule="auto"/>
            </w:pPr>
            <w:r>
              <w:rPr>
                <w:rtl w:val="0"/>
              </w:rPr>
              <w:t>Cumulative Claim Payout (Rs.)</w:t>
            </w:r>
          </w:p>
        </w:tc>
        <w:tc>
          <w:tcPr>
            <w:vAlign w:val="bottom"/>
          </w:tcPr>
          <w:p w14:paraId="00000235">
            <w:pPr>
              <w:spacing w:after="0" w:line="240" w:lineRule="auto"/>
              <w:jc w:val="right"/>
            </w:pPr>
            <w:r>
              <w:rPr>
                <w:rFonts w:ascii="Calibri" w:hAnsi="Calibri" w:eastAsia="Calibri" w:cs="Calibri"/>
                <w:color w:val="444444"/>
                <w:rtl w:val="0"/>
              </w:rPr>
              <w:t>347250.00</w:t>
            </w:r>
          </w:p>
        </w:tc>
      </w:tr>
      <w:tr w14:paraId="70AB2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36">
            <w:pPr>
              <w:spacing w:after="0" w:line="240" w:lineRule="auto"/>
            </w:pPr>
            <w:r>
              <w:rPr>
                <w:rtl w:val="0"/>
              </w:rPr>
              <w:t>J</w:t>
            </w:r>
          </w:p>
        </w:tc>
        <w:tc>
          <w:p w14:paraId="00000237">
            <w:pPr>
              <w:spacing w:after="0" w:line="240" w:lineRule="auto"/>
            </w:pPr>
            <w:r>
              <w:rPr>
                <w:rtl w:val="0"/>
              </w:rPr>
              <w:t>Eligible Claim Payout (Rs)</w:t>
            </w:r>
          </w:p>
        </w:tc>
        <w:tc>
          <w:tcPr>
            <w:vAlign w:val="center"/>
          </w:tcPr>
          <w:p w14:paraId="00000238">
            <w:pPr>
              <w:spacing w:after="0" w:line="240" w:lineRule="auto"/>
              <w:jc w:val="right"/>
              <w:rPr>
                <w:rFonts w:ascii="Calibri" w:hAnsi="Calibri" w:eastAsia="Calibri" w:cs="Calibri"/>
                <w:color w:val="444444"/>
              </w:rPr>
            </w:pPr>
            <w:r>
              <w:rPr>
                <w:rFonts w:ascii="Calibri" w:hAnsi="Calibri" w:eastAsia="Calibri" w:cs="Calibri"/>
                <w:color w:val="444444"/>
                <w:rtl w:val="0"/>
              </w:rPr>
              <w:t>740550.00</w:t>
            </w:r>
          </w:p>
        </w:tc>
      </w:tr>
    </w:tbl>
    <w:p w14:paraId="00000239">
      <w:pPr>
        <w:jc w:val="both"/>
      </w:pPr>
    </w:p>
    <w:p w14:paraId="0000023A">
      <w:pPr>
        <w:rPr>
          <w:b/>
          <w:bCs/>
          <w:u w:val="single"/>
        </w:rPr>
      </w:pPr>
      <w:r>
        <w:rPr>
          <w:b/>
          <w:bCs/>
          <w:u w:val="single"/>
          <w:rtl w:val="0"/>
        </w:rPr>
        <w:t>Scenario :– Final Claim Settlement (SHG Portfolio- Loan Type 1,2,3,4):</w:t>
      </w:r>
    </w:p>
    <w:p w14:paraId="0000023B">
      <w:pPr>
        <w:spacing w:before="240"/>
      </w:pPr>
      <w:r>
        <w:rPr>
          <w:rtl w:val="0"/>
        </w:rPr>
        <w:t>(This activity is done in the last quarter of final settlement year)</w:t>
      </w:r>
    </w:p>
    <w:p w14:paraId="0000023C">
      <w:pPr>
        <w:rPr>
          <w:rFonts w:ascii="Quattrocento Sans" w:hAnsi="Quattrocento Sans" w:eastAsia="Quattrocento Sans" w:cs="Quattrocento Sans"/>
          <w:color w:val="444444"/>
          <w:sz w:val="18"/>
          <w:szCs w:val="18"/>
        </w:rPr>
      </w:pPr>
      <w:r>
        <w:rPr>
          <w:rtl w:val="0"/>
        </w:rPr>
        <w:t>Crystallized portfolio Sanctioned Amount (This is the sanction amount or modified sanction amount whichever is latest existing in CG Table for the CG which has been billed is considered and summation of all these amount is determined</w:t>
      </w:r>
      <w:sdt>
        <w:sdtPr>
          <w:tag w:val="goog_rdk_44"/>
          <w:id w:val="-517478215"/>
        </w:sdtPr>
        <w:sdtContent>
          <w:commentRangeStart w:id="44"/>
        </w:sdtContent>
      </w:sdt>
      <w:sdt>
        <w:sdtPr>
          <w:tag w:val="goog_rdk_45"/>
          <w:id w:val="287224343"/>
        </w:sdtPr>
        <w:sdtContent>
          <w:commentRangeStart w:id="45"/>
        </w:sdtContent>
      </w:sdt>
      <w:sdt>
        <w:sdtPr>
          <w:tag w:val="goog_rdk_46"/>
          <w:id w:val="-521603229"/>
        </w:sdtPr>
        <w:sdtContent>
          <w:commentRangeStart w:id="46"/>
        </w:sdtContent>
      </w:sdt>
      <w:r>
        <w:rPr>
          <w:rtl w:val="0"/>
        </w:rPr>
        <w:t>)</w:t>
      </w:r>
      <w:commentRangeEnd w:id="44"/>
      <w:r>
        <w:commentReference w:id="44"/>
      </w:r>
      <w:commentRangeEnd w:id="45"/>
      <w:r>
        <w:commentReference w:id="45"/>
      </w:r>
      <w:commentRangeEnd w:id="46"/>
      <w:r>
        <w:commentReference w:id="46"/>
      </w:r>
      <w:r>
        <w:rPr>
          <w:rtl w:val="0"/>
        </w:rPr>
        <w:t>: 20200000.00</w:t>
      </w:r>
      <w:r>
        <w:rPr>
          <w:rFonts w:ascii="Quattrocento Sans" w:hAnsi="Quattrocento Sans" w:eastAsia="Quattrocento Sans" w:cs="Quattrocento Sans"/>
          <w:color w:val="444444"/>
          <w:sz w:val="18"/>
          <w:szCs w:val="18"/>
          <w:highlight w:val="white"/>
          <w:rtl w:val="0"/>
        </w:rPr>
        <w:t xml:space="preserve"> </w:t>
      </w:r>
      <w:r>
        <w:rPr>
          <w:rtl w:val="0"/>
        </w:rPr>
        <w:t>/- (</w:t>
      </w:r>
      <w:r>
        <w:rPr>
          <w:b/>
          <w:bCs/>
          <w:rtl w:val="0"/>
        </w:rPr>
        <w:t>A)</w:t>
      </w:r>
    </w:p>
    <w:p w14:paraId="0000023D">
      <w:r>
        <w:rPr>
          <w:rtl w:val="0"/>
        </w:rPr>
        <w:t>The details provided by MLI in claim requisition file:</w:t>
      </w:r>
    </w:p>
    <w:tbl>
      <w:tblPr>
        <w:tblStyle w:val="23"/>
        <w:tblW w:w="6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3402"/>
        <w:gridCol w:w="2470"/>
      </w:tblGrid>
      <w:tr w14:paraId="41521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3E">
            <w:pPr>
              <w:spacing w:after="0" w:line="240" w:lineRule="auto"/>
            </w:pPr>
          </w:p>
        </w:tc>
        <w:tc>
          <w:p w14:paraId="0000023F">
            <w:pPr>
              <w:spacing w:after="0" w:line="240" w:lineRule="auto"/>
            </w:pPr>
            <w:r>
              <w:rPr>
                <w:rtl w:val="0"/>
              </w:rPr>
              <w:t>Portfolio</w:t>
            </w:r>
          </w:p>
        </w:tc>
        <w:tc>
          <w:p w14:paraId="00000240">
            <w:pPr>
              <w:spacing w:after="0" w:line="240" w:lineRule="auto"/>
            </w:pPr>
            <w:r>
              <w:rPr>
                <w:rtl w:val="0"/>
              </w:rPr>
              <w:t>MUDVBGH20202021SHG</w:t>
            </w:r>
          </w:p>
        </w:tc>
      </w:tr>
      <w:tr w14:paraId="1A382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41">
            <w:pPr>
              <w:spacing w:after="0" w:line="240" w:lineRule="auto"/>
            </w:pPr>
            <w:r>
              <w:rPr>
                <w:rtl w:val="0"/>
              </w:rPr>
              <w:t>A</w:t>
            </w:r>
          </w:p>
        </w:tc>
        <w:tc>
          <w:p w14:paraId="00000242">
            <w:pPr>
              <w:spacing w:after="0" w:line="240" w:lineRule="auto"/>
            </w:pPr>
            <w:r>
              <w:rPr>
                <w:rtl w:val="0"/>
              </w:rPr>
              <w:t>Crystalized Sanctioned Amount ( to be taken in case of interim claim &amp; final Claim CP 1, 2, 3)/ Sanction Amount of o/s Portfolio Migrated for CP 4, 5, 6 ) (Rs)</w:t>
            </w:r>
          </w:p>
        </w:tc>
        <w:tc>
          <w:tcPr>
            <w:vAlign w:val="center"/>
          </w:tcPr>
          <w:p w14:paraId="00000243">
            <w:pPr>
              <w:spacing w:after="0" w:line="240" w:lineRule="auto"/>
              <w:jc w:val="right"/>
            </w:pPr>
            <w:r>
              <w:rPr>
                <w:rtl w:val="0"/>
              </w:rPr>
              <w:t>20200000.00</w:t>
            </w:r>
          </w:p>
        </w:tc>
      </w:tr>
      <w:tr w14:paraId="50E6B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44">
            <w:pPr>
              <w:spacing w:after="0" w:line="240" w:lineRule="auto"/>
            </w:pPr>
            <w:r>
              <w:rPr>
                <w:rtl w:val="0"/>
              </w:rPr>
              <w:t>B</w:t>
            </w:r>
          </w:p>
        </w:tc>
        <w:tc>
          <w:p w14:paraId="00000245">
            <w:pPr>
              <w:spacing w:after="0" w:line="240" w:lineRule="auto"/>
            </w:pPr>
            <w:r>
              <w:rPr>
                <w:rtl w:val="0"/>
              </w:rPr>
              <w:t>No. of Accounts identified as Loss Assets</w:t>
            </w:r>
          </w:p>
        </w:tc>
        <w:tc>
          <w:p w14:paraId="00000246">
            <w:pPr>
              <w:spacing w:after="0" w:line="240" w:lineRule="auto"/>
              <w:jc w:val="right"/>
            </w:pPr>
            <w:r>
              <w:rPr>
                <w:rtl w:val="0"/>
              </w:rPr>
              <w:t>3</w:t>
            </w:r>
          </w:p>
        </w:tc>
      </w:tr>
      <w:tr w14:paraId="2ADFF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47">
            <w:pPr>
              <w:spacing w:after="0" w:line="240" w:lineRule="auto"/>
            </w:pPr>
            <w:r>
              <w:rPr>
                <w:rtl w:val="0"/>
              </w:rPr>
              <w:t>C</w:t>
            </w:r>
          </w:p>
        </w:tc>
        <w:tc>
          <w:p w14:paraId="00000248">
            <w:pPr>
              <w:spacing w:after="0" w:line="240" w:lineRule="auto"/>
            </w:pPr>
            <w:r>
              <w:rPr>
                <w:rtl w:val="0"/>
              </w:rPr>
              <w:t>Principal as on date of NPA(Rs.)</w:t>
            </w:r>
          </w:p>
        </w:tc>
        <w:tc>
          <w:p w14:paraId="00000249">
            <w:pPr>
              <w:spacing w:after="0" w:line="240" w:lineRule="auto"/>
              <w:jc w:val="right"/>
            </w:pPr>
            <w:r>
              <w:rPr>
                <w:rtl w:val="0"/>
              </w:rPr>
              <w:t>1772400.00</w:t>
            </w:r>
          </w:p>
        </w:tc>
      </w:tr>
      <w:tr w14:paraId="5E917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4A">
            <w:pPr>
              <w:spacing w:after="0" w:line="240" w:lineRule="auto"/>
            </w:pPr>
            <w:r>
              <w:rPr>
                <w:rtl w:val="0"/>
              </w:rPr>
              <w:t>D</w:t>
            </w:r>
          </w:p>
        </w:tc>
        <w:tc>
          <w:p w14:paraId="0000024B">
            <w:pPr>
              <w:spacing w:after="0" w:line="240" w:lineRule="auto"/>
            </w:pPr>
            <w:r>
              <w:rPr>
                <w:rtl w:val="0"/>
              </w:rPr>
              <w:t>Recovery Amount from NPA date till lodgment of claim(Rs.)</w:t>
            </w:r>
          </w:p>
        </w:tc>
        <w:tc>
          <w:tcPr>
            <w:vAlign w:val="center"/>
          </w:tcPr>
          <w:p w14:paraId="0000024C">
            <w:pPr>
              <w:spacing w:after="0" w:line="240" w:lineRule="auto"/>
              <w:jc w:val="right"/>
            </w:pPr>
            <w:r>
              <w:rPr>
                <w:rtl w:val="0"/>
              </w:rPr>
              <w:t>84600.00</w:t>
            </w:r>
          </w:p>
        </w:tc>
      </w:tr>
      <w:tr w14:paraId="53FCD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4D">
            <w:pPr>
              <w:spacing w:after="0" w:line="240" w:lineRule="auto"/>
            </w:pPr>
            <w:r>
              <w:rPr>
                <w:rtl w:val="0"/>
              </w:rPr>
              <w:t>E</w:t>
            </w:r>
          </w:p>
        </w:tc>
        <w:tc>
          <w:p w14:paraId="0000024E">
            <w:pPr>
              <w:spacing w:after="0" w:line="240" w:lineRule="auto"/>
            </w:pPr>
            <w:r>
              <w:rPr>
                <w:rtl w:val="0"/>
              </w:rPr>
              <w:t xml:space="preserve">Eligible AID (Rs.)   </w:t>
            </w:r>
            <w:r>
              <w:rPr>
                <w:b/>
                <w:bCs/>
                <w:rtl w:val="0"/>
              </w:rPr>
              <w:t>(C-D)</w:t>
            </w:r>
          </w:p>
        </w:tc>
        <w:tc>
          <w:p w14:paraId="0000024F">
            <w:pPr>
              <w:spacing w:after="0" w:line="240" w:lineRule="auto"/>
              <w:jc w:val="right"/>
              <w:rPr>
                <w:rFonts w:ascii="Calibri" w:hAnsi="Calibri" w:eastAsia="Calibri" w:cs="Calibri"/>
                <w:color w:val="000000"/>
              </w:rPr>
            </w:pPr>
            <w:r>
              <w:rPr>
                <w:rFonts w:ascii="Calibri" w:hAnsi="Calibri" w:eastAsia="Calibri" w:cs="Calibri"/>
                <w:color w:val="000000"/>
                <w:rtl w:val="0"/>
              </w:rPr>
              <w:t>1687800.00</w:t>
            </w:r>
          </w:p>
        </w:tc>
      </w:tr>
      <w:tr w14:paraId="4B16B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50">
            <w:pPr>
              <w:spacing w:after="0" w:line="240" w:lineRule="auto"/>
            </w:pPr>
            <w:r>
              <w:rPr>
                <w:rtl w:val="0"/>
              </w:rPr>
              <w:t>F</w:t>
            </w:r>
          </w:p>
        </w:tc>
        <w:tc>
          <w:p w14:paraId="00000251">
            <w:pPr>
              <w:spacing w:after="0" w:line="240" w:lineRule="auto"/>
            </w:pPr>
            <w:r>
              <w:rPr>
                <w:rtl w:val="0"/>
              </w:rPr>
              <w:t>Maximum Payout 15% of Crystallized Sanctioned Amount (Rs.)</w:t>
            </w:r>
            <w:r>
              <w:rPr>
                <w:b/>
                <w:bCs/>
                <w:rtl w:val="0"/>
              </w:rPr>
              <w:t>(A*15%)</w:t>
            </w:r>
          </w:p>
        </w:tc>
        <w:tc>
          <w:tcPr>
            <w:vAlign w:val="center"/>
          </w:tcPr>
          <w:p w14:paraId="00000252">
            <w:pPr>
              <w:spacing w:after="0" w:line="240" w:lineRule="auto"/>
              <w:jc w:val="right"/>
              <w:rPr>
                <w:rFonts w:ascii="Calibri" w:hAnsi="Calibri" w:eastAsia="Calibri" w:cs="Calibri"/>
                <w:color w:val="000000"/>
              </w:rPr>
            </w:pPr>
            <w:r>
              <w:rPr>
                <w:rFonts w:ascii="Calibri" w:hAnsi="Calibri" w:eastAsia="Calibri" w:cs="Calibri"/>
                <w:color w:val="000000"/>
                <w:rtl w:val="0"/>
              </w:rPr>
              <w:t>3030000.00</w:t>
            </w:r>
          </w:p>
        </w:tc>
      </w:tr>
      <w:tr w14:paraId="38F19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53">
            <w:pPr>
              <w:spacing w:after="0" w:line="240" w:lineRule="auto"/>
            </w:pPr>
            <w:r>
              <w:rPr>
                <w:rtl w:val="0"/>
              </w:rPr>
              <w:t>G</w:t>
            </w:r>
          </w:p>
        </w:tc>
        <w:tc>
          <w:p w14:paraId="00000254">
            <w:pPr>
              <w:spacing w:after="0" w:line="240" w:lineRule="auto"/>
            </w:pPr>
            <w:r>
              <w:rPr>
                <w:rtl w:val="0"/>
              </w:rPr>
              <w:t>Eligible Claim  Lodged(Rs.)  (</w:t>
            </w:r>
            <w:r>
              <w:rPr>
                <w:b/>
                <w:bCs/>
                <w:rtl w:val="0"/>
              </w:rPr>
              <w:t>E*75%)</w:t>
            </w:r>
          </w:p>
        </w:tc>
        <w:tc>
          <w:tcPr>
            <w:vAlign w:val="center"/>
          </w:tcPr>
          <w:p w14:paraId="00000255">
            <w:pPr>
              <w:spacing w:after="0" w:line="240" w:lineRule="auto"/>
              <w:jc w:val="right"/>
              <w:rPr>
                <w:rFonts w:ascii="Calibri" w:hAnsi="Calibri" w:eastAsia="Calibri" w:cs="Calibri"/>
                <w:color w:val="000000"/>
              </w:rPr>
            </w:pPr>
            <w:r>
              <w:rPr>
                <w:rFonts w:ascii="Calibri" w:hAnsi="Calibri" w:eastAsia="Calibri" w:cs="Calibri"/>
                <w:color w:val="000000"/>
                <w:rtl w:val="0"/>
              </w:rPr>
              <w:t>1265850.00</w:t>
            </w:r>
          </w:p>
        </w:tc>
      </w:tr>
      <w:tr w14:paraId="54D8B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56">
            <w:pPr>
              <w:spacing w:after="0" w:line="240" w:lineRule="auto"/>
            </w:pPr>
            <w:r>
              <w:rPr>
                <w:rtl w:val="0"/>
              </w:rPr>
              <w:t>I</w:t>
            </w:r>
          </w:p>
        </w:tc>
        <w:tc>
          <w:p w14:paraId="00000257">
            <w:pPr>
              <w:spacing w:after="0" w:line="240" w:lineRule="auto"/>
            </w:pPr>
            <w:r>
              <w:rPr>
                <w:rtl w:val="0"/>
              </w:rPr>
              <w:t>Cumulative Claim Payout (Rs.)</w:t>
            </w:r>
          </w:p>
        </w:tc>
        <w:tc>
          <w:tcPr>
            <w:vAlign w:val="center"/>
          </w:tcPr>
          <w:p w14:paraId="00000258">
            <w:pPr>
              <w:spacing w:after="0" w:line="240" w:lineRule="auto"/>
              <w:jc w:val="right"/>
              <w:rPr>
                <w:rFonts w:ascii="Calibri" w:hAnsi="Calibri" w:eastAsia="Calibri" w:cs="Calibri"/>
                <w:color w:val="000000"/>
              </w:rPr>
            </w:pPr>
            <w:r>
              <w:rPr>
                <w:rFonts w:ascii="Calibri" w:hAnsi="Calibri" w:eastAsia="Calibri" w:cs="Calibri"/>
                <w:color w:val="000000"/>
                <w:rtl w:val="0"/>
              </w:rPr>
              <w:t>1087800.00</w:t>
            </w:r>
          </w:p>
        </w:tc>
      </w:tr>
      <w:tr w14:paraId="16E57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59">
            <w:pPr>
              <w:spacing w:after="0" w:line="240" w:lineRule="auto"/>
            </w:pPr>
            <w:r>
              <w:rPr>
                <w:rtl w:val="0"/>
              </w:rPr>
              <w:t>J</w:t>
            </w:r>
          </w:p>
        </w:tc>
        <w:tc>
          <w:p w14:paraId="0000025A">
            <w:pPr>
              <w:spacing w:after="0" w:line="240" w:lineRule="auto"/>
            </w:pPr>
            <w:r>
              <w:rPr>
                <w:rtl w:val="0"/>
              </w:rPr>
              <w:t>Eligible Claim Payout (Rs)</w:t>
            </w:r>
          </w:p>
        </w:tc>
        <w:tc>
          <w:tcPr>
            <w:vAlign w:val="center"/>
          </w:tcPr>
          <w:p w14:paraId="0000025B">
            <w:pPr>
              <w:spacing w:after="0" w:line="240" w:lineRule="auto"/>
              <w:jc w:val="right"/>
              <w:rPr>
                <w:rFonts w:ascii="Calibri" w:hAnsi="Calibri" w:eastAsia="Calibri" w:cs="Calibri"/>
                <w:color w:val="000000"/>
              </w:rPr>
            </w:pPr>
            <w:r>
              <w:rPr>
                <w:rFonts w:ascii="Calibri" w:hAnsi="Calibri" w:eastAsia="Calibri" w:cs="Calibri"/>
                <w:color w:val="000000"/>
                <w:rtl w:val="0"/>
              </w:rPr>
              <w:t>178050.00</w:t>
            </w:r>
          </w:p>
        </w:tc>
      </w:tr>
    </w:tbl>
    <w:p w14:paraId="0000025C"/>
    <w:p w14:paraId="0000025D">
      <w:pPr>
        <w:jc w:val="both"/>
        <w:rPr>
          <w:b/>
          <w:bCs/>
        </w:rPr>
      </w:pPr>
    </w:p>
    <w:p w14:paraId="0000025E">
      <w:pPr>
        <w:rPr>
          <w:b/>
          <w:bCs/>
          <w:u w:val="single"/>
        </w:rPr>
      </w:pPr>
      <w:r>
        <w:rPr>
          <w:b/>
          <w:bCs/>
          <w:u w:val="single"/>
          <w:rtl w:val="0"/>
        </w:rPr>
        <w:t>Scenario – Claim in Migrated Interim Period I (SHG Portfolio- Loan Type 1,2,3,4):</w:t>
      </w:r>
    </w:p>
    <w:p w14:paraId="0000025F">
      <w:r>
        <w:rPr>
          <w:rtl w:val="0"/>
        </w:rPr>
        <w:t xml:space="preserve">Crystallized portfolio Sanctioned Amount (Summation of sanctioned amount or modified sanction amount, if available, for cases which have been billed till Currency Period 5 billing):  17600000.00 /- </w:t>
      </w:r>
      <w:r>
        <w:rPr>
          <w:b/>
          <w:bCs/>
          <w:rtl w:val="0"/>
        </w:rPr>
        <w:t>(A)</w:t>
      </w:r>
    </w:p>
    <w:p w14:paraId="00000260">
      <w:r>
        <w:rPr>
          <w:rtl w:val="0"/>
        </w:rPr>
        <w:t>The details provided by MLI in claim requisition file:</w:t>
      </w:r>
    </w:p>
    <w:tbl>
      <w:tblPr>
        <w:tblStyle w:val="24"/>
        <w:tblW w:w="6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3402"/>
        <w:gridCol w:w="2470"/>
      </w:tblGrid>
      <w:tr w14:paraId="1A09A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61">
            <w:pPr>
              <w:spacing w:after="0" w:line="240" w:lineRule="auto"/>
            </w:pPr>
          </w:p>
        </w:tc>
        <w:tc>
          <w:p w14:paraId="00000262">
            <w:pPr>
              <w:spacing w:after="0" w:line="240" w:lineRule="auto"/>
            </w:pPr>
            <w:r>
              <w:rPr>
                <w:rtl w:val="0"/>
              </w:rPr>
              <w:t>Portfolio</w:t>
            </w:r>
          </w:p>
        </w:tc>
        <w:tc>
          <w:p w14:paraId="00000263">
            <w:pPr>
              <w:spacing w:after="0" w:line="240" w:lineRule="auto"/>
            </w:pPr>
            <w:r>
              <w:rPr>
                <w:rtl w:val="0"/>
              </w:rPr>
              <w:t>MUDVBGH20202021SHG</w:t>
            </w:r>
          </w:p>
        </w:tc>
      </w:tr>
      <w:tr w14:paraId="2FA57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64">
            <w:pPr>
              <w:spacing w:after="0" w:line="240" w:lineRule="auto"/>
            </w:pPr>
            <w:r>
              <w:rPr>
                <w:rtl w:val="0"/>
              </w:rPr>
              <w:t>A</w:t>
            </w:r>
          </w:p>
        </w:tc>
        <w:tc>
          <w:p w14:paraId="00000265">
            <w:pPr>
              <w:spacing w:after="0" w:line="240" w:lineRule="auto"/>
            </w:pPr>
            <w:r>
              <w:rPr>
                <w:rtl w:val="0"/>
              </w:rPr>
              <w:t>Crystalized Sanctioned Amount ( to be taken in case of interim claim &amp; final Claim CP 1, 2, 3)/ Sanction Amount of o/s Portfolio Migrated for CP 4, 5, 6 ) (Rs)</w:t>
            </w:r>
          </w:p>
        </w:tc>
        <w:tc>
          <w:tcPr>
            <w:vAlign w:val="center"/>
          </w:tcPr>
          <w:p w14:paraId="00000266">
            <w:pPr>
              <w:spacing w:after="0" w:line="240" w:lineRule="auto"/>
              <w:jc w:val="right"/>
            </w:pPr>
            <w:r>
              <w:rPr>
                <w:rtl w:val="0"/>
              </w:rPr>
              <w:t>17600000.00</w:t>
            </w:r>
          </w:p>
        </w:tc>
      </w:tr>
      <w:tr w14:paraId="4BBEB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67">
            <w:pPr>
              <w:spacing w:after="0" w:line="240" w:lineRule="auto"/>
            </w:pPr>
            <w:r>
              <w:rPr>
                <w:rtl w:val="0"/>
              </w:rPr>
              <w:t>B</w:t>
            </w:r>
          </w:p>
        </w:tc>
        <w:tc>
          <w:p w14:paraId="00000268">
            <w:pPr>
              <w:spacing w:after="0" w:line="240" w:lineRule="auto"/>
            </w:pPr>
            <w:r>
              <w:rPr>
                <w:rtl w:val="0"/>
              </w:rPr>
              <w:t>No. of Accounts identified as Loss Assets</w:t>
            </w:r>
          </w:p>
        </w:tc>
        <w:tc>
          <w:p w14:paraId="00000269">
            <w:pPr>
              <w:spacing w:after="0" w:line="240" w:lineRule="auto"/>
              <w:jc w:val="right"/>
            </w:pPr>
            <w:r>
              <w:rPr>
                <w:rtl w:val="0"/>
              </w:rPr>
              <w:t>7</w:t>
            </w:r>
          </w:p>
        </w:tc>
      </w:tr>
      <w:tr w14:paraId="27C29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6A">
            <w:pPr>
              <w:spacing w:after="0" w:line="240" w:lineRule="auto"/>
            </w:pPr>
            <w:r>
              <w:rPr>
                <w:rtl w:val="0"/>
              </w:rPr>
              <w:t>C</w:t>
            </w:r>
          </w:p>
        </w:tc>
        <w:tc>
          <w:p w14:paraId="0000026B">
            <w:pPr>
              <w:spacing w:after="0" w:line="240" w:lineRule="auto"/>
            </w:pPr>
            <w:r>
              <w:rPr>
                <w:rtl w:val="0"/>
              </w:rPr>
              <w:t>Principal as on date of NPA(Rs.)</w:t>
            </w:r>
          </w:p>
        </w:tc>
        <w:tc>
          <w:p w14:paraId="0000026C">
            <w:pPr>
              <w:spacing w:after="0" w:line="240" w:lineRule="auto"/>
              <w:jc w:val="right"/>
            </w:pPr>
            <w:r>
              <w:rPr>
                <w:rtl w:val="0"/>
              </w:rPr>
              <w:t>845600.00</w:t>
            </w:r>
          </w:p>
        </w:tc>
      </w:tr>
      <w:tr w14:paraId="73018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6D">
            <w:pPr>
              <w:spacing w:after="0" w:line="240" w:lineRule="auto"/>
            </w:pPr>
            <w:r>
              <w:rPr>
                <w:rtl w:val="0"/>
              </w:rPr>
              <w:t>D</w:t>
            </w:r>
          </w:p>
        </w:tc>
        <w:tc>
          <w:p w14:paraId="0000026E">
            <w:pPr>
              <w:spacing w:after="0" w:line="240" w:lineRule="auto"/>
            </w:pPr>
            <w:r>
              <w:rPr>
                <w:rtl w:val="0"/>
              </w:rPr>
              <w:t>Recovery Amount from NPA date till lodgment of claim(Rs.)</w:t>
            </w:r>
          </w:p>
        </w:tc>
        <w:tc>
          <w:tcPr>
            <w:vAlign w:val="center"/>
          </w:tcPr>
          <w:p w14:paraId="0000026F">
            <w:pPr>
              <w:spacing w:after="0" w:line="240" w:lineRule="auto"/>
              <w:jc w:val="right"/>
            </w:pPr>
            <w:r>
              <w:rPr>
                <w:rtl w:val="0"/>
              </w:rPr>
              <w:t>197400.00</w:t>
            </w:r>
          </w:p>
        </w:tc>
      </w:tr>
      <w:tr w14:paraId="75F93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70">
            <w:pPr>
              <w:spacing w:after="0" w:line="240" w:lineRule="auto"/>
            </w:pPr>
            <w:r>
              <w:rPr>
                <w:rtl w:val="0"/>
              </w:rPr>
              <w:t>E</w:t>
            </w:r>
          </w:p>
        </w:tc>
        <w:tc>
          <w:p w14:paraId="00000271">
            <w:pPr>
              <w:spacing w:after="0" w:line="240" w:lineRule="auto"/>
            </w:pPr>
            <w:r>
              <w:rPr>
                <w:rtl w:val="0"/>
              </w:rPr>
              <w:t xml:space="preserve">Eligible AID (Rs.)   </w:t>
            </w:r>
            <w:r>
              <w:rPr>
                <w:b/>
                <w:bCs/>
                <w:rtl w:val="0"/>
              </w:rPr>
              <w:t>(C-D)</w:t>
            </w:r>
          </w:p>
        </w:tc>
        <w:tc>
          <w:p w14:paraId="00000272">
            <w:pPr>
              <w:spacing w:after="0" w:line="240" w:lineRule="auto"/>
              <w:jc w:val="right"/>
              <w:rPr>
                <w:rFonts w:ascii="Calibri" w:hAnsi="Calibri" w:eastAsia="Calibri" w:cs="Calibri"/>
                <w:color w:val="000000"/>
              </w:rPr>
            </w:pPr>
            <w:r>
              <w:rPr>
                <w:rFonts w:ascii="Calibri" w:hAnsi="Calibri" w:eastAsia="Calibri" w:cs="Calibri"/>
                <w:color w:val="000000"/>
                <w:rtl w:val="0"/>
              </w:rPr>
              <w:t>648200</w:t>
            </w:r>
            <w:r>
              <w:rPr>
                <w:rtl w:val="0"/>
              </w:rPr>
              <w:t>.00</w:t>
            </w:r>
          </w:p>
        </w:tc>
      </w:tr>
      <w:tr w14:paraId="2FDC6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73">
            <w:pPr>
              <w:spacing w:after="0" w:line="240" w:lineRule="auto"/>
            </w:pPr>
            <w:r>
              <w:rPr>
                <w:rtl w:val="0"/>
              </w:rPr>
              <w:t>F</w:t>
            </w:r>
          </w:p>
        </w:tc>
        <w:tc>
          <w:p w14:paraId="00000274">
            <w:pPr>
              <w:spacing w:after="0" w:line="240" w:lineRule="auto"/>
            </w:pPr>
            <w:r>
              <w:rPr>
                <w:rtl w:val="0"/>
              </w:rPr>
              <w:t>Maximum Payout 15% of Crystallized Sanctioned Amount(Rs.)</w:t>
            </w:r>
            <w:r>
              <w:rPr>
                <w:b/>
                <w:bCs/>
                <w:rtl w:val="0"/>
              </w:rPr>
              <w:t>(A*15%)</w:t>
            </w:r>
          </w:p>
        </w:tc>
        <w:tc>
          <w:tcPr>
            <w:vAlign w:val="center"/>
          </w:tcPr>
          <w:p w14:paraId="00000275">
            <w:pPr>
              <w:spacing w:after="0" w:line="240" w:lineRule="auto"/>
              <w:jc w:val="right"/>
              <w:rPr>
                <w:rFonts w:ascii="Calibri" w:hAnsi="Calibri" w:eastAsia="Calibri" w:cs="Calibri"/>
                <w:color w:val="000000"/>
              </w:rPr>
            </w:pPr>
            <w:r>
              <w:rPr>
                <w:rFonts w:ascii="Calibri" w:hAnsi="Calibri" w:eastAsia="Calibri" w:cs="Calibri"/>
                <w:color w:val="000000"/>
                <w:rtl w:val="0"/>
              </w:rPr>
              <w:t>2640000</w:t>
            </w:r>
            <w:r>
              <w:rPr>
                <w:rFonts w:ascii="Calibri" w:hAnsi="Calibri" w:eastAsia="Calibri" w:cs="Calibri"/>
                <w:color w:val="444444"/>
                <w:rtl w:val="0"/>
              </w:rPr>
              <w:t>.00</w:t>
            </w:r>
          </w:p>
        </w:tc>
      </w:tr>
      <w:tr w14:paraId="0F5C2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76">
            <w:pPr>
              <w:spacing w:after="0" w:line="240" w:lineRule="auto"/>
            </w:pPr>
            <w:r>
              <w:rPr>
                <w:rtl w:val="0"/>
              </w:rPr>
              <w:t>G</w:t>
            </w:r>
          </w:p>
        </w:tc>
        <w:tc>
          <w:p w14:paraId="00000277">
            <w:pPr>
              <w:spacing w:after="0" w:line="240" w:lineRule="auto"/>
            </w:pPr>
            <w:r>
              <w:rPr>
                <w:rtl w:val="0"/>
              </w:rPr>
              <w:t>Eligible Claim  Lodged(Rs.)  (</w:t>
            </w:r>
            <w:r>
              <w:rPr>
                <w:b/>
                <w:bCs/>
                <w:rtl w:val="0"/>
              </w:rPr>
              <w:t>E*75%)</w:t>
            </w:r>
          </w:p>
        </w:tc>
        <w:tc>
          <w:tcPr>
            <w:vAlign w:val="center"/>
          </w:tcPr>
          <w:p w14:paraId="00000278">
            <w:pPr>
              <w:spacing w:after="0" w:line="240" w:lineRule="auto"/>
              <w:jc w:val="right"/>
              <w:rPr>
                <w:rFonts w:ascii="Calibri" w:hAnsi="Calibri" w:eastAsia="Calibri" w:cs="Calibri"/>
                <w:color w:val="000000"/>
              </w:rPr>
            </w:pPr>
            <w:r>
              <w:rPr>
                <w:rFonts w:ascii="Calibri" w:hAnsi="Calibri" w:eastAsia="Calibri" w:cs="Calibri"/>
                <w:color w:val="000000"/>
                <w:rtl w:val="0"/>
              </w:rPr>
              <w:t>486150</w:t>
            </w:r>
            <w:r>
              <w:rPr>
                <w:rFonts w:ascii="Calibri" w:hAnsi="Calibri" w:eastAsia="Calibri" w:cs="Calibri"/>
                <w:color w:val="444444"/>
                <w:rtl w:val="0"/>
              </w:rPr>
              <w:t>.00</w:t>
            </w:r>
          </w:p>
        </w:tc>
      </w:tr>
      <w:tr w14:paraId="7422C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79">
            <w:pPr>
              <w:spacing w:after="0" w:line="240" w:lineRule="auto"/>
            </w:pPr>
            <w:r>
              <w:rPr>
                <w:rtl w:val="0"/>
              </w:rPr>
              <w:t>I</w:t>
            </w:r>
          </w:p>
        </w:tc>
        <w:tc>
          <w:p w14:paraId="0000027A">
            <w:pPr>
              <w:spacing w:after="0" w:line="240" w:lineRule="auto"/>
            </w:pPr>
            <w:r>
              <w:rPr>
                <w:rtl w:val="0"/>
              </w:rPr>
              <w:t>Cumulative Claim Payout (Rs.)</w:t>
            </w:r>
          </w:p>
        </w:tc>
        <w:tc>
          <w:tcPr>
            <w:vAlign w:val="center"/>
          </w:tcPr>
          <w:p w14:paraId="0000027B">
            <w:pPr>
              <w:spacing w:after="0" w:line="240" w:lineRule="auto"/>
              <w:jc w:val="right"/>
            </w:pPr>
            <w:r>
              <w:rPr>
                <w:rtl w:val="0"/>
              </w:rPr>
              <w:t>0.00</w:t>
            </w:r>
          </w:p>
        </w:tc>
      </w:tr>
      <w:tr w14:paraId="2F08D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7C">
            <w:pPr>
              <w:spacing w:after="0" w:line="240" w:lineRule="auto"/>
            </w:pPr>
            <w:r>
              <w:rPr>
                <w:rtl w:val="0"/>
              </w:rPr>
              <w:t>J</w:t>
            </w:r>
          </w:p>
        </w:tc>
        <w:tc>
          <w:p w14:paraId="0000027D">
            <w:pPr>
              <w:spacing w:after="0" w:line="240" w:lineRule="auto"/>
            </w:pPr>
            <w:r>
              <w:rPr>
                <w:rtl w:val="0"/>
              </w:rPr>
              <w:t>Eligible Claim Payout (Rs)</w:t>
            </w:r>
          </w:p>
        </w:tc>
        <w:tc>
          <w:tcPr>
            <w:vAlign w:val="center"/>
          </w:tcPr>
          <w:p w14:paraId="0000027E">
            <w:pPr>
              <w:spacing w:after="0" w:line="240" w:lineRule="auto"/>
              <w:jc w:val="right"/>
              <w:rPr>
                <w:rFonts w:ascii="Calibri" w:hAnsi="Calibri" w:eastAsia="Calibri" w:cs="Calibri"/>
                <w:color w:val="000000"/>
              </w:rPr>
            </w:pPr>
            <w:r>
              <w:rPr>
                <w:rFonts w:ascii="Calibri" w:hAnsi="Calibri" w:eastAsia="Calibri" w:cs="Calibri"/>
                <w:color w:val="000000"/>
                <w:rtl w:val="0"/>
              </w:rPr>
              <w:t>486150</w:t>
            </w:r>
            <w:r>
              <w:rPr>
                <w:rFonts w:ascii="Calibri" w:hAnsi="Calibri" w:eastAsia="Calibri" w:cs="Calibri"/>
                <w:color w:val="444444"/>
                <w:rtl w:val="0"/>
              </w:rPr>
              <w:t>.00</w:t>
            </w:r>
          </w:p>
        </w:tc>
      </w:tr>
    </w:tbl>
    <w:p w14:paraId="0000027F">
      <w:pPr>
        <w:rPr>
          <w:b/>
          <w:bCs/>
          <w:u w:val="single"/>
        </w:rPr>
      </w:pPr>
    </w:p>
    <w:p w14:paraId="00000280">
      <w:pPr>
        <w:rPr>
          <w:b/>
          <w:bCs/>
          <w:u w:val="single"/>
        </w:rPr>
      </w:pPr>
    </w:p>
    <w:p w14:paraId="00000281">
      <w:pPr>
        <w:rPr>
          <w:b/>
          <w:bCs/>
          <w:u w:val="single"/>
        </w:rPr>
      </w:pPr>
      <w:r>
        <w:rPr>
          <w:b/>
          <w:bCs/>
          <w:u w:val="single"/>
          <w:rtl w:val="0"/>
        </w:rPr>
        <w:t xml:space="preserve">Scenario – Claim in Migrated Interim Period II </w:t>
      </w:r>
      <w:sdt>
        <w:sdtPr>
          <w:tag w:val="goog_rdk_47"/>
          <w:id w:val="-2064010599"/>
        </w:sdtPr>
        <w:sdtContent>
          <w:commentRangeStart w:id="47"/>
        </w:sdtContent>
      </w:sdt>
      <w:sdt>
        <w:sdtPr>
          <w:tag w:val="goog_rdk_48"/>
          <w:id w:val="-1065838657"/>
        </w:sdtPr>
        <w:sdtContent>
          <w:commentRangeStart w:id="48"/>
        </w:sdtContent>
      </w:sdt>
      <w:sdt>
        <w:sdtPr>
          <w:tag w:val="goog_rdk_49"/>
          <w:id w:val="-107396553"/>
        </w:sdtPr>
        <w:sdtContent>
          <w:commentRangeStart w:id="49"/>
        </w:sdtContent>
      </w:sdt>
      <w:sdt>
        <w:sdtPr>
          <w:tag w:val="goog_rdk_50"/>
          <w:id w:val="-1470882691"/>
        </w:sdtPr>
        <w:sdtContent>
          <w:commentRangeStart w:id="50"/>
        </w:sdtContent>
      </w:sdt>
      <w:r>
        <w:rPr>
          <w:b/>
          <w:bCs/>
          <w:u w:val="single"/>
          <w:rtl w:val="0"/>
        </w:rPr>
        <w:t>(SHG Portfolio- Loan Type 1,2,3,4):</w:t>
      </w:r>
      <w:commentRangeEnd w:id="47"/>
      <w:r>
        <w:commentReference w:id="47"/>
      </w:r>
      <w:commentRangeEnd w:id="48"/>
      <w:r>
        <w:commentReference w:id="48"/>
      </w:r>
      <w:commentRangeEnd w:id="49"/>
      <w:r>
        <w:commentReference w:id="49"/>
      </w:r>
      <w:commentRangeEnd w:id="50"/>
      <w:r>
        <w:commentReference w:id="50"/>
      </w:r>
    </w:p>
    <w:p w14:paraId="00000282">
      <w:pPr>
        <w:rPr>
          <w:rFonts w:ascii="Quattrocento Sans" w:hAnsi="Quattrocento Sans" w:eastAsia="Quattrocento Sans" w:cs="Quattrocento Sans"/>
          <w:color w:val="444444"/>
          <w:sz w:val="18"/>
          <w:szCs w:val="18"/>
        </w:rPr>
      </w:pPr>
      <w:r>
        <w:rPr>
          <w:rtl w:val="0"/>
        </w:rPr>
        <w:t>Crystallized portfolio Sanctioned Amount (Summation of sanctioned amount or modified sanction amount, if available, for cases which have been billed till Currency Period 6 billing):  18700000.00  /- (A)</w:t>
      </w:r>
    </w:p>
    <w:p w14:paraId="00000283">
      <w:r>
        <w:rPr>
          <w:rtl w:val="0"/>
        </w:rPr>
        <w:t>The details provided by MLI in claim requisition file:</w:t>
      </w:r>
    </w:p>
    <w:tbl>
      <w:tblPr>
        <w:tblStyle w:val="25"/>
        <w:tblW w:w="6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3402"/>
        <w:gridCol w:w="2470"/>
      </w:tblGrid>
      <w:tr w14:paraId="5B512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84">
            <w:pPr>
              <w:spacing w:after="0" w:line="240" w:lineRule="auto"/>
            </w:pPr>
          </w:p>
        </w:tc>
        <w:tc>
          <w:p w14:paraId="00000285">
            <w:pPr>
              <w:spacing w:after="0" w:line="240" w:lineRule="auto"/>
            </w:pPr>
            <w:r>
              <w:rPr>
                <w:rtl w:val="0"/>
              </w:rPr>
              <w:t>Portfolio</w:t>
            </w:r>
          </w:p>
        </w:tc>
        <w:tc>
          <w:p w14:paraId="00000286">
            <w:pPr>
              <w:spacing w:after="0" w:line="240" w:lineRule="auto"/>
            </w:pPr>
            <w:r>
              <w:rPr>
                <w:rtl w:val="0"/>
              </w:rPr>
              <w:t>MUDVBGH20202021SHG</w:t>
            </w:r>
          </w:p>
        </w:tc>
      </w:tr>
      <w:tr w14:paraId="0758F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87">
            <w:pPr>
              <w:spacing w:after="0" w:line="240" w:lineRule="auto"/>
            </w:pPr>
            <w:r>
              <w:rPr>
                <w:rtl w:val="0"/>
              </w:rPr>
              <w:t>A</w:t>
            </w:r>
          </w:p>
        </w:tc>
        <w:tc>
          <w:p w14:paraId="00000288">
            <w:pPr>
              <w:spacing w:after="0" w:line="240" w:lineRule="auto"/>
            </w:pPr>
            <w:r>
              <w:rPr>
                <w:rtl w:val="0"/>
              </w:rPr>
              <w:t>Crystalized Sanctioned Amount ( to be taken in case of interim claim &amp; final Claim CP 1, 2, 3)/ Sanction Amount of o/s Portfolio Migrated for CP 4, 5, 6 ) (Rs)</w:t>
            </w:r>
          </w:p>
        </w:tc>
        <w:tc>
          <w:tcPr>
            <w:vAlign w:val="center"/>
          </w:tcPr>
          <w:p w14:paraId="00000289">
            <w:pPr>
              <w:spacing w:after="0" w:line="240" w:lineRule="auto"/>
              <w:jc w:val="right"/>
            </w:pPr>
            <w:r>
              <w:rPr>
                <w:rtl w:val="0"/>
              </w:rPr>
              <w:t>18700000.00</w:t>
            </w:r>
          </w:p>
        </w:tc>
      </w:tr>
      <w:tr w14:paraId="40988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8A">
            <w:pPr>
              <w:spacing w:after="0" w:line="240" w:lineRule="auto"/>
            </w:pPr>
            <w:r>
              <w:rPr>
                <w:rtl w:val="0"/>
              </w:rPr>
              <w:t>B</w:t>
            </w:r>
          </w:p>
        </w:tc>
        <w:tc>
          <w:p w14:paraId="0000028B">
            <w:pPr>
              <w:spacing w:after="0" w:line="240" w:lineRule="auto"/>
            </w:pPr>
            <w:r>
              <w:rPr>
                <w:rtl w:val="0"/>
              </w:rPr>
              <w:t>No. of Accounts identified as Loss Assets</w:t>
            </w:r>
          </w:p>
        </w:tc>
        <w:tc>
          <w:p w14:paraId="0000028C">
            <w:pPr>
              <w:spacing w:after="0" w:line="240" w:lineRule="auto"/>
              <w:jc w:val="right"/>
            </w:pPr>
            <w:r>
              <w:rPr>
                <w:rtl w:val="0"/>
              </w:rPr>
              <w:t>7</w:t>
            </w:r>
          </w:p>
        </w:tc>
      </w:tr>
      <w:tr w14:paraId="3F6A7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8D">
            <w:pPr>
              <w:spacing w:after="0" w:line="240" w:lineRule="auto"/>
            </w:pPr>
            <w:r>
              <w:rPr>
                <w:rtl w:val="0"/>
              </w:rPr>
              <w:t>C</w:t>
            </w:r>
          </w:p>
        </w:tc>
        <w:tc>
          <w:p w14:paraId="0000028E">
            <w:pPr>
              <w:spacing w:after="0" w:line="240" w:lineRule="auto"/>
            </w:pPr>
            <w:r>
              <w:rPr>
                <w:rtl w:val="0"/>
              </w:rPr>
              <w:t>Principal as on date of NPA(Rs.)</w:t>
            </w:r>
          </w:p>
        </w:tc>
        <w:tc>
          <w:p w14:paraId="0000028F">
            <w:pPr>
              <w:spacing w:after="0" w:line="240" w:lineRule="auto"/>
              <w:jc w:val="right"/>
            </w:pPr>
            <w:r>
              <w:rPr>
                <w:rtl w:val="0"/>
              </w:rPr>
              <w:t>1195600.00</w:t>
            </w:r>
          </w:p>
        </w:tc>
      </w:tr>
      <w:tr w14:paraId="2A607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90">
            <w:pPr>
              <w:spacing w:after="0" w:line="240" w:lineRule="auto"/>
            </w:pPr>
            <w:r>
              <w:rPr>
                <w:rtl w:val="0"/>
              </w:rPr>
              <w:t>D</w:t>
            </w:r>
          </w:p>
        </w:tc>
        <w:tc>
          <w:p w14:paraId="00000291">
            <w:pPr>
              <w:spacing w:after="0" w:line="240" w:lineRule="auto"/>
            </w:pPr>
            <w:r>
              <w:rPr>
                <w:rtl w:val="0"/>
              </w:rPr>
              <w:t>Recovery Amount from NPA date till lodgment of claim(Rs.)</w:t>
            </w:r>
          </w:p>
        </w:tc>
        <w:tc>
          <w:tcPr>
            <w:vAlign w:val="center"/>
          </w:tcPr>
          <w:p w14:paraId="00000292">
            <w:pPr>
              <w:spacing w:after="0" w:line="240" w:lineRule="auto"/>
              <w:jc w:val="right"/>
            </w:pPr>
            <w:r>
              <w:rPr>
                <w:rtl w:val="0"/>
              </w:rPr>
              <w:t>197400.00</w:t>
            </w:r>
          </w:p>
        </w:tc>
      </w:tr>
      <w:tr w14:paraId="4D076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93">
            <w:pPr>
              <w:spacing w:after="0" w:line="240" w:lineRule="auto"/>
            </w:pPr>
            <w:r>
              <w:rPr>
                <w:rtl w:val="0"/>
              </w:rPr>
              <w:t>E</w:t>
            </w:r>
          </w:p>
        </w:tc>
        <w:tc>
          <w:p w14:paraId="00000294">
            <w:pPr>
              <w:spacing w:after="0" w:line="240" w:lineRule="auto"/>
            </w:pPr>
            <w:r>
              <w:rPr>
                <w:rtl w:val="0"/>
              </w:rPr>
              <w:t xml:space="preserve">Eligible AID (Rs.)   </w:t>
            </w:r>
            <w:r>
              <w:rPr>
                <w:b/>
                <w:bCs/>
                <w:rtl w:val="0"/>
              </w:rPr>
              <w:t>(C-D)</w:t>
            </w:r>
          </w:p>
        </w:tc>
        <w:tc>
          <w:p w14:paraId="00000295">
            <w:pPr>
              <w:spacing w:after="0" w:line="240" w:lineRule="auto"/>
              <w:jc w:val="right"/>
              <w:rPr>
                <w:rFonts w:ascii="Calibri" w:hAnsi="Calibri" w:eastAsia="Calibri" w:cs="Calibri"/>
                <w:color w:val="000000"/>
              </w:rPr>
            </w:pPr>
            <w:r>
              <w:rPr>
                <w:rFonts w:ascii="Calibri" w:hAnsi="Calibri" w:eastAsia="Calibri" w:cs="Calibri"/>
                <w:color w:val="000000"/>
                <w:rtl w:val="0"/>
              </w:rPr>
              <w:t>998200</w:t>
            </w:r>
            <w:r>
              <w:rPr>
                <w:rtl w:val="0"/>
              </w:rPr>
              <w:t>.00</w:t>
            </w:r>
          </w:p>
        </w:tc>
      </w:tr>
      <w:tr w14:paraId="60671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96">
            <w:pPr>
              <w:spacing w:after="0" w:line="240" w:lineRule="auto"/>
            </w:pPr>
            <w:r>
              <w:rPr>
                <w:rtl w:val="0"/>
              </w:rPr>
              <w:t>F</w:t>
            </w:r>
          </w:p>
        </w:tc>
        <w:tc>
          <w:p w14:paraId="00000297">
            <w:pPr>
              <w:spacing w:after="0" w:line="240" w:lineRule="auto"/>
            </w:pPr>
            <w:r>
              <w:rPr>
                <w:rtl w:val="0"/>
              </w:rPr>
              <w:t>Maximum Payout 15% of Crystallized Sanctioned Amount (Rs.)</w:t>
            </w:r>
            <w:r>
              <w:rPr>
                <w:b/>
                <w:bCs/>
                <w:rtl w:val="0"/>
              </w:rPr>
              <w:t xml:space="preserve"> (A*15%)</w:t>
            </w:r>
          </w:p>
        </w:tc>
        <w:tc>
          <w:tcPr>
            <w:vAlign w:val="center"/>
          </w:tcPr>
          <w:p w14:paraId="00000298">
            <w:pPr>
              <w:spacing w:after="0" w:line="240" w:lineRule="auto"/>
              <w:jc w:val="right"/>
              <w:rPr>
                <w:rFonts w:ascii="Calibri" w:hAnsi="Calibri" w:eastAsia="Calibri" w:cs="Calibri"/>
                <w:color w:val="000000"/>
              </w:rPr>
            </w:pPr>
            <w:r>
              <w:rPr>
                <w:rFonts w:ascii="Calibri" w:hAnsi="Calibri" w:eastAsia="Calibri" w:cs="Calibri"/>
                <w:color w:val="000000"/>
                <w:rtl w:val="0"/>
              </w:rPr>
              <w:t>2805000</w:t>
            </w:r>
            <w:r>
              <w:rPr>
                <w:rFonts w:ascii="Calibri" w:hAnsi="Calibri" w:eastAsia="Calibri" w:cs="Calibri"/>
                <w:color w:val="444444"/>
                <w:rtl w:val="0"/>
              </w:rPr>
              <w:t>.00</w:t>
            </w:r>
          </w:p>
        </w:tc>
      </w:tr>
      <w:tr w14:paraId="14896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99">
            <w:pPr>
              <w:spacing w:after="0" w:line="240" w:lineRule="auto"/>
            </w:pPr>
            <w:r>
              <w:rPr>
                <w:rtl w:val="0"/>
              </w:rPr>
              <w:t>G</w:t>
            </w:r>
          </w:p>
        </w:tc>
        <w:tc>
          <w:p w14:paraId="0000029A">
            <w:pPr>
              <w:spacing w:after="0" w:line="240" w:lineRule="auto"/>
            </w:pPr>
            <w:r>
              <w:rPr>
                <w:rtl w:val="0"/>
              </w:rPr>
              <w:t>Eligible Claim Lodged (Rs.)  (</w:t>
            </w:r>
            <w:r>
              <w:rPr>
                <w:b/>
                <w:bCs/>
                <w:rtl w:val="0"/>
              </w:rPr>
              <w:t>E*75%)</w:t>
            </w:r>
          </w:p>
        </w:tc>
        <w:tc>
          <w:tcPr>
            <w:vAlign w:val="center"/>
          </w:tcPr>
          <w:p w14:paraId="0000029B">
            <w:pPr>
              <w:spacing w:after="0" w:line="240" w:lineRule="auto"/>
              <w:jc w:val="right"/>
              <w:rPr>
                <w:rFonts w:ascii="Calibri" w:hAnsi="Calibri" w:eastAsia="Calibri" w:cs="Calibri"/>
                <w:color w:val="000000"/>
              </w:rPr>
            </w:pPr>
            <w:r>
              <w:rPr>
                <w:rFonts w:ascii="Calibri" w:hAnsi="Calibri" w:eastAsia="Calibri" w:cs="Calibri"/>
                <w:color w:val="000000"/>
                <w:rtl w:val="0"/>
              </w:rPr>
              <w:t>748650</w:t>
            </w:r>
            <w:r>
              <w:rPr>
                <w:rFonts w:ascii="Calibri" w:hAnsi="Calibri" w:eastAsia="Calibri" w:cs="Calibri"/>
                <w:color w:val="444444"/>
                <w:rtl w:val="0"/>
              </w:rPr>
              <w:t>.00</w:t>
            </w:r>
          </w:p>
        </w:tc>
      </w:tr>
      <w:tr w14:paraId="61BF6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9C">
            <w:pPr>
              <w:spacing w:after="0" w:line="240" w:lineRule="auto"/>
            </w:pPr>
            <w:r>
              <w:rPr>
                <w:rtl w:val="0"/>
              </w:rPr>
              <w:t>I</w:t>
            </w:r>
          </w:p>
        </w:tc>
        <w:tc>
          <w:p w14:paraId="0000029D">
            <w:pPr>
              <w:spacing w:after="0" w:line="240" w:lineRule="auto"/>
            </w:pPr>
            <w:r>
              <w:rPr>
                <w:rtl w:val="0"/>
              </w:rPr>
              <w:t>Cumulative Claim Payout (Rs.)</w:t>
            </w:r>
          </w:p>
        </w:tc>
        <w:tc>
          <w:tcPr>
            <w:vAlign w:val="center"/>
          </w:tcPr>
          <w:p w14:paraId="0000029E">
            <w:pPr>
              <w:spacing w:after="0" w:line="240" w:lineRule="auto"/>
              <w:jc w:val="right"/>
              <w:rPr>
                <w:rFonts w:ascii="Calibri" w:hAnsi="Calibri" w:eastAsia="Calibri" w:cs="Calibri"/>
                <w:color w:val="000000"/>
              </w:rPr>
            </w:pPr>
            <w:r>
              <w:rPr>
                <w:rFonts w:ascii="Calibri" w:hAnsi="Calibri" w:eastAsia="Calibri" w:cs="Calibri"/>
                <w:color w:val="000000"/>
                <w:rtl w:val="0"/>
              </w:rPr>
              <w:t>486150.00</w:t>
            </w:r>
          </w:p>
        </w:tc>
      </w:tr>
      <w:tr w14:paraId="48A89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9F">
            <w:pPr>
              <w:spacing w:after="0" w:line="240" w:lineRule="auto"/>
            </w:pPr>
            <w:r>
              <w:rPr>
                <w:rtl w:val="0"/>
              </w:rPr>
              <w:t>J</w:t>
            </w:r>
          </w:p>
        </w:tc>
        <w:tc>
          <w:p w14:paraId="000002A0">
            <w:pPr>
              <w:spacing w:after="0" w:line="240" w:lineRule="auto"/>
            </w:pPr>
            <w:r>
              <w:rPr>
                <w:rtl w:val="0"/>
              </w:rPr>
              <w:t>Eligible Claim Payout (Rs)</w:t>
            </w:r>
          </w:p>
        </w:tc>
        <w:tc>
          <w:tcPr>
            <w:vAlign w:val="center"/>
          </w:tcPr>
          <w:p w14:paraId="000002A1">
            <w:pPr>
              <w:spacing w:after="0" w:line="240" w:lineRule="auto"/>
              <w:jc w:val="right"/>
              <w:rPr>
                <w:rFonts w:ascii="Calibri" w:hAnsi="Calibri" w:eastAsia="Calibri" w:cs="Calibri"/>
                <w:color w:val="000000"/>
              </w:rPr>
            </w:pPr>
            <w:r>
              <w:rPr>
                <w:rFonts w:ascii="Calibri" w:hAnsi="Calibri" w:eastAsia="Calibri" w:cs="Calibri"/>
                <w:color w:val="000000"/>
                <w:rtl w:val="0"/>
              </w:rPr>
              <w:t>262500</w:t>
            </w:r>
            <w:r>
              <w:rPr>
                <w:rFonts w:ascii="Calibri" w:hAnsi="Calibri" w:eastAsia="Calibri" w:cs="Calibri"/>
                <w:color w:val="444444"/>
                <w:rtl w:val="0"/>
              </w:rPr>
              <w:t>.00</w:t>
            </w:r>
          </w:p>
        </w:tc>
      </w:tr>
    </w:tbl>
    <w:p w14:paraId="000002A2">
      <w:pPr>
        <w:jc w:val="both"/>
      </w:pPr>
    </w:p>
    <w:p w14:paraId="000002A3">
      <w:pPr>
        <w:jc w:val="both"/>
      </w:pPr>
    </w:p>
    <w:p w14:paraId="000002A4">
      <w:pPr>
        <w:rPr>
          <w:b/>
          <w:bCs/>
          <w:u w:val="single"/>
        </w:rPr>
      </w:pPr>
      <w:r>
        <w:rPr>
          <w:b/>
          <w:bCs/>
          <w:u w:val="single"/>
          <w:rtl w:val="0"/>
        </w:rPr>
        <w:t>Scenario – Migrated Final Claim Settlement (SHG</w:t>
      </w:r>
      <w:sdt>
        <w:sdtPr>
          <w:tag w:val="goog_rdk_51"/>
          <w:id w:val="-474795922"/>
        </w:sdtPr>
        <w:sdtContent>
          <w:commentRangeStart w:id="51"/>
        </w:sdtContent>
      </w:sdt>
      <w:sdt>
        <w:sdtPr>
          <w:tag w:val="goog_rdk_52"/>
          <w:id w:val="1532562179"/>
        </w:sdtPr>
        <w:sdtContent>
          <w:commentRangeStart w:id="52"/>
        </w:sdtContent>
      </w:sdt>
      <w:sdt>
        <w:sdtPr>
          <w:tag w:val="goog_rdk_53"/>
          <w:id w:val="-1962832016"/>
        </w:sdtPr>
        <w:sdtContent>
          <w:commentRangeStart w:id="53"/>
        </w:sdtContent>
      </w:sdt>
      <w:r>
        <w:rPr>
          <w:b/>
          <w:bCs/>
          <w:u w:val="single"/>
          <w:rtl w:val="0"/>
        </w:rPr>
        <w:t xml:space="preserve"> Portfolio- Loan Type 1,2</w:t>
      </w:r>
      <w:commentRangeEnd w:id="51"/>
      <w:r>
        <w:commentReference w:id="51"/>
      </w:r>
      <w:commentRangeEnd w:id="52"/>
      <w:r>
        <w:commentReference w:id="52"/>
      </w:r>
      <w:commentRangeEnd w:id="53"/>
      <w:r>
        <w:commentReference w:id="53"/>
      </w:r>
      <w:r>
        <w:rPr>
          <w:b/>
          <w:bCs/>
          <w:u w:val="single"/>
          <w:rtl w:val="0"/>
        </w:rPr>
        <w:t>,3,4):</w:t>
      </w:r>
    </w:p>
    <w:p w14:paraId="000002A5">
      <w:pPr>
        <w:spacing w:before="240"/>
      </w:pPr>
      <w:r>
        <w:rPr>
          <w:rtl w:val="0"/>
        </w:rPr>
        <w:t>(This activity is done in the last quarter of migrated portfolio final settlement year)</w:t>
      </w:r>
    </w:p>
    <w:p w14:paraId="000002A6">
      <w:pPr>
        <w:rPr>
          <w:rFonts w:ascii="Quattrocento Sans" w:hAnsi="Quattrocento Sans" w:eastAsia="Quattrocento Sans" w:cs="Quattrocento Sans"/>
          <w:color w:val="444444"/>
          <w:sz w:val="18"/>
          <w:szCs w:val="18"/>
        </w:rPr>
      </w:pPr>
      <w:r>
        <w:rPr>
          <w:rtl w:val="0"/>
        </w:rPr>
        <w:t>Crystallized portfolio Sanctioned Amount (This is the sanction amount or modified sanction amount whichever is latest existing in CG Table for the CG which has been billed is considered and summation of all these amount is determined</w:t>
      </w:r>
      <w:sdt>
        <w:sdtPr>
          <w:tag w:val="goog_rdk_54"/>
          <w:id w:val="-653034262"/>
        </w:sdtPr>
        <w:sdtContent>
          <w:commentRangeStart w:id="54"/>
        </w:sdtContent>
      </w:sdt>
      <w:sdt>
        <w:sdtPr>
          <w:tag w:val="goog_rdk_55"/>
          <w:id w:val="230152871"/>
        </w:sdtPr>
        <w:sdtContent>
          <w:commentRangeStart w:id="55"/>
        </w:sdtContent>
      </w:sdt>
      <w:r>
        <w:rPr>
          <w:rtl w:val="0"/>
        </w:rPr>
        <w:t xml:space="preserve">):  </w:t>
      </w:r>
      <w:commentRangeEnd w:id="54"/>
      <w:r>
        <w:commentReference w:id="54"/>
      </w:r>
      <w:commentRangeEnd w:id="55"/>
      <w:r>
        <w:commentReference w:id="55"/>
      </w:r>
      <w:r>
        <w:rPr>
          <w:rtl w:val="0"/>
        </w:rPr>
        <w:t xml:space="preserve">18700000.00 /- </w:t>
      </w:r>
      <w:r>
        <w:rPr>
          <w:b/>
          <w:bCs/>
          <w:rtl w:val="0"/>
        </w:rPr>
        <w:t>(A)</w:t>
      </w:r>
    </w:p>
    <w:p w14:paraId="000002A7">
      <w:r>
        <w:rPr>
          <w:rtl w:val="0"/>
        </w:rPr>
        <w:t xml:space="preserve">The details provided by MLI in claim requisition </w:t>
      </w:r>
      <w:sdt>
        <w:sdtPr>
          <w:tag w:val="goog_rdk_56"/>
          <w:id w:val="1506972799"/>
        </w:sdtPr>
        <w:sdtContent>
          <w:commentRangeStart w:id="56"/>
        </w:sdtContent>
      </w:sdt>
      <w:sdt>
        <w:sdtPr>
          <w:tag w:val="goog_rdk_57"/>
          <w:id w:val="-1962873654"/>
        </w:sdtPr>
        <w:sdtContent>
          <w:commentRangeStart w:id="57"/>
        </w:sdtContent>
      </w:sdt>
      <w:sdt>
        <w:sdtPr>
          <w:tag w:val="goog_rdk_58"/>
          <w:id w:val="-43512750"/>
        </w:sdtPr>
        <w:sdtContent>
          <w:commentRangeStart w:id="58"/>
        </w:sdtContent>
      </w:sdt>
      <w:r>
        <w:rPr>
          <w:rtl w:val="0"/>
        </w:rPr>
        <w:t>file</w:t>
      </w:r>
      <w:commentRangeEnd w:id="56"/>
      <w:r>
        <w:commentReference w:id="56"/>
      </w:r>
      <w:commentRangeEnd w:id="57"/>
      <w:r>
        <w:commentReference w:id="57"/>
      </w:r>
      <w:commentRangeEnd w:id="58"/>
      <w:r>
        <w:commentReference w:id="58"/>
      </w:r>
      <w:r>
        <w:rPr>
          <w:rtl w:val="0"/>
        </w:rPr>
        <w:t>:</w:t>
      </w:r>
    </w:p>
    <w:tbl>
      <w:tblPr>
        <w:tblStyle w:val="26"/>
        <w:tblW w:w="6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3402"/>
        <w:gridCol w:w="2470"/>
      </w:tblGrid>
      <w:tr w14:paraId="2608B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A8">
            <w:pPr>
              <w:spacing w:after="0" w:line="240" w:lineRule="auto"/>
            </w:pPr>
          </w:p>
        </w:tc>
        <w:tc>
          <w:p w14:paraId="000002A9">
            <w:pPr>
              <w:spacing w:after="0" w:line="240" w:lineRule="auto"/>
            </w:pPr>
            <w:r>
              <w:rPr>
                <w:rtl w:val="0"/>
              </w:rPr>
              <w:t>Portfolio</w:t>
            </w:r>
          </w:p>
        </w:tc>
        <w:tc>
          <w:p w14:paraId="000002AA">
            <w:pPr>
              <w:spacing w:after="0" w:line="240" w:lineRule="auto"/>
            </w:pPr>
            <w:r>
              <w:rPr>
                <w:rtl w:val="0"/>
              </w:rPr>
              <w:t>MUDVBGH20202021SHG</w:t>
            </w:r>
          </w:p>
        </w:tc>
      </w:tr>
      <w:tr w14:paraId="07336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AB">
            <w:pPr>
              <w:spacing w:after="0" w:line="240" w:lineRule="auto"/>
            </w:pPr>
            <w:r>
              <w:rPr>
                <w:rtl w:val="0"/>
              </w:rPr>
              <w:t>A</w:t>
            </w:r>
          </w:p>
        </w:tc>
        <w:tc>
          <w:p w14:paraId="000002AC">
            <w:pPr>
              <w:spacing w:after="0" w:line="240" w:lineRule="auto"/>
            </w:pPr>
            <w:r>
              <w:rPr>
                <w:rtl w:val="0"/>
              </w:rPr>
              <w:t>Crystalized Sanctioned Amount ( to be taken in case of interim claim &amp; final Claim CP 1, 2, 3)/ Sanction Amount of o/s Portfolio Migrated for CP 4, 5, 6 ) (Rs)</w:t>
            </w:r>
          </w:p>
        </w:tc>
        <w:tc>
          <w:tcPr>
            <w:vAlign w:val="center"/>
          </w:tcPr>
          <w:p w14:paraId="000002AD">
            <w:pPr>
              <w:spacing w:after="0" w:line="240" w:lineRule="auto"/>
              <w:jc w:val="right"/>
            </w:pPr>
            <w:r>
              <w:rPr>
                <w:rtl w:val="0"/>
              </w:rPr>
              <w:t>18700000.00</w:t>
            </w:r>
          </w:p>
        </w:tc>
      </w:tr>
      <w:tr w14:paraId="4D5A7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AE">
            <w:pPr>
              <w:spacing w:after="0" w:line="240" w:lineRule="auto"/>
            </w:pPr>
            <w:r>
              <w:rPr>
                <w:rtl w:val="0"/>
              </w:rPr>
              <w:t>B</w:t>
            </w:r>
          </w:p>
        </w:tc>
        <w:tc>
          <w:p w14:paraId="000002AF">
            <w:pPr>
              <w:spacing w:after="0" w:line="240" w:lineRule="auto"/>
            </w:pPr>
            <w:r>
              <w:rPr>
                <w:rtl w:val="0"/>
              </w:rPr>
              <w:t>No. of Accounts identified as Loss Assets</w:t>
            </w:r>
          </w:p>
        </w:tc>
        <w:tc>
          <w:p w14:paraId="000002B0">
            <w:pPr>
              <w:spacing w:after="0" w:line="240" w:lineRule="auto"/>
              <w:jc w:val="right"/>
            </w:pPr>
            <w:r>
              <w:rPr>
                <w:rtl w:val="0"/>
              </w:rPr>
              <w:t>7</w:t>
            </w:r>
          </w:p>
        </w:tc>
      </w:tr>
      <w:tr w14:paraId="02204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B1">
            <w:pPr>
              <w:spacing w:after="0" w:line="240" w:lineRule="auto"/>
            </w:pPr>
            <w:r>
              <w:rPr>
                <w:rtl w:val="0"/>
              </w:rPr>
              <w:t>C</w:t>
            </w:r>
          </w:p>
        </w:tc>
        <w:tc>
          <w:p w14:paraId="000002B2">
            <w:pPr>
              <w:spacing w:after="0" w:line="240" w:lineRule="auto"/>
            </w:pPr>
            <w:r>
              <w:rPr>
                <w:rtl w:val="0"/>
              </w:rPr>
              <w:t>Principal as on date of NPA(Rs.)</w:t>
            </w:r>
          </w:p>
        </w:tc>
        <w:tc>
          <w:p w14:paraId="000002B3">
            <w:pPr>
              <w:spacing w:after="0" w:line="240" w:lineRule="auto"/>
              <w:jc w:val="right"/>
            </w:pPr>
            <w:r>
              <w:rPr>
                <w:rtl w:val="0"/>
              </w:rPr>
              <w:t>1195600.00</w:t>
            </w:r>
          </w:p>
        </w:tc>
      </w:tr>
      <w:tr w14:paraId="56B6A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B4">
            <w:pPr>
              <w:spacing w:after="0" w:line="240" w:lineRule="auto"/>
            </w:pPr>
            <w:r>
              <w:rPr>
                <w:rtl w:val="0"/>
              </w:rPr>
              <w:t>D</w:t>
            </w:r>
          </w:p>
        </w:tc>
        <w:tc>
          <w:p w14:paraId="000002B5">
            <w:pPr>
              <w:spacing w:after="0" w:line="240" w:lineRule="auto"/>
            </w:pPr>
            <w:r>
              <w:rPr>
                <w:rtl w:val="0"/>
              </w:rPr>
              <w:t>Recovery Amount from NPA date till lodgment of claim(Rs.)</w:t>
            </w:r>
          </w:p>
        </w:tc>
        <w:tc>
          <w:tcPr>
            <w:vAlign w:val="center"/>
          </w:tcPr>
          <w:p w14:paraId="000002B6">
            <w:pPr>
              <w:spacing w:after="0" w:line="240" w:lineRule="auto"/>
              <w:jc w:val="right"/>
            </w:pPr>
            <w:r>
              <w:rPr>
                <w:rtl w:val="0"/>
              </w:rPr>
              <w:t>197400.00</w:t>
            </w:r>
          </w:p>
        </w:tc>
      </w:tr>
      <w:tr w14:paraId="2C92B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B7">
            <w:pPr>
              <w:spacing w:after="0" w:line="240" w:lineRule="auto"/>
            </w:pPr>
            <w:r>
              <w:rPr>
                <w:rtl w:val="0"/>
              </w:rPr>
              <w:t>E</w:t>
            </w:r>
          </w:p>
        </w:tc>
        <w:tc>
          <w:p w14:paraId="000002B8">
            <w:pPr>
              <w:spacing w:after="0" w:line="240" w:lineRule="auto"/>
            </w:pPr>
            <w:r>
              <w:rPr>
                <w:rtl w:val="0"/>
              </w:rPr>
              <w:t xml:space="preserve">Eligible AID (Rs.)   </w:t>
            </w:r>
            <w:r>
              <w:rPr>
                <w:b/>
                <w:bCs/>
                <w:rtl w:val="0"/>
              </w:rPr>
              <w:t>(C-D)</w:t>
            </w:r>
          </w:p>
        </w:tc>
        <w:tc>
          <w:p w14:paraId="000002B9">
            <w:pPr>
              <w:spacing w:after="0" w:line="240" w:lineRule="auto"/>
              <w:jc w:val="right"/>
              <w:rPr>
                <w:rFonts w:ascii="Calibri" w:hAnsi="Calibri" w:eastAsia="Calibri" w:cs="Calibri"/>
                <w:color w:val="000000"/>
              </w:rPr>
            </w:pPr>
            <w:r>
              <w:rPr>
                <w:rFonts w:ascii="Calibri" w:hAnsi="Calibri" w:eastAsia="Calibri" w:cs="Calibri"/>
                <w:color w:val="000000"/>
                <w:rtl w:val="0"/>
              </w:rPr>
              <w:t>998200</w:t>
            </w:r>
            <w:r>
              <w:rPr>
                <w:rtl w:val="0"/>
              </w:rPr>
              <w:t>.00</w:t>
            </w:r>
          </w:p>
        </w:tc>
      </w:tr>
      <w:tr w14:paraId="3D5AC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BA">
            <w:pPr>
              <w:spacing w:after="0" w:line="240" w:lineRule="auto"/>
            </w:pPr>
            <w:r>
              <w:rPr>
                <w:rtl w:val="0"/>
              </w:rPr>
              <w:t>F</w:t>
            </w:r>
          </w:p>
        </w:tc>
        <w:tc>
          <w:p w14:paraId="000002BB">
            <w:pPr>
              <w:spacing w:after="0" w:line="240" w:lineRule="auto"/>
            </w:pPr>
            <w:r>
              <w:rPr>
                <w:rtl w:val="0"/>
              </w:rPr>
              <w:t>Maximum Payout 15% of Crystallized Sanctioned Amount (Rs.)</w:t>
            </w:r>
            <w:r>
              <w:rPr>
                <w:b/>
                <w:bCs/>
                <w:rtl w:val="0"/>
              </w:rPr>
              <w:t xml:space="preserve"> (A*15%)</w:t>
            </w:r>
          </w:p>
        </w:tc>
        <w:tc>
          <w:tcPr>
            <w:vAlign w:val="center"/>
          </w:tcPr>
          <w:p w14:paraId="000002BC">
            <w:pPr>
              <w:spacing w:after="0" w:line="240" w:lineRule="auto"/>
              <w:jc w:val="right"/>
              <w:rPr>
                <w:rFonts w:ascii="Calibri" w:hAnsi="Calibri" w:eastAsia="Calibri" w:cs="Calibri"/>
                <w:color w:val="000000"/>
              </w:rPr>
            </w:pPr>
            <w:r>
              <w:rPr>
                <w:rFonts w:ascii="Calibri" w:hAnsi="Calibri" w:eastAsia="Calibri" w:cs="Calibri"/>
                <w:color w:val="000000"/>
                <w:rtl w:val="0"/>
              </w:rPr>
              <w:t>2805000</w:t>
            </w:r>
            <w:r>
              <w:rPr>
                <w:rFonts w:ascii="Calibri" w:hAnsi="Calibri" w:eastAsia="Calibri" w:cs="Calibri"/>
                <w:color w:val="444444"/>
                <w:rtl w:val="0"/>
              </w:rPr>
              <w:t>.00</w:t>
            </w:r>
          </w:p>
        </w:tc>
      </w:tr>
      <w:tr w14:paraId="6AD35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BD">
            <w:pPr>
              <w:spacing w:after="0" w:line="240" w:lineRule="auto"/>
            </w:pPr>
            <w:r>
              <w:rPr>
                <w:rtl w:val="0"/>
              </w:rPr>
              <w:t>G</w:t>
            </w:r>
          </w:p>
        </w:tc>
        <w:tc>
          <w:p w14:paraId="000002BE">
            <w:pPr>
              <w:spacing w:after="0" w:line="240" w:lineRule="auto"/>
            </w:pPr>
            <w:r>
              <w:rPr>
                <w:rtl w:val="0"/>
              </w:rPr>
              <w:t>Eligible Claim Lodged (Rs.)  (</w:t>
            </w:r>
            <w:r>
              <w:rPr>
                <w:b/>
                <w:bCs/>
                <w:rtl w:val="0"/>
              </w:rPr>
              <w:t>E*75%)</w:t>
            </w:r>
          </w:p>
        </w:tc>
        <w:tc>
          <w:tcPr>
            <w:vAlign w:val="center"/>
          </w:tcPr>
          <w:p w14:paraId="000002BF">
            <w:pPr>
              <w:spacing w:after="0" w:line="240" w:lineRule="auto"/>
              <w:jc w:val="right"/>
              <w:rPr>
                <w:rFonts w:ascii="Calibri" w:hAnsi="Calibri" w:eastAsia="Calibri" w:cs="Calibri"/>
                <w:color w:val="000000"/>
              </w:rPr>
            </w:pPr>
            <w:r>
              <w:rPr>
                <w:rFonts w:ascii="Calibri" w:hAnsi="Calibri" w:eastAsia="Calibri" w:cs="Calibri"/>
                <w:color w:val="000000"/>
                <w:rtl w:val="0"/>
              </w:rPr>
              <w:t>748650</w:t>
            </w:r>
            <w:r>
              <w:rPr>
                <w:rFonts w:ascii="Calibri" w:hAnsi="Calibri" w:eastAsia="Calibri" w:cs="Calibri"/>
                <w:color w:val="444444"/>
                <w:rtl w:val="0"/>
              </w:rPr>
              <w:t>.00</w:t>
            </w:r>
          </w:p>
        </w:tc>
      </w:tr>
      <w:tr w14:paraId="1B6BA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C0">
            <w:pPr>
              <w:spacing w:after="0" w:line="240" w:lineRule="auto"/>
            </w:pPr>
            <w:r>
              <w:rPr>
                <w:rtl w:val="0"/>
              </w:rPr>
              <w:t>I</w:t>
            </w:r>
          </w:p>
        </w:tc>
        <w:tc>
          <w:p w14:paraId="000002C1">
            <w:pPr>
              <w:spacing w:after="0" w:line="240" w:lineRule="auto"/>
            </w:pPr>
            <w:r>
              <w:rPr>
                <w:rtl w:val="0"/>
              </w:rPr>
              <w:t>Cumulative Claim Payout (Rs.)</w:t>
            </w:r>
          </w:p>
        </w:tc>
        <w:tc>
          <w:tcPr>
            <w:vAlign w:val="center"/>
          </w:tcPr>
          <w:p w14:paraId="000002C2">
            <w:pPr>
              <w:spacing w:after="0" w:line="240" w:lineRule="auto"/>
              <w:jc w:val="right"/>
              <w:rPr>
                <w:rFonts w:ascii="Calibri" w:hAnsi="Calibri" w:eastAsia="Calibri" w:cs="Calibri"/>
                <w:color w:val="000000"/>
              </w:rPr>
            </w:pPr>
            <w:r>
              <w:rPr>
                <w:rFonts w:ascii="Calibri" w:hAnsi="Calibri" w:eastAsia="Calibri" w:cs="Calibri"/>
                <w:color w:val="000000"/>
                <w:rtl w:val="0"/>
              </w:rPr>
              <w:t>748650.00</w:t>
            </w:r>
          </w:p>
        </w:tc>
      </w:tr>
      <w:tr w14:paraId="6053F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C3">
            <w:pPr>
              <w:spacing w:after="0" w:line="240" w:lineRule="auto"/>
            </w:pPr>
            <w:r>
              <w:rPr>
                <w:rtl w:val="0"/>
              </w:rPr>
              <w:t>J</w:t>
            </w:r>
          </w:p>
        </w:tc>
        <w:tc>
          <w:p w14:paraId="000002C4">
            <w:pPr>
              <w:spacing w:after="0" w:line="240" w:lineRule="auto"/>
            </w:pPr>
            <w:r>
              <w:rPr>
                <w:rtl w:val="0"/>
              </w:rPr>
              <w:t>Eligible Claim Payout (Rs)</w:t>
            </w:r>
          </w:p>
        </w:tc>
        <w:tc>
          <w:tcPr>
            <w:vAlign w:val="center"/>
          </w:tcPr>
          <w:p w14:paraId="000002C5">
            <w:pPr>
              <w:spacing w:after="0" w:line="240" w:lineRule="auto"/>
              <w:jc w:val="right"/>
            </w:pPr>
            <w:r>
              <w:rPr>
                <w:rFonts w:ascii="Calibri" w:hAnsi="Calibri" w:eastAsia="Calibri" w:cs="Calibri"/>
                <w:color w:val="444444"/>
                <w:rtl w:val="0"/>
              </w:rPr>
              <w:t>0.00</w:t>
            </w:r>
          </w:p>
        </w:tc>
      </w:tr>
    </w:tbl>
    <w:p w14:paraId="000002C6">
      <w:pPr>
        <w:ind w:left="360" w:firstLine="0"/>
        <w:jc w:val="both"/>
        <w:rPr>
          <w:b/>
          <w:bCs/>
        </w:rPr>
      </w:pPr>
    </w:p>
    <w:p w14:paraId="000002C7">
      <w:pPr>
        <w:jc w:val="both"/>
      </w:pPr>
      <w:r>
        <mc:AlternateContent>
          <mc:Choice Requires="wps">
            <w:drawing>
              <wp:inline distT="0" distB="0" distL="0" distR="0">
                <wp:extent cx="5920740" cy="1422400"/>
                <wp:effectExtent l="0" t="0" r="0" b="0"/>
                <wp:docPr id="65" name="Rectangle 65"/>
                <wp:cNvGraphicFramePr/>
                <a:graphic xmlns:a="http://schemas.openxmlformats.org/drawingml/2006/main">
                  <a:graphicData uri="http://schemas.microsoft.com/office/word/2010/wordprocessingShape">
                    <wps:wsp>
                      <wps:cNvSpPr/>
                      <wps:spPr>
                        <a:xfrm>
                          <a:off x="2391980" y="3075150"/>
                          <a:ext cx="5908040" cy="1409700"/>
                        </a:xfrm>
                        <a:prstGeom prst="rect">
                          <a:avLst/>
                        </a:prstGeom>
                        <a:solidFill>
                          <a:schemeClr val="lt1"/>
                        </a:solidFill>
                        <a:ln w="12700" cap="flat" cmpd="sng">
                          <a:solidFill>
                            <a:schemeClr val="accent6"/>
                          </a:solidFill>
                          <a:prstDash val="solid"/>
                          <a:miter lim="800000"/>
                          <a:headEnd type="none" w="sm" len="sm"/>
                          <a:tailEnd type="none" w="sm" len="sm"/>
                        </a:ln>
                      </wps:spPr>
                      <wps:txbx>
                        <w:txbxContent>
                          <w:p w14:paraId="4279B9C5">
                            <w:pPr>
                              <w:spacing w:before="0" w:after="160" w:line="258" w:lineRule="auto"/>
                              <w:ind w:left="0" w:right="0" w:firstLine="0"/>
                              <w:jc w:val="both"/>
                            </w:pPr>
                            <w:r>
                              <w:rPr>
                                <w:rFonts w:ascii="Calibri" w:hAnsi="Calibri" w:eastAsia="Calibri" w:cs="Calibri"/>
                                <w:b/>
                                <w:i w:val="0"/>
                                <w:smallCaps w:val="0"/>
                                <w:strike w:val="0"/>
                                <w:color w:val="000000"/>
                                <w:sz w:val="22"/>
                                <w:vertAlign w:val="baseline"/>
                              </w:rPr>
                              <w:t>Important Note:</w:t>
                            </w:r>
                          </w:p>
                          <w:p w14:paraId="572D258F">
                            <w:pPr>
                              <w:spacing w:before="0" w:after="0" w:line="240" w:lineRule="auto"/>
                              <w:ind w:left="720" w:right="0" w:firstLine="360"/>
                              <w:jc w:val="both"/>
                            </w:pPr>
                            <w:r>
                              <w:rPr>
                                <w:rFonts w:ascii="Arial" w:hAnsi="Arial" w:eastAsia="Arial" w:cs="Arial"/>
                                <w:b w:val="0"/>
                                <w:i w:val="0"/>
                                <w:smallCaps w:val="0"/>
                                <w:strike w:val="0"/>
                                <w:color w:val="000000"/>
                                <w:sz w:val="28"/>
                                <w:vertAlign w:val="baseline"/>
                              </w:rPr>
                              <w:t>NCGTC user will calculate claims – after the claim file is processed (i.e. approved by NCGTC user)</w:t>
                            </w:r>
                          </w:p>
                          <w:p w14:paraId="0B8B669B">
                            <w:pPr>
                              <w:spacing w:before="0" w:after="0" w:line="240" w:lineRule="auto"/>
                              <w:ind w:left="720" w:right="0" w:firstLine="360"/>
                              <w:jc w:val="both"/>
                            </w:pPr>
                            <w:r>
                              <w:rPr>
                                <w:rFonts w:ascii="Arial" w:hAnsi="Arial" w:eastAsia="Arial" w:cs="Arial"/>
                                <w:b w:val="0"/>
                                <w:i w:val="0"/>
                                <w:smallCaps w:val="0"/>
                                <w:strike w:val="0"/>
                                <w:color w:val="000000"/>
                                <w:sz w:val="28"/>
                                <w:vertAlign w:val="baseline"/>
                              </w:rPr>
                              <w:t xml:space="preserve">Ideally one claim requisition file is expected from NCGTC user. </w:t>
                            </w:r>
                          </w:p>
                          <w:p w14:paraId="2B977E2C">
                            <w:pPr>
                              <w:spacing w:before="0" w:after="0" w:line="240" w:lineRule="auto"/>
                              <w:ind w:left="720" w:right="0" w:firstLine="360"/>
                              <w:jc w:val="both"/>
                            </w:pPr>
                            <w:r>
                              <w:rPr>
                                <w:rFonts w:ascii="Arial" w:hAnsi="Arial" w:eastAsia="Arial" w:cs="Arial"/>
                                <w:b w:val="0"/>
                                <w:i w:val="0"/>
                                <w:smallCaps w:val="0"/>
                                <w:strike w:val="0"/>
                                <w:color w:val="000000"/>
                                <w:sz w:val="28"/>
                                <w:vertAlign w:val="baseline"/>
                              </w:rPr>
                              <w:t>Once the claim has been calculated, the same will be available for ‘View’ to NCGTC and MLI users</w:t>
                            </w:r>
                          </w:p>
                        </w:txbxContent>
                      </wps:txbx>
                      <wps:bodyPr spcFirstLastPara="1" wrap="square" lIns="91425" tIns="45700" rIns="91425" bIns="45700" anchor="ctr" anchorCtr="0">
                        <a:noAutofit/>
                      </wps:bodyPr>
                    </wps:wsp>
                  </a:graphicData>
                </a:graphic>
              </wp:inline>
            </w:drawing>
          </mc:Choice>
          <mc:Fallback>
            <w:pict>
              <v:rect id="_x0000_s1026" o:spid="_x0000_s1026" o:spt="1" style="height:112pt;width:466.2pt;v-text-anchor:middle;" fillcolor="#FFFFFF [3201]" filled="t" stroked="t" coordsize="21600,21600" o:gfxdata="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703xvWAAAABQEAAA8AAAAA&#10;AAAAAQAgAAAAIgAAAGRycy9kb3ducmV2LnhtbFBLAQIUABQAAAAIAIdO4kAnV4DoTwIAAMUEAAAO&#10;AAAAAAAAAAEAIAAAACUBAABkcnMvZTJvRG9jLnhtbFBLBQYAAAAABgAGAFkBAADmBQAAAAA=&#10;">
                <v:fill on="t" focussize="0,0"/>
                <v:stroke weight="1pt" color="#F79646 [3209]" miterlimit="8" joinstyle="miter" startarrowwidth="narrow" startarrowlength="short" endarrowwidth="narrow" endarrowlength="short"/>
                <v:imagedata o:title=""/>
                <o:lock v:ext="edit" aspectratio="f"/>
                <v:textbox inset="7.1988188976378pt,3.59842519685039pt,7.1988188976378pt,3.59842519685039pt">
                  <w:txbxContent>
                    <w:p w14:paraId="4279B9C5">
                      <w:pPr>
                        <w:spacing w:before="0" w:after="160" w:line="258" w:lineRule="auto"/>
                        <w:ind w:left="0" w:right="0" w:firstLine="0"/>
                        <w:jc w:val="both"/>
                      </w:pPr>
                      <w:r>
                        <w:rPr>
                          <w:rFonts w:ascii="Calibri" w:hAnsi="Calibri" w:eastAsia="Calibri" w:cs="Calibri"/>
                          <w:b/>
                          <w:i w:val="0"/>
                          <w:smallCaps w:val="0"/>
                          <w:strike w:val="0"/>
                          <w:color w:val="000000"/>
                          <w:sz w:val="22"/>
                          <w:vertAlign w:val="baseline"/>
                        </w:rPr>
                        <w:t>Important Note:</w:t>
                      </w:r>
                    </w:p>
                    <w:p w14:paraId="572D258F">
                      <w:pPr>
                        <w:spacing w:before="0" w:after="0" w:line="240" w:lineRule="auto"/>
                        <w:ind w:left="720" w:right="0" w:firstLine="360"/>
                        <w:jc w:val="both"/>
                      </w:pPr>
                      <w:r>
                        <w:rPr>
                          <w:rFonts w:ascii="Arial" w:hAnsi="Arial" w:eastAsia="Arial" w:cs="Arial"/>
                          <w:b w:val="0"/>
                          <w:i w:val="0"/>
                          <w:smallCaps w:val="0"/>
                          <w:strike w:val="0"/>
                          <w:color w:val="000000"/>
                          <w:sz w:val="28"/>
                          <w:vertAlign w:val="baseline"/>
                        </w:rPr>
                        <w:t>NCGTC user will calculate claims – after the claim file is processed (i.e. approved by NCGTC user)</w:t>
                      </w:r>
                    </w:p>
                    <w:p w14:paraId="0B8B669B">
                      <w:pPr>
                        <w:spacing w:before="0" w:after="0" w:line="240" w:lineRule="auto"/>
                        <w:ind w:left="720" w:right="0" w:firstLine="360"/>
                        <w:jc w:val="both"/>
                      </w:pPr>
                      <w:r>
                        <w:rPr>
                          <w:rFonts w:ascii="Arial" w:hAnsi="Arial" w:eastAsia="Arial" w:cs="Arial"/>
                          <w:b w:val="0"/>
                          <w:i w:val="0"/>
                          <w:smallCaps w:val="0"/>
                          <w:strike w:val="0"/>
                          <w:color w:val="000000"/>
                          <w:sz w:val="28"/>
                          <w:vertAlign w:val="baseline"/>
                        </w:rPr>
                        <w:t xml:space="preserve">Ideally one claim requisition file is expected from NCGTC user. </w:t>
                      </w:r>
                    </w:p>
                    <w:p w14:paraId="2B977E2C">
                      <w:pPr>
                        <w:spacing w:before="0" w:after="0" w:line="240" w:lineRule="auto"/>
                        <w:ind w:left="720" w:right="0" w:firstLine="360"/>
                        <w:jc w:val="both"/>
                      </w:pPr>
                      <w:r>
                        <w:rPr>
                          <w:rFonts w:ascii="Arial" w:hAnsi="Arial" w:eastAsia="Arial" w:cs="Arial"/>
                          <w:b w:val="0"/>
                          <w:i w:val="0"/>
                          <w:smallCaps w:val="0"/>
                          <w:strike w:val="0"/>
                          <w:color w:val="000000"/>
                          <w:sz w:val="28"/>
                          <w:vertAlign w:val="baseline"/>
                        </w:rPr>
                        <w:t>Once the claim has been calculated, the same will be available for ‘View’ to NCGTC and MLI users</w:t>
                      </w:r>
                    </w:p>
                  </w:txbxContent>
                </v:textbox>
                <w10:wrap type="none"/>
                <w10:anchorlock/>
              </v:rect>
            </w:pict>
          </mc:Fallback>
        </mc:AlternateContent>
      </w:r>
    </w:p>
    <w:p w14:paraId="000002C8">
      <w:pPr>
        <w:jc w:val="both"/>
        <w:rPr>
          <w:b/>
          <w:bCs/>
        </w:rPr>
      </w:pPr>
      <w:r>
        <w:rPr>
          <w:b/>
          <w:bCs/>
          <w:rtl w:val="0"/>
        </w:rPr>
        <w:t xml:space="preserve">CR Point:- </w:t>
      </w:r>
    </w:p>
    <w:p w14:paraId="000002C9">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pPr>
      <w:r>
        <w:rPr>
          <w:rFonts w:ascii="Calibri" w:hAnsi="Calibri" w:eastAsia="Calibri" w:cs="Calibri"/>
          <w:b/>
          <w:bCs/>
          <w:i w:val="0"/>
          <w:iCs w:val="0"/>
          <w:smallCaps w:val="0"/>
          <w:strike w:val="0"/>
          <w:color w:val="000000"/>
          <w:sz w:val="22"/>
          <w:szCs w:val="22"/>
          <w:u w:val="single"/>
          <w:shd w:val="clear" w:fill="auto"/>
          <w:vertAlign w:val="baseline"/>
          <w:rtl w:val="0"/>
        </w:rPr>
        <w:t>View and authorize the Management certificate and Bank Mandate form</w:t>
      </w:r>
    </w:p>
    <w:p w14:paraId="000002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2CB">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After uploading the claim file, MLI maker get an option to </w:t>
      </w:r>
      <w:r>
        <w:rPr>
          <w:rFonts w:ascii="Calibri" w:hAnsi="Calibri" w:eastAsia="Calibri" w:cs="Calibri"/>
          <w:b/>
          <w:bCs/>
          <w:i w:val="0"/>
          <w:iCs w:val="0"/>
          <w:smallCaps w:val="0"/>
          <w:strike w:val="0"/>
          <w:color w:val="000000"/>
          <w:sz w:val="22"/>
          <w:szCs w:val="22"/>
          <w:u w:val="none"/>
          <w:shd w:val="clear" w:fill="auto"/>
          <w:vertAlign w:val="baseline"/>
          <w:rtl w:val="0"/>
        </w:rPr>
        <w:t>view</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management certificate and bank Mandate (Mandatory to be viewed by MLI Maker), then only the system should allow MLI Maker to send the file to MLI Checker for approval.</w:t>
      </w:r>
    </w:p>
    <w:p w14:paraId="000002CC">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bCs/>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Once MLI Checker </w:t>
      </w:r>
      <w:r>
        <w:rPr>
          <w:rFonts w:ascii="Calibri" w:hAnsi="Calibri" w:eastAsia="Calibri" w:cs="Calibri"/>
          <w:b/>
          <w:bCs/>
          <w:i w:val="0"/>
          <w:iCs w:val="0"/>
          <w:smallCaps w:val="0"/>
          <w:strike w:val="0"/>
          <w:color w:val="000000"/>
          <w:sz w:val="22"/>
          <w:szCs w:val="22"/>
          <w:u w:val="none"/>
          <w:shd w:val="clear" w:fill="auto"/>
          <w:vertAlign w:val="baseline"/>
          <w:rtl w:val="0"/>
        </w:rPr>
        <w:t>view and authorize</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Management certificate and Bank Mandate details then only system should allow MLI Checker to approve the claim file.</w:t>
      </w:r>
    </w:p>
    <w:p w14:paraId="000002CD">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Print option should be available in the “Management Certificate”.</w:t>
      </w:r>
    </w:p>
    <w:p w14:paraId="000002CE">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Footer of the Management Certificate display as </w:t>
      </w:r>
      <w:r>
        <w:rPr>
          <w:rFonts w:ascii="Calibri" w:hAnsi="Calibri" w:eastAsia="Calibri" w:cs="Calibri"/>
          <w:b/>
          <w:bCs/>
          <w:i w:val="0"/>
          <w:iCs w:val="0"/>
          <w:smallCaps w:val="0"/>
          <w:strike w:val="0"/>
          <w:color w:val="000000"/>
          <w:sz w:val="22"/>
          <w:szCs w:val="22"/>
          <w:u w:val="none"/>
          <w:shd w:val="clear" w:fill="auto"/>
          <w:vertAlign w:val="baseline"/>
          <w:rtl w:val="0"/>
        </w:rPr>
        <w:t>“This is computer generated invoice. No signature required”.</w:t>
      </w:r>
    </w:p>
    <w:p w14:paraId="000002CF">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NCGTC Maker and Checker can view the updated Management certificate and Bank Mandate under Claim Management.</w:t>
      </w:r>
    </w:p>
    <w:p w14:paraId="000002D0">
      <w:pPr>
        <w:rPr>
          <w:b/>
          <w:bCs/>
        </w:rPr>
      </w:pPr>
    </w:p>
    <w:p w14:paraId="000002D1">
      <w:pPr>
        <w:rPr>
          <w:b/>
          <w:bCs/>
        </w:rPr>
      </w:pPr>
      <w:r>
        <w:rPr>
          <w:b/>
          <w:bCs/>
          <w:rtl w:val="0"/>
        </w:rPr>
        <w:t>Sample Format of claim management certificate:-</w:t>
      </w:r>
    </w:p>
    <w:p w14:paraId="000002D2">
      <w:pPr>
        <w:rPr>
          <w:b/>
          <w:bCs/>
        </w:rPr>
      </w:pPr>
      <w:bookmarkStart w:id="21" w:name="_heading=h.50x9as7csnrb" w:colFirst="0" w:colLast="0"/>
      <w:bookmarkEnd w:id="21"/>
      <w:r>
        <w:rPr>
          <w:b/>
          <w:bCs/>
        </w:rPr>
        <w:drawing>
          <wp:inline distT="0" distB="0" distL="114300" distR="114300">
            <wp:extent cx="962660" cy="636270"/>
            <wp:effectExtent l="0" t="0" r="0" b="0"/>
            <wp:docPr id="66" name="image8.png"/>
            <wp:cNvGraphicFramePr/>
            <a:graphic xmlns:a="http://schemas.openxmlformats.org/drawingml/2006/main">
              <a:graphicData uri="http://schemas.openxmlformats.org/drawingml/2006/picture">
                <pic:pic xmlns:pic="http://schemas.openxmlformats.org/drawingml/2006/picture">
                  <pic:nvPicPr>
                    <pic:cNvPr id="66" name="image8.png"/>
                    <pic:cNvPicPr preferRelativeResize="0"/>
                  </pic:nvPicPr>
                  <pic:blipFill>
                    <a:blip r:embed="rId13"/>
                    <a:srcRect/>
                    <a:stretch>
                      <a:fillRect/>
                    </a:stretch>
                  </pic:blipFill>
                  <pic:spPr>
                    <a:xfrm>
                      <a:off x="0" y="0"/>
                      <a:ext cx="962660" cy="636270"/>
                    </a:xfrm>
                    <a:prstGeom prst="rect">
                      <a:avLst/>
                    </a:prstGeom>
                  </pic:spPr>
                </pic:pic>
              </a:graphicData>
            </a:graphic>
          </wp:inline>
        </w:drawing>
      </w:r>
    </w:p>
    <w:p w14:paraId="000002D3">
      <w:pPr>
        <w:pStyle w:val="3"/>
        <w:spacing w:before="60" w:after="60" w:line="276" w:lineRule="auto"/>
        <w:jc w:val="both"/>
        <w:rPr>
          <w:rFonts w:ascii="Trebuchet MS" w:hAnsi="Trebuchet MS" w:eastAsia="Trebuchet MS" w:cs="Trebuchet MS"/>
          <w:b/>
          <w:bCs/>
          <w:color w:val="7F7F7F"/>
          <w:sz w:val="28"/>
          <w:szCs w:val="28"/>
          <w:highlight w:val="yellow"/>
        </w:rPr>
      </w:pPr>
    </w:p>
    <w:p w14:paraId="000002D4">
      <w:pPr>
        <w:pStyle w:val="3"/>
        <w:spacing w:before="60" w:after="60" w:line="276" w:lineRule="auto"/>
        <w:jc w:val="both"/>
        <w:rPr>
          <w:rFonts w:ascii="Trebuchet MS" w:hAnsi="Trebuchet MS" w:eastAsia="Trebuchet MS" w:cs="Trebuchet MS"/>
          <w:b/>
          <w:bCs/>
          <w:color w:val="7F7F7F"/>
          <w:sz w:val="28"/>
          <w:szCs w:val="28"/>
          <w:highlight w:val="yellow"/>
        </w:rPr>
      </w:pPr>
    </w:p>
    <w:p w14:paraId="000002D5">
      <w:pPr>
        <w:pStyle w:val="3"/>
        <w:spacing w:before="60" w:after="60" w:line="276" w:lineRule="auto"/>
        <w:jc w:val="both"/>
        <w:rPr>
          <w:rFonts w:ascii="Trebuchet MS" w:hAnsi="Trebuchet MS" w:eastAsia="Trebuchet MS" w:cs="Trebuchet MS"/>
          <w:b/>
          <w:bCs/>
          <w:color w:val="7F7F7F"/>
          <w:sz w:val="28"/>
          <w:szCs w:val="28"/>
          <w:highlight w:val="yellow"/>
        </w:rPr>
      </w:pPr>
    </w:p>
    <w:p w14:paraId="000002D6">
      <w:pPr>
        <w:pStyle w:val="3"/>
        <w:spacing w:before="60" w:after="60" w:line="276" w:lineRule="auto"/>
        <w:jc w:val="both"/>
        <w:rPr>
          <w:rFonts w:ascii="Trebuchet MS" w:hAnsi="Trebuchet MS" w:eastAsia="Trebuchet MS" w:cs="Trebuchet MS"/>
          <w:b/>
          <w:bCs/>
          <w:color w:val="7F7F7F"/>
          <w:sz w:val="28"/>
          <w:szCs w:val="28"/>
          <w:highlight w:val="yellow"/>
        </w:rPr>
      </w:pPr>
    </w:p>
    <w:p w14:paraId="000002D7">
      <w:pPr>
        <w:rPr>
          <w:highlight w:val="yellow"/>
        </w:rPr>
      </w:pPr>
    </w:p>
    <w:p w14:paraId="000002D8">
      <w:pPr>
        <w:rPr>
          <w:highlight w:val="yellow"/>
        </w:rPr>
      </w:pPr>
    </w:p>
    <w:p w14:paraId="000002D9">
      <w:pPr>
        <w:rPr>
          <w:highlight w:val="yellow"/>
        </w:rPr>
      </w:pPr>
    </w:p>
    <w:p w14:paraId="000002DA">
      <w:pPr>
        <w:pStyle w:val="3"/>
        <w:spacing w:before="60" w:after="60" w:line="276" w:lineRule="auto"/>
        <w:jc w:val="both"/>
        <w:rPr>
          <w:rFonts w:ascii="Trebuchet MS" w:hAnsi="Trebuchet MS" w:eastAsia="Trebuchet MS" w:cs="Trebuchet MS"/>
          <w:b/>
          <w:bCs/>
          <w:color w:val="7F7F7F"/>
          <w:sz w:val="28"/>
          <w:szCs w:val="28"/>
          <w:highlight w:val="yellow"/>
        </w:rPr>
      </w:pPr>
      <w:r>
        <w:rPr>
          <w:rFonts w:ascii="Trebuchet MS" w:hAnsi="Trebuchet MS" w:eastAsia="Trebuchet MS" w:cs="Trebuchet MS"/>
          <w:b/>
          <w:bCs/>
          <w:color w:val="7F7F7F"/>
          <w:sz w:val="28"/>
          <w:szCs w:val="28"/>
          <w:highlight w:val="yellow"/>
          <w:rtl w:val="0"/>
        </w:rPr>
        <w:t>Management Certificate – Claim file</w:t>
      </w:r>
    </w:p>
    <w:p w14:paraId="000002DB">
      <w:pPr>
        <w:rPr>
          <w:b/>
          <w:bCs/>
          <w:sz w:val="24"/>
          <w:szCs w:val="24"/>
        </w:rPr>
      </w:pPr>
      <w:r>
        <w:rPr>
          <w:b/>
          <w:bCs/>
          <w:sz w:val="24"/>
          <w:szCs w:val="24"/>
          <w:rtl w:val="0"/>
        </w:rPr>
        <w:br w:type="textWrapping"/>
      </w:r>
      <w:r>
        <w:rPr>
          <w:b/>
          <w:bCs/>
          <w:sz w:val="24"/>
          <w:szCs w:val="24"/>
          <w:rtl w:val="0"/>
        </w:rPr>
        <w:br w:type="textWrapping"/>
      </w:r>
      <w:sdt>
        <w:sdtPr>
          <w:tag w:val="goog_rdk_59"/>
          <w:id w:val="1553753849"/>
        </w:sdtPr>
        <w:sdtContent>
          <w:commentRangeStart w:id="59"/>
        </w:sdtContent>
      </w:sdt>
      <w:r>
        <w:rPr>
          <w:b/>
          <w:bCs/>
          <w:sz w:val="24"/>
          <w:szCs w:val="24"/>
          <w:rtl w:val="0"/>
        </w:rPr>
        <w:t>Management</w:t>
      </w:r>
      <w:commentRangeEnd w:id="59"/>
      <w:r>
        <w:commentReference w:id="59"/>
      </w:r>
      <w:r>
        <w:rPr>
          <w:b/>
          <w:bCs/>
          <w:sz w:val="24"/>
          <w:szCs w:val="24"/>
          <w:rtl w:val="0"/>
        </w:rPr>
        <w:t xml:space="preserve"> Certificate – Claim file.</w:t>
      </w:r>
      <w:r>
        <w:rPr>
          <w:b/>
          <w:bCs/>
          <w:sz w:val="24"/>
          <w:szCs w:val="24"/>
          <w:rtl w:val="0"/>
        </w:rPr>
        <w:br w:type="textWrapping"/>
      </w:r>
      <w:r>
        <w:rPr>
          <w:b/>
          <w:bCs/>
          <w:sz w:val="24"/>
          <w:szCs w:val="24"/>
          <w:rtl w:val="0"/>
        </w:rPr>
        <w:br w:type="textWrapping"/>
      </w:r>
      <w:r>
        <w:rPr>
          <w:b/>
          <w:bCs/>
          <w:sz w:val="24"/>
          <w:szCs w:val="24"/>
          <w:rtl w:val="0"/>
        </w:rPr>
        <w:t xml:space="preserve">Addition of below fields with Clauses on management certificate: </w:t>
      </w:r>
    </w:p>
    <w:tbl>
      <w:tblPr>
        <w:tblStyle w:val="27"/>
        <w:tblW w:w="9344" w:type="dxa"/>
        <w:tblInd w:w="0" w:type="dxa"/>
        <w:tblLayout w:type="fixed"/>
        <w:tblCellMar>
          <w:top w:w="0" w:type="dxa"/>
          <w:left w:w="0" w:type="dxa"/>
          <w:bottom w:w="0" w:type="dxa"/>
          <w:right w:w="0" w:type="dxa"/>
        </w:tblCellMar>
      </w:tblPr>
      <w:tblGrid>
        <w:gridCol w:w="978"/>
        <w:gridCol w:w="8366"/>
      </w:tblGrid>
      <w:tr w14:paraId="0C578454">
        <w:tblPrEx>
          <w:tblCellMar>
            <w:top w:w="0" w:type="dxa"/>
            <w:left w:w="0" w:type="dxa"/>
            <w:bottom w:w="0" w:type="dxa"/>
            <w:right w:w="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000002DC">
            <w:pPr>
              <w:spacing w:after="0" w:line="240" w:lineRule="auto"/>
              <w:rPr>
                <w:sz w:val="24"/>
                <w:szCs w:val="24"/>
              </w:rPr>
            </w:pPr>
            <w:r>
              <w:rPr>
                <w:sz w:val="24"/>
                <w:szCs w:val="24"/>
                <w:rtl w:val="0"/>
              </w:rPr>
              <w:t>Clauses 1</w:t>
            </w:r>
          </w:p>
        </w:tc>
        <w:tc>
          <w:tcPr>
            <w:tcBorders>
              <w:top w:val="single" w:color="000000" w:sz="6" w:space="0"/>
              <w:left w:val="single" w:color="CCCCCC" w:sz="6" w:space="0"/>
              <w:bottom w:val="single" w:color="000000" w:sz="6" w:space="0"/>
              <w:right w:val="single" w:color="000000" w:sz="6" w:space="0"/>
            </w:tcBorders>
            <w:shd w:val="clear" w:color="auto" w:fill="CFE2F3"/>
            <w:tcMar>
              <w:top w:w="30" w:type="dxa"/>
              <w:left w:w="45" w:type="dxa"/>
              <w:bottom w:w="30" w:type="dxa"/>
              <w:right w:w="45" w:type="dxa"/>
            </w:tcMar>
            <w:vAlign w:val="center"/>
          </w:tcPr>
          <w:p w14:paraId="000002DD">
            <w:pPr>
              <w:spacing w:after="0" w:line="240" w:lineRule="auto"/>
              <w:rPr>
                <w:sz w:val="24"/>
                <w:szCs w:val="24"/>
              </w:rPr>
            </w:pPr>
            <w:r>
              <w:rPr>
                <w:sz w:val="24"/>
                <w:szCs w:val="24"/>
                <w:rtl w:val="0"/>
              </w:rPr>
              <w:t xml:space="preserve">1) </w:t>
            </w:r>
            <w:r>
              <w:rPr>
                <w:sz w:val="24"/>
                <w:szCs w:val="24"/>
                <w:rtl w:val="0"/>
              </w:rPr>
              <w:br w:type="textWrapping"/>
            </w:r>
            <w:r>
              <w:rPr>
                <w:sz w:val="24"/>
                <w:szCs w:val="24"/>
                <w:rtl w:val="0"/>
              </w:rPr>
              <w:t>The claim</w:t>
            </w:r>
            <w:r>
              <w:rPr>
                <w:sz w:val="24"/>
                <w:szCs w:val="24"/>
                <w:rtl w:val="0"/>
              </w:rPr>
              <w:br w:type="textWrapping"/>
            </w:r>
            <w:r>
              <w:rPr>
                <w:sz w:val="24"/>
                <w:szCs w:val="24"/>
                <w:rtl w:val="0"/>
              </w:rPr>
              <w:t>file does not include any Loans permitted to Borrowers with business</w:t>
            </w:r>
            <w:r>
              <w:rPr>
                <w:sz w:val="24"/>
                <w:szCs w:val="24"/>
                <w:rtl w:val="0"/>
              </w:rPr>
              <w:br w:type="textWrapping"/>
            </w:r>
            <w:r>
              <w:rPr>
                <w:sz w:val="24"/>
                <w:szCs w:val="24"/>
                <w:rtl w:val="0"/>
              </w:rPr>
              <w:t>loans outstanding more than Rs.10.00 lac at the time of</w:t>
            </w:r>
            <w:r>
              <w:rPr>
                <w:sz w:val="24"/>
                <w:szCs w:val="24"/>
                <w:rtl w:val="0"/>
              </w:rPr>
              <w:br w:type="textWrapping"/>
            </w:r>
            <w:r>
              <w:rPr>
                <w:sz w:val="24"/>
                <w:szCs w:val="24"/>
                <w:rtl w:val="0"/>
              </w:rPr>
              <w:t>sanction.</w:t>
            </w:r>
          </w:p>
        </w:tc>
      </w:tr>
      <w:tr w14:paraId="13C6F4A4">
        <w:tblPrEx>
          <w:tblCellMar>
            <w:top w:w="0" w:type="dxa"/>
            <w:left w:w="0" w:type="dxa"/>
            <w:bottom w:w="0" w:type="dxa"/>
            <w:right w:w="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000002DE">
            <w:pPr>
              <w:spacing w:after="0" w:line="240" w:lineRule="auto"/>
              <w:rPr>
                <w:sz w:val="24"/>
                <w:szCs w:val="24"/>
              </w:rPr>
            </w:pPr>
            <w:r>
              <w:rPr>
                <w:sz w:val="24"/>
                <w:szCs w:val="24"/>
                <w:rtl w:val="0"/>
              </w:rPr>
              <w:t>Clauses 2</w:t>
            </w:r>
          </w:p>
        </w:tc>
        <w:tc>
          <w:tcPr>
            <w:tcBorders>
              <w:top w:val="single" w:color="CCCCCC" w:sz="6" w:space="0"/>
              <w:left w:val="single" w:color="CCCCCC" w:sz="6" w:space="0"/>
              <w:bottom w:val="single" w:color="000000" w:sz="6" w:space="0"/>
              <w:right w:val="single" w:color="000000" w:sz="6" w:space="0"/>
            </w:tcBorders>
            <w:shd w:val="clear" w:color="auto" w:fill="CFE2F3"/>
            <w:tcMar>
              <w:top w:w="30" w:type="dxa"/>
              <w:left w:w="45" w:type="dxa"/>
              <w:bottom w:w="30" w:type="dxa"/>
              <w:right w:w="45" w:type="dxa"/>
            </w:tcMar>
            <w:vAlign w:val="center"/>
          </w:tcPr>
          <w:p w14:paraId="000002DF">
            <w:pPr>
              <w:spacing w:after="0" w:line="240" w:lineRule="auto"/>
              <w:rPr>
                <w:sz w:val="24"/>
                <w:szCs w:val="24"/>
              </w:rPr>
            </w:pPr>
            <w:r>
              <w:rPr>
                <w:sz w:val="24"/>
                <w:szCs w:val="24"/>
                <w:rtl w:val="0"/>
              </w:rPr>
              <w:t>2) The claim file does not include micro loans where third party Guarantee has been obtained.</w:t>
            </w:r>
          </w:p>
        </w:tc>
      </w:tr>
      <w:tr w14:paraId="1B219129">
        <w:tblPrEx>
          <w:tblCellMar>
            <w:top w:w="0" w:type="dxa"/>
            <w:left w:w="0" w:type="dxa"/>
            <w:bottom w:w="0" w:type="dxa"/>
            <w:right w:w="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000002E0">
            <w:pPr>
              <w:spacing w:after="0" w:line="240" w:lineRule="auto"/>
              <w:rPr>
                <w:sz w:val="24"/>
                <w:szCs w:val="24"/>
              </w:rPr>
            </w:pPr>
            <w:r>
              <w:rPr>
                <w:sz w:val="24"/>
                <w:szCs w:val="24"/>
                <w:rtl w:val="0"/>
              </w:rPr>
              <w:t>Clauses 3</w:t>
            </w:r>
          </w:p>
        </w:tc>
        <w:tc>
          <w:tcPr>
            <w:tcBorders>
              <w:top w:val="single" w:color="CCCCCC" w:sz="6" w:space="0"/>
              <w:left w:val="single" w:color="CCCCCC" w:sz="6" w:space="0"/>
              <w:bottom w:val="single" w:color="000000" w:sz="6" w:space="0"/>
              <w:right w:val="single" w:color="000000" w:sz="6" w:space="0"/>
            </w:tcBorders>
            <w:shd w:val="clear" w:color="auto" w:fill="CFE2F3"/>
            <w:tcMar>
              <w:top w:w="30" w:type="dxa"/>
              <w:left w:w="45" w:type="dxa"/>
              <w:bottom w:w="30" w:type="dxa"/>
              <w:right w:w="45" w:type="dxa"/>
            </w:tcMar>
            <w:vAlign w:val="center"/>
          </w:tcPr>
          <w:p w14:paraId="000002E1">
            <w:pPr>
              <w:spacing w:after="0" w:line="240" w:lineRule="auto"/>
              <w:rPr>
                <w:sz w:val="24"/>
                <w:szCs w:val="24"/>
              </w:rPr>
            </w:pPr>
            <w:r>
              <w:rPr>
                <w:sz w:val="24"/>
                <w:szCs w:val="24"/>
                <w:rtl w:val="0"/>
              </w:rPr>
              <w:t>3) Claim is made only for principal amount outstanding as on date of NPA</w:t>
            </w:r>
          </w:p>
        </w:tc>
      </w:tr>
    </w:tbl>
    <w:p w14:paraId="000002E2">
      <w:pPr>
        <w:jc w:val="both"/>
      </w:pPr>
    </w:p>
    <w:p w14:paraId="000002E3">
      <w:pPr>
        <w:pStyle w:val="4"/>
        <w:keepLines w:val="0"/>
        <w:numPr>
          <w:ilvl w:val="2"/>
          <w:numId w:val="1"/>
        </w:numPr>
        <w:pBdr>
          <w:bottom w:val="single" w:color="000000" w:sz="4" w:space="1"/>
        </w:pBdr>
        <w:tabs>
          <w:tab w:val="left" w:pos="0"/>
          <w:tab w:val="left" w:pos="720"/>
        </w:tabs>
        <w:spacing w:before="60" w:after="60" w:line="276" w:lineRule="auto"/>
        <w:ind w:left="1080" w:hanging="720"/>
        <w:jc w:val="both"/>
        <w:rPr>
          <w:rFonts w:ascii="Trebuchet MS" w:hAnsi="Trebuchet MS" w:eastAsia="Trebuchet MS" w:cs="Trebuchet MS"/>
          <w:b/>
          <w:bCs/>
          <w:color w:val="000000"/>
        </w:rPr>
      </w:pPr>
      <w:bookmarkStart w:id="22" w:name="_heading=h.czwtpblaeywq" w:colFirst="0" w:colLast="0"/>
      <w:bookmarkEnd w:id="22"/>
      <w:r>
        <w:br w:type="page"/>
      </w:r>
      <w:r>
        <w:rPr>
          <w:rFonts w:ascii="Trebuchet MS" w:hAnsi="Trebuchet MS" w:eastAsia="Trebuchet MS" w:cs="Trebuchet MS"/>
          <w:b/>
          <w:bCs/>
          <w:color w:val="000000"/>
          <w:rtl w:val="0"/>
        </w:rPr>
        <w:t xml:space="preserve">Holding the Claims </w:t>
      </w:r>
    </w:p>
    <w:p w14:paraId="000002E4">
      <w:pPr>
        <w:jc w:val="both"/>
      </w:pPr>
      <w:r>
        <w:rPr>
          <w:rtl w:val="0"/>
        </w:rPr>
        <w:t xml:space="preserve">In case NCGTC needs some additional time to investigate claims, they may put the claim processing on ‘Hold’. Holding the claims will require to have reason/remarks. </w:t>
      </w:r>
    </w:p>
    <w:p w14:paraId="000002E5">
      <w:pPr>
        <w:jc w:val="both"/>
      </w:pPr>
      <w:r>
        <w:rPr>
          <w:rtl w:val="0"/>
        </w:rPr>
        <w:t>Claims can be taken for further processing from the ‘Hold’ State by NCGTC Creator by sending it for ‘Send to Approve’ (to NCGTC Approver).</w:t>
      </w:r>
    </w:p>
    <w:p w14:paraId="000002E6">
      <w:pPr>
        <w:jc w:val="both"/>
      </w:pPr>
      <w:r>
        <w:rPr>
          <w:rtl w:val="0"/>
        </w:rPr>
        <w:t xml:space="preserve"> </w:t>
      </w:r>
    </w:p>
    <w:p w14:paraId="000002E7">
      <w:pPr>
        <w:pStyle w:val="4"/>
        <w:keepLines w:val="0"/>
        <w:numPr>
          <w:ilvl w:val="2"/>
          <w:numId w:val="1"/>
        </w:numPr>
        <w:pBdr>
          <w:bottom w:val="single" w:color="000000" w:sz="4" w:space="1"/>
        </w:pBdr>
        <w:tabs>
          <w:tab w:val="left" w:pos="0"/>
          <w:tab w:val="left" w:pos="720"/>
        </w:tabs>
        <w:spacing w:before="60" w:after="60" w:line="276" w:lineRule="auto"/>
        <w:ind w:left="1080" w:hanging="720"/>
        <w:jc w:val="both"/>
        <w:rPr>
          <w:rFonts w:ascii="Trebuchet MS" w:hAnsi="Trebuchet MS" w:eastAsia="Trebuchet MS" w:cs="Trebuchet MS"/>
          <w:b/>
          <w:bCs/>
          <w:color w:val="000000"/>
        </w:rPr>
      </w:pPr>
      <w:bookmarkStart w:id="23" w:name="_heading=h.br0t8azgiv3k" w:colFirst="0" w:colLast="0"/>
      <w:bookmarkEnd w:id="23"/>
      <w:r>
        <w:rPr>
          <w:rFonts w:ascii="Trebuchet MS" w:hAnsi="Trebuchet MS" w:eastAsia="Trebuchet MS" w:cs="Trebuchet MS"/>
          <w:b/>
          <w:bCs/>
          <w:color w:val="000000"/>
          <w:rtl w:val="0"/>
        </w:rPr>
        <w:t xml:space="preserve">Approving the Claims </w:t>
      </w:r>
    </w:p>
    <w:p w14:paraId="000002E8">
      <w:pPr>
        <w:jc w:val="both"/>
      </w:pPr>
      <w:r>
        <w:rPr>
          <w:rtl w:val="0"/>
        </w:rPr>
        <w:t xml:space="preserve">Once the claims are received at NCGTC User (approver), he can either ‘Approve’ or ‘Reject’ the claims. </w:t>
      </w:r>
    </w:p>
    <w:p w14:paraId="000002E9">
      <w:pPr>
        <w:jc w:val="both"/>
      </w:pPr>
      <w:r>
        <w:rPr>
          <w:rtl w:val="0"/>
        </w:rPr>
        <w:t xml:space="preserve">Approving the claims will require to have reason/remarks. </w:t>
      </w:r>
    </w:p>
    <w:p w14:paraId="000002EA">
      <w:pPr>
        <w:jc w:val="both"/>
      </w:pPr>
      <w:r>
        <w:rPr>
          <w:rtl w:val="0"/>
        </w:rPr>
        <w:t>Claims can be taken for further processing from the ‘Approve’ State by NCGTC Approver by sending it for ‘Settle Claim’ (to NCGTC Creator).</w:t>
      </w:r>
    </w:p>
    <w:p w14:paraId="000002EB">
      <w:pPr>
        <w:jc w:val="both"/>
        <w:rPr>
          <w:b/>
          <w:bCs/>
        </w:rPr>
      </w:pPr>
      <w:r>
        <w:rPr>
          <w:b/>
          <w:bCs/>
          <w:rtl w:val="0"/>
        </w:rPr>
        <w:t>(Note: - Fields has been provided: Eligible Amount payable, Approval date (MLI Approver approve date)  both fields display NCGTC creator and approver side).</w:t>
      </w:r>
    </w:p>
    <w:p w14:paraId="000002EC">
      <w:pPr>
        <w:jc w:val="both"/>
      </w:pPr>
    </w:p>
    <w:p w14:paraId="000002ED">
      <w:pPr>
        <w:pStyle w:val="4"/>
        <w:keepLines w:val="0"/>
        <w:numPr>
          <w:ilvl w:val="2"/>
          <w:numId w:val="1"/>
        </w:numPr>
        <w:pBdr>
          <w:bottom w:val="single" w:color="000000" w:sz="4" w:space="1"/>
        </w:pBdr>
        <w:tabs>
          <w:tab w:val="left" w:pos="0"/>
          <w:tab w:val="left" w:pos="720"/>
        </w:tabs>
        <w:spacing w:before="60" w:after="60" w:line="276" w:lineRule="auto"/>
        <w:ind w:left="1080" w:hanging="720"/>
        <w:jc w:val="both"/>
        <w:rPr>
          <w:rFonts w:ascii="Trebuchet MS" w:hAnsi="Trebuchet MS" w:eastAsia="Trebuchet MS" w:cs="Trebuchet MS"/>
          <w:b/>
          <w:bCs/>
          <w:color w:val="000000"/>
        </w:rPr>
      </w:pPr>
      <w:bookmarkStart w:id="24" w:name="_heading=h.nz5i8h9t1lxp" w:colFirst="0" w:colLast="0"/>
      <w:bookmarkEnd w:id="24"/>
      <w:r>
        <w:rPr>
          <w:rFonts w:ascii="Trebuchet MS" w:hAnsi="Trebuchet MS" w:eastAsia="Trebuchet MS" w:cs="Trebuchet MS"/>
          <w:b/>
          <w:bCs/>
          <w:color w:val="000000"/>
          <w:rtl w:val="0"/>
        </w:rPr>
        <w:t xml:space="preserve">Settle the Claims </w:t>
      </w:r>
    </w:p>
    <w:p w14:paraId="000002EE">
      <w:pPr>
        <w:jc w:val="both"/>
      </w:pPr>
      <w:r>
        <w:rPr>
          <w:rtl w:val="0"/>
        </w:rPr>
        <w:t xml:space="preserve">Once NCGTC Approver approves the claims, NCGTC accountant and main accountant can settle the claims. Settling the claims in actual is a making the RTGS/NEFT pay out to MLI. The payout activity is out of SURGE scope boundary. </w:t>
      </w:r>
    </w:p>
    <w:p w14:paraId="000002EF">
      <w:pPr>
        <w:jc w:val="both"/>
      </w:pPr>
      <w:r>
        <w:rPr>
          <w:rtl w:val="0"/>
        </w:rPr>
        <w:t xml:space="preserve">However, as a part of the ‘settle claims’ functionality, NCGTC creator need to specify the RTGS/NEFT reference number and date of payout.  </w:t>
      </w:r>
    </w:p>
    <w:p w14:paraId="000002F0">
      <w:pPr>
        <w:jc w:val="both"/>
      </w:pPr>
    </w:p>
    <w:p w14:paraId="000002F1">
      <w:pPr>
        <w:pStyle w:val="4"/>
        <w:keepLines w:val="0"/>
        <w:numPr>
          <w:ilvl w:val="2"/>
          <w:numId w:val="1"/>
        </w:numPr>
        <w:pBdr>
          <w:bottom w:val="single" w:color="000000" w:sz="4" w:space="1"/>
        </w:pBdr>
        <w:tabs>
          <w:tab w:val="left" w:pos="0"/>
          <w:tab w:val="left" w:pos="720"/>
        </w:tabs>
        <w:spacing w:before="60" w:after="60" w:line="276" w:lineRule="auto"/>
        <w:ind w:left="1080" w:hanging="720"/>
        <w:jc w:val="both"/>
        <w:rPr>
          <w:rFonts w:ascii="Trebuchet MS" w:hAnsi="Trebuchet MS" w:eastAsia="Trebuchet MS" w:cs="Trebuchet MS"/>
          <w:b/>
          <w:bCs/>
          <w:color w:val="000000"/>
          <w:highlight w:val="yellow"/>
        </w:rPr>
      </w:pPr>
      <w:bookmarkStart w:id="25" w:name="_heading=h.m04d8bn8mhhf" w:colFirst="0" w:colLast="0"/>
      <w:bookmarkEnd w:id="25"/>
      <w:r>
        <w:rPr>
          <w:rFonts w:ascii="Trebuchet MS" w:hAnsi="Trebuchet MS" w:eastAsia="Trebuchet MS" w:cs="Trebuchet MS"/>
          <w:b/>
          <w:bCs/>
          <w:color w:val="000000"/>
          <w:highlight w:val="yellow"/>
          <w:rtl w:val="0"/>
        </w:rPr>
        <w:t xml:space="preserve">Rejecting the Claims </w:t>
      </w:r>
    </w:p>
    <w:p w14:paraId="000002F2">
      <w:pPr>
        <w:rPr>
          <w:highlight w:val="yellow"/>
        </w:rPr>
      </w:pPr>
      <w:r>
        <w:rPr>
          <w:rtl w:val="0"/>
        </w:rPr>
        <w:br w:type="textWrapping"/>
      </w:r>
      <w:r>
        <w:rPr>
          <w:highlight w:val="yellow"/>
          <w:rtl w:val="0"/>
        </w:rPr>
        <w:t xml:space="preserve">Report should be available to return and relodge the claims. Below are the cases mentioned:- </w:t>
      </w:r>
      <w:r>
        <w:rPr>
          <w:rtl w:val="0"/>
        </w:rPr>
        <w:br w:type="textWrapping"/>
      </w:r>
      <w:r>
        <w:rPr>
          <w:rtl w:val="0"/>
        </w:rPr>
        <w:br w:type="textWrapping"/>
      </w:r>
      <w:r>
        <w:rPr>
          <w:b/>
          <w:bCs/>
          <w:highlight w:val="yellow"/>
          <w:rtl w:val="0"/>
        </w:rPr>
        <w:t>NCGTC creator side option should be available to return/ Approve:-</w:t>
      </w:r>
      <w:r>
        <w:rPr>
          <w:highlight w:val="yellow"/>
          <w:rtl w:val="0"/>
        </w:rPr>
        <w:t xml:space="preserve"> </w:t>
      </w:r>
    </w:p>
    <w:p w14:paraId="000002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IF the file is </w:t>
      </w:r>
      <w:r>
        <w:rPr>
          <w:rFonts w:ascii="Calibri" w:hAnsi="Calibri" w:eastAsia="Calibri" w:cs="Calibri"/>
          <w:b/>
          <w:bCs/>
          <w:i/>
          <w:iCs/>
          <w:smallCaps w:val="0"/>
          <w:strike w:val="0"/>
          <w:color w:val="000000"/>
          <w:sz w:val="22"/>
          <w:szCs w:val="22"/>
          <w:highlight w:val="yellow"/>
          <w:u w:val="none"/>
          <w:vertAlign w:val="baseline"/>
          <w:rtl w:val="0"/>
        </w:rPr>
        <w:t>Returned-</w:t>
      </w:r>
    </w:p>
    <w:p w14:paraId="00000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160" w:line="240" w:lineRule="auto"/>
        <w:ind w:left="108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If a claim file is </w:t>
      </w:r>
      <w:r>
        <w:rPr>
          <w:rFonts w:ascii="Calibri" w:hAnsi="Calibri" w:eastAsia="Calibri" w:cs="Calibri"/>
          <w:b/>
          <w:bCs/>
          <w:i w:val="0"/>
          <w:iCs w:val="0"/>
          <w:smallCaps w:val="0"/>
          <w:strike w:val="0"/>
          <w:color w:val="000000"/>
          <w:sz w:val="22"/>
          <w:szCs w:val="22"/>
          <w:highlight w:val="yellow"/>
          <w:u w:val="none"/>
          <w:vertAlign w:val="baseline"/>
          <w:rtl w:val="0"/>
        </w:rPr>
        <w:t>Returned</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the file will goes to the MLI creator side with status &amp; with file , MLI </w:t>
      </w:r>
      <w:r>
        <w:rPr>
          <w:rFonts w:ascii="Calibri" w:hAnsi="Calibri" w:eastAsia="Calibri" w:cs="Calibri"/>
          <w:b/>
          <w:bCs/>
          <w:i w:val="0"/>
          <w:iCs w:val="0"/>
          <w:smallCaps w:val="0"/>
          <w:strike w:val="0"/>
          <w:color w:val="000000"/>
          <w:sz w:val="22"/>
          <w:szCs w:val="22"/>
          <w:highlight w:val="yellow"/>
          <w:u w:val="none"/>
          <w:vertAlign w:val="baseline"/>
          <w:rtl w:val="0"/>
        </w:rPr>
        <w:t>should be allowed</w:t>
      </w:r>
      <w:r>
        <w:rPr>
          <w:rFonts w:ascii="Calibri" w:hAnsi="Calibri" w:eastAsia="Calibri" w:cs="Calibri"/>
          <w:b w:val="0"/>
          <w:bCs w:val="0"/>
          <w:i w:val="0"/>
          <w:iCs w:val="0"/>
          <w:smallCaps w:val="0"/>
          <w:strike w:val="0"/>
          <w:color w:val="000000"/>
          <w:sz w:val="22"/>
          <w:szCs w:val="22"/>
          <w:highlight w:val="yellow"/>
          <w:u w:val="none"/>
          <w:vertAlign w:val="baseline"/>
          <w:rtl w:val="0"/>
        </w:rPr>
        <w:t> to relodge the corrected claim file.</w:t>
      </w:r>
    </w:p>
    <w:p w14:paraId="000002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160" w:line="240" w:lineRule="auto"/>
        <w:ind w:left="108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After the file is returned, MLI should get an option to re-upload/relodge the claim file in the portal.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p>
    <w:p w14:paraId="000002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160" w:line="240" w:lineRule="auto"/>
        <w:ind w:left="0" w:right="0" w:firstLine="0"/>
        <w:jc w:val="left"/>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 xml:space="preserve">NCGTC Approver side option should be available return/reject/ Approve:-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p>
    <w:p w14:paraId="000002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IF the file is </w:t>
      </w:r>
      <w:r>
        <w:rPr>
          <w:rFonts w:ascii="Calibri" w:hAnsi="Calibri" w:eastAsia="Calibri" w:cs="Calibri"/>
          <w:b/>
          <w:bCs/>
          <w:i/>
          <w:iCs/>
          <w:smallCaps w:val="0"/>
          <w:strike w:val="0"/>
          <w:color w:val="000000"/>
          <w:sz w:val="22"/>
          <w:szCs w:val="22"/>
          <w:highlight w:val="yellow"/>
          <w:u w:val="none"/>
          <w:vertAlign w:val="baseline"/>
          <w:rtl w:val="0"/>
        </w:rPr>
        <w:t>Rejected –</w:t>
      </w:r>
    </w:p>
    <w:p w14:paraId="000002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160" w:line="240" w:lineRule="auto"/>
        <w:ind w:left="108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If a claim file is </w:t>
      </w:r>
      <w:r>
        <w:rPr>
          <w:rFonts w:ascii="Calibri" w:hAnsi="Calibri" w:eastAsia="Calibri" w:cs="Calibri"/>
          <w:b/>
          <w:bCs/>
          <w:i w:val="0"/>
          <w:iCs w:val="0"/>
          <w:smallCaps w:val="0"/>
          <w:strike w:val="0"/>
          <w:color w:val="000000"/>
          <w:sz w:val="22"/>
          <w:szCs w:val="22"/>
          <w:highlight w:val="yellow"/>
          <w:u w:val="none"/>
          <w:vertAlign w:val="baseline"/>
          <w:rtl w:val="0"/>
        </w:rPr>
        <w:t>Rejected</w:t>
      </w:r>
      <w:r>
        <w:rPr>
          <w:rFonts w:ascii="Calibri" w:hAnsi="Calibri" w:eastAsia="Calibri" w:cs="Calibri"/>
          <w:b w:val="0"/>
          <w:bCs w:val="0"/>
          <w:i w:val="0"/>
          <w:iCs w:val="0"/>
          <w:smallCaps w:val="0"/>
          <w:strike w:val="0"/>
          <w:color w:val="000000"/>
          <w:sz w:val="22"/>
          <w:szCs w:val="22"/>
          <w:highlight w:val="yellow"/>
          <w:u w:val="none"/>
          <w:vertAlign w:val="baseline"/>
          <w:rtl w:val="0"/>
        </w:rPr>
        <w:t>, the reject entry flows to MLI side and MLI </w:t>
      </w:r>
      <w:r>
        <w:rPr>
          <w:rFonts w:ascii="Calibri" w:hAnsi="Calibri" w:eastAsia="Calibri" w:cs="Calibri"/>
          <w:b/>
          <w:bCs/>
          <w:i w:val="0"/>
          <w:iCs w:val="0"/>
          <w:smallCaps w:val="0"/>
          <w:strike w:val="0"/>
          <w:color w:val="000000"/>
          <w:sz w:val="22"/>
          <w:szCs w:val="22"/>
          <w:highlight w:val="yellow"/>
          <w:u w:val="none"/>
          <w:vertAlign w:val="baseline"/>
          <w:rtl w:val="0"/>
        </w:rPr>
        <w:t>can NOT be</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relodge the claim file.</w:t>
      </w:r>
    </w:p>
    <w:p w14:paraId="000002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IF the file is </w:t>
      </w:r>
      <w:r>
        <w:rPr>
          <w:rFonts w:ascii="Calibri" w:hAnsi="Calibri" w:eastAsia="Calibri" w:cs="Calibri"/>
          <w:b/>
          <w:bCs/>
          <w:i/>
          <w:iCs/>
          <w:smallCaps w:val="0"/>
          <w:strike w:val="0"/>
          <w:color w:val="000000"/>
          <w:sz w:val="22"/>
          <w:szCs w:val="22"/>
          <w:highlight w:val="yellow"/>
          <w:u w:val="none"/>
          <w:vertAlign w:val="baseline"/>
          <w:rtl w:val="0"/>
        </w:rPr>
        <w:t>Returned-</w:t>
      </w:r>
    </w:p>
    <w:p w14:paraId="000002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160" w:line="240" w:lineRule="auto"/>
        <w:ind w:left="108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If a claim file is </w:t>
      </w:r>
      <w:r>
        <w:rPr>
          <w:rFonts w:ascii="Calibri" w:hAnsi="Calibri" w:eastAsia="Calibri" w:cs="Calibri"/>
          <w:b/>
          <w:bCs/>
          <w:i w:val="0"/>
          <w:iCs w:val="0"/>
          <w:smallCaps w:val="0"/>
          <w:strike w:val="0"/>
          <w:color w:val="000000"/>
          <w:sz w:val="22"/>
          <w:szCs w:val="22"/>
          <w:highlight w:val="yellow"/>
          <w:u w:val="none"/>
          <w:vertAlign w:val="baseline"/>
          <w:rtl w:val="0"/>
        </w:rPr>
        <w:t>Return</w:t>
      </w:r>
      <w:r>
        <w:rPr>
          <w:rFonts w:ascii="Calibri" w:hAnsi="Calibri" w:eastAsia="Calibri" w:cs="Calibri"/>
          <w:b w:val="0"/>
          <w:bCs w:val="0"/>
          <w:i w:val="0"/>
          <w:iCs w:val="0"/>
          <w:smallCaps w:val="0"/>
          <w:strike w:val="0"/>
          <w:color w:val="000000"/>
          <w:sz w:val="22"/>
          <w:szCs w:val="22"/>
          <w:highlight w:val="yellow"/>
          <w:u w:val="none"/>
          <w:vertAlign w:val="baseline"/>
          <w:rtl w:val="0"/>
        </w:rPr>
        <w:t>, the return entry flows to NCGTC creator side.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p>
    <w:p w14:paraId="000002FB">
      <w:pPr>
        <w:jc w:val="both"/>
      </w:pPr>
    </w:p>
    <w:p w14:paraId="000002FC">
      <w:pPr>
        <w:keepNext w:val="0"/>
        <w:keepLines w:val="0"/>
        <w:pageBreakBefore w:val="0"/>
        <w:widowControl/>
        <w:numPr>
          <w:ilvl w:val="2"/>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720"/>
        <w:jc w:val="left"/>
        <w:rPr>
          <w:rFonts w:ascii="Calibri" w:hAnsi="Calibri" w:eastAsia="Calibri" w:cs="Calibri"/>
          <w:b/>
          <w:bCs/>
          <w:i w:val="0"/>
          <w:iCs w:val="0"/>
          <w:smallCaps w:val="0"/>
          <w:strike w:val="0"/>
          <w:color w:val="000000"/>
          <w:sz w:val="28"/>
          <w:szCs w:val="28"/>
          <w:highlight w:val="yellow"/>
          <w:u w:val="single"/>
          <w:vertAlign w:val="baseline"/>
        </w:rPr>
      </w:pPr>
      <w:sdt>
        <w:sdtPr>
          <w:tag w:val="goog_rdk_60"/>
          <w:id w:val="-1069276936"/>
        </w:sdtPr>
        <w:sdtContent>
          <w:commentRangeStart w:id="60"/>
        </w:sdtContent>
      </w:sdt>
      <w:sdt>
        <w:sdtPr>
          <w:tag w:val="goog_rdk_61"/>
          <w:id w:val="1610116630"/>
        </w:sdtPr>
        <w:sdtContent>
          <w:commentRangeStart w:id="61"/>
        </w:sdtContent>
      </w:sdt>
      <w:r>
        <w:rPr>
          <w:rFonts w:ascii="Calibri" w:hAnsi="Calibri" w:eastAsia="Calibri" w:cs="Calibri"/>
          <w:b/>
          <w:bCs/>
          <w:i w:val="0"/>
          <w:iCs w:val="0"/>
          <w:smallCaps w:val="0"/>
          <w:strike w:val="0"/>
          <w:color w:val="000000"/>
          <w:sz w:val="28"/>
          <w:szCs w:val="28"/>
          <w:highlight w:val="yellow"/>
          <w:u w:val="single"/>
          <w:vertAlign w:val="baseline"/>
          <w:rtl w:val="0"/>
        </w:rPr>
        <w:t>Claim Management Module –</w:t>
      </w:r>
      <w:r>
        <w:rPr>
          <w:rFonts w:ascii="Calibri" w:hAnsi="Calibri" w:eastAsia="Calibri" w:cs="Calibri"/>
          <w:b w:val="0"/>
          <w:bCs w:val="0"/>
          <w:i w:val="0"/>
          <w:iCs w:val="0"/>
          <w:smallCaps w:val="0"/>
          <w:strike w:val="0"/>
          <w:color w:val="000000"/>
          <w:sz w:val="28"/>
          <w:szCs w:val="28"/>
          <w:highlight w:val="yellow"/>
          <w:u w:val="single"/>
          <w:vertAlign w:val="baseline"/>
          <w:rtl w:val="0"/>
        </w:rPr>
        <w:t xml:space="preserve"> </w:t>
      </w:r>
      <w:r>
        <w:rPr>
          <w:rFonts w:ascii="Calibri" w:hAnsi="Calibri" w:eastAsia="Calibri" w:cs="Calibri"/>
          <w:b/>
          <w:bCs/>
          <w:i w:val="0"/>
          <w:iCs w:val="0"/>
          <w:smallCaps w:val="0"/>
          <w:strike w:val="0"/>
          <w:color w:val="000000"/>
          <w:sz w:val="28"/>
          <w:szCs w:val="28"/>
          <w:highlight w:val="yellow"/>
          <w:u w:val="single"/>
          <w:vertAlign w:val="baseline"/>
          <w:rtl w:val="0"/>
        </w:rPr>
        <w:t>Statutory auditor’s Certificate Upload</w:t>
      </w:r>
      <w:commentRangeEnd w:id="60"/>
      <w:r>
        <w:commentReference w:id="60"/>
      </w:r>
      <w:commentRangeEnd w:id="61"/>
      <w:r>
        <w:commentReference w:id="61"/>
      </w:r>
    </w:p>
    <w:p w14:paraId="000002FD">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 xml:space="preserve">Certificate Upload Options:- </w:t>
      </w:r>
      <w:r>
        <w:rPr>
          <w:rFonts w:ascii="Calibri" w:hAnsi="Calibri" w:eastAsia="Calibri" w:cs="Calibri"/>
          <w:b w:val="0"/>
          <w:bCs w:val="0"/>
          <w:i w:val="0"/>
          <w:iCs w:val="0"/>
          <w:smallCaps w:val="0"/>
          <w:strike w:val="0"/>
          <w:color w:val="000000"/>
          <w:sz w:val="22"/>
          <w:szCs w:val="22"/>
          <w:highlight w:val="yellow"/>
          <w:u w:val="none"/>
          <w:vertAlign w:val="baseline"/>
          <w:rtl w:val="0"/>
        </w:rPr>
        <w:br w:type="textWrapping"/>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Under the </w:t>
      </w:r>
      <w:r>
        <w:rPr>
          <w:rFonts w:ascii="Calibri" w:hAnsi="Calibri" w:eastAsia="Calibri" w:cs="Calibri"/>
          <w:b/>
          <w:bCs/>
          <w:i w:val="0"/>
          <w:iCs w:val="0"/>
          <w:smallCaps w:val="0"/>
          <w:strike w:val="0"/>
          <w:color w:val="000000"/>
          <w:sz w:val="22"/>
          <w:szCs w:val="22"/>
          <w:highlight w:val="yellow"/>
          <w:u w:val="none"/>
          <w:vertAlign w:val="baseline"/>
          <w:rtl w:val="0"/>
        </w:rPr>
        <w:t>Claim Management Module</w:t>
      </w:r>
      <w:r>
        <w:rPr>
          <w:rFonts w:ascii="Calibri" w:hAnsi="Calibri" w:eastAsia="Calibri" w:cs="Calibri"/>
          <w:b w:val="0"/>
          <w:bCs w:val="0"/>
          <w:i w:val="0"/>
          <w:iCs w:val="0"/>
          <w:smallCaps w:val="0"/>
          <w:strike w:val="0"/>
          <w:color w:val="000000"/>
          <w:sz w:val="22"/>
          <w:szCs w:val="22"/>
          <w:highlight w:val="yellow"/>
          <w:u w:val="none"/>
          <w:vertAlign w:val="baseline"/>
          <w:rtl w:val="0"/>
        </w:rPr>
        <w:t>, options should be provided to upload and download the following documents:-</w:t>
      </w:r>
    </w:p>
    <w:p w14:paraId="000002FE">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108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Statutory Auditor’s Certificate (PDF) </w:t>
      </w:r>
      <w:r>
        <w:rPr>
          <w:rFonts w:ascii="Calibri" w:hAnsi="Calibri" w:eastAsia="Calibri" w:cs="Calibri"/>
          <w:b/>
          <w:bCs/>
          <w:i w:val="0"/>
          <w:iCs w:val="0"/>
          <w:smallCaps w:val="0"/>
          <w:strike w:val="0"/>
          <w:color w:val="000000"/>
          <w:sz w:val="22"/>
          <w:szCs w:val="22"/>
          <w:highlight w:val="yellow"/>
          <w:u w:val="none"/>
          <w:vertAlign w:val="baseline"/>
          <w:rtl w:val="0"/>
        </w:rPr>
        <w:t>– Upload by MLI make side.</w:t>
      </w:r>
      <w:r>
        <w:rPr>
          <w:rFonts w:ascii="Calibri" w:hAnsi="Calibri" w:eastAsia="Calibri" w:cs="Calibri"/>
          <w:b/>
          <w:bCs/>
          <w:i w:val="0"/>
          <w:iCs w:val="0"/>
          <w:smallCaps w:val="0"/>
          <w:strike w:val="0"/>
          <w:color w:val="000000"/>
          <w:sz w:val="22"/>
          <w:szCs w:val="22"/>
          <w:highlight w:val="yellow"/>
          <w:u w:val="none"/>
          <w:vertAlign w:val="baseline"/>
          <w:rtl w:val="0"/>
        </w:rPr>
        <w:br w:type="textWrapping"/>
      </w:r>
    </w:p>
    <w:p w14:paraId="000002FF">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Statutory Auditor’s Certificate – Specific Conditions:-</w:t>
      </w:r>
    </w:p>
    <w:p w14:paraId="00000300">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The system should allow uploading of the </w:t>
      </w:r>
      <w:r>
        <w:rPr>
          <w:rFonts w:ascii="Calibri" w:hAnsi="Calibri" w:eastAsia="Calibri" w:cs="Calibri"/>
          <w:b/>
          <w:bCs/>
          <w:i w:val="0"/>
          <w:iCs w:val="0"/>
          <w:smallCaps w:val="0"/>
          <w:strike w:val="0"/>
          <w:color w:val="000000"/>
          <w:sz w:val="22"/>
          <w:szCs w:val="22"/>
          <w:highlight w:val="yellow"/>
          <w:u w:val="none"/>
          <w:vertAlign w:val="baseline"/>
          <w:rtl w:val="0"/>
        </w:rPr>
        <w:t>Statutory Auditor’s Certificate</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for all claims.</w:t>
      </w:r>
    </w:p>
    <w:p w14:paraId="00000301">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Uploading the certificate should be </w:t>
      </w:r>
      <w:r>
        <w:rPr>
          <w:rFonts w:ascii="Calibri" w:hAnsi="Calibri" w:eastAsia="Calibri" w:cs="Calibri"/>
          <w:b/>
          <w:bCs/>
          <w:i w:val="0"/>
          <w:iCs w:val="0"/>
          <w:smallCaps w:val="0"/>
          <w:strike w:val="0"/>
          <w:color w:val="000000"/>
          <w:sz w:val="22"/>
          <w:szCs w:val="22"/>
          <w:highlight w:val="yellow"/>
          <w:u w:val="none"/>
          <w:vertAlign w:val="baseline"/>
          <w:rtl w:val="0"/>
        </w:rPr>
        <w:t>mandatory only for Final Claims</w:t>
      </w:r>
      <w:r>
        <w:rPr>
          <w:rFonts w:ascii="Calibri" w:hAnsi="Calibri" w:eastAsia="Calibri" w:cs="Calibri"/>
          <w:b w:val="0"/>
          <w:bCs w:val="0"/>
          <w:i w:val="0"/>
          <w:iCs w:val="0"/>
          <w:smallCaps w:val="0"/>
          <w:strike w:val="0"/>
          <w:color w:val="000000"/>
          <w:sz w:val="22"/>
          <w:szCs w:val="22"/>
          <w:highlight w:val="yellow"/>
          <w:u w:val="none"/>
          <w:vertAlign w:val="baseline"/>
          <w:rtl w:val="0"/>
        </w:rPr>
        <w:t>.</w:t>
      </w:r>
    </w:p>
    <w:p w14:paraId="00000302">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Visibility of Certificates:-</w:t>
      </w:r>
    </w:p>
    <w:p w14:paraId="00000303">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View and Download options for the Statutory Auditor’s Certificate should be available to both </w:t>
      </w:r>
      <w:r>
        <w:rPr>
          <w:rFonts w:ascii="Calibri" w:hAnsi="Calibri" w:eastAsia="Calibri" w:cs="Calibri"/>
          <w:b/>
          <w:bCs/>
          <w:i w:val="0"/>
          <w:iCs w:val="0"/>
          <w:smallCaps w:val="0"/>
          <w:strike w:val="0"/>
          <w:color w:val="000000"/>
          <w:sz w:val="22"/>
          <w:szCs w:val="22"/>
          <w:highlight w:val="yellow"/>
          <w:u w:val="none"/>
          <w:vertAlign w:val="baseline"/>
          <w:rtl w:val="0"/>
        </w:rPr>
        <w:t>MLI users</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and </w:t>
      </w:r>
      <w:r>
        <w:rPr>
          <w:rFonts w:ascii="Calibri" w:hAnsi="Calibri" w:eastAsia="Calibri" w:cs="Calibri"/>
          <w:b/>
          <w:bCs/>
          <w:i w:val="0"/>
          <w:iCs w:val="0"/>
          <w:smallCaps w:val="0"/>
          <w:strike w:val="0"/>
          <w:color w:val="000000"/>
          <w:sz w:val="22"/>
          <w:szCs w:val="22"/>
          <w:highlight w:val="yellow"/>
          <w:u w:val="none"/>
          <w:vertAlign w:val="baseline"/>
          <w:rtl w:val="0"/>
        </w:rPr>
        <w:t>NCGTC users</w:t>
      </w:r>
      <w:r>
        <w:rPr>
          <w:rFonts w:ascii="Calibri" w:hAnsi="Calibri" w:eastAsia="Calibri" w:cs="Calibri"/>
          <w:b w:val="0"/>
          <w:bCs w:val="0"/>
          <w:i w:val="0"/>
          <w:iCs w:val="0"/>
          <w:smallCaps w:val="0"/>
          <w:strike w:val="0"/>
          <w:color w:val="000000"/>
          <w:sz w:val="22"/>
          <w:szCs w:val="22"/>
          <w:highlight w:val="yellow"/>
          <w:u w:val="none"/>
          <w:vertAlign w:val="baseline"/>
          <w:rtl w:val="0"/>
        </w:rPr>
        <w:t>.</w:t>
      </w:r>
    </w:p>
    <w:p w14:paraId="000003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p w14:paraId="000003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p w14:paraId="000003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p w14:paraId="000003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Maker Login--&gt; Claim Management --&gt; CGFMU Claim Management (refer below screenshot) - (NCGTC Creator/Approve side)</w:t>
      </w:r>
    </w:p>
    <w:p w14:paraId="000003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360" w:right="0" w:firstLine="0"/>
        <w:jc w:val="both"/>
        <w:rPr>
          <w:rFonts w:ascii="Times New Roman" w:hAnsi="Times New Roman" w:eastAsia="Times New Roman" w:cs="Times New Roman"/>
          <w:b w:val="0"/>
          <w:bCs w:val="0"/>
          <w:i w:val="0"/>
          <w:iCs w:val="0"/>
          <w:smallCaps w:val="0"/>
          <w:strike w:val="0"/>
          <w:color w:val="000000"/>
          <w:sz w:val="24"/>
          <w:szCs w:val="24"/>
          <w:highlight w:val="yellow"/>
          <w:u w:val="none"/>
          <w:vertAlign w:val="baseline"/>
        </w:rPr>
      </w:pPr>
      <w:r>
        <w:rPr>
          <w:rFonts w:ascii="Times New Roman" w:hAnsi="Times New Roman" w:eastAsia="Times New Roman" w:cs="Times New Roman"/>
          <w:b w:val="0"/>
          <w:bCs w:val="0"/>
          <w:i w:val="0"/>
          <w:iCs w:val="0"/>
          <w:smallCaps w:val="0"/>
          <w:strike w:val="0"/>
          <w:color w:val="000000"/>
          <w:sz w:val="24"/>
          <w:szCs w:val="24"/>
          <w:highlight w:val="yellow"/>
          <w:u w:val="none"/>
          <w:vertAlign w:val="baseline"/>
        </w:rPr>
        <w:drawing>
          <wp:inline distT="0" distB="0" distL="0" distR="0">
            <wp:extent cx="5592445" cy="2224405"/>
            <wp:effectExtent l="0" t="0" r="0" b="0"/>
            <wp:docPr id="67" name="image10.png" descr="C:\Users\hp\Downloads\sssssss.png"/>
            <wp:cNvGraphicFramePr/>
            <a:graphic xmlns:a="http://schemas.openxmlformats.org/drawingml/2006/main">
              <a:graphicData uri="http://schemas.openxmlformats.org/drawingml/2006/picture">
                <pic:pic xmlns:pic="http://schemas.openxmlformats.org/drawingml/2006/picture">
                  <pic:nvPicPr>
                    <pic:cNvPr id="67" name="image10.png" descr="C:\Users\hp\Downloads\sssssss.png"/>
                    <pic:cNvPicPr preferRelativeResize="0"/>
                  </pic:nvPicPr>
                  <pic:blipFill>
                    <a:blip r:embed="rId14"/>
                    <a:srcRect/>
                    <a:stretch>
                      <a:fillRect/>
                    </a:stretch>
                  </pic:blipFill>
                  <pic:spPr>
                    <a:xfrm>
                      <a:off x="0" y="0"/>
                      <a:ext cx="5592592" cy="2224679"/>
                    </a:xfrm>
                    <a:prstGeom prst="rect">
                      <a:avLst/>
                    </a:prstGeom>
                  </pic:spPr>
                </pic:pic>
              </a:graphicData>
            </a:graphic>
          </wp:inline>
        </w:drawing>
      </w:r>
    </w:p>
    <w:p w14:paraId="000003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iCs/>
          <w:smallCaps w:val="0"/>
          <w:strike w:val="0"/>
          <w:color w:val="000000"/>
          <w:sz w:val="22"/>
          <w:szCs w:val="22"/>
          <w:highlight w:val="yellow"/>
          <w:u w:val="none"/>
          <w:vertAlign w:val="baseline"/>
        </w:rPr>
      </w:pPr>
      <w:r>
        <w:rPr>
          <w:rFonts w:ascii="Calibri" w:hAnsi="Calibri" w:eastAsia="Calibri" w:cs="Calibri"/>
          <w:b w:val="0"/>
          <w:bCs w:val="0"/>
          <w:i/>
          <w:iCs/>
          <w:smallCaps w:val="0"/>
          <w:strike w:val="0"/>
          <w:color w:val="000000"/>
          <w:sz w:val="22"/>
          <w:szCs w:val="22"/>
          <w:highlight w:val="yellow"/>
          <w:u w:val="none"/>
          <w:vertAlign w:val="baseline"/>
          <w:rtl w:val="0"/>
        </w:rPr>
        <w:t>Print option must be available to save/print the management certificate, Statutory auditors certificate and Bank Mandate from Claim Management Page at MLI and NCGTC users.</w:t>
      </w:r>
    </w:p>
    <w:p w14:paraId="000003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p w14:paraId="0000030B">
      <w:pPr>
        <w:jc w:val="both"/>
        <w:rPr>
          <w:b/>
          <w:bCs/>
          <w:sz w:val="28"/>
          <w:szCs w:val="28"/>
          <w:highlight w:val="yellow"/>
          <w:u w:val="single"/>
        </w:rPr>
      </w:pPr>
      <w:sdt>
        <w:sdtPr>
          <w:tag w:val="goog_rdk_62"/>
          <w:id w:val="-34645275"/>
        </w:sdtPr>
        <w:sdtContent>
          <w:commentRangeStart w:id="62"/>
        </w:sdtContent>
      </w:sdt>
      <w:sdt>
        <w:sdtPr>
          <w:tag w:val="goog_rdk_63"/>
          <w:id w:val="-40967065"/>
        </w:sdtPr>
        <w:sdtContent>
          <w:commentRangeStart w:id="63"/>
        </w:sdtContent>
      </w:sdt>
      <w:r>
        <w:rPr>
          <w:b/>
          <w:bCs/>
          <w:sz w:val="28"/>
          <w:szCs w:val="28"/>
          <w:highlight w:val="yellow"/>
          <w:u w:val="single"/>
          <w:rtl w:val="0"/>
        </w:rPr>
        <w:t>1.6. 7 Additional validations in the claim lodgment process under CGFMU</w:t>
      </w:r>
      <w:commentRangeEnd w:id="62"/>
      <w:r>
        <w:commentReference w:id="62"/>
      </w:r>
      <w:commentRangeEnd w:id="63"/>
      <w:r>
        <w:commentReference w:id="63"/>
      </w:r>
    </w:p>
    <w:p w14:paraId="0000030C">
      <w:pPr>
        <w:jc w:val="both"/>
        <w:rPr>
          <w:b/>
          <w:bCs/>
          <w:highlight w:val="yellow"/>
          <w:u w:val="single"/>
        </w:rPr>
      </w:pPr>
    </w:p>
    <w:p w14:paraId="0000030D">
      <w:pPr>
        <w:jc w:val="both"/>
        <w:rPr>
          <w:highlight w:val="yellow"/>
        </w:rPr>
      </w:pPr>
      <w:r>
        <w:rPr>
          <w:b/>
          <w:bCs/>
          <w:highlight w:val="yellow"/>
          <w:rtl w:val="0"/>
        </w:rPr>
        <w:t>Currently: -</w:t>
      </w:r>
      <w:r>
        <w:rPr>
          <w:highlight w:val="yellow"/>
          <w:rtl w:val="0"/>
        </w:rPr>
        <w:t xml:space="preserve"> Currently, the Principal as on the date of NPA and the recovery amount up to the lodgment of the claim must be uploaded by the MLI while lodging the claim in the Surge portal. Since CGFMU claims are portfolio-based combined claims, the accounts for which claims have already been lodged should be included in the subsequent claims as well.</w:t>
      </w:r>
    </w:p>
    <w:p w14:paraId="0000030E">
      <w:pPr>
        <w:jc w:val="both"/>
        <w:rPr>
          <w:b/>
          <w:bCs/>
          <w:highlight w:val="yellow"/>
          <w:u w:val="single"/>
        </w:rPr>
      </w:pPr>
      <w:r>
        <w:rPr>
          <w:highlight w:val="yellow"/>
          <w:rtl w:val="0"/>
        </w:rPr>
        <w:t>At present, there is no validation to ensure that the updated principal amount and the recovery amount (as on the date of claim lodgment) match or correspond with the amounts reported in the subsequent account-wise lodged claims.</w:t>
      </w:r>
    </w:p>
    <w:p w14:paraId="0000030F">
      <w:pPr>
        <w:rPr>
          <w:b/>
          <w:bCs/>
          <w:highlight w:val="yellow"/>
        </w:rPr>
      </w:pPr>
      <w:r>
        <w:rPr>
          <w:b/>
          <w:bCs/>
          <w:highlight w:val="yellow"/>
          <w:u w:val="single"/>
          <w:rtl w:val="0"/>
        </w:rPr>
        <w:br w:type="textWrapping"/>
      </w:r>
      <w:r>
        <w:rPr>
          <w:b/>
          <w:bCs/>
          <w:highlight w:val="yellow"/>
          <w:rtl w:val="0"/>
        </w:rPr>
        <w:t>Proposed enhancement:-</w:t>
      </w:r>
    </w:p>
    <w:p w14:paraId="00000310">
      <w:pPr>
        <w:rPr>
          <w:highlight w:val="yellow"/>
        </w:rPr>
      </w:pPr>
      <w:r>
        <w:rPr>
          <w:highlight w:val="yellow"/>
          <w:rtl w:val="0"/>
        </w:rPr>
        <w:t xml:space="preserve">Portfolio wise validation should be implemented while uploading the claim xml file mentioned in below scenarios:- </w:t>
      </w:r>
    </w:p>
    <w:p w14:paraId="000003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a) The </w:t>
      </w:r>
      <w:r>
        <w:rPr>
          <w:rFonts w:ascii="Calibri" w:hAnsi="Calibri" w:eastAsia="Calibri" w:cs="Calibri"/>
          <w:b/>
          <w:bCs/>
          <w:i w:val="0"/>
          <w:iCs w:val="0"/>
          <w:smallCaps w:val="0"/>
          <w:strike w:val="0"/>
          <w:color w:val="000000"/>
          <w:sz w:val="22"/>
          <w:szCs w:val="22"/>
          <w:highlight w:val="yellow"/>
          <w:u w:val="none"/>
          <w:vertAlign w:val="baseline"/>
          <w:rtl w:val="0"/>
        </w:rPr>
        <w:t xml:space="preserve">principal amount as on the NPA date should stay the same </w:t>
      </w:r>
      <w:r>
        <w:rPr>
          <w:rFonts w:ascii="Calibri" w:hAnsi="Calibri" w:eastAsia="Calibri" w:cs="Calibri"/>
          <w:b w:val="0"/>
          <w:bCs w:val="0"/>
          <w:i w:val="0"/>
          <w:iCs w:val="0"/>
          <w:smallCaps w:val="0"/>
          <w:strike w:val="0"/>
          <w:color w:val="000000"/>
          <w:sz w:val="22"/>
          <w:szCs w:val="22"/>
          <w:highlight w:val="yellow"/>
          <w:u w:val="none"/>
          <w:vertAlign w:val="baseline"/>
          <w:rtl w:val="0"/>
        </w:rPr>
        <w:t>for an account</w:t>
      </w:r>
      <w:r>
        <w:rPr>
          <w:rFonts w:ascii="Calibri" w:hAnsi="Calibri" w:eastAsia="Calibri" w:cs="Calibri"/>
          <w:b/>
          <w:bCs/>
          <w:i w:val="0"/>
          <w:iCs w:val="0"/>
          <w:smallCaps w:val="0"/>
          <w:strike w:val="0"/>
          <w:color w:val="000000"/>
          <w:sz w:val="22"/>
          <w:szCs w:val="22"/>
          <w:highlight w:val="yellow"/>
          <w:u w:val="none"/>
          <w:vertAlign w:val="baseline"/>
          <w:rtl w:val="0"/>
        </w:rPr>
        <w:t>, unless the account becomes Standard and then turns NPA again.</w:t>
      </w:r>
    </w:p>
    <w:p w14:paraId="000003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b) The </w:t>
      </w:r>
      <w:r>
        <w:rPr>
          <w:rFonts w:ascii="Calibri" w:hAnsi="Calibri" w:eastAsia="Calibri" w:cs="Calibri"/>
          <w:b/>
          <w:bCs/>
          <w:i w:val="0"/>
          <w:iCs w:val="0"/>
          <w:smallCaps w:val="0"/>
          <w:strike w:val="0"/>
          <w:color w:val="000000"/>
          <w:sz w:val="22"/>
          <w:szCs w:val="22"/>
          <w:highlight w:val="yellow"/>
          <w:u w:val="none"/>
          <w:vertAlign w:val="baseline"/>
          <w:rtl w:val="0"/>
        </w:rPr>
        <w:t>total recovery amount should be updated and carried forward</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in every new claim.</w:t>
      </w:r>
    </w:p>
    <w:p w14:paraId="00000313">
      <w:pPr>
        <w:jc w:val="both"/>
        <w:rPr>
          <w:highlight w:val="yellow"/>
        </w:rPr>
      </w:pPr>
      <w:r>
        <w:rPr>
          <w:b/>
          <w:bCs/>
          <w:highlight w:val="yellow"/>
          <w:rtl w:val="0"/>
        </w:rPr>
        <w:t xml:space="preserve">Eg:-  </w:t>
      </w:r>
    </w:p>
    <w:p w14:paraId="00000314">
      <w:pPr>
        <w:jc w:val="both"/>
        <w:rPr>
          <w:b/>
          <w:bCs/>
          <w:highlight w:val="yellow"/>
          <w:u w:val="single"/>
        </w:rPr>
      </w:pPr>
      <w:r>
        <w:rPr>
          <w:b/>
          <w:bCs/>
          <w:highlight w:val="yellow"/>
          <w:u w:val="single"/>
          <w:rtl w:val="0"/>
        </w:rPr>
        <w:t xml:space="preserve">Interim Claim 1/ Migrated Portfolio Interim Claim 1: </w:t>
      </w:r>
    </w:p>
    <w:tbl>
      <w:tblPr>
        <w:tblStyle w:val="28"/>
        <w:tblW w:w="8359"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2"/>
        <w:gridCol w:w="1532"/>
        <w:gridCol w:w="2120"/>
        <w:gridCol w:w="3055"/>
      </w:tblGrid>
      <w:tr w14:paraId="58E9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2" w:hRule="atLeast"/>
        </w:trPr>
        <w:tc>
          <w:p w14:paraId="000003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Customer ID</w:t>
            </w:r>
          </w:p>
        </w:tc>
        <w:tc>
          <w:p w14:paraId="000003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Loan account No.</w:t>
            </w:r>
          </w:p>
        </w:tc>
        <w:tc>
          <w:p w14:paraId="000003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Principal as on date of NPA</w:t>
            </w:r>
          </w:p>
        </w:tc>
        <w:tc>
          <w:p w14:paraId="000003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Recovery till the lodgment of the claim</w:t>
            </w:r>
          </w:p>
        </w:tc>
      </w:tr>
      <w:tr w14:paraId="17273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trPr>
        <w:tc>
          <w:p w14:paraId="000003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A</w:t>
            </w:r>
          </w:p>
        </w:tc>
        <w:tc>
          <w:p w14:paraId="000003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w:t>
            </w:r>
          </w:p>
        </w:tc>
        <w:tc>
          <w:p w14:paraId="000003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15000</w:t>
            </w:r>
          </w:p>
        </w:tc>
        <w:tc>
          <w:p w14:paraId="000003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1400</w:t>
            </w:r>
          </w:p>
        </w:tc>
      </w:tr>
      <w:tr w14:paraId="3949E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trPr>
        <w:tc>
          <w:p w14:paraId="000003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B</w:t>
            </w:r>
          </w:p>
        </w:tc>
        <w:tc>
          <w:p w14:paraId="000003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w:t>
            </w:r>
          </w:p>
        </w:tc>
        <w:tc>
          <w:p w14:paraId="000003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171123</w:t>
            </w:r>
          </w:p>
        </w:tc>
        <w:tc>
          <w:p w14:paraId="000003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12800</w:t>
            </w:r>
          </w:p>
        </w:tc>
      </w:tr>
      <w:tr w14:paraId="498D5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1" w:hRule="atLeast"/>
        </w:trPr>
        <w:tc>
          <w:p w14:paraId="000003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C</w:t>
            </w:r>
          </w:p>
        </w:tc>
        <w:tc>
          <w:p w14:paraId="000003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3</w:t>
            </w:r>
          </w:p>
        </w:tc>
        <w:tc>
          <w:p w14:paraId="000003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20453</w:t>
            </w:r>
          </w:p>
        </w:tc>
        <w:tc>
          <w:p w14:paraId="000003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8760</w:t>
            </w:r>
          </w:p>
        </w:tc>
      </w:tr>
      <w:tr w14:paraId="3B8E7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1" w:hRule="atLeast"/>
        </w:trPr>
        <w:tc>
          <w:p w14:paraId="000003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D</w:t>
            </w:r>
          </w:p>
        </w:tc>
        <w:tc>
          <w:p w14:paraId="000003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4</w:t>
            </w:r>
          </w:p>
        </w:tc>
        <w:tc>
          <w:p w14:paraId="000003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210672</w:t>
            </w:r>
          </w:p>
        </w:tc>
        <w:tc>
          <w:p w14:paraId="000003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90000</w:t>
            </w:r>
          </w:p>
        </w:tc>
      </w:tr>
    </w:tbl>
    <w:p w14:paraId="00000329">
      <w:pPr>
        <w:ind w:firstLine="720"/>
        <w:jc w:val="both"/>
        <w:rPr>
          <w:b/>
          <w:bCs/>
          <w:highlight w:val="yellow"/>
          <w:u w:val="single"/>
        </w:rPr>
      </w:pPr>
      <w:r>
        <w:rPr>
          <w:highlight w:val="yellow"/>
          <w:rtl w:val="0"/>
        </w:rPr>
        <w:br w:type="textWrapping"/>
      </w:r>
      <w:r>
        <w:rPr>
          <w:b/>
          <w:bCs/>
          <w:highlight w:val="yellow"/>
          <w:u w:val="single"/>
          <w:rtl w:val="0"/>
        </w:rPr>
        <w:t>Interim Claim 2/ Migrated Portfolio Interim Claim 2:</w:t>
      </w:r>
    </w:p>
    <w:tbl>
      <w:tblPr>
        <w:tblStyle w:val="29"/>
        <w:tblW w:w="8905"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4"/>
        <w:gridCol w:w="1135"/>
        <w:gridCol w:w="1606"/>
        <w:gridCol w:w="1620"/>
        <w:gridCol w:w="3330"/>
      </w:tblGrid>
      <w:tr w14:paraId="0BA65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Customer ID</w:t>
            </w:r>
          </w:p>
        </w:tc>
        <w:tc>
          <w:p w14:paraId="000003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Loan account No.</w:t>
            </w:r>
          </w:p>
        </w:tc>
        <w:tc>
          <w:p w14:paraId="000003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Principal as on date of NPA</w:t>
            </w:r>
          </w:p>
        </w:tc>
        <w:tc>
          <w:p w14:paraId="000003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Recovery till the lodgment of the claim</w:t>
            </w:r>
          </w:p>
        </w:tc>
        <w:tc>
          <w:p w14:paraId="000003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Validation</w:t>
            </w:r>
          </w:p>
        </w:tc>
      </w:tr>
      <w:tr w14:paraId="6966A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A</w:t>
            </w:r>
          </w:p>
        </w:tc>
        <w:tc>
          <w:p w14:paraId="000003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w:t>
            </w:r>
          </w:p>
        </w:tc>
        <w:tc>
          <w:p w14:paraId="000003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15000</w:t>
            </w:r>
          </w:p>
        </w:tc>
        <w:tc>
          <w:p w14:paraId="000003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1400</w:t>
            </w:r>
          </w:p>
        </w:tc>
        <w:tc>
          <w:tcPr>
            <w:vMerge w:val="restart"/>
          </w:tcPr>
          <w:p w14:paraId="00000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a) Those accounts included in the interim claim 2, Principal amount as on date of NPA should be same as Interim Claim 1, unless the account becomes Standard. </w:t>
            </w:r>
          </w:p>
          <w:p w14:paraId="000003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If principal amount as on date of NPA not matching as per updated interim claim 1, system should throw an error and same shall be appeared in the invalid records.</w:t>
            </w:r>
          </w:p>
          <w:p w14:paraId="000003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b) Recovery amount till the lodgement of the claim should not be less than the amount entered in the interim claim1. </w:t>
            </w:r>
          </w:p>
          <w:p w14:paraId="000003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If recovery amount is less than updated amount in interim claim 1, system should throw an error and it should appear in the invalid records.</w:t>
            </w:r>
          </w:p>
          <w:p w14:paraId="00000337">
            <w:pPr>
              <w:spacing w:after="0" w:line="240" w:lineRule="auto"/>
              <w:jc w:val="both"/>
              <w:rPr>
                <w:highlight w:val="yellow"/>
              </w:rPr>
            </w:pPr>
            <w:r>
              <w:rPr>
                <w:highlight w:val="yellow"/>
                <w:rtl w:val="0"/>
              </w:rPr>
              <w:t>c)MLI should get an option to correct and re-upload the invalid records before processing the file.</w:t>
            </w:r>
          </w:p>
        </w:tc>
      </w:tr>
      <w:tr w14:paraId="452C9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B</w:t>
            </w:r>
          </w:p>
        </w:tc>
        <w:tc>
          <w:p w14:paraId="000003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w:t>
            </w:r>
          </w:p>
        </w:tc>
        <w:tc>
          <w:p w14:paraId="000003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171123</w:t>
            </w:r>
          </w:p>
        </w:tc>
        <w:tc>
          <w:p w14:paraId="000003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14900</w:t>
            </w:r>
          </w:p>
        </w:tc>
        <w:tc>
          <w:tcPr>
            <w:vMerge w:val="continue"/>
          </w:tcPr>
          <w:p w14:paraId="000003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r w14:paraId="06108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C</w:t>
            </w:r>
          </w:p>
        </w:tc>
        <w:tc>
          <w:p w14:paraId="000003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3</w:t>
            </w:r>
          </w:p>
        </w:tc>
        <w:tc>
          <w:p w14:paraId="000003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20453</w:t>
            </w:r>
          </w:p>
        </w:tc>
        <w:tc>
          <w:p w14:paraId="000003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10760</w:t>
            </w:r>
          </w:p>
        </w:tc>
        <w:tc>
          <w:tcPr>
            <w:vMerge w:val="continue"/>
          </w:tcPr>
          <w:p w14:paraId="000003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r w14:paraId="1D0B4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15" w:hRule="atLeast"/>
        </w:trPr>
        <w:tc>
          <w:p w14:paraId="000003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D</w:t>
            </w:r>
          </w:p>
        </w:tc>
        <w:tc>
          <w:p w14:paraId="000003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4</w:t>
            </w:r>
          </w:p>
        </w:tc>
        <w:tc>
          <w:p w14:paraId="000003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210672</w:t>
            </w:r>
          </w:p>
        </w:tc>
        <w:tc>
          <w:p w14:paraId="000003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101000</w:t>
            </w:r>
          </w:p>
        </w:tc>
        <w:tc>
          <w:tcPr>
            <w:vMerge w:val="continue"/>
          </w:tcPr>
          <w:p w14:paraId="000003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r w14:paraId="61C9E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E</w:t>
            </w:r>
          </w:p>
        </w:tc>
        <w:tc>
          <w:p w14:paraId="00000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5</w:t>
            </w:r>
          </w:p>
        </w:tc>
        <w:tc>
          <w:p w14:paraId="000003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80250</w:t>
            </w:r>
          </w:p>
        </w:tc>
        <w:tc>
          <w:p w14:paraId="000003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15000</w:t>
            </w:r>
          </w:p>
        </w:tc>
        <w:tc>
          <w:tcPr>
            <w:vMerge w:val="restart"/>
          </w:tcPr>
          <w:p w14:paraId="000003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New NPA accounts added in Claim 2.</w:t>
            </w:r>
          </w:p>
        </w:tc>
      </w:tr>
      <w:tr w14:paraId="6B644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F</w:t>
            </w:r>
          </w:p>
        </w:tc>
        <w:tc>
          <w:p w14:paraId="000003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6</w:t>
            </w:r>
          </w:p>
        </w:tc>
        <w:tc>
          <w:p w14:paraId="000003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23458</w:t>
            </w:r>
          </w:p>
        </w:tc>
        <w:tc>
          <w:p w14:paraId="000003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7100</w:t>
            </w:r>
          </w:p>
        </w:tc>
        <w:tc>
          <w:tcPr>
            <w:vMerge w:val="continue"/>
          </w:tcPr>
          <w:p w14:paraId="000003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bl>
    <w:p w14:paraId="000003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both"/>
        <w:rPr>
          <w:rFonts w:ascii="Calibri" w:hAnsi="Calibri" w:eastAsia="Calibri" w:cs="Calibri"/>
          <w:b/>
          <w:bCs/>
          <w:i w:val="0"/>
          <w:iCs w:val="0"/>
          <w:smallCaps w:val="0"/>
          <w:strike w:val="0"/>
          <w:color w:val="000000"/>
          <w:sz w:val="22"/>
          <w:szCs w:val="22"/>
          <w:highlight w:val="yellow"/>
          <w:u w:val="single"/>
          <w:vertAlign w:val="baseline"/>
        </w:rPr>
      </w:pPr>
    </w:p>
    <w:p w14:paraId="000003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p>
    <w:p w14:paraId="000003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firstLine="0"/>
        <w:jc w:val="left"/>
        <w:rPr>
          <w:rFonts w:ascii="Calibri" w:hAnsi="Calibri" w:eastAsia="Calibri" w:cs="Calibri"/>
          <w:b/>
          <w:bCs/>
          <w:i w:val="0"/>
          <w:iCs w:val="0"/>
          <w:smallCaps w:val="0"/>
          <w:strike w:val="0"/>
          <w:color w:val="000000"/>
          <w:sz w:val="22"/>
          <w:szCs w:val="22"/>
          <w:highlight w:val="yellow"/>
          <w:u w:val="single"/>
          <w:vertAlign w:val="baseline"/>
        </w:rPr>
      </w:pPr>
      <w:r>
        <w:rPr>
          <w:rFonts w:ascii="Calibri" w:hAnsi="Calibri" w:eastAsia="Calibri" w:cs="Calibri"/>
          <w:b/>
          <w:bCs/>
          <w:i w:val="0"/>
          <w:iCs w:val="0"/>
          <w:smallCaps w:val="0"/>
          <w:strike w:val="0"/>
          <w:color w:val="000000"/>
          <w:sz w:val="22"/>
          <w:szCs w:val="22"/>
          <w:highlight w:val="yellow"/>
          <w:u w:val="single"/>
          <w:vertAlign w:val="baseline"/>
          <w:rtl w:val="0"/>
        </w:rPr>
        <w:t>Final Claim/Migrated Portfolio Final Claim</w:t>
      </w:r>
      <w:r>
        <w:rPr>
          <w:rFonts w:ascii="Calibri" w:hAnsi="Calibri" w:eastAsia="Calibri" w:cs="Calibri"/>
          <w:b/>
          <w:bCs/>
          <w:i w:val="0"/>
          <w:iCs w:val="0"/>
          <w:smallCaps w:val="0"/>
          <w:strike w:val="0"/>
          <w:color w:val="000000"/>
          <w:sz w:val="22"/>
          <w:szCs w:val="22"/>
          <w:highlight w:val="yellow"/>
          <w:u w:val="single"/>
          <w:vertAlign w:val="baseline"/>
          <w:rtl w:val="0"/>
        </w:rPr>
        <w:br w:type="textWrapping"/>
      </w:r>
    </w:p>
    <w:tbl>
      <w:tblPr>
        <w:tblStyle w:val="30"/>
        <w:tblW w:w="8905"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4"/>
        <w:gridCol w:w="1135"/>
        <w:gridCol w:w="1606"/>
        <w:gridCol w:w="1620"/>
        <w:gridCol w:w="3330"/>
      </w:tblGrid>
      <w:tr w14:paraId="260BE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Customer ID</w:t>
            </w:r>
          </w:p>
        </w:tc>
        <w:tc>
          <w:p w14:paraId="000003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Loan account No.</w:t>
            </w:r>
          </w:p>
        </w:tc>
        <w:tc>
          <w:p w14:paraId="00000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Principal as on date of NPA</w:t>
            </w:r>
          </w:p>
        </w:tc>
        <w:tc>
          <w:p w14:paraId="000003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Recovery till the lodgment of the claim</w:t>
            </w:r>
          </w:p>
        </w:tc>
        <w:tc>
          <w:p w14:paraId="000003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none"/>
                <w:vertAlign w:val="baseline"/>
                <w:rtl w:val="0"/>
              </w:rPr>
              <w:t>Validation</w:t>
            </w:r>
          </w:p>
        </w:tc>
      </w:tr>
      <w:tr w14:paraId="17557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A</w:t>
            </w:r>
          </w:p>
        </w:tc>
        <w:tc>
          <w:p w14:paraId="000003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w:t>
            </w:r>
          </w:p>
        </w:tc>
        <w:tc>
          <w:p w14:paraId="000003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15000</w:t>
            </w:r>
          </w:p>
        </w:tc>
        <w:tc>
          <w:p w14:paraId="000003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1500</w:t>
            </w:r>
          </w:p>
        </w:tc>
        <w:tc>
          <w:tcPr>
            <w:vMerge w:val="restart"/>
          </w:tcPr>
          <w:p w14:paraId="000003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a) Those accounts included in the final claim, Principal amount as on date of NPA should be same as Interim Claim 2, unless the account becomes Standard. </w:t>
            </w:r>
          </w:p>
          <w:p w14:paraId="000003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If principal amount as on date of NPA not matching as per updated interim claim 2, system should throw an error and same shall be appeared in the invalid records.</w:t>
            </w:r>
          </w:p>
          <w:p w14:paraId="000003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p>
          <w:p w14:paraId="000003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b) Recovery amount till the lodgement of the claim should not be less than the amount entered in the interim claim2. If recovery amount is less than updated amount in interim claim 2, system should throw an error.</w:t>
            </w:r>
          </w:p>
          <w:p w14:paraId="000003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c)MLI should get an option to correct and re-upload the invalid records before processing the file.</w:t>
            </w:r>
          </w:p>
        </w:tc>
      </w:tr>
      <w:tr w14:paraId="37497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B</w:t>
            </w:r>
          </w:p>
        </w:tc>
        <w:tc>
          <w:p w14:paraId="000003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w:t>
            </w:r>
          </w:p>
        </w:tc>
        <w:tc>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171123</w:t>
            </w:r>
          </w:p>
        </w:tc>
        <w:tc>
          <w:p w14:paraId="000003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14900</w:t>
            </w:r>
          </w:p>
        </w:tc>
        <w:tc>
          <w:tcPr>
            <w:vMerge w:val="continue"/>
          </w:tcPr>
          <w:p w14:paraId="000003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r w14:paraId="1498A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C</w:t>
            </w:r>
          </w:p>
        </w:tc>
        <w:tc>
          <w:p w14:paraId="000003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3</w:t>
            </w:r>
          </w:p>
        </w:tc>
        <w:tc>
          <w:p w14:paraId="000003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20453</w:t>
            </w:r>
          </w:p>
        </w:tc>
        <w:tc>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11760</w:t>
            </w:r>
          </w:p>
        </w:tc>
        <w:tc>
          <w:tcPr>
            <w:vMerge w:val="continue"/>
          </w:tcPr>
          <w:p w14:paraId="000003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r w14:paraId="5BA18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D</w:t>
            </w:r>
          </w:p>
        </w:tc>
        <w:tc>
          <w:p w14:paraId="000003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4</w:t>
            </w:r>
          </w:p>
        </w:tc>
        <w:tc>
          <w:p w14:paraId="000003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210672</w:t>
            </w:r>
          </w:p>
        </w:tc>
        <w:tc>
          <w:p w14:paraId="000003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151000</w:t>
            </w:r>
          </w:p>
        </w:tc>
        <w:tc>
          <w:tcPr>
            <w:vMerge w:val="continue"/>
          </w:tcPr>
          <w:p w14:paraId="000003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r w14:paraId="686D5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E</w:t>
            </w:r>
          </w:p>
        </w:tc>
        <w:tc>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5</w:t>
            </w:r>
          </w:p>
        </w:tc>
        <w:tc>
          <w:p w14:paraId="00000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80250</w:t>
            </w:r>
          </w:p>
        </w:tc>
        <w:tc>
          <w:p w14:paraId="000003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25000</w:t>
            </w:r>
          </w:p>
        </w:tc>
        <w:tc>
          <w:tcPr>
            <w:vMerge w:val="continue"/>
          </w:tcPr>
          <w:p w14:paraId="000003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r w14:paraId="1831A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F</w:t>
            </w:r>
          </w:p>
        </w:tc>
        <w:tc>
          <w:p w14:paraId="000003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6</w:t>
            </w:r>
          </w:p>
        </w:tc>
        <w:tc>
          <w:p w14:paraId="000003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23458</w:t>
            </w:r>
          </w:p>
        </w:tc>
        <w:tc>
          <w:p w14:paraId="000003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8100</w:t>
            </w:r>
          </w:p>
        </w:tc>
        <w:tc>
          <w:tcPr>
            <w:vMerge w:val="continue"/>
          </w:tcPr>
          <w:p w14:paraId="000003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p>
        </w:tc>
      </w:tr>
      <w:tr w14:paraId="02AD2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G</w:t>
            </w:r>
          </w:p>
        </w:tc>
        <w:tc>
          <w:p w14:paraId="000003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7</w:t>
            </w:r>
          </w:p>
        </w:tc>
        <w:tc>
          <w:p w14:paraId="000003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145600</w:t>
            </w:r>
          </w:p>
        </w:tc>
        <w:tc>
          <w:p w14:paraId="000003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10500</w:t>
            </w:r>
          </w:p>
          <w:p w14:paraId="000003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right"/>
              <w:rPr>
                <w:rFonts w:ascii="Calibri" w:hAnsi="Calibri" w:eastAsia="Calibri" w:cs="Calibri"/>
                <w:b w:val="0"/>
                <w:bCs w:val="0"/>
                <w:i w:val="0"/>
                <w:iCs w:val="0"/>
                <w:smallCaps w:val="0"/>
                <w:strike w:val="0"/>
                <w:color w:val="000000"/>
                <w:sz w:val="22"/>
                <w:szCs w:val="22"/>
                <w:highlight w:val="yellow"/>
                <w:u w:val="none"/>
                <w:vertAlign w:val="baseline"/>
              </w:rPr>
            </w:pPr>
          </w:p>
        </w:tc>
        <w:tc>
          <w:p w14:paraId="000003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New NPA accounts added in Final claim.</w:t>
            </w:r>
          </w:p>
        </w:tc>
      </w:tr>
    </w:tbl>
    <w:p w14:paraId="000003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val="0"/>
          <w:bCs w:val="0"/>
          <w:i w:val="0"/>
          <w:iCs w:val="0"/>
          <w:smallCaps w:val="0"/>
          <w:strike w:val="0"/>
          <w:color w:val="000000"/>
          <w:sz w:val="24"/>
          <w:szCs w:val="24"/>
          <w:highlight w:val="yellow"/>
          <w:u w:val="single"/>
          <w:vertAlign w:val="baseline"/>
        </w:rPr>
      </w:pPr>
      <w:r>
        <w:rPr>
          <w:rFonts w:ascii="Calibri" w:hAnsi="Calibri" w:eastAsia="Calibri" w:cs="Calibri"/>
          <w:b/>
          <w:bCs/>
          <w:i w:val="0"/>
          <w:iCs w:val="0"/>
          <w:smallCaps w:val="0"/>
          <w:strike w:val="0"/>
          <w:color w:val="000000"/>
          <w:sz w:val="24"/>
          <w:szCs w:val="24"/>
          <w:highlight w:val="yellow"/>
          <w:u w:val="single"/>
          <w:vertAlign w:val="baseline"/>
          <w:rtl w:val="0"/>
        </w:rPr>
        <w:t>Eligibility Criteria:-</w:t>
      </w:r>
      <w:r>
        <w:rPr>
          <w:rFonts w:ascii="Calibri" w:hAnsi="Calibri" w:eastAsia="Calibri" w:cs="Calibri"/>
          <w:b w:val="0"/>
          <w:bCs w:val="0"/>
          <w:i w:val="0"/>
          <w:iCs w:val="0"/>
          <w:smallCaps w:val="0"/>
          <w:strike w:val="0"/>
          <w:color w:val="000000"/>
          <w:sz w:val="24"/>
          <w:szCs w:val="24"/>
          <w:highlight w:val="yellow"/>
          <w:u w:val="single"/>
          <w:vertAlign w:val="baseline"/>
          <w:rtl w:val="0"/>
        </w:rPr>
        <w:t xml:space="preserve"> </w:t>
      </w:r>
    </w:p>
    <w:p w14:paraId="00000382">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108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The </w:t>
      </w:r>
      <w:r>
        <w:rPr>
          <w:rFonts w:ascii="Calibri" w:hAnsi="Calibri" w:eastAsia="Calibri" w:cs="Calibri"/>
          <w:b/>
          <w:bCs/>
          <w:i w:val="0"/>
          <w:iCs w:val="0"/>
          <w:smallCaps w:val="0"/>
          <w:strike w:val="0"/>
          <w:color w:val="000000"/>
          <w:sz w:val="22"/>
          <w:szCs w:val="22"/>
          <w:highlight w:val="yellow"/>
          <w:u w:val="none"/>
          <w:vertAlign w:val="baseline"/>
          <w:rtl w:val="0"/>
        </w:rPr>
        <w:t xml:space="preserve">loan account–wise data uploaded by the MLI in Interim Claim 1 should be carried forward to Interim Claim 2 </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and also to the </w:t>
      </w:r>
      <w:r>
        <w:rPr>
          <w:rFonts w:ascii="Calibri" w:hAnsi="Calibri" w:eastAsia="Calibri" w:cs="Calibri"/>
          <w:b/>
          <w:bCs/>
          <w:i w:val="0"/>
          <w:iCs w:val="0"/>
          <w:smallCaps w:val="0"/>
          <w:strike w:val="0"/>
          <w:color w:val="000000"/>
          <w:sz w:val="22"/>
          <w:szCs w:val="22"/>
          <w:highlight w:val="yellow"/>
          <w:u w:val="none"/>
          <w:vertAlign w:val="baseline"/>
          <w:rtl w:val="0"/>
        </w:rPr>
        <w:t>Final Claim, unless the account becomes Standard and later turns NPA again</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In such cases, the updated NPA details should be considered. </w:t>
      </w:r>
      <w:r>
        <w:rPr>
          <w:rFonts w:ascii="Calibri" w:hAnsi="Calibri" w:eastAsia="Calibri" w:cs="Calibri"/>
          <w:b/>
          <w:bCs/>
          <w:i w:val="0"/>
          <w:iCs w:val="0"/>
          <w:smallCaps w:val="0"/>
          <w:strike w:val="0"/>
          <w:color w:val="000000"/>
          <w:sz w:val="22"/>
          <w:szCs w:val="22"/>
          <w:highlight w:val="yellow"/>
          <w:u w:val="none"/>
          <w:vertAlign w:val="baseline"/>
          <w:rtl w:val="0"/>
        </w:rPr>
        <w:t>Additional NPA loan accounts</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may also be included in subsequent claims.</w:t>
      </w:r>
    </w:p>
    <w:p w14:paraId="00000383">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108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The </w:t>
      </w:r>
      <w:r>
        <w:rPr>
          <w:rFonts w:ascii="Calibri" w:hAnsi="Calibri" w:eastAsia="Calibri" w:cs="Calibri"/>
          <w:b/>
          <w:bCs/>
          <w:i w:val="0"/>
          <w:iCs w:val="0"/>
          <w:smallCaps w:val="0"/>
          <w:strike w:val="0"/>
          <w:color w:val="000000"/>
          <w:sz w:val="22"/>
          <w:szCs w:val="22"/>
          <w:highlight w:val="yellow"/>
          <w:u w:val="none"/>
          <w:vertAlign w:val="baseline"/>
          <w:rtl w:val="0"/>
        </w:rPr>
        <w:t>recovery amount may remain the same or be increased</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while uploading data for Interim Claim 2.</w:t>
      </w:r>
    </w:p>
    <w:p w14:paraId="000003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Additionally, the MLI should be provided with an option to </w:t>
      </w:r>
      <w:r>
        <w:rPr>
          <w:rFonts w:ascii="Calibri" w:hAnsi="Calibri" w:eastAsia="Calibri" w:cs="Calibri"/>
          <w:b/>
          <w:bCs/>
          <w:i w:val="0"/>
          <w:iCs w:val="0"/>
          <w:smallCaps w:val="0"/>
          <w:strike w:val="0"/>
          <w:color w:val="000000"/>
          <w:sz w:val="22"/>
          <w:szCs w:val="22"/>
          <w:highlight w:val="yellow"/>
          <w:u w:val="none"/>
          <w:vertAlign w:val="baseline"/>
          <w:rtl w:val="0"/>
        </w:rPr>
        <w:t xml:space="preserve">correct and re-upload invalid records before file processing. </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An </w:t>
      </w:r>
      <w:r>
        <w:rPr>
          <w:rFonts w:ascii="Calibri" w:hAnsi="Calibri" w:eastAsia="Calibri" w:cs="Calibri"/>
          <w:b/>
          <w:bCs/>
          <w:i w:val="0"/>
          <w:iCs w:val="0"/>
          <w:smallCaps w:val="0"/>
          <w:strike w:val="0"/>
          <w:color w:val="000000"/>
          <w:sz w:val="22"/>
          <w:szCs w:val="22"/>
          <w:highlight w:val="yellow"/>
          <w:u w:val="none"/>
          <w:vertAlign w:val="baseline"/>
          <w:rtl w:val="0"/>
        </w:rPr>
        <w:t>informational UI message</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should be displayed to guide the MLI to correct the invalid data, </w:t>
      </w:r>
      <w:r>
        <w:rPr>
          <w:rFonts w:ascii="Calibri" w:hAnsi="Calibri" w:eastAsia="Calibri" w:cs="Calibri"/>
          <w:b/>
          <w:bCs/>
          <w:i w:val="0"/>
          <w:iCs w:val="0"/>
          <w:smallCaps w:val="0"/>
          <w:strike w:val="0"/>
          <w:color w:val="000000"/>
          <w:sz w:val="22"/>
          <w:szCs w:val="22"/>
          <w:highlight w:val="yellow"/>
          <w:u w:val="none"/>
          <w:vertAlign w:val="baseline"/>
          <w:rtl w:val="0"/>
        </w:rPr>
        <w:t>excluding valid (standard) records.</w:t>
      </w:r>
    </w:p>
    <w:p w14:paraId="00000385">
      <w:pPr>
        <w:rPr>
          <w:b/>
          <w:bCs/>
          <w:sz w:val="24"/>
          <w:szCs w:val="24"/>
          <w:highlight w:val="yellow"/>
          <w:u w:val="single"/>
        </w:rPr>
      </w:pPr>
      <w:r>
        <w:rPr>
          <w:b/>
          <w:bCs/>
          <w:sz w:val="24"/>
          <w:szCs w:val="24"/>
          <w:highlight w:val="yellow"/>
          <w:u w:val="single"/>
          <w:rtl w:val="0"/>
        </w:rPr>
        <w:t xml:space="preserve">Updates on Management Certificate:- </w:t>
      </w:r>
    </w:p>
    <w:p w14:paraId="00000386">
      <w:pPr>
        <w:rPr>
          <w:highlight w:val="yellow"/>
        </w:rPr>
      </w:pPr>
      <w:r>
        <w:rPr>
          <w:highlight w:val="yellow"/>
          <w:rtl w:val="0"/>
        </w:rPr>
        <w:t>Need to display type of claim i.e. Interim claim1, Interim Claim2, Final claim, MP interim claim 1, MP interim claim2 and MP Final claim in Management Certificate. Additionally it should be mentioned on below areas as well:-</w:t>
      </w:r>
      <w:r>
        <w:rPr>
          <w:highlight w:val="yellow"/>
          <w:rtl w:val="0"/>
        </w:rPr>
        <w:br w:type="textWrapping"/>
      </w:r>
      <w:r>
        <w:rPr>
          <w:highlight w:val="yellow"/>
          <w:rtl w:val="0"/>
        </w:rPr>
        <w:br w:type="textWrapping"/>
      </w:r>
      <w:r>
        <w:rPr>
          <w:highlight w:val="yellow"/>
          <w:rtl w:val="0"/>
        </w:rPr>
        <w:t>- MLI Approver side</w:t>
      </w:r>
      <w:r>
        <w:rPr>
          <w:highlight w:val="yellow"/>
          <w:rtl w:val="0"/>
        </w:rPr>
        <w:br w:type="textWrapping"/>
      </w:r>
      <w:r>
        <w:rPr>
          <w:highlight w:val="yellow"/>
          <w:rtl w:val="0"/>
        </w:rPr>
        <w:t>- NCGTC Maker – Homepage side</w:t>
      </w:r>
      <w:r>
        <w:rPr>
          <w:highlight w:val="yellow"/>
          <w:rtl w:val="0"/>
        </w:rPr>
        <w:br w:type="textWrapping"/>
      </w:r>
      <w:r>
        <w:rPr>
          <w:highlight w:val="yellow"/>
          <w:rtl w:val="0"/>
        </w:rPr>
        <w:t>- NCGTC - Claim Management</w:t>
      </w:r>
      <w:r>
        <w:rPr>
          <w:highlight w:val="yellow"/>
          <w:rtl w:val="0"/>
        </w:rPr>
        <w:br w:type="textWrapping"/>
      </w:r>
      <w:r>
        <w:rPr>
          <w:highlight w:val="yellow"/>
          <w:rtl w:val="0"/>
        </w:rPr>
        <w:t xml:space="preserve">- NCGTC approver – Claim Management </w:t>
      </w:r>
      <w:r>
        <w:rPr>
          <w:highlight w:val="yellow"/>
          <w:rtl w:val="0"/>
        </w:rPr>
        <w:br w:type="textWrapping"/>
      </w:r>
    </w:p>
    <w:p w14:paraId="00000387">
      <w:pPr>
        <w:jc w:val="both"/>
        <w:rPr>
          <w:highlight w:val="yellow"/>
        </w:rPr>
      </w:pPr>
      <w:r>
        <w:rPr>
          <w:b/>
          <w:bCs/>
          <w:highlight w:val="yellow"/>
          <w:rtl w:val="0"/>
        </w:rPr>
        <w:t>On the Home page</w:t>
      </w:r>
      <w:r>
        <w:rPr>
          <w:highlight w:val="yellow"/>
          <w:rtl w:val="0"/>
        </w:rPr>
        <w:t>, while downloading the ‘Valid Records’ from the claim file, NPA date should be also included in valid records for respective loan accounts.</w:t>
      </w:r>
    </w:p>
    <w:p w14:paraId="00000388">
      <w:pPr>
        <w:rPr>
          <w:highlight w:val="yellow"/>
        </w:rPr>
      </w:pPr>
      <w:r>
        <w:drawing>
          <wp:inline distT="0" distB="0" distL="0" distR="0">
            <wp:extent cx="5829300" cy="2619375"/>
            <wp:effectExtent l="0" t="0" r="0" b="0"/>
            <wp:docPr id="68" name="image9.png"/>
            <wp:cNvGraphicFramePr/>
            <a:graphic xmlns:a="http://schemas.openxmlformats.org/drawingml/2006/main">
              <a:graphicData uri="http://schemas.openxmlformats.org/drawingml/2006/picture">
                <pic:pic xmlns:pic="http://schemas.openxmlformats.org/drawingml/2006/picture">
                  <pic:nvPicPr>
                    <pic:cNvPr id="68" name="image9.png"/>
                    <pic:cNvPicPr preferRelativeResize="0"/>
                  </pic:nvPicPr>
                  <pic:blipFill>
                    <a:blip r:embed="rId15"/>
                    <a:srcRect t="10832" r="1923" b="10776"/>
                    <a:stretch>
                      <a:fillRect/>
                    </a:stretch>
                  </pic:blipFill>
                  <pic:spPr>
                    <a:xfrm>
                      <a:off x="0" y="0"/>
                      <a:ext cx="5829300" cy="2619375"/>
                    </a:xfrm>
                    <a:prstGeom prst="rect">
                      <a:avLst/>
                    </a:prstGeom>
                  </pic:spPr>
                </pic:pic>
              </a:graphicData>
            </a:graphic>
          </wp:inline>
        </w:drawing>
      </w:r>
      <w:r>
        <w:rPr>
          <w:highlight w:val="yellow"/>
          <w:rtl w:val="0"/>
        </w:rPr>
        <w:br w:type="textWrapping"/>
      </w:r>
      <w:r>
        <w:rPr>
          <w:highlight w:val="yellow"/>
          <w:rtl w:val="0"/>
        </w:rPr>
        <w:br w:type="textWrapping"/>
      </w:r>
    </w:p>
    <w:p w14:paraId="00000389">
      <w:pPr>
        <w:rPr>
          <w:b/>
          <w:bCs/>
          <w:sz w:val="28"/>
          <w:szCs w:val="28"/>
          <w:highlight w:val="yellow"/>
          <w:u w:val="single"/>
        </w:rPr>
      </w:pPr>
      <w:sdt>
        <w:sdtPr>
          <w:tag w:val="goog_rdk_64"/>
          <w:id w:val="2012741239"/>
        </w:sdtPr>
        <w:sdtContent>
          <w:commentRangeStart w:id="64"/>
        </w:sdtContent>
      </w:sdt>
      <w:sdt>
        <w:sdtPr>
          <w:tag w:val="goog_rdk_65"/>
          <w:id w:val="-1608810868"/>
        </w:sdtPr>
        <w:sdtContent>
          <w:commentRangeStart w:id="65"/>
        </w:sdtContent>
      </w:sdt>
      <w:sdt>
        <w:sdtPr>
          <w:tag w:val="goog_rdk_66"/>
          <w:id w:val="226566619"/>
        </w:sdtPr>
        <w:sdtContent>
          <w:commentRangeStart w:id="66"/>
        </w:sdtContent>
      </w:sdt>
      <w:r>
        <w:rPr>
          <w:b/>
          <w:bCs/>
          <w:sz w:val="28"/>
          <w:szCs w:val="28"/>
          <w:highlight w:val="yellow"/>
          <w:rtl w:val="0"/>
        </w:rPr>
        <w:t>1.6.8</w:t>
      </w:r>
      <w:r>
        <w:rPr>
          <w:b/>
          <w:bCs/>
          <w:sz w:val="28"/>
          <w:szCs w:val="28"/>
          <w:highlight w:val="yellow"/>
          <w:u w:val="single"/>
          <w:rtl w:val="0"/>
        </w:rPr>
        <w:t xml:space="preserve"> Crystalized Sanction Amount:- </w:t>
      </w:r>
      <w:commentRangeEnd w:id="64"/>
      <w:r>
        <w:commentReference w:id="64"/>
      </w:r>
      <w:commentRangeEnd w:id="65"/>
      <w:r>
        <w:commentReference w:id="65"/>
      </w:r>
      <w:commentRangeEnd w:id="66"/>
      <w:r>
        <w:commentReference w:id="66"/>
      </w:r>
    </w:p>
    <w:p w14:paraId="0000038A">
      <w:pPr>
        <w:rPr>
          <w:b/>
          <w:bCs/>
          <w:highlight w:val="yellow"/>
        </w:rPr>
      </w:pPr>
      <w:r>
        <w:rPr>
          <w:highlight w:val="yellow"/>
          <w:rtl w:val="0"/>
        </w:rPr>
        <w:t xml:space="preserve">Currently, the </w:t>
      </w:r>
      <w:r>
        <w:rPr>
          <w:b/>
          <w:bCs/>
          <w:highlight w:val="yellow"/>
          <w:rtl w:val="0"/>
        </w:rPr>
        <w:t xml:space="preserve">crystallized sanctioned amount is recalculated every time a claim is submitted </w:t>
      </w:r>
      <w:r>
        <w:rPr>
          <w:highlight w:val="yellow"/>
          <w:rtl w:val="0"/>
        </w:rPr>
        <w:t>(Interim or</w:t>
      </w:r>
      <w:r>
        <w:rPr>
          <w:b/>
          <w:bCs/>
          <w:highlight w:val="yellow"/>
          <w:rtl w:val="0"/>
        </w:rPr>
        <w:t xml:space="preserve"> </w:t>
      </w:r>
      <w:r>
        <w:rPr>
          <w:highlight w:val="yellow"/>
          <w:rtl w:val="0"/>
        </w:rPr>
        <w:t>Final). This updated amount reflects the</w:t>
      </w:r>
      <w:r>
        <w:rPr>
          <w:b/>
          <w:bCs/>
          <w:highlight w:val="yellow"/>
          <w:rtl w:val="0"/>
        </w:rPr>
        <w:t xml:space="preserve"> total of the revised sanctioned amounts for all loans in the portfolio.</w:t>
      </w:r>
    </w:p>
    <w:p w14:paraId="0000038B">
      <w:pPr>
        <w:rPr>
          <w:b/>
          <w:bCs/>
          <w:highlight w:val="yellow"/>
        </w:rPr>
      </w:pPr>
    </w:p>
    <w:p w14:paraId="000003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Calibri" w:hAnsi="Calibri" w:eastAsia="Calibri" w:cs="Calibri"/>
          <w:b/>
          <w:bCs/>
          <w:i w:val="0"/>
          <w:iCs w:val="0"/>
          <w:smallCaps w:val="0"/>
          <w:strike w:val="0"/>
          <w:color w:val="000000"/>
          <w:sz w:val="22"/>
          <w:szCs w:val="22"/>
          <w:highlight w:val="yellow"/>
          <w:u w:val="none"/>
          <w:vertAlign w:val="baseline"/>
        </w:rPr>
      </w:pPr>
      <w:r>
        <w:rPr>
          <w:rFonts w:ascii="Calibri" w:hAnsi="Calibri" w:eastAsia="Calibri" w:cs="Calibri"/>
          <w:b/>
          <w:bCs/>
          <w:i w:val="0"/>
          <w:iCs w:val="0"/>
          <w:smallCaps w:val="0"/>
          <w:strike w:val="0"/>
          <w:color w:val="000000"/>
          <w:sz w:val="22"/>
          <w:szCs w:val="22"/>
          <w:highlight w:val="yellow"/>
          <w:u w:val="single"/>
          <w:vertAlign w:val="baseline"/>
          <w:rtl w:val="0"/>
        </w:rPr>
        <w:t xml:space="preserve">Proposed enhancement:- </w:t>
      </w:r>
    </w:p>
    <w:p w14:paraId="0000038D">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The original sanctioned amount should be used for calculating the crystallized sanctioned amount. At the time of CG number update, any modified sanctioned amount should not be considered.</w:t>
      </w:r>
    </w:p>
    <w:p w14:paraId="0000038E">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For every Management Certificate generated for a portfolio, the crystallized sanctioned amount must remain fixed, equal to the original crystallized portfolio amount and should not change.</w:t>
      </w:r>
      <w:r>
        <w:rPr>
          <w:rFonts w:ascii="Calibri" w:hAnsi="Calibri" w:eastAsia="Calibri" w:cs="Calibri"/>
          <w:b w:val="0"/>
          <w:bCs w:val="0"/>
          <w:i w:val="0"/>
          <w:iCs w:val="0"/>
          <w:smallCaps w:val="0"/>
          <w:strike w:val="0"/>
          <w:color w:val="000000"/>
          <w:sz w:val="22"/>
          <w:szCs w:val="22"/>
          <w:highlight w:val="yellow"/>
          <w:u w:val="none"/>
          <w:vertAlign w:val="baseline"/>
          <w:rtl w:val="0"/>
        </w:rPr>
        <w:br w:type="textWrapping"/>
      </w:r>
    </w:p>
    <w:p w14:paraId="0000038F">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highlight w:val="yellow"/>
          <w:u w:val="none"/>
          <w:vertAlign w:val="baseline"/>
          <w:rtl w:val="0"/>
        </w:rPr>
        <w:t>Account wise sanction amount break-up for crystalized sanction amount should be available to download from NCGTC and MLI users.</w:t>
      </w:r>
      <w:r>
        <w:rPr>
          <w:rFonts w:ascii="Calibri" w:hAnsi="Calibri" w:eastAsia="Calibri" w:cs="Calibri"/>
          <w:b w:val="0"/>
          <w:bCs w:val="0"/>
          <w:i w:val="0"/>
          <w:iCs w:val="0"/>
          <w:smallCaps w:val="0"/>
          <w:strike w:val="0"/>
          <w:color w:val="000000"/>
          <w:sz w:val="22"/>
          <w:szCs w:val="22"/>
          <w:u w:val="none"/>
          <w:shd w:val="clear" w:fill="auto"/>
          <w:vertAlign w:val="baseline"/>
          <w:rtl w:val="0"/>
        </w:rPr>
        <w:br w:type="textWrapping"/>
      </w:r>
      <w:r>
        <w:rPr>
          <w:rFonts w:ascii="Calibri" w:hAnsi="Calibri" w:eastAsia="Calibri" w:cs="Calibri"/>
          <w:b w:val="0"/>
          <w:bCs w:val="0"/>
          <w:i w:val="0"/>
          <w:iCs w:val="0"/>
          <w:smallCaps w:val="0"/>
          <w:strike w:val="0"/>
          <w:color w:val="000000"/>
          <w:sz w:val="22"/>
          <w:szCs w:val="22"/>
          <w:u w:val="none"/>
          <w:shd w:val="clear" w:fill="auto"/>
          <w:vertAlign w:val="baseline"/>
          <w:rtl w:val="0"/>
        </w:rPr>
        <w:br w:type="textWrapping"/>
      </w:r>
      <w:r>
        <w:rPr>
          <w:rFonts w:ascii="Calibri" w:hAnsi="Calibri" w:eastAsia="Calibri" w:cs="Calibri"/>
          <w:b/>
          <w:bCs/>
          <w:i w:val="0"/>
          <w:iCs w:val="0"/>
          <w:smallCaps w:val="0"/>
          <w:strike w:val="0"/>
          <w:color w:val="000000"/>
          <w:sz w:val="22"/>
          <w:szCs w:val="22"/>
          <w:highlight w:val="yellow"/>
          <w:u w:val="none"/>
          <w:vertAlign w:val="baseline"/>
          <w:rtl w:val="0"/>
        </w:rPr>
        <w:t>Note: Kindly refer the ineligible BRD link while calculating the Crystalized Sanction Amount.</w:t>
      </w:r>
      <w:r>
        <w:rPr>
          <w:rFonts w:ascii="Calibri" w:hAnsi="Calibri" w:eastAsia="Calibri" w:cs="Calibri"/>
          <w:b/>
          <w:bCs/>
          <w:i w:val="0"/>
          <w:iCs w:val="0"/>
          <w:smallCaps w:val="0"/>
          <w:strike w:val="0"/>
          <w:color w:val="000000"/>
          <w:sz w:val="22"/>
          <w:szCs w:val="22"/>
          <w:u w:val="none"/>
          <w:shd w:val="clear" w:fill="auto"/>
          <w:vertAlign w:val="baseline"/>
          <w:rtl w:val="0"/>
        </w:rPr>
        <w:br w:type="textWrapping"/>
      </w:r>
      <w:r>
        <w:rPr>
          <w:rFonts w:ascii="Calibri" w:hAnsi="Calibri" w:eastAsia="Calibri" w:cs="Calibri"/>
          <w:b w:val="0"/>
          <w:bCs w:val="0"/>
          <w:i w:val="0"/>
          <w:iCs w:val="0"/>
          <w:smallCaps w:val="0"/>
          <w:strike w:val="0"/>
          <w:color w:val="000000"/>
          <w:sz w:val="22"/>
          <w:szCs w:val="22"/>
          <w:u w:val="none"/>
          <w:shd w:val="clear" w:fill="auto"/>
          <w:vertAlign w:val="baseline"/>
          <w:rtl w:val="0"/>
        </w:rPr>
        <w:br w:type="textWrapping"/>
      </w:r>
      <w:r>
        <w:rPr>
          <w:rFonts w:ascii="Calibri" w:hAnsi="Calibri" w:eastAsia="Calibri" w:cs="Calibri"/>
          <w:b w:val="0"/>
          <w:bCs w:val="0"/>
          <w:i w:val="0"/>
          <w:iCs w:val="0"/>
          <w:smallCaps w:val="0"/>
          <w:strike w:val="0"/>
          <w:color w:val="000000"/>
          <w:sz w:val="22"/>
          <w:szCs w:val="22"/>
          <w:u w:val="none"/>
          <w:shd w:val="clear" w:fill="auto"/>
          <w:vertAlign w:val="baseline"/>
        </w:rPr>
        <w:drawing>
          <wp:inline distT="0" distB="0" distL="114300" distR="114300">
            <wp:extent cx="972185" cy="630555"/>
            <wp:effectExtent l="0" t="0" r="0" b="0"/>
            <wp:docPr id="69" name="image2.png"/>
            <wp:cNvGraphicFramePr/>
            <a:graphic xmlns:a="http://schemas.openxmlformats.org/drawingml/2006/main">
              <a:graphicData uri="http://schemas.openxmlformats.org/drawingml/2006/picture">
                <pic:pic xmlns:pic="http://schemas.openxmlformats.org/drawingml/2006/picture">
                  <pic:nvPicPr>
                    <pic:cNvPr id="69" name="image2.png"/>
                    <pic:cNvPicPr preferRelativeResize="0"/>
                  </pic:nvPicPr>
                  <pic:blipFill>
                    <a:blip r:embed="rId16"/>
                    <a:srcRect/>
                    <a:stretch>
                      <a:fillRect/>
                    </a:stretch>
                  </pic:blipFill>
                  <pic:spPr>
                    <a:xfrm>
                      <a:off x="0" y="0"/>
                      <a:ext cx="972185" cy="630555"/>
                    </a:xfrm>
                    <a:prstGeom prst="rect">
                      <a:avLst/>
                    </a:prstGeom>
                  </pic:spPr>
                </pic:pic>
              </a:graphicData>
            </a:graphic>
          </wp:inline>
        </w:drawing>
      </w:r>
    </w:p>
    <w:p w14:paraId="00000390">
      <w:pPr>
        <w:pStyle w:val="3"/>
        <w:numPr>
          <w:ilvl w:val="1"/>
          <w:numId w:val="1"/>
        </w:numPr>
        <w:spacing w:before="60" w:after="60" w:line="276" w:lineRule="auto"/>
        <w:ind w:left="576" w:hanging="576"/>
        <w:jc w:val="both"/>
        <w:rPr>
          <w:rFonts w:ascii="Trebuchet MS" w:hAnsi="Trebuchet MS" w:eastAsia="Trebuchet MS" w:cs="Trebuchet MS"/>
          <w:b/>
          <w:bCs/>
          <w:color w:val="7F7F7F"/>
          <w:sz w:val="28"/>
          <w:szCs w:val="28"/>
        </w:rPr>
      </w:pPr>
      <w:bookmarkStart w:id="26" w:name="_heading=h.royqp6ge4yp0" w:colFirst="0" w:colLast="0"/>
      <w:bookmarkEnd w:id="26"/>
      <w:r>
        <w:rPr>
          <w:rFonts w:ascii="Trebuchet MS" w:hAnsi="Trebuchet MS" w:eastAsia="Trebuchet MS" w:cs="Trebuchet MS"/>
          <w:b/>
          <w:bCs/>
          <w:color w:val="7F7F7F"/>
          <w:sz w:val="28"/>
          <w:szCs w:val="28"/>
          <w:rtl w:val="0"/>
        </w:rPr>
        <w:t>Notifying Recoveries (Post Full &amp; Final Claim settlement)</w:t>
      </w:r>
    </w:p>
    <w:p w14:paraId="00000391">
      <w:pPr>
        <w:jc w:val="both"/>
      </w:pPr>
      <w:r>
        <w:rPr>
          <w:rtl w:val="0"/>
        </w:rPr>
        <w:t xml:space="preserve">Once Full &amp; Final claim has been invoked (and the same has been approved and settled by NCGTC), MLI can notify and provide recoveries to such invoked CG’s. This section elaborates the requirements and broad level flows for this envisaged process. </w:t>
      </w:r>
    </w:p>
    <w:p w14:paraId="00000392">
      <w:pPr>
        <w:jc w:val="both"/>
      </w:pPr>
      <w:r>
        <w:rPr>
          <w:rtl w:val="0"/>
        </w:rPr>
        <w:t>Note: MLI’s need to notify their recoveries for each loan account and make payment of such recoveries. Else, such recoveries are not considered as valid recoveries for any further process.</w:t>
      </w:r>
    </w:p>
    <w:p w14:paraId="00000393">
      <w:pPr>
        <w:jc w:val="both"/>
      </w:pPr>
    </w:p>
    <w:p w14:paraId="00000394">
      <w:pPr>
        <w:pStyle w:val="4"/>
        <w:keepLines w:val="0"/>
        <w:numPr>
          <w:ilvl w:val="2"/>
          <w:numId w:val="1"/>
        </w:numPr>
        <w:pBdr>
          <w:bottom w:val="single" w:color="000000" w:sz="4" w:space="1"/>
        </w:pBdr>
        <w:tabs>
          <w:tab w:val="left" w:pos="0"/>
          <w:tab w:val="left" w:pos="720"/>
        </w:tabs>
        <w:spacing w:before="60" w:after="60" w:line="276" w:lineRule="auto"/>
        <w:ind w:left="720" w:hanging="720"/>
        <w:rPr>
          <w:rFonts w:ascii="Trebuchet MS" w:hAnsi="Trebuchet MS" w:eastAsia="Trebuchet MS" w:cs="Trebuchet MS"/>
          <w:b/>
          <w:bCs/>
          <w:color w:val="000000"/>
        </w:rPr>
      </w:pPr>
      <w:bookmarkStart w:id="27" w:name="_heading=h.ke7ruarvrmn9" w:colFirst="0" w:colLast="0"/>
      <w:bookmarkEnd w:id="27"/>
      <w:r>
        <w:rPr>
          <w:rFonts w:ascii="Trebuchet MS" w:hAnsi="Trebuchet MS" w:eastAsia="Trebuchet MS" w:cs="Trebuchet MS"/>
          <w:b/>
          <w:bCs/>
          <w:color w:val="000000"/>
          <w:rtl w:val="0"/>
        </w:rPr>
        <w:t>Input File Layout and XML Layout</w:t>
      </w:r>
    </w:p>
    <w:p w14:paraId="00000395">
      <w:pPr>
        <w:jc w:val="both"/>
      </w:pPr>
      <w:r>
        <w:rPr>
          <w:rtl w:val="0"/>
        </w:rPr>
        <w:t>For notifying the recoveries and providing payments, refer the spread sheet –Mudra Scheme - Claim and Recovery Input Layout –Mudra Post Full &amp; Final Claim Recovery, for the fields included, Mandatory/optional level, allowed characters and usage of codes wherever applicable. Also find the xml lay out.</w:t>
      </w:r>
    </w:p>
    <w:p w14:paraId="00000396">
      <w:r>
        <w:drawing>
          <wp:inline distT="0" distB="0" distL="114300" distR="114300">
            <wp:extent cx="832485" cy="538480"/>
            <wp:effectExtent l="0" t="0" r="0" b="0"/>
            <wp:docPr id="70" name="image5.png"/>
            <wp:cNvGraphicFramePr/>
            <a:graphic xmlns:a="http://schemas.openxmlformats.org/drawingml/2006/main">
              <a:graphicData uri="http://schemas.openxmlformats.org/drawingml/2006/picture">
                <pic:pic xmlns:pic="http://schemas.openxmlformats.org/drawingml/2006/picture">
                  <pic:nvPicPr>
                    <pic:cNvPr id="70" name="image5.png"/>
                    <pic:cNvPicPr preferRelativeResize="0"/>
                  </pic:nvPicPr>
                  <pic:blipFill>
                    <a:blip r:embed="rId17"/>
                    <a:srcRect/>
                    <a:stretch>
                      <a:fillRect/>
                    </a:stretch>
                  </pic:blipFill>
                  <pic:spPr>
                    <a:xfrm>
                      <a:off x="0" y="0"/>
                      <a:ext cx="833119" cy="538480"/>
                    </a:xfrm>
                    <a:prstGeom prst="rect">
                      <a:avLst/>
                    </a:prstGeom>
                  </pic:spPr>
                </pic:pic>
              </a:graphicData>
            </a:graphic>
          </wp:inline>
        </w:drawing>
      </w:r>
    </w:p>
    <w:p w14:paraId="00000397"/>
    <w:p w14:paraId="00000398">
      <w:r>
        <w:drawing>
          <wp:inline distT="0" distB="0" distL="114300" distR="114300">
            <wp:extent cx="832485" cy="538480"/>
            <wp:effectExtent l="0" t="0" r="0" b="0"/>
            <wp:docPr id="71" name="image1.png"/>
            <wp:cNvGraphicFramePr/>
            <a:graphic xmlns:a="http://schemas.openxmlformats.org/drawingml/2006/main">
              <a:graphicData uri="http://schemas.openxmlformats.org/drawingml/2006/picture">
                <pic:pic xmlns:pic="http://schemas.openxmlformats.org/drawingml/2006/picture">
                  <pic:nvPicPr>
                    <pic:cNvPr id="71" name="image1.png"/>
                    <pic:cNvPicPr preferRelativeResize="0"/>
                  </pic:nvPicPr>
                  <pic:blipFill>
                    <a:blip r:embed="rId18"/>
                    <a:srcRect/>
                    <a:stretch>
                      <a:fillRect/>
                    </a:stretch>
                  </pic:blipFill>
                  <pic:spPr>
                    <a:xfrm>
                      <a:off x="0" y="0"/>
                      <a:ext cx="833119" cy="538480"/>
                    </a:xfrm>
                    <a:prstGeom prst="rect">
                      <a:avLst/>
                    </a:prstGeom>
                  </pic:spPr>
                </pic:pic>
              </a:graphicData>
            </a:graphic>
          </wp:inline>
        </w:drawing>
      </w:r>
    </w:p>
    <w:p w14:paraId="00000399"/>
    <w:p w14:paraId="0000039A"/>
    <w:p w14:paraId="0000039B">
      <w:pPr>
        <w:pStyle w:val="4"/>
        <w:keepLines w:val="0"/>
        <w:numPr>
          <w:ilvl w:val="2"/>
          <w:numId w:val="1"/>
        </w:numPr>
        <w:pBdr>
          <w:bottom w:val="single" w:color="000000" w:sz="4" w:space="1"/>
        </w:pBdr>
        <w:tabs>
          <w:tab w:val="left" w:pos="0"/>
          <w:tab w:val="left" w:pos="720"/>
        </w:tabs>
        <w:spacing w:before="60" w:after="60" w:line="276" w:lineRule="auto"/>
        <w:ind w:left="720" w:hanging="720"/>
        <w:rPr>
          <w:rFonts w:ascii="Trebuchet MS" w:hAnsi="Trebuchet MS" w:eastAsia="Trebuchet MS" w:cs="Trebuchet MS"/>
          <w:b/>
          <w:bCs/>
          <w:color w:val="000000"/>
        </w:rPr>
      </w:pPr>
      <w:bookmarkStart w:id="28" w:name="_heading=h.c1t4e9b65kgz" w:colFirst="0" w:colLast="0"/>
      <w:bookmarkEnd w:id="28"/>
      <w:r>
        <w:rPr>
          <w:rFonts w:ascii="Trebuchet MS" w:hAnsi="Trebuchet MS" w:eastAsia="Trebuchet MS" w:cs="Trebuchet MS"/>
          <w:b/>
          <w:bCs/>
          <w:color w:val="000000"/>
          <w:rtl w:val="0"/>
        </w:rPr>
        <w:t xml:space="preserve">Input File Format Processed by SURGE </w:t>
      </w:r>
    </w:p>
    <w:p w14:paraId="0000039C">
      <w:pPr>
        <w:jc w:val="both"/>
      </w:pPr>
      <w:r>
        <w:rPr>
          <w:rtl w:val="0"/>
        </w:rPr>
        <w:t>SURGE will accept input file from MLI(s) in following format only:</w:t>
      </w:r>
    </w:p>
    <w:p w14:paraId="0000039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XML layout</w:t>
      </w:r>
    </w:p>
    <w:p w14:paraId="0000039E">
      <w:pPr>
        <w:jc w:val="both"/>
      </w:pPr>
      <w:r>
        <w:rPr>
          <w:rtl w:val="0"/>
        </w:rPr>
        <w:t xml:space="preserve">XML is only format permissible as per eGov standards. SURGE will </w:t>
      </w:r>
      <w:r>
        <w:rPr>
          <w:b/>
          <w:bCs/>
          <w:u w:val="single"/>
          <w:rtl w:val="0"/>
        </w:rPr>
        <w:t>NOT</w:t>
      </w:r>
      <w:r>
        <w:rPr>
          <w:rtl w:val="0"/>
        </w:rPr>
        <w:t xml:space="preserve"> process files received in any other formats than those listed above.</w:t>
      </w:r>
    </w:p>
    <w:p w14:paraId="0000039F">
      <w:pPr>
        <w:jc w:val="both"/>
      </w:pPr>
      <w:r>
        <w:rPr>
          <w:rtl w:val="0"/>
        </w:rPr>
        <w:t>Refer the XML format in the file – Mudra Scheme - Sample XML Layout for Recovery Notification.xml for the layout of the XML input file.</w:t>
      </w:r>
    </w:p>
    <w:p w14:paraId="000003A0">
      <w:pPr>
        <w:rPr>
          <w:rFonts w:ascii="Trebuchet MS" w:hAnsi="Trebuchet MS" w:eastAsia="Trebuchet MS" w:cs="Trebuchet MS"/>
          <w:b/>
          <w:bCs/>
          <w:color w:val="7F7F7F"/>
          <w:sz w:val="28"/>
          <w:szCs w:val="28"/>
        </w:rPr>
      </w:pPr>
      <w:r>
        <w:br w:type="page"/>
      </w:r>
    </w:p>
    <w:p w14:paraId="000003A1">
      <w:pPr>
        <w:pStyle w:val="4"/>
        <w:keepLines w:val="0"/>
        <w:numPr>
          <w:ilvl w:val="2"/>
          <w:numId w:val="1"/>
        </w:numPr>
        <w:pBdr>
          <w:bottom w:val="single" w:color="000000" w:sz="4" w:space="1"/>
        </w:pBdr>
        <w:tabs>
          <w:tab w:val="left" w:pos="0"/>
          <w:tab w:val="left" w:pos="720"/>
        </w:tabs>
        <w:spacing w:before="60" w:after="60" w:line="276" w:lineRule="auto"/>
        <w:ind w:left="720" w:hanging="720"/>
        <w:rPr>
          <w:rFonts w:ascii="Trebuchet MS" w:hAnsi="Trebuchet MS" w:eastAsia="Trebuchet MS" w:cs="Trebuchet MS"/>
          <w:b/>
          <w:bCs/>
          <w:color w:val="000000"/>
        </w:rPr>
      </w:pPr>
      <w:bookmarkStart w:id="29" w:name="_heading=h.1p6kgu7f73am" w:colFirst="0" w:colLast="0"/>
      <w:bookmarkEnd w:id="29"/>
      <w:r>
        <w:rPr>
          <w:rFonts w:ascii="Trebuchet MS" w:hAnsi="Trebuchet MS" w:eastAsia="Trebuchet MS" w:cs="Trebuchet MS"/>
          <w:b/>
          <w:bCs/>
          <w:color w:val="000000"/>
          <w:rtl w:val="0"/>
        </w:rPr>
        <w:t>Preparation of Input File</w:t>
      </w:r>
    </w:p>
    <w:p w14:paraId="000003A2">
      <w:pPr>
        <w:jc w:val="both"/>
      </w:pPr>
      <w:r>
        <w:rPr>
          <w:rtl w:val="0"/>
        </w:rPr>
        <w:t>Once MLI has invoked a CG of a specific Loan Account, the recoveries (if any) for the same CG/Loan Account can be notified and recovery amount passed on to NCGTC.</w:t>
      </w:r>
    </w:p>
    <w:p w14:paraId="000003A3">
      <w:pPr>
        <w:jc w:val="both"/>
      </w:pPr>
      <w:r>
        <w:rPr>
          <w:rtl w:val="0"/>
        </w:rPr>
        <w:t xml:space="preserve">It is important to note that – </w:t>
      </w:r>
    </w:p>
    <w:p w14:paraId="000003A4">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MLI’s need to provide the recovery information for each loan account and also make payment of the recoveries to NCGTC within stipulated time as notified in the scheme gazette. </w:t>
      </w:r>
    </w:p>
    <w:p w14:paraId="000003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3A6">
      <w:pPr>
        <w:pStyle w:val="4"/>
        <w:keepLines w:val="0"/>
        <w:numPr>
          <w:ilvl w:val="4"/>
          <w:numId w:val="1"/>
        </w:numPr>
        <w:pBdr>
          <w:bottom w:val="single" w:color="000000" w:sz="4" w:space="1"/>
        </w:pBdr>
        <w:tabs>
          <w:tab w:val="left" w:pos="0"/>
          <w:tab w:val="left" w:pos="720"/>
        </w:tabs>
        <w:spacing w:before="60" w:after="60" w:line="276" w:lineRule="auto"/>
        <w:ind w:left="1008" w:hanging="1008"/>
        <w:rPr>
          <w:rFonts w:ascii="Trebuchet MS" w:hAnsi="Trebuchet MS" w:eastAsia="Trebuchet MS" w:cs="Trebuchet MS"/>
          <w:b/>
          <w:bCs/>
          <w:color w:val="000000"/>
        </w:rPr>
      </w:pPr>
      <w:bookmarkStart w:id="30" w:name="_heading=h.ez4qzltzzfj7" w:colFirst="0" w:colLast="0"/>
      <w:bookmarkEnd w:id="30"/>
      <w:r>
        <w:rPr>
          <w:rFonts w:ascii="Trebuchet MS" w:hAnsi="Trebuchet MS" w:eastAsia="Trebuchet MS" w:cs="Trebuchet MS"/>
          <w:b/>
          <w:bCs/>
          <w:color w:val="000000"/>
          <w:rtl w:val="0"/>
        </w:rPr>
        <w:t>Notifying Recoveries</w:t>
      </w:r>
    </w:p>
    <w:p w14:paraId="000003A7">
      <w:pPr>
        <w:jc w:val="both"/>
      </w:pPr>
      <w:r>
        <w:rPr>
          <w:rtl w:val="0"/>
        </w:rPr>
        <w:t xml:space="preserve">Once claim is invoked for a given loan account, and settled by NCGTC, MLI’s can provide the recovery information of those loan accounts for which recovery has been done and which needs to be passed on to NCGTC as a per the scheme gazette notification. </w:t>
      </w:r>
    </w:p>
    <w:p w14:paraId="000003A8">
      <w:pPr>
        <w:jc w:val="both"/>
      </w:pPr>
      <w:r>
        <w:rPr>
          <w:rtl w:val="0"/>
        </w:rPr>
        <w:t>As a part of this this process, MLI’s are advised to send the requisite information of their loan accounts (for whom the guarantees has been provided) to NCGTC in following steps:</w:t>
      </w:r>
    </w:p>
    <w:p w14:paraId="000003A9">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MLI needs to extract the recovery information for all such claimed loan accounts, which are approved and settled by NCGTC. MLI needs to extract data from its own IT System. It is considered (an understanding) that whatever recoveries which MLI exhibit or showcase to NCGTC can be percentage defined by NCGTC or claim settlement percentage of recovered amount from its respective borrower.</w:t>
      </w:r>
    </w:p>
    <w:p w14:paraId="000003AA">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MLI needs to send the information in a file, called as ‘Mudra Scheme Recovery Notification Layout’. Upload the Extracted Information in the layout and format mentioned in Sample XML file layout. XML file for recoveries, which will contain - Customer Id, Loan A/c No and Recovery Amount, Date of Recovery.</w:t>
      </w:r>
    </w:p>
    <w:p w14:paraId="000003AB">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Upload this file on the NCGTC system in </w:t>
      </w:r>
      <w:r>
        <w:rPr>
          <w:rFonts w:ascii="Calibri" w:hAnsi="Calibri" w:eastAsia="Calibri" w:cs="Calibri"/>
          <w:b w:val="0"/>
          <w:bCs w:val="0"/>
          <w:i/>
          <w:iCs/>
          <w:smallCaps w:val="0"/>
          <w:strike w:val="0"/>
          <w:color w:val="000000"/>
          <w:sz w:val="22"/>
          <w:szCs w:val="22"/>
          <w:u w:val="none"/>
          <w:shd w:val="clear" w:fill="auto"/>
          <w:vertAlign w:val="baseline"/>
          <w:rtl w:val="0"/>
        </w:rPr>
        <w:t>‘Non Approved’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state by MLI user account. Upload the file against a specific ‘Scheme’ and specific ‘Portfolio’.</w:t>
      </w:r>
    </w:p>
    <w:p w14:paraId="000003AC">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MLI can provide recoveries of those guarantees only for which MLI has requested the final claim (i.e. those customer Id and Loan Account Number provided in the claim file when the portfolio is in ‘F&amp;F’ status).</w:t>
      </w:r>
    </w:p>
    <w:p w14:paraId="000003AD">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Until the specified period (communicated by NCGTC) MLI is permitted to upload and/or re-upload the input file multiple times. Thus, allowing MLI’s to append, edit and delete the information for claim of the issued CG’s multiple times and in </w:t>
      </w:r>
      <w:r>
        <w:rPr>
          <w:rFonts w:ascii="Calibri" w:hAnsi="Calibri" w:eastAsia="Calibri" w:cs="Calibri"/>
          <w:b w:val="0"/>
          <w:bCs w:val="0"/>
          <w:i/>
          <w:iCs/>
          <w:smallCaps w:val="0"/>
          <w:strike w:val="0"/>
          <w:color w:val="000000"/>
          <w:sz w:val="22"/>
          <w:szCs w:val="22"/>
          <w:u w:val="none"/>
          <w:shd w:val="clear" w:fill="auto"/>
          <w:vertAlign w:val="baseline"/>
          <w:rtl w:val="0"/>
        </w:rPr>
        <w:t>‘Non Approved’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state.</w:t>
      </w:r>
    </w:p>
    <w:p w14:paraId="000003AE">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Final submission of the ‘Approved’ input file would be effective once MLI accepts to the ‘Management certificate - Terms &amp; Conditions’. Post the approval– the input file is sent for approval by NCGTC user. </w:t>
      </w:r>
    </w:p>
    <w:p w14:paraId="000003AF">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R</w:t>
      </w:r>
      <w:sdt>
        <w:sdtPr>
          <w:tag w:val="goog_rdk_67"/>
          <w:id w:val="112352526"/>
        </w:sdtPr>
        <w:sdtContent>
          <w:commentRangeStart w:id="67"/>
        </w:sdtContent>
      </w:sdt>
      <w:sdt>
        <w:sdtPr>
          <w:tag w:val="goog_rdk_68"/>
          <w:id w:val="-704794472"/>
        </w:sdtPr>
        <w:sdtContent>
          <w:commentRangeStart w:id="68"/>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ecovery percentage, “The recoveries made post final claim settlement, in excess of legal costs, shall be shared on the same percentage on which final claim amount was settled i.e. Final Claim amount paid / Final Amount in Default for each MLI for each guaranteed Portfolio”.</w:t>
      </w:r>
    </w:p>
    <w:p w14:paraId="000003B0">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Currently </w:t>
      </w:r>
      <w:commentRangeEnd w:id="67"/>
      <w:r>
        <w:commentReference w:id="67"/>
      </w:r>
      <w:commentRangeEnd w:id="68"/>
      <w:r>
        <w:commentReference w:id="68"/>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NCGTC recovery share percentage – Currently, NCGTC creator have an option to add the Recovery share percentage Parameter from Docket and in the docket only one percentage can be update for all the portfolios.</w:t>
      </w:r>
    </w:p>
    <w:p w14:paraId="000003B1">
      <w:pPr>
        <w:jc w:val="both"/>
      </w:pPr>
      <w:r>
        <w:rPr>
          <w:rtl w:val="0"/>
        </w:rPr>
        <w:t>As per the CGFMU scheme guidelines recovery share percentage will be same percentage on which final claim amount was settled. Accordingly, we required a provision to update the docket 50% till 2019-20 portfolios and thereafter it should be 75%.</w:t>
      </w:r>
    </w:p>
    <w:p w14:paraId="000003B2">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Net Recovery will be calculated using the formula below:</w:t>
      </w:r>
    </w:p>
    <w:p w14:paraId="000003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Net Recovery Amount = Recovery Amount – Legal Cost</w:t>
      </w:r>
    </w:p>
    <w:p w14:paraId="000003B4">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the calculated recovery amount is negative, it will be treated as zero (e.g., if the net amount is -20, it should be considered as zero.</w:t>
      </w:r>
    </w:p>
    <w:p w14:paraId="000003B5">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NCGTC Percentage will not be visible to MLI.</w:t>
      </w:r>
    </w:p>
    <w:p w14:paraId="000003B6">
      <w:pPr>
        <w:ind w:left="360" w:firstLine="0"/>
        <w:jc w:val="both"/>
      </w:pPr>
    </w:p>
    <w:p w14:paraId="000003B7">
      <w:pPr>
        <w:pStyle w:val="4"/>
        <w:keepLines w:val="0"/>
        <w:numPr>
          <w:ilvl w:val="4"/>
          <w:numId w:val="1"/>
        </w:numPr>
        <w:pBdr>
          <w:bottom w:val="single" w:color="000000" w:sz="4" w:space="1"/>
        </w:pBdr>
        <w:tabs>
          <w:tab w:val="left" w:pos="0"/>
          <w:tab w:val="left" w:pos="720"/>
        </w:tabs>
        <w:spacing w:before="60" w:after="60" w:line="276" w:lineRule="auto"/>
        <w:ind w:left="1008" w:hanging="1008"/>
        <w:rPr>
          <w:rFonts w:ascii="Trebuchet MS" w:hAnsi="Trebuchet MS" w:eastAsia="Trebuchet MS" w:cs="Trebuchet MS"/>
          <w:b/>
          <w:bCs/>
          <w:color w:val="000000"/>
        </w:rPr>
      </w:pPr>
      <w:bookmarkStart w:id="31" w:name="_heading=h.i6ni3cliu5xf" w:colFirst="0" w:colLast="0"/>
      <w:bookmarkEnd w:id="31"/>
      <w:r>
        <w:rPr>
          <w:rFonts w:ascii="Trebuchet MS" w:hAnsi="Trebuchet MS" w:eastAsia="Trebuchet MS" w:cs="Trebuchet MS"/>
          <w:b/>
          <w:bCs/>
          <w:color w:val="000000"/>
          <w:rtl w:val="0"/>
        </w:rPr>
        <w:t>Summary - Preparing &amp; Uploading the Input File</w:t>
      </w:r>
    </w:p>
    <w:p w14:paraId="000003B8">
      <w:pPr>
        <w:jc w:val="both"/>
      </w:pPr>
      <w:r>
        <mc:AlternateContent>
          <mc:Choice Requires="wpg">
            <w:drawing>
              <wp:inline distT="0" distB="0" distL="0" distR="0">
                <wp:extent cx="5943600" cy="2971800"/>
                <wp:effectExtent l="0" t="0" r="0" b="0"/>
                <wp:docPr id="72" name="Group 72"/>
                <wp:cNvGraphicFramePr/>
                <a:graphic xmlns:a="http://schemas.openxmlformats.org/drawingml/2006/main">
                  <a:graphicData uri="http://schemas.microsoft.com/office/word/2010/wordprocessingGroup">
                    <wpg:wgp>
                      <wpg:cNvGrpSpPr/>
                      <wpg:grpSpPr>
                        <a:xfrm>
                          <a:off x="0" y="0"/>
                          <a:ext cx="5943600" cy="2971800"/>
                          <a:chOff x="0" y="0"/>
                          <a:chExt cx="5944750" cy="2971800"/>
                        </a:xfrm>
                      </wpg:grpSpPr>
                      <wpg:grpSp>
                        <wpg:cNvPr id="73" name="Group 73"/>
                        <wpg:cNvGrpSpPr/>
                        <wpg:grpSpPr>
                          <a:xfrm>
                            <a:off x="0" y="0"/>
                            <a:ext cx="5943600" cy="2971800"/>
                            <a:chOff x="0" y="0"/>
                            <a:chExt cx="5943600" cy="2971800"/>
                          </a:xfrm>
                        </wpg:grpSpPr>
                        <wps:wsp>
                          <wps:cNvPr id="74" name="Shape 7"/>
                          <wps:cNvSpPr/>
                          <wps:spPr>
                            <a:xfrm>
                              <a:off x="0" y="0"/>
                              <a:ext cx="5943600" cy="2971800"/>
                            </a:xfrm>
                            <a:prstGeom prst="rect">
                              <a:avLst/>
                            </a:prstGeom>
                            <a:noFill/>
                            <a:ln>
                              <a:noFill/>
                            </a:ln>
                          </wps:spPr>
                          <wps:txbx>
                            <w:txbxContent>
                              <w:p w14:paraId="333D1C82">
                                <w:pPr>
                                  <w:spacing w:before="0" w:after="0" w:line="240" w:lineRule="auto"/>
                                  <w:ind w:left="0" w:right="0" w:firstLine="0"/>
                                  <w:jc w:val="left"/>
                                </w:pPr>
                              </w:p>
                            </w:txbxContent>
                          </wps:txbx>
                          <wps:bodyPr spcFirstLastPara="1" wrap="square" lIns="91425" tIns="91425" rIns="91425" bIns="91425" anchor="ctr" anchorCtr="0">
                            <a:noAutofit/>
                          </wps:bodyPr>
                        </wps:wsp>
                        <wps:wsp>
                          <wps:cNvPr id="75" name="Shape 57"/>
                          <wps:cNvSpPr/>
                          <wps:spPr>
                            <a:xfrm>
                              <a:off x="5223" y="640800"/>
                              <a:ext cx="1561355" cy="1690198"/>
                            </a:xfrm>
                            <a:prstGeom prst="roundRect">
                              <a:avLst>
                                <a:gd name="adj" fmla="val 10000"/>
                              </a:avLst>
                            </a:prstGeom>
                            <a:solidFill>
                              <a:srgbClr val="4372C3"/>
                            </a:solidFill>
                            <a:ln w="12700" cap="flat" cmpd="sng">
                              <a:solidFill>
                                <a:schemeClr val="lt1"/>
                              </a:solidFill>
                              <a:prstDash val="solid"/>
                              <a:miter lim="800000"/>
                              <a:headEnd type="none" w="sm" len="sm"/>
                              <a:tailEnd type="none" w="sm" len="sm"/>
                            </a:ln>
                          </wps:spPr>
                          <wps:txbx>
                            <w:txbxContent>
                              <w:p w14:paraId="752718CE">
                                <w:pPr>
                                  <w:spacing w:before="0" w:after="0" w:line="240" w:lineRule="auto"/>
                                  <w:ind w:left="0" w:right="0" w:firstLine="0"/>
                                  <w:jc w:val="left"/>
                                </w:pPr>
                              </w:p>
                            </w:txbxContent>
                          </wps:txbx>
                          <wps:bodyPr spcFirstLastPara="1" wrap="square" lIns="91425" tIns="91425" rIns="91425" bIns="91425" anchor="ctr" anchorCtr="0">
                            <a:noAutofit/>
                          </wps:bodyPr>
                        </wps:wsp>
                        <wps:wsp>
                          <wps:cNvPr id="76" name="Shape 58"/>
                          <wps:cNvSpPr txBox="1"/>
                          <wps:spPr>
                            <a:xfrm>
                              <a:off x="50954" y="686531"/>
                              <a:ext cx="1469893" cy="1598736"/>
                            </a:xfrm>
                            <a:prstGeom prst="rect">
                              <a:avLst/>
                            </a:prstGeom>
                            <a:noFill/>
                            <a:ln>
                              <a:noFill/>
                            </a:ln>
                          </wps:spPr>
                          <wps:txbx>
                            <w:txbxContent>
                              <w:p w14:paraId="7D1E9282">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1: Prepare</w:t>
                                </w:r>
                              </w:p>
                              <w:p w14:paraId="1EBE5667">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Extract &amp; Prepare Input file and upload on NCGTC Server.</w:t>
                                </w:r>
                              </w:p>
                              <w:p w14:paraId="39C84250">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Prepared by MLI user account.</w:t>
                                </w:r>
                              </w:p>
                              <w:p w14:paraId="373D9081">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'Draft'</w:t>
                                </w:r>
                              </w:p>
                            </w:txbxContent>
                          </wps:txbx>
                          <wps:bodyPr spcFirstLastPara="1" wrap="square" lIns="38100" tIns="38100" rIns="38100" bIns="38100" anchor="t" anchorCtr="0">
                            <a:noAutofit/>
                          </wps:bodyPr>
                        </wps:wsp>
                        <wps:wsp>
                          <wps:cNvPr id="77" name="Shape 59"/>
                          <wps:cNvSpPr/>
                          <wps:spPr>
                            <a:xfrm>
                              <a:off x="1722715" y="1292291"/>
                              <a:ext cx="331007" cy="387216"/>
                            </a:xfrm>
                            <a:prstGeom prst="rightArrow">
                              <a:avLst>
                                <a:gd name="adj1" fmla="val 60000"/>
                                <a:gd name="adj2" fmla="val 50000"/>
                              </a:avLst>
                            </a:prstGeom>
                            <a:solidFill>
                              <a:srgbClr val="4372C3"/>
                            </a:solidFill>
                            <a:ln>
                              <a:noFill/>
                            </a:ln>
                          </wps:spPr>
                          <wps:txbx>
                            <w:txbxContent>
                              <w:p w14:paraId="1CE970EF">
                                <w:pPr>
                                  <w:spacing w:before="0" w:after="0" w:line="240" w:lineRule="auto"/>
                                  <w:ind w:left="0" w:right="0" w:firstLine="0"/>
                                  <w:jc w:val="left"/>
                                </w:pPr>
                              </w:p>
                            </w:txbxContent>
                          </wps:txbx>
                          <wps:bodyPr spcFirstLastPara="1" wrap="square" lIns="91425" tIns="91425" rIns="91425" bIns="91425" anchor="ctr" anchorCtr="0">
                            <a:noAutofit/>
                          </wps:bodyPr>
                        </wps:wsp>
                        <wps:wsp>
                          <wps:cNvPr id="78" name="Shape 60"/>
                          <wps:cNvSpPr txBox="1"/>
                          <wps:spPr>
                            <a:xfrm>
                              <a:off x="1722715" y="1369734"/>
                              <a:ext cx="231705" cy="232330"/>
                            </a:xfrm>
                            <a:prstGeom prst="rect">
                              <a:avLst/>
                            </a:prstGeom>
                            <a:noFill/>
                            <a:ln>
                              <a:noFill/>
                            </a:ln>
                          </wps:spPr>
                          <wps:txbx>
                            <w:txbxContent>
                              <w:p w14:paraId="71D399F7">
                                <w:pPr>
                                  <w:spacing w:before="0" w:after="0" w:line="215" w:lineRule="auto"/>
                                  <w:ind w:left="0" w:right="0" w:firstLine="0"/>
                                  <w:jc w:val="left"/>
                                </w:pPr>
                              </w:p>
                            </w:txbxContent>
                          </wps:txbx>
                          <wps:bodyPr spcFirstLastPara="1" wrap="square" lIns="0" tIns="0" rIns="0" bIns="0" anchor="ctr" anchorCtr="0">
                            <a:noAutofit/>
                          </wps:bodyPr>
                        </wps:wsp>
                        <wps:wsp>
                          <wps:cNvPr id="79" name="Shape 61"/>
                          <wps:cNvSpPr/>
                          <wps:spPr>
                            <a:xfrm>
                              <a:off x="2191122" y="640800"/>
                              <a:ext cx="1561355" cy="1690198"/>
                            </a:xfrm>
                            <a:prstGeom prst="roundRect">
                              <a:avLst>
                                <a:gd name="adj" fmla="val 10000"/>
                              </a:avLst>
                            </a:prstGeom>
                            <a:solidFill>
                              <a:srgbClr val="44B78C"/>
                            </a:solidFill>
                            <a:ln w="12700" cap="flat" cmpd="sng">
                              <a:solidFill>
                                <a:schemeClr val="lt1"/>
                              </a:solidFill>
                              <a:prstDash val="solid"/>
                              <a:miter lim="800000"/>
                              <a:headEnd type="none" w="sm" len="sm"/>
                              <a:tailEnd type="none" w="sm" len="sm"/>
                            </a:ln>
                          </wps:spPr>
                          <wps:txbx>
                            <w:txbxContent>
                              <w:p w14:paraId="40A31C03">
                                <w:pPr>
                                  <w:spacing w:before="0" w:after="0" w:line="240" w:lineRule="auto"/>
                                  <w:ind w:left="0" w:right="0" w:firstLine="0"/>
                                  <w:jc w:val="left"/>
                                </w:pPr>
                              </w:p>
                            </w:txbxContent>
                          </wps:txbx>
                          <wps:bodyPr spcFirstLastPara="1" wrap="square" lIns="91425" tIns="91425" rIns="91425" bIns="91425" anchor="ctr" anchorCtr="0">
                            <a:noAutofit/>
                          </wps:bodyPr>
                        </wps:wsp>
                        <wps:wsp>
                          <wps:cNvPr id="80" name="Shape 62"/>
                          <wps:cNvSpPr txBox="1"/>
                          <wps:spPr>
                            <a:xfrm>
                              <a:off x="2236853" y="686531"/>
                              <a:ext cx="1469893" cy="1598736"/>
                            </a:xfrm>
                            <a:prstGeom prst="rect">
                              <a:avLst/>
                            </a:prstGeom>
                            <a:noFill/>
                            <a:ln>
                              <a:noFill/>
                            </a:ln>
                          </wps:spPr>
                          <wps:txbx>
                            <w:txbxContent>
                              <w:p w14:paraId="7917076F">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2: Approve</w:t>
                                </w:r>
                              </w:p>
                              <w:p w14:paraId="6D5E057D">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 xml:space="preserve">Approve the Input file. </w:t>
                                </w:r>
                              </w:p>
                              <w:p w14:paraId="13F9D636">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Approved by MLI Approver Account after due verifications.</w:t>
                                </w:r>
                              </w:p>
                              <w:p w14:paraId="34858202">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'Approved'</w:t>
                                </w:r>
                              </w:p>
                            </w:txbxContent>
                          </wps:txbx>
                          <wps:bodyPr spcFirstLastPara="1" wrap="square" lIns="38100" tIns="38100" rIns="38100" bIns="38100" anchor="t" anchorCtr="0">
                            <a:noAutofit/>
                          </wps:bodyPr>
                        </wps:wsp>
                        <wps:wsp>
                          <wps:cNvPr id="81" name="Shape 63"/>
                          <wps:cNvSpPr/>
                          <wps:spPr>
                            <a:xfrm>
                              <a:off x="3908613" y="1292291"/>
                              <a:ext cx="331007" cy="387216"/>
                            </a:xfrm>
                            <a:prstGeom prst="rightArrow">
                              <a:avLst>
                                <a:gd name="adj1" fmla="val 60000"/>
                                <a:gd name="adj2" fmla="val 50000"/>
                              </a:avLst>
                            </a:prstGeom>
                            <a:solidFill>
                              <a:srgbClr val="6FAA47"/>
                            </a:solidFill>
                            <a:ln>
                              <a:noFill/>
                            </a:ln>
                          </wps:spPr>
                          <wps:txbx>
                            <w:txbxContent>
                              <w:p w14:paraId="3247CF89">
                                <w:pPr>
                                  <w:spacing w:before="0" w:after="0" w:line="240" w:lineRule="auto"/>
                                  <w:ind w:left="0" w:right="0" w:firstLine="0"/>
                                  <w:jc w:val="left"/>
                                </w:pPr>
                              </w:p>
                            </w:txbxContent>
                          </wps:txbx>
                          <wps:bodyPr spcFirstLastPara="1" wrap="square" lIns="91425" tIns="91425" rIns="91425" bIns="91425" anchor="ctr" anchorCtr="0">
                            <a:noAutofit/>
                          </wps:bodyPr>
                        </wps:wsp>
                        <wps:wsp>
                          <wps:cNvPr id="82" name="Shape 64"/>
                          <wps:cNvSpPr txBox="1"/>
                          <wps:spPr>
                            <a:xfrm>
                              <a:off x="3908613" y="1369734"/>
                              <a:ext cx="231705" cy="232330"/>
                            </a:xfrm>
                            <a:prstGeom prst="rect">
                              <a:avLst/>
                            </a:prstGeom>
                            <a:noFill/>
                            <a:ln>
                              <a:noFill/>
                            </a:ln>
                          </wps:spPr>
                          <wps:txbx>
                            <w:txbxContent>
                              <w:p w14:paraId="4C31F98C">
                                <w:pPr>
                                  <w:spacing w:before="0" w:after="0" w:line="215" w:lineRule="auto"/>
                                  <w:ind w:left="0" w:right="0" w:firstLine="0"/>
                                  <w:jc w:val="left"/>
                                </w:pPr>
                              </w:p>
                            </w:txbxContent>
                          </wps:txbx>
                          <wps:bodyPr spcFirstLastPara="1" wrap="square" lIns="0" tIns="0" rIns="0" bIns="0" anchor="ctr" anchorCtr="0">
                            <a:noAutofit/>
                          </wps:bodyPr>
                        </wps:wsp>
                        <wps:wsp>
                          <wps:cNvPr id="83" name="Shape 65"/>
                          <wps:cNvSpPr/>
                          <wps:spPr>
                            <a:xfrm>
                              <a:off x="4377020" y="640800"/>
                              <a:ext cx="1561355" cy="1690198"/>
                            </a:xfrm>
                            <a:prstGeom prst="roundRect">
                              <a:avLst>
                                <a:gd name="adj" fmla="val 10000"/>
                              </a:avLst>
                            </a:prstGeom>
                            <a:solidFill>
                              <a:srgbClr val="6FAA47"/>
                            </a:solidFill>
                            <a:ln w="12700" cap="flat" cmpd="sng">
                              <a:solidFill>
                                <a:schemeClr val="lt1"/>
                              </a:solidFill>
                              <a:prstDash val="solid"/>
                              <a:miter lim="800000"/>
                              <a:headEnd type="none" w="sm" len="sm"/>
                              <a:tailEnd type="none" w="sm" len="sm"/>
                            </a:ln>
                          </wps:spPr>
                          <wps:txbx>
                            <w:txbxContent>
                              <w:p w14:paraId="6E07A3CC">
                                <w:pPr>
                                  <w:spacing w:before="0" w:after="0" w:line="240" w:lineRule="auto"/>
                                  <w:ind w:left="0" w:right="0" w:firstLine="0"/>
                                  <w:jc w:val="left"/>
                                </w:pPr>
                              </w:p>
                            </w:txbxContent>
                          </wps:txbx>
                          <wps:bodyPr spcFirstLastPara="1" wrap="square" lIns="91425" tIns="91425" rIns="91425" bIns="91425" anchor="ctr" anchorCtr="0">
                            <a:noAutofit/>
                          </wps:bodyPr>
                        </wps:wsp>
                        <wps:wsp>
                          <wps:cNvPr id="84" name="Shape 66"/>
                          <wps:cNvSpPr txBox="1"/>
                          <wps:spPr>
                            <a:xfrm>
                              <a:off x="4422751" y="686531"/>
                              <a:ext cx="1469893" cy="1598736"/>
                            </a:xfrm>
                            <a:prstGeom prst="rect">
                              <a:avLst/>
                            </a:prstGeom>
                            <a:noFill/>
                            <a:ln>
                              <a:noFill/>
                            </a:ln>
                          </wps:spPr>
                          <wps:txbx>
                            <w:txbxContent>
                              <w:p w14:paraId="160EB190">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3: Final Submission</w:t>
                                </w:r>
                              </w:p>
                              <w:p w14:paraId="4FF83928">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Acceptance to the ‘Management Certificate - Terms &amp; Conditions’</w:t>
                                </w:r>
                              </w:p>
                              <w:p w14:paraId="1E7F50D2">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is sent for Approval from NCGTC</w:t>
                                </w:r>
                              </w:p>
                              <w:p w14:paraId="6B02D52C">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Post Approval of NCGTC user - the input file is processed</w:t>
                                </w:r>
                              </w:p>
                              <w:p w14:paraId="4B8D39D6">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'Submitted'</w:t>
                                </w:r>
                              </w:p>
                            </w:txbxContent>
                          </wps:txbx>
                          <wps:bodyPr spcFirstLastPara="1" wrap="square" lIns="38100" tIns="38100" rIns="38100" bIns="38100" anchor="t" anchorCtr="0">
                            <a:noAutofit/>
                          </wps:bodyPr>
                        </wps:wsp>
                      </wpg:grpSp>
                    </wpg:wgp>
                  </a:graphicData>
                </a:graphic>
              </wp:inline>
            </w:drawing>
          </mc:Choice>
          <mc:Fallback>
            <w:pict>
              <v:group id="_x0000_s1026" o:spid="_x0000_s1026" o:spt="203" style="height:234pt;width:468pt;" coordsize="5944750,2971800" o:gfxdata="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">
                <o:lock v:ext="edit" aspectratio="f"/>
                <v:group id="_x0000_s1026" o:spid="_x0000_s1026" o:spt="203" style="position:absolute;left:0;top:0;height:2971800;width:5943600;" coordsize="5943600,2971800"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rect id="Shape 7" o:spid="_x0000_s1026" o:spt="1" style="position:absolute;left:0;top:0;height:2971800;width:5943600;v-text-anchor:middle;" filled="f" stroked="f" coordsize="21600,21600" o:gfxdata="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xPQ+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333D1C82">
                          <w:pPr>
                            <w:spacing w:before="0" w:after="0" w:line="240" w:lineRule="auto"/>
                            <w:ind w:left="0" w:right="0" w:firstLine="0"/>
                            <w:jc w:val="left"/>
                          </w:pPr>
                        </w:p>
                      </w:txbxContent>
                    </v:textbox>
                  </v:rect>
                  <v:roundrect id="Shape 57" o:spid="_x0000_s1026" o:spt="2" style="position:absolute;left:5223;top:640800;height:1690198;width:1561355;v-text-anchor:middle;" fillcolor="#4372C3" filled="t" stroked="t" coordsize="21600,21600" arcsize="0.1" o:gfxdata="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lHBqvQAA&#10;ANsAAAAPAAAAAAAAAAEAIAAAACIAAABkcnMvZG93bnJldi54bWxQSwECFAAUAAAACACHTuJAMy8F&#10;njsAAAA5AAAAEAAAAAAAAAABACAAAAAMAQAAZHJzL3NoYXBleG1sLnhtbFBLBQYAAAAABgAGAFsB&#10;AAC2Aw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52718CE">
                          <w:pPr>
                            <w:spacing w:before="0" w:after="0" w:line="240" w:lineRule="auto"/>
                            <w:ind w:left="0" w:right="0" w:firstLine="0"/>
                            <w:jc w:val="left"/>
                          </w:pPr>
                        </w:p>
                      </w:txbxContent>
                    </v:textbox>
                  </v:roundrect>
                  <v:shape id="Shape 58" o:spid="_x0000_s1026" o:spt="202" type="#_x0000_t202" style="position:absolute;left:50954;top:686531;height:1598736;width:1469893;" filled="f" stroked="f" coordsize="21600,21600" o:gfxdata="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CMsL4A&#10;AADbAAAADwAAAAAAAAABACAAAAAiAAAAZHJzL2Rvd25yZXYueG1sUEsBAhQAFAAAAAgAh07iQDMv&#10;BZ47AAAAOQAAABAAAAAAAAAAAQAgAAAADQEAAGRycy9zaGFwZXhtbC54bWxQSwUGAAAAAAYABgBb&#10;AQAAtwMAAAAA&#10;">
                    <v:fill on="f" focussize="0,0"/>
                    <v:stroke on="f"/>
                    <v:imagedata o:title=""/>
                    <o:lock v:ext="edit" aspectratio="f"/>
                    <v:textbox inset="3pt,3pt,3pt,3pt">
                      <w:txbxContent>
                        <w:p w14:paraId="7D1E9282">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1: Prepare</w:t>
                          </w:r>
                        </w:p>
                        <w:p w14:paraId="1EBE5667">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Extract &amp; Prepare Input file and upload on NCGTC Server.</w:t>
                          </w:r>
                        </w:p>
                        <w:p w14:paraId="39C84250">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Prepared by MLI user account.</w:t>
                          </w:r>
                        </w:p>
                        <w:p w14:paraId="373D9081">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'Draft'</w:t>
                          </w:r>
                        </w:p>
                      </w:txbxContent>
                    </v:textbox>
                  </v:shape>
                  <v:shape id="Shape 59" o:spid="_x0000_s1026" o:spt="13" type="#_x0000_t13" style="position:absolute;left:1722715;top:1292291;height:387216;width:331007;v-text-anchor:middle;" fillcolor="#4372C3" filled="t" stroked="f" coordsize="21600,21600" o:gfxdata="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xnSHvQAA&#10;ANsAAAAPAAAAAAAAAAEAIAAAACIAAABkcnMvZG93bnJldi54bWxQSwECFAAUAAAACACHTuJAMy8F&#10;njsAAAA5AAAAEAAAAAAAAAABACAAAAAMAQAAZHJzL3NoYXBleG1sLnhtbFBLBQYAAAAABgAGAFsB&#10;AAC2AwAAAAA=&#10;" adj="10800,4320">
                    <v:fill on="t" focussize="0,0"/>
                    <v:stroke on="f"/>
                    <v:imagedata o:title=""/>
                    <o:lock v:ext="edit" aspectratio="f"/>
                    <v:textbox inset="7.1988188976378pt,7.1988188976378pt,7.1988188976378pt,7.1988188976378pt">
                      <w:txbxContent>
                        <w:p w14:paraId="1CE970EF">
                          <w:pPr>
                            <w:spacing w:before="0" w:after="0" w:line="240" w:lineRule="auto"/>
                            <w:ind w:left="0" w:right="0" w:firstLine="0"/>
                            <w:jc w:val="left"/>
                          </w:pPr>
                        </w:p>
                      </w:txbxContent>
                    </v:textbox>
                  </v:shape>
                  <v:shape id="Shape 60" o:spid="_x0000_s1026" o:spt="202" type="#_x0000_t202" style="position:absolute;left:1722715;top:1369734;height:232330;width:231705;v-text-anchor:middle;" filled="f" stroked="f" coordsize="21600,21600" o:gfxdata="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RMR3C2AAAA2wAAAA8A&#10;AAAAAAAAAQAgAAAAIgAAAGRycy9kb3ducmV2LnhtbFBLAQIUABQAAAAIAIdO4kAzLwWeOwAAADkA&#10;AAAQAAAAAAAAAAEAIAAAAAUBAABkcnMvc2hhcGV4bWwueG1sUEsFBgAAAAAGAAYAWwEAAK8DAAAA&#10;AA==&#10;">
                    <v:fill on="f" focussize="0,0"/>
                    <v:stroke on="f"/>
                    <v:imagedata o:title=""/>
                    <o:lock v:ext="edit" aspectratio="f"/>
                    <v:textbox inset="0mm,0mm,0mm,0mm">
                      <w:txbxContent>
                        <w:p w14:paraId="71D399F7">
                          <w:pPr>
                            <w:spacing w:before="0" w:after="0" w:line="215" w:lineRule="auto"/>
                            <w:ind w:left="0" w:right="0" w:firstLine="0"/>
                            <w:jc w:val="left"/>
                          </w:pPr>
                        </w:p>
                      </w:txbxContent>
                    </v:textbox>
                  </v:shape>
                  <v:roundrect id="Shape 61" o:spid="_x0000_s1026" o:spt="2" style="position:absolute;left:2191122;top:640800;height:1690198;width:1561355;v-text-anchor:middle;" fillcolor="#44B78C" filled="t" stroked="t" coordsize="21600,21600" arcsize="0.1" o:gfxdata="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D0s74A&#10;AADbAAAADwAAAAAAAAABACAAAAAiAAAAZHJzL2Rvd25yZXYueG1sUEsBAhQAFAAAAAgAh07iQDMv&#10;BZ47AAAAOQAAABAAAAAAAAAAAQAgAAAADQEAAGRycy9zaGFwZXhtbC54bWxQSwUGAAAAAAYABgBb&#10;AQAAtwM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40A31C03">
                          <w:pPr>
                            <w:spacing w:before="0" w:after="0" w:line="240" w:lineRule="auto"/>
                            <w:ind w:left="0" w:right="0" w:firstLine="0"/>
                            <w:jc w:val="left"/>
                          </w:pPr>
                        </w:p>
                      </w:txbxContent>
                    </v:textbox>
                  </v:roundrect>
                  <v:shape id="Shape 62" o:spid="_x0000_s1026" o:spt="202" type="#_x0000_t202" style="position:absolute;left:2236853;top:686531;height:1598736;width:1469893;" filled="f" stroked="f" coordsize="21600,21600" o:gfxdata="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AwXi5AAAA2wAA&#10;AA8AAAAAAAAAAQAgAAAAIgAAAGRycy9kb3ducmV2LnhtbFBLAQIUABQAAAAIAIdO4kAzLwWeOwAA&#10;ADkAAAAQAAAAAAAAAAEAIAAAAAgBAABkcnMvc2hhcGV4bWwueG1sUEsFBgAAAAAGAAYAWwEAALID&#10;AAAAAA==&#10;">
                    <v:fill on="f" focussize="0,0"/>
                    <v:stroke on="f"/>
                    <v:imagedata o:title=""/>
                    <o:lock v:ext="edit" aspectratio="f"/>
                    <v:textbox inset="3pt,3pt,3pt,3pt">
                      <w:txbxContent>
                        <w:p w14:paraId="7917076F">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2: Approve</w:t>
                          </w:r>
                        </w:p>
                        <w:p w14:paraId="6D5E057D">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 xml:space="preserve">Approve the Input file. </w:t>
                          </w:r>
                        </w:p>
                        <w:p w14:paraId="13F9D636">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Approved by MLI Approver Account after due verifications.</w:t>
                          </w:r>
                        </w:p>
                        <w:p w14:paraId="34858202">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'Approved'</w:t>
                          </w:r>
                        </w:p>
                      </w:txbxContent>
                    </v:textbox>
                  </v:shape>
                  <v:shape id="Shape 63" o:spid="_x0000_s1026" o:spt="13" type="#_x0000_t13" style="position:absolute;left:3908613;top:1292291;height:387216;width:331007;v-text-anchor:middle;" fillcolor="#6FAA47" filled="t" stroked="f" coordsize="21600,21600" o:gfxdata="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H9F5ugAAANsA&#10;AAAPAAAAAAAAAAEAIAAAACIAAABkcnMvZG93bnJldi54bWxQSwECFAAUAAAACACHTuJAMy8FnjsA&#10;AAA5AAAAEAAAAAAAAAABACAAAAAJAQAAZHJzL3NoYXBleG1sLnhtbFBLBQYAAAAABgAGAFsBAACz&#10;AwAAAAA=&#10;" adj="10800,4320">
                    <v:fill on="t" focussize="0,0"/>
                    <v:stroke on="f"/>
                    <v:imagedata o:title=""/>
                    <o:lock v:ext="edit" aspectratio="f"/>
                    <v:textbox inset="7.1988188976378pt,7.1988188976378pt,7.1988188976378pt,7.1988188976378pt">
                      <w:txbxContent>
                        <w:p w14:paraId="3247CF89">
                          <w:pPr>
                            <w:spacing w:before="0" w:after="0" w:line="240" w:lineRule="auto"/>
                            <w:ind w:left="0" w:right="0" w:firstLine="0"/>
                            <w:jc w:val="left"/>
                          </w:pPr>
                        </w:p>
                      </w:txbxContent>
                    </v:textbox>
                  </v:shape>
                  <v:shape id="Shape 64" o:spid="_x0000_s1026" o:spt="202" type="#_x0000_t202" style="position:absolute;left:3908613;top:1369734;height:232330;width:231705;v-text-anchor:middle;" filled="f" stroked="f" coordsize="21600,21600" o:gfxdata="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BxAL2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C31F98C">
                          <w:pPr>
                            <w:spacing w:before="0" w:after="0" w:line="215" w:lineRule="auto"/>
                            <w:ind w:left="0" w:right="0" w:firstLine="0"/>
                            <w:jc w:val="left"/>
                          </w:pPr>
                        </w:p>
                      </w:txbxContent>
                    </v:textbox>
                  </v:shape>
                  <v:roundrect id="Shape 65" o:spid="_x0000_s1026" o:spt="2" style="position:absolute;left:4377020;top:640800;height:1690198;width:1561355;v-text-anchor:middle;" fillcolor="#6FAA47" filled="t" stroked="t" coordsize="21600,21600" arcsize="0.1" o:gfxdata="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rJpb4A&#10;AADbAAAADwAAAAAAAAABACAAAAAiAAAAZHJzL2Rvd25yZXYueG1sUEsBAhQAFAAAAAgAh07iQDMv&#10;BZ47AAAAOQAAABAAAAAAAAAAAQAgAAAADQEAAGRycy9zaGFwZXhtbC54bWxQSwUGAAAAAAYABgBb&#10;AQAAtwM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6E07A3CC">
                          <w:pPr>
                            <w:spacing w:before="0" w:after="0" w:line="240" w:lineRule="auto"/>
                            <w:ind w:left="0" w:right="0" w:firstLine="0"/>
                            <w:jc w:val="left"/>
                          </w:pPr>
                        </w:p>
                      </w:txbxContent>
                    </v:textbox>
                  </v:roundrect>
                  <v:shape id="Shape 66" o:spid="_x0000_s1026" o:spt="202" type="#_x0000_t202" style="position:absolute;left:4422751;top:686531;height:1598736;width:1469893;" filled="f" stroked="f" coordsize="21600,21600" o:gfxdata="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vHe74A&#10;AADbAAAADwAAAAAAAAABACAAAAAiAAAAZHJzL2Rvd25yZXYueG1sUEsBAhQAFAAAAAgAh07iQDMv&#10;BZ47AAAAOQAAABAAAAAAAAAAAQAgAAAADQEAAGRycy9zaGFwZXhtbC54bWxQSwUGAAAAAAYABgBb&#10;AQAAtwMAAAAA&#10;">
                    <v:fill on="f" focussize="0,0"/>
                    <v:stroke on="f"/>
                    <v:imagedata o:title=""/>
                    <o:lock v:ext="edit" aspectratio="f"/>
                    <v:textbox inset="3pt,3pt,3pt,3pt">
                      <w:txbxContent>
                        <w:p w14:paraId="160EB190">
                          <w:pPr>
                            <w:spacing w:before="0" w:after="0" w:line="215" w:lineRule="auto"/>
                            <w:ind w:left="0" w:right="0" w:firstLine="0"/>
                            <w:jc w:val="left"/>
                          </w:pPr>
                          <w:r>
                            <w:rPr>
                              <w:rFonts w:ascii="Calibri" w:hAnsi="Calibri" w:eastAsia="Calibri" w:cs="Calibri"/>
                              <w:b/>
                              <w:i w:val="0"/>
                              <w:smallCaps w:val="0"/>
                              <w:strike w:val="0"/>
                              <w:color w:val="000000"/>
                              <w:sz w:val="20"/>
                              <w:vertAlign w:val="baseline"/>
                            </w:rPr>
                            <w:t>Step 3: Final Submission</w:t>
                          </w:r>
                        </w:p>
                        <w:p w14:paraId="4FF83928">
                          <w:pPr>
                            <w:spacing w:before="70" w:after="0" w:line="215" w:lineRule="auto"/>
                            <w:ind w:left="90" w:right="0" w:firstLine="90"/>
                            <w:jc w:val="left"/>
                          </w:pPr>
                          <w:r>
                            <w:rPr>
                              <w:rFonts w:ascii="Calibri" w:hAnsi="Calibri" w:eastAsia="Calibri" w:cs="Calibri"/>
                              <w:b w:val="0"/>
                              <w:i w:val="0"/>
                              <w:smallCaps w:val="0"/>
                              <w:strike w:val="0"/>
                              <w:color w:val="000000"/>
                              <w:sz w:val="20"/>
                              <w:vertAlign w:val="baseline"/>
                            </w:rPr>
                            <w:t>Acceptance to the ‘Management Certificate - Terms &amp; Conditions’</w:t>
                          </w:r>
                        </w:p>
                        <w:p w14:paraId="1E7F50D2">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is sent for Approval from NCGTC</w:t>
                          </w:r>
                        </w:p>
                        <w:p w14:paraId="6B02D52C">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Post Approval of NCGTC user - the input file is processed</w:t>
                          </w:r>
                        </w:p>
                        <w:p w14:paraId="4B8D39D6">
                          <w:pPr>
                            <w:spacing w:before="30" w:after="0" w:line="215" w:lineRule="auto"/>
                            <w:ind w:left="90" w:right="0" w:firstLine="90"/>
                            <w:jc w:val="left"/>
                          </w:pPr>
                          <w:r>
                            <w:rPr>
                              <w:rFonts w:ascii="Calibri" w:hAnsi="Calibri" w:eastAsia="Calibri" w:cs="Calibri"/>
                              <w:b w:val="0"/>
                              <w:i w:val="0"/>
                              <w:smallCaps w:val="0"/>
                              <w:strike w:val="0"/>
                              <w:color w:val="000000"/>
                              <w:sz w:val="20"/>
                              <w:vertAlign w:val="baseline"/>
                            </w:rPr>
                            <w:t>File Status - 'Submitted'</w:t>
                          </w:r>
                        </w:p>
                      </w:txbxContent>
                    </v:textbox>
                  </v:shape>
                </v:group>
                <w10:wrap type="none"/>
                <w10:anchorlock/>
              </v:group>
            </w:pict>
          </mc:Fallback>
        </mc:AlternateContent>
      </w:r>
    </w:p>
    <w:p w14:paraId="000003B9">
      <w:pPr>
        <w:jc w:val="both"/>
      </w:pPr>
      <w:r>
        <w:rPr>
          <w:rtl w:val="0"/>
        </w:rPr>
        <w:t>Note: MLI’s are expected to perform these steps in stipulated time communicated by NCGTC to MLI’s.</w:t>
      </w:r>
    </w:p>
    <w:p w14:paraId="000003BA">
      <w:pPr>
        <w:jc w:val="both"/>
      </w:pPr>
      <w:r>
        <w:rPr>
          <w:rtl w:val="0"/>
        </w:rPr>
        <w:t>The input file content uploaded by MLI in XML format will be extracted to a staging area database. While extracting these records, SURGE extractors will append the records with Date-Time stamp in order for effective traceability of input records.</w:t>
      </w:r>
    </w:p>
    <w:p w14:paraId="000003BB">
      <w:pPr>
        <w:rPr>
          <w:rFonts w:ascii="Trebuchet MS" w:hAnsi="Trebuchet MS" w:eastAsia="Trebuchet MS" w:cs="Trebuchet MS"/>
          <w:b/>
          <w:bCs/>
          <w:color w:val="7F7F7F"/>
          <w:sz w:val="28"/>
          <w:szCs w:val="28"/>
        </w:rPr>
      </w:pPr>
      <w:r>
        <w:br w:type="page"/>
      </w:r>
    </w:p>
    <w:p w14:paraId="000003BC">
      <w:pPr>
        <w:pStyle w:val="4"/>
        <w:keepLines w:val="0"/>
        <w:numPr>
          <w:ilvl w:val="2"/>
          <w:numId w:val="1"/>
        </w:numPr>
        <w:pBdr>
          <w:bottom w:val="single" w:color="000000" w:sz="4" w:space="1"/>
        </w:pBdr>
        <w:tabs>
          <w:tab w:val="left" w:pos="0"/>
          <w:tab w:val="left" w:pos="720"/>
        </w:tabs>
        <w:spacing w:before="60" w:after="60" w:line="276" w:lineRule="auto"/>
        <w:ind w:left="720" w:hanging="720"/>
        <w:jc w:val="both"/>
        <w:rPr>
          <w:rFonts w:ascii="Trebuchet MS" w:hAnsi="Trebuchet MS" w:eastAsia="Trebuchet MS" w:cs="Trebuchet MS"/>
          <w:b/>
          <w:bCs/>
          <w:color w:val="000000"/>
        </w:rPr>
      </w:pPr>
      <w:bookmarkStart w:id="32" w:name="_heading=h.6mzluvif91s5" w:colFirst="0" w:colLast="0"/>
      <w:bookmarkEnd w:id="32"/>
      <w:r>
        <w:rPr>
          <w:rFonts w:ascii="Trebuchet MS" w:hAnsi="Trebuchet MS" w:eastAsia="Trebuchet MS" w:cs="Trebuchet MS"/>
          <w:b/>
          <w:bCs/>
          <w:color w:val="000000"/>
          <w:rtl w:val="0"/>
        </w:rPr>
        <w:t>Eligibility Criteria Checks</w:t>
      </w:r>
    </w:p>
    <w:p w14:paraId="000003BD">
      <w:pPr>
        <w:jc w:val="both"/>
      </w:pPr>
      <w:r>
        <w:rPr>
          <w:rtl w:val="0"/>
        </w:rPr>
        <w:t xml:space="preserve">Following checks are performed on each MLI Loan Accounts to ascertain their eligibility for recoveries.  Approved Input file will be processed for each record and the record will be </w:t>
      </w:r>
      <w:r>
        <w:rPr>
          <w:i/>
          <w:iCs/>
          <w:u w:val="single"/>
          <w:rtl w:val="0"/>
        </w:rPr>
        <w:t>REJECTED if</w:t>
      </w:r>
      <w:r>
        <w:rPr>
          <w:rtl w:val="0"/>
        </w:rPr>
        <w:t>:</w:t>
      </w:r>
    </w:p>
    <w:p w14:paraId="000003BE">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‘MLI’ AND ‘Loan Account Number’ specified DOES NOT EXISTs in SURGE System Database. </w:t>
      </w:r>
    </w:p>
    <w:p w14:paraId="000003BF">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Records in same input file presented by MLI has repeated/same account number. (In such case, the first record will be considered valid and remaining records having duplicate (or repeated) account number will be rejected).</w:t>
      </w:r>
    </w:p>
    <w:p w14:paraId="000003C0">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loan account exists in system, but NOT in Full and Final Claim Invoked State (i.e. 30319).</w:t>
      </w:r>
    </w:p>
    <w:p w14:paraId="000003C1">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loan account exists in system, but in First claim Invoked state (.i.e. 30119).</w:t>
      </w:r>
    </w:p>
    <w:p w14:paraId="000003C2">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loan account exists in system, but in Second claim Invoked state (.i.e. 30219).</w:t>
      </w:r>
    </w:p>
    <w:p w14:paraId="000003C3">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recoveries amount is LESS THAN ZERO</w:t>
      </w:r>
    </w:p>
    <w:p w14:paraId="000003C4">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Date of Recovery is:</w:t>
      </w:r>
    </w:p>
    <w:p w14:paraId="000003C5">
      <w:pPr>
        <w:keepNext w:val="0"/>
        <w:keepLines w:val="0"/>
        <w:pageBreakBefore w:val="0"/>
        <w:widowControl/>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Later to Current System Date.</w:t>
      </w:r>
    </w:p>
    <w:p w14:paraId="000003C6">
      <w:pPr>
        <w:keepNext w:val="0"/>
        <w:keepLines w:val="0"/>
        <w:pageBreakBefore w:val="0"/>
        <w:widowControl/>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Earlier to Full &amp; Final claim file upload date.</w:t>
      </w:r>
    </w:p>
    <w:p w14:paraId="000003C7">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Recovery Type is Yearly then:</w:t>
      </w:r>
    </w:p>
    <w:p w14:paraId="000003C8">
      <w:pPr>
        <w:keepNext w:val="0"/>
        <w:keepLines w:val="0"/>
        <w:pageBreakBefore w:val="0"/>
        <w:widowControl/>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Date of Recovery is Earlier to previous financial year.</w:t>
      </w:r>
    </w:p>
    <w:p w14:paraId="000003C9">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Full &amp; Final claim payout NOT paid by NCGTC.</w:t>
      </w:r>
    </w:p>
    <w:p w14:paraId="000003CA">
      <w:pPr>
        <w:jc w:val="both"/>
      </w:pPr>
    </w:p>
    <w:p w14:paraId="000003CB"/>
    <w:p w14:paraId="000003CC">
      <w:pPr>
        <w:pStyle w:val="4"/>
        <w:keepLines w:val="0"/>
        <w:numPr>
          <w:ilvl w:val="2"/>
          <w:numId w:val="1"/>
        </w:numPr>
        <w:pBdr>
          <w:bottom w:val="single" w:color="000000" w:sz="4" w:space="1"/>
        </w:pBdr>
        <w:tabs>
          <w:tab w:val="left" w:pos="0"/>
          <w:tab w:val="left" w:pos="720"/>
        </w:tabs>
        <w:spacing w:before="60" w:after="60" w:line="276" w:lineRule="auto"/>
        <w:ind w:left="720" w:hanging="720"/>
        <w:jc w:val="both"/>
        <w:rPr>
          <w:rFonts w:ascii="Trebuchet MS" w:hAnsi="Trebuchet MS" w:eastAsia="Trebuchet MS" w:cs="Trebuchet MS"/>
          <w:b/>
          <w:bCs/>
          <w:color w:val="000000"/>
        </w:rPr>
      </w:pPr>
      <w:bookmarkStart w:id="33" w:name="_heading=h.pn0xhj2qtbjv" w:colFirst="0" w:colLast="0"/>
      <w:bookmarkEnd w:id="33"/>
      <w:r>
        <w:rPr>
          <w:rFonts w:ascii="Trebuchet MS" w:hAnsi="Trebuchet MS" w:eastAsia="Trebuchet MS" w:cs="Trebuchet MS"/>
          <w:b/>
          <w:bCs/>
          <w:color w:val="000000"/>
          <w:rtl w:val="0"/>
        </w:rPr>
        <w:t xml:space="preserve">Treatment to Notified Recoveries </w:t>
      </w:r>
    </w:p>
    <w:p w14:paraId="000003CD">
      <w:pPr>
        <w:jc w:val="both"/>
      </w:pPr>
      <w:r>
        <w:rPr>
          <w:rtl w:val="0"/>
        </w:rPr>
        <w:t>As specified in the scheme notification - the recoveries that MLI secures from its borrowers, needs to be submitted to NCGTC. Such recoveries provided to NCGTC has a subtle difference depending on the period when it is being provided to NCGTC:</w:t>
      </w:r>
    </w:p>
    <w:p w14:paraId="000003CE">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a recovery for a particular customers Id and loan a/c or a CG is being provided after the settlement of full &amp; final claim, then:</w:t>
      </w:r>
    </w:p>
    <w:p w14:paraId="000003CF">
      <w:pPr>
        <w:keepNext w:val="0"/>
        <w:keepLines w:val="0"/>
        <w:pageBreakBefore w:val="0"/>
        <w:widowControl/>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MLI needs to mention the whole recovery amount (recovered from the borrower) for the specific customers Id &amp; loan a/c or CG in consideration.</w:t>
      </w:r>
    </w:p>
    <w:p w14:paraId="000003D0">
      <w:pPr>
        <w:keepNext w:val="0"/>
        <w:keepLines w:val="0"/>
        <w:pageBreakBefore w:val="0"/>
        <w:widowControl/>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44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Based on the NCGTC share percentage, Recovery amount that needs to be passed on to NCGTC will displayed to MLI and MLI will have to pass that recovery amount to NCGTC.</w:t>
      </w:r>
    </w:p>
    <w:p w14:paraId="000003D1">
      <w:pPr>
        <w:jc w:val="both"/>
      </w:pPr>
    </w:p>
    <w:p w14:paraId="000003D2">
      <w:pPr>
        <w:jc w:val="both"/>
        <w:rPr>
          <w:b/>
          <w:bCs/>
        </w:rPr>
      </w:pPr>
      <w:r>
        <w:rPr>
          <w:b/>
          <w:bCs/>
          <w:rtl w:val="0"/>
        </w:rPr>
        <w:t>CR Points:-</w:t>
      </w:r>
    </w:p>
    <w:p w14:paraId="000003D3">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Added additional “legal costs” column in the CGFMU recovery xml format and calculate the NCGTC recovery amount based on the Net recovery amount (legal cost and recovery amount). Field validations same as per recovery amount filed. -  There is no validation required for legal cost.  If legal cost is more than recovery amount zero bill considered for the respective account. Also, for negative amounts, consider them as zero, and no further processing will take place</w:t>
      </w:r>
    </w:p>
    <w:p w14:paraId="000003D4">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NCGTC recovery share percentage – Currently, NCGTC creator have an option to add the Recovery share percentage Parameter from Docket and in the docket only one percentage can be update for all the portfolios.</w:t>
      </w:r>
    </w:p>
    <w:p w14:paraId="000003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As per the CGFMU scheme guidelines recovery share percentage will be same percentage on which final claim amount was settled. Accordingly, done a provision to update the docket 50% till 2019-20 portfolios and thereafter it should be 75%.</w:t>
      </w:r>
      <w:r>
        <w:rPr>
          <w:rFonts w:ascii="Calibri" w:hAnsi="Calibri" w:eastAsia="Calibri" w:cs="Calibri"/>
          <w:b w:val="0"/>
          <w:bCs w:val="0"/>
          <w:i w:val="0"/>
          <w:iCs w:val="0"/>
          <w:smallCaps w:val="0"/>
          <w:strike w:val="0"/>
          <w:color w:val="000000"/>
          <w:sz w:val="22"/>
          <w:szCs w:val="22"/>
          <w:u w:val="none"/>
          <w:shd w:val="clear" w:fill="auto"/>
          <w:vertAlign w:val="baseline"/>
          <w:rtl w:val="0"/>
        </w:rPr>
        <w:br w:type="textWrapping"/>
      </w:r>
      <w:r>
        <w:rPr>
          <w:rFonts w:ascii="Calibri" w:hAnsi="Calibri" w:eastAsia="Calibri" w:cs="Calibri"/>
          <w:b w:val="0"/>
          <w:bCs w:val="0"/>
          <w:i w:val="0"/>
          <w:iCs w:val="0"/>
          <w:smallCaps w:val="0"/>
          <w:strike w:val="0"/>
          <w:color w:val="000000"/>
          <w:sz w:val="22"/>
          <w:szCs w:val="22"/>
          <w:u w:val="none"/>
          <w:shd w:val="clear" w:fill="auto"/>
          <w:vertAlign w:val="baseline"/>
          <w:rtl w:val="0"/>
        </w:rPr>
        <w:br w:type="textWrapping"/>
      </w:r>
      <w:r>
        <w:rPr>
          <w:rFonts w:ascii="Calibri" w:hAnsi="Calibri" w:eastAsia="Calibri" w:cs="Calibri"/>
          <w:b w:val="0"/>
          <w:bCs w:val="0"/>
          <w:i w:val="0"/>
          <w:iCs w:val="0"/>
          <w:smallCaps w:val="0"/>
          <w:strike w:val="0"/>
          <w:color w:val="000000"/>
          <w:sz w:val="22"/>
          <w:szCs w:val="22"/>
          <w:highlight w:val="yellow"/>
          <w:u w:val="none"/>
          <w:vertAlign w:val="baseline"/>
          <w:rtl w:val="0"/>
        </w:rPr>
        <w:t>As per the enhancement shared basis the IT note on 10</w:t>
      </w:r>
      <w:r>
        <w:rPr>
          <w:rFonts w:ascii="Calibri" w:hAnsi="Calibri" w:eastAsia="Calibri" w:cs="Calibri"/>
          <w:b w:val="0"/>
          <w:bCs w:val="0"/>
          <w:i w:val="0"/>
          <w:iCs w:val="0"/>
          <w:smallCaps w:val="0"/>
          <w:strike w:val="0"/>
          <w:color w:val="000000"/>
          <w:sz w:val="22"/>
          <w:szCs w:val="22"/>
          <w:highlight w:val="yellow"/>
          <w:u w:val="none"/>
          <w:vertAlign w:val="superscript"/>
          <w:rtl w:val="0"/>
        </w:rPr>
        <w:t>th</w:t>
      </w: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 April 2026, the system should now calculate the post final claim recovery amount as under:- </w:t>
      </w:r>
    </w:p>
    <w:p w14:paraId="000003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bCs/>
          <w:i w:val="0"/>
          <w:iCs w:val="0"/>
          <w:smallCaps w:val="0"/>
          <w:strike w:val="0"/>
          <w:color w:val="000000"/>
          <w:sz w:val="22"/>
          <w:szCs w:val="22"/>
          <w:highlight w:val="yellow"/>
          <w:u w:val="single"/>
          <w:vertAlign w:val="baseline"/>
        </w:rPr>
      </w:pPr>
      <w:r>
        <w:rPr>
          <w:rFonts w:ascii="Calibri" w:hAnsi="Calibri" w:eastAsia="Calibri" w:cs="Calibri"/>
          <w:b/>
          <w:bCs/>
          <w:i w:val="0"/>
          <w:iCs w:val="0"/>
          <w:smallCaps w:val="0"/>
          <w:strike w:val="0"/>
          <w:color w:val="000000"/>
          <w:sz w:val="22"/>
          <w:szCs w:val="22"/>
          <w:highlight w:val="yellow"/>
          <w:u w:val="single"/>
          <w:vertAlign w:val="baseline"/>
          <w:rtl w:val="0"/>
        </w:rPr>
        <w:br w:type="textWrapping"/>
      </w:r>
      <w:r>
        <w:rPr>
          <w:rFonts w:ascii="Calibri" w:hAnsi="Calibri" w:eastAsia="Calibri" w:cs="Calibri"/>
          <w:b/>
          <w:bCs/>
          <w:i w:val="0"/>
          <w:iCs w:val="0"/>
          <w:smallCaps w:val="0"/>
          <w:strike w:val="0"/>
          <w:color w:val="000000"/>
          <w:sz w:val="22"/>
          <w:szCs w:val="22"/>
          <w:highlight w:val="yellow"/>
          <w:u w:val="single"/>
          <w:vertAlign w:val="baseline"/>
          <w:rtl w:val="0"/>
        </w:rPr>
        <w:t>For Mudra portfolios:</w:t>
      </w:r>
    </w:p>
    <w:p w14:paraId="000003D7">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50% of net recovery amount for portfolios up to FY 2019–20. </w:t>
      </w:r>
    </w:p>
    <w:p w14:paraId="000003D8">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72.75% thereafter </w:t>
      </w:r>
    </w:p>
    <w:p w14:paraId="000003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p>
    <w:p w14:paraId="000003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p>
    <w:p w14:paraId="000003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bCs/>
          <w:i w:val="0"/>
          <w:iCs w:val="0"/>
          <w:smallCaps w:val="0"/>
          <w:strike w:val="0"/>
          <w:color w:val="000000"/>
          <w:sz w:val="22"/>
          <w:szCs w:val="22"/>
          <w:highlight w:val="yellow"/>
          <w:u w:val="single"/>
          <w:vertAlign w:val="baseline"/>
        </w:rPr>
      </w:pPr>
      <w:r>
        <w:rPr>
          <w:rFonts w:ascii="Calibri" w:hAnsi="Calibri" w:eastAsia="Calibri" w:cs="Calibri"/>
          <w:b/>
          <w:bCs/>
          <w:i w:val="0"/>
          <w:iCs w:val="0"/>
          <w:smallCaps w:val="0"/>
          <w:strike w:val="0"/>
          <w:color w:val="000000"/>
          <w:sz w:val="22"/>
          <w:szCs w:val="22"/>
          <w:highlight w:val="yellow"/>
          <w:u w:val="single"/>
          <w:vertAlign w:val="baseline"/>
          <w:rtl w:val="0"/>
        </w:rPr>
        <w:t>For SHG portfolios:</w:t>
      </w:r>
    </w:p>
    <w:p w14:paraId="000003DC">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1440" w:right="0" w:hanging="360"/>
        <w:jc w:val="both"/>
        <w:rPr>
          <w:rFonts w:ascii="Calibri" w:hAnsi="Calibri" w:eastAsia="Calibri" w:cs="Calibri"/>
          <w:b w:val="0"/>
          <w:bCs w:val="0"/>
          <w:i w:val="0"/>
          <w:iCs w:val="0"/>
          <w:smallCaps w:val="0"/>
          <w:strike w:val="0"/>
          <w:color w:val="000000"/>
          <w:sz w:val="22"/>
          <w:szCs w:val="22"/>
          <w:highlight w:val="yellow"/>
          <w:u w:val="none"/>
          <w:vertAlign w:val="baseline"/>
        </w:rPr>
      </w:pPr>
      <w:r>
        <w:rPr>
          <w:rFonts w:ascii="Calibri" w:hAnsi="Calibri" w:eastAsia="Calibri" w:cs="Calibri"/>
          <w:b w:val="0"/>
          <w:bCs w:val="0"/>
          <w:i w:val="0"/>
          <w:iCs w:val="0"/>
          <w:smallCaps w:val="0"/>
          <w:strike w:val="0"/>
          <w:color w:val="000000"/>
          <w:sz w:val="22"/>
          <w:szCs w:val="22"/>
          <w:highlight w:val="yellow"/>
          <w:u w:val="none"/>
          <w:vertAlign w:val="baseline"/>
          <w:rtl w:val="0"/>
        </w:rPr>
        <w:t xml:space="preserve">75% of net recovery amount for 2021-22 portfolio onwards. </w:t>
      </w:r>
    </w:p>
    <w:p w14:paraId="000003DD">
      <w:r>
        <w:rPr>
          <w:highlight w:val="yellow"/>
          <w:rtl w:val="0"/>
        </w:rPr>
        <w:br w:type="textWrapping"/>
      </w:r>
      <w:r>
        <w:rPr>
          <w:highlight w:val="yellow"/>
          <w:rtl w:val="0"/>
        </w:rPr>
        <w:t xml:space="preserve">Note, All other recovery calculation methodologies shall remain unchanged. Additionally, </w:t>
      </w:r>
      <w:r>
        <w:rPr>
          <w:color w:val="000000"/>
          <w:highlight w:val="yellow"/>
          <w:rtl w:val="0"/>
        </w:rPr>
        <w:t>the collection of recovery amount should be integrated with the VAN API.</w:t>
      </w:r>
    </w:p>
    <w:p w14:paraId="000003DE">
      <w:pPr>
        <w:shd w:val="clear" w:fill="FFFFFF"/>
        <w:spacing w:after="0" w:line="240" w:lineRule="auto"/>
      </w:pPr>
    </w:p>
    <w:p w14:paraId="000003DF">
      <w:pPr>
        <w:shd w:val="clear" w:fill="FFFFFF"/>
        <w:spacing w:after="0" w:line="240" w:lineRule="auto"/>
        <w:rPr>
          <w:b/>
          <w:bCs/>
        </w:rPr>
      </w:pPr>
      <w:r>
        <w:rPr>
          <w:b/>
          <w:bCs/>
          <w:rtl w:val="0"/>
        </w:rPr>
        <w:t xml:space="preserve">Explanation to Above Modification – </w:t>
      </w:r>
    </w:p>
    <w:p w14:paraId="000003E0">
      <w:pPr>
        <w:shd w:val="clear" w:fill="FFFFFF"/>
        <w:spacing w:after="0" w:line="240" w:lineRule="auto"/>
      </w:pPr>
    </w:p>
    <w:p w14:paraId="000003E1">
      <w:pPr>
        <w:spacing w:line="240" w:lineRule="auto"/>
        <w:jc w:val="both"/>
      </w:pPr>
      <w:r>
        <w:rPr>
          <w:rtl w:val="0"/>
        </w:rPr>
        <w:t>• The Net Recovery will be calculated using the formula below:</w:t>
      </w:r>
    </w:p>
    <w:p w14:paraId="000003E2">
      <w:pPr>
        <w:spacing w:line="240" w:lineRule="auto"/>
        <w:jc w:val="both"/>
      </w:pPr>
      <w:r>
        <w:rPr>
          <w:rtl w:val="0"/>
        </w:rPr>
        <w:t>Net Recovery Amount = Recovery Amount- Legal Cost</w:t>
      </w:r>
    </w:p>
    <w:p w14:paraId="000003E3">
      <w:pPr>
        <w:spacing w:line="240" w:lineRule="auto"/>
        <w:jc w:val="both"/>
      </w:pPr>
      <w:r>
        <w:rPr>
          <w:rtl w:val="0"/>
        </w:rPr>
        <w:t>• If the calculated recovery amount is negative, it will be treated as zero (e.g., if the net amount is -20, it should be considered as zero).</w:t>
      </w:r>
    </w:p>
    <w:p w14:paraId="000003E4">
      <w:pPr>
        <w:spacing w:line="240" w:lineRule="auto"/>
        <w:jc w:val="both"/>
      </w:pPr>
      <w:r>
        <w:rPr>
          <w:rtl w:val="0"/>
        </w:rPr>
        <w:t>• No field validations are required for legal cost.</w:t>
      </w:r>
    </w:p>
    <w:p w14:paraId="000003E5">
      <w:pPr>
        <w:spacing w:line="240" w:lineRule="auto"/>
        <w:jc w:val="both"/>
        <w:rPr>
          <w:b/>
          <w:bCs/>
          <w:highlight w:val="yellow"/>
        </w:rPr>
      </w:pPr>
      <w:r>
        <w:rPr>
          <w:highlight w:val="yellow"/>
          <w:rtl w:val="0"/>
        </w:rPr>
        <w:t xml:space="preserve">• The NCGTC Percentage is adjustable from the docket (e.g., 50% or 72.75%), 50% share will be applicable for all the records coming under 2019 -2020 portfolio and thereafter will be having 72.75% as the Recovery Share Percentage for </w:t>
      </w:r>
      <w:r>
        <w:rPr>
          <w:b/>
          <w:bCs/>
          <w:highlight w:val="yellow"/>
          <w:rtl w:val="0"/>
        </w:rPr>
        <w:t>Mudra portfolios.</w:t>
      </w:r>
    </w:p>
    <w:p w14:paraId="000003E6">
      <w:pPr>
        <w:spacing w:line="240" w:lineRule="auto"/>
        <w:jc w:val="both"/>
        <w:rPr>
          <w:b/>
          <w:bCs/>
          <w:highlight w:val="yellow"/>
        </w:rPr>
      </w:pPr>
      <w:r>
        <w:rPr>
          <w:highlight w:val="yellow"/>
          <w:rtl w:val="0"/>
        </w:rPr>
        <w:t xml:space="preserve">Similarly, The NCGTC Percentage is adjustable from the docket 72.75% share will be applicable for all the records coming  2020-2021 portfolio and thereafter will be having 75% as the Recovery Share Percentage for </w:t>
      </w:r>
      <w:r>
        <w:rPr>
          <w:b/>
          <w:bCs/>
          <w:highlight w:val="yellow"/>
          <w:rtl w:val="0"/>
        </w:rPr>
        <w:t>SHG portfolios.</w:t>
      </w:r>
    </w:p>
    <w:p w14:paraId="000003E7">
      <w:pPr>
        <w:spacing w:line="240" w:lineRule="auto"/>
        <w:jc w:val="both"/>
      </w:pPr>
      <w:r>
        <w:rPr>
          <w:rtl w:val="0"/>
        </w:rPr>
        <w:t>• The NCGTC Percentage will not be visible to MLI.</w:t>
      </w:r>
    </w:p>
    <w:p w14:paraId="000003E8">
      <w:pPr>
        <w:spacing w:line="240" w:lineRule="auto"/>
        <w:jc w:val="both"/>
      </w:pPr>
      <w:r>
        <w:rPr>
          <w:rtl w:val="0"/>
        </w:rPr>
        <w:t>• For zero invoice generation, the NCGTC approver is the final step. Once approved, it will move into a processed state and will not be visible for payment or available to the accountant.</w:t>
      </w:r>
    </w:p>
    <w:p w14:paraId="000003E9">
      <w:pPr>
        <w:spacing w:line="240" w:lineRule="auto"/>
        <w:jc w:val="both"/>
      </w:pPr>
      <w:r>
        <w:rPr>
          <w:rtl w:val="0"/>
        </w:rPr>
        <w:t>• No receipt will be downloadable for zero entries and no payment flow will be there for zero entries.</w:t>
      </w:r>
    </w:p>
    <w:p w14:paraId="000003EA">
      <w:pPr>
        <w:spacing w:line="240" w:lineRule="auto"/>
        <w:jc w:val="both"/>
      </w:pPr>
      <w:r>
        <w:rPr>
          <w:rtl w:val="0"/>
        </w:rPr>
        <w:t>• For values other than zero, the entire process remains the same as the previous workflow. Users will be able to download the statement of recovery and payment receipt for those records.</w:t>
      </w:r>
    </w:p>
    <w:p w14:paraId="000003EB">
      <w:pPr>
        <w:spacing w:line="240" w:lineRule="auto"/>
        <w:jc w:val="both"/>
      </w:pPr>
      <w:r>
        <w:rPr>
          <w:rtl w:val="0"/>
        </w:rPr>
        <w:t>• The entire flow for the recovery process remains unchanged for the non-zero &amp; non negative records.</w:t>
      </w:r>
    </w:p>
    <w:p w14:paraId="000003EC">
      <w:pPr>
        <w:shd w:val="clear" w:fill="FFFFFF"/>
        <w:spacing w:after="0" w:line="240" w:lineRule="auto"/>
        <w:rPr>
          <w:b/>
          <w:bCs/>
          <w:color w:val="000000"/>
          <w:sz w:val="28"/>
          <w:szCs w:val="28"/>
          <w:highlight w:val="yellow"/>
        </w:rPr>
      </w:pPr>
    </w:p>
    <w:p w14:paraId="000003ED">
      <w:pPr>
        <w:shd w:val="clear" w:fill="FFFFFF"/>
        <w:spacing w:after="0" w:line="240" w:lineRule="auto"/>
        <w:rPr>
          <w:b/>
          <w:bCs/>
          <w:color w:val="000000"/>
          <w:sz w:val="28"/>
          <w:szCs w:val="28"/>
        </w:rPr>
      </w:pPr>
      <w:r>
        <w:rPr>
          <w:b/>
          <w:bCs/>
          <w:color w:val="000000"/>
          <w:sz w:val="28"/>
          <w:szCs w:val="28"/>
          <w:highlight w:val="yellow"/>
          <w:rtl w:val="0"/>
        </w:rPr>
        <w:t>Calculations Scenarios for Mudra Portfolio –</w:t>
      </w:r>
      <w:r>
        <w:rPr>
          <w:b/>
          <w:bCs/>
          <w:color w:val="000000"/>
          <w:sz w:val="28"/>
          <w:szCs w:val="28"/>
          <w:rtl w:val="0"/>
        </w:rPr>
        <w:t xml:space="preserve"> </w:t>
      </w:r>
    </w:p>
    <w:p w14:paraId="000003EE">
      <w:pPr>
        <w:shd w:val="clear" w:fill="FFFFFF"/>
        <w:spacing w:after="0" w:line="240" w:lineRule="auto"/>
        <w:rPr>
          <w:rFonts w:ascii="Quattrocento Sans" w:hAnsi="Quattrocento Sans" w:eastAsia="Quattrocento Sans" w:cs="Quattrocento Sans"/>
          <w:b/>
          <w:bCs/>
          <w:color w:val="172B4D"/>
          <w:sz w:val="21"/>
          <w:szCs w:val="21"/>
        </w:rPr>
      </w:pPr>
    </w:p>
    <w:p w14:paraId="000003EF">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Normal Scenario for all the records under 2019 -2020-time span, having 50% as Recovery share as per the portfolio.</w:t>
      </w:r>
    </w:p>
    <w:tbl>
      <w:tblPr>
        <w:tblStyle w:val="31"/>
        <w:tblW w:w="10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58"/>
        <w:gridCol w:w="2115"/>
        <w:gridCol w:w="1763"/>
        <w:gridCol w:w="774"/>
        <w:gridCol w:w="774"/>
        <w:gridCol w:w="2355"/>
        <w:gridCol w:w="1676"/>
      </w:tblGrid>
      <w:tr w14:paraId="7751F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8" w:hRule="atLeast"/>
        </w:trPr>
        <w:tc>
          <w:tcPr>
            <w:vAlign w:val="bottom"/>
          </w:tcPr>
          <w:p w14:paraId="000003F0">
            <w:pPr>
              <w:spacing w:after="0" w:line="240" w:lineRule="auto"/>
              <w:rPr>
                <w:rFonts w:ascii="Calibri" w:hAnsi="Calibri" w:eastAsia="Calibri" w:cs="Calibri"/>
                <w:color w:val="000000"/>
              </w:rPr>
            </w:pPr>
            <w:r>
              <w:rPr>
                <w:rFonts w:ascii="Calibri" w:hAnsi="Calibri" w:eastAsia="Calibri" w:cs="Calibri"/>
                <w:color w:val="000000"/>
                <w:rtl w:val="0"/>
              </w:rPr>
              <w:t>CustomerId</w:t>
            </w:r>
          </w:p>
        </w:tc>
        <w:tc>
          <w:tcPr>
            <w:vAlign w:val="bottom"/>
          </w:tcPr>
          <w:p w14:paraId="000003F1">
            <w:pPr>
              <w:spacing w:after="0" w:line="240" w:lineRule="auto"/>
              <w:rPr>
                <w:rFonts w:ascii="Calibri" w:hAnsi="Calibri" w:eastAsia="Calibri" w:cs="Calibri"/>
                <w:color w:val="000000"/>
              </w:rPr>
            </w:pPr>
            <w:r>
              <w:rPr>
                <w:rFonts w:ascii="Calibri" w:hAnsi="Calibri" w:eastAsia="Calibri" w:cs="Calibri"/>
                <w:color w:val="000000"/>
                <w:rtl w:val="0"/>
              </w:rPr>
              <w:t>LoanAccountNumber</w:t>
            </w:r>
          </w:p>
        </w:tc>
        <w:tc>
          <w:tcPr>
            <w:vAlign w:val="bottom"/>
          </w:tcPr>
          <w:p w14:paraId="000003F2">
            <w:pPr>
              <w:spacing w:after="0" w:line="240" w:lineRule="auto"/>
              <w:rPr>
                <w:rFonts w:ascii="Calibri" w:hAnsi="Calibri" w:eastAsia="Calibri" w:cs="Calibri"/>
                <w:color w:val="000000"/>
              </w:rPr>
            </w:pPr>
            <w:r>
              <w:rPr>
                <w:rFonts w:ascii="Calibri" w:hAnsi="Calibri" w:eastAsia="Calibri" w:cs="Calibri"/>
                <w:color w:val="000000"/>
                <w:rtl w:val="0"/>
              </w:rPr>
              <w:t>RecoveryAmount</w:t>
            </w:r>
          </w:p>
        </w:tc>
        <w:tc>
          <w:tcPr>
            <w:vAlign w:val="bottom"/>
          </w:tcPr>
          <w:p w14:paraId="000003F3">
            <w:pPr>
              <w:spacing w:after="0" w:line="240" w:lineRule="auto"/>
              <w:rPr>
                <w:rFonts w:ascii="Calibri" w:hAnsi="Calibri" w:eastAsia="Calibri" w:cs="Calibri"/>
                <w:color w:val="000000"/>
              </w:rPr>
            </w:pPr>
            <w:r>
              <w:rPr>
                <w:rFonts w:ascii="Calibri" w:hAnsi="Calibri" w:eastAsia="Calibri" w:cs="Calibri"/>
                <w:color w:val="000000"/>
                <w:rtl w:val="0"/>
              </w:rPr>
              <w:t>leg cost</w:t>
            </w:r>
          </w:p>
        </w:tc>
        <w:tc>
          <w:tcPr>
            <w:vAlign w:val="bottom"/>
          </w:tcPr>
          <w:p w14:paraId="000003F4">
            <w:pPr>
              <w:spacing w:after="0" w:line="240" w:lineRule="auto"/>
              <w:rPr>
                <w:rFonts w:ascii="Calibri" w:hAnsi="Calibri" w:eastAsia="Calibri" w:cs="Calibri"/>
                <w:color w:val="000000"/>
              </w:rPr>
            </w:pPr>
            <w:r>
              <w:rPr>
                <w:rFonts w:ascii="Calibri" w:hAnsi="Calibri" w:eastAsia="Calibri" w:cs="Calibri"/>
                <w:color w:val="000000"/>
                <w:rtl w:val="0"/>
              </w:rPr>
              <w:t>Net of rec</w:t>
            </w:r>
          </w:p>
        </w:tc>
        <w:tc>
          <w:tcPr>
            <w:vAlign w:val="bottom"/>
          </w:tcPr>
          <w:p w14:paraId="000003F5">
            <w:pPr>
              <w:spacing w:after="0" w:line="240" w:lineRule="auto"/>
              <w:rPr>
                <w:rFonts w:ascii="Calibri" w:hAnsi="Calibri" w:eastAsia="Calibri" w:cs="Calibri"/>
                <w:color w:val="000000"/>
              </w:rPr>
            </w:pPr>
            <w:r>
              <w:rPr>
                <w:rFonts w:ascii="Calibri" w:hAnsi="Calibri" w:eastAsia="Calibri" w:cs="Calibri"/>
                <w:color w:val="000000"/>
                <w:rtl w:val="0"/>
              </w:rPr>
              <w:t>RecoveryAmount (NCGTC Share)</w:t>
            </w:r>
          </w:p>
        </w:tc>
        <w:tc>
          <w:tcPr>
            <w:vAlign w:val="bottom"/>
          </w:tcPr>
          <w:p w14:paraId="000003F6">
            <w:pPr>
              <w:spacing w:after="0" w:line="240" w:lineRule="auto"/>
              <w:rPr>
                <w:rFonts w:ascii="Calibri" w:hAnsi="Calibri" w:eastAsia="Calibri" w:cs="Calibri"/>
                <w:color w:val="000000"/>
              </w:rPr>
            </w:pPr>
            <w:r>
              <w:rPr>
                <w:rFonts w:ascii="Calibri" w:hAnsi="Calibri" w:eastAsia="Calibri" w:cs="Calibri"/>
                <w:color w:val="000000"/>
                <w:rtl w:val="0"/>
              </w:rPr>
              <w:t>DateOfRecovery</w:t>
            </w:r>
          </w:p>
        </w:tc>
      </w:tr>
      <w:tr w14:paraId="5242C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8" w:hRule="atLeast"/>
        </w:trPr>
        <w:tc>
          <w:tcPr>
            <w:vAlign w:val="bottom"/>
          </w:tcPr>
          <w:p w14:paraId="000003F7">
            <w:pPr>
              <w:spacing w:after="0" w:line="240" w:lineRule="auto"/>
              <w:rPr>
                <w:rFonts w:ascii="Calibri" w:hAnsi="Calibri" w:eastAsia="Calibri" w:cs="Calibri"/>
                <w:color w:val="000000"/>
              </w:rPr>
            </w:pPr>
            <w:r>
              <w:rPr>
                <w:rFonts w:ascii="Calibri" w:hAnsi="Calibri" w:eastAsia="Calibri" w:cs="Calibri"/>
                <w:color w:val="000000"/>
                <w:rtl w:val="0"/>
              </w:rPr>
              <w:t>ICIC103</w:t>
            </w:r>
          </w:p>
        </w:tc>
        <w:tc>
          <w:tcPr>
            <w:vAlign w:val="bottom"/>
          </w:tcPr>
          <w:p w14:paraId="000003F8">
            <w:pPr>
              <w:spacing w:after="0" w:line="240" w:lineRule="auto"/>
              <w:rPr>
                <w:rFonts w:ascii="Calibri" w:hAnsi="Calibri" w:eastAsia="Calibri" w:cs="Calibri"/>
                <w:color w:val="000000"/>
              </w:rPr>
            </w:pPr>
            <w:r>
              <w:rPr>
                <w:rFonts w:ascii="Calibri" w:hAnsi="Calibri" w:eastAsia="Calibri" w:cs="Calibri"/>
                <w:color w:val="000000"/>
                <w:rtl w:val="0"/>
              </w:rPr>
              <w:t>IC13</w:t>
            </w:r>
          </w:p>
        </w:tc>
        <w:tc>
          <w:tcPr>
            <w:vAlign w:val="bottom"/>
          </w:tcPr>
          <w:p w14:paraId="000003F9">
            <w:pPr>
              <w:spacing w:after="0" w:line="240" w:lineRule="auto"/>
              <w:jc w:val="right"/>
              <w:rPr>
                <w:rFonts w:ascii="Calibri" w:hAnsi="Calibri" w:eastAsia="Calibri" w:cs="Calibri"/>
                <w:color w:val="000000"/>
              </w:rPr>
            </w:pPr>
            <w:r>
              <w:rPr>
                <w:rFonts w:ascii="Calibri" w:hAnsi="Calibri" w:eastAsia="Calibri" w:cs="Calibri"/>
                <w:color w:val="000000"/>
                <w:rtl w:val="0"/>
              </w:rPr>
              <w:t>20000</w:t>
            </w:r>
          </w:p>
        </w:tc>
        <w:tc>
          <w:tcPr>
            <w:vAlign w:val="bottom"/>
          </w:tcPr>
          <w:p w14:paraId="000003FA">
            <w:pPr>
              <w:spacing w:after="0" w:line="240" w:lineRule="auto"/>
              <w:jc w:val="right"/>
              <w:rPr>
                <w:rFonts w:ascii="Calibri" w:hAnsi="Calibri" w:eastAsia="Calibri" w:cs="Calibri"/>
                <w:color w:val="000000"/>
              </w:rPr>
            </w:pPr>
            <w:r>
              <w:rPr>
                <w:rFonts w:ascii="Calibri" w:hAnsi="Calibri" w:eastAsia="Calibri" w:cs="Calibri"/>
                <w:color w:val="000000"/>
                <w:rtl w:val="0"/>
              </w:rPr>
              <w:t>10000</w:t>
            </w:r>
          </w:p>
        </w:tc>
        <w:tc>
          <w:tcPr>
            <w:vAlign w:val="bottom"/>
          </w:tcPr>
          <w:p w14:paraId="000003FB">
            <w:pPr>
              <w:spacing w:after="0" w:line="240" w:lineRule="auto"/>
              <w:jc w:val="right"/>
              <w:rPr>
                <w:rFonts w:ascii="Calibri" w:hAnsi="Calibri" w:eastAsia="Calibri" w:cs="Calibri"/>
                <w:color w:val="000000"/>
              </w:rPr>
            </w:pPr>
            <w:r>
              <w:rPr>
                <w:rFonts w:ascii="Calibri" w:hAnsi="Calibri" w:eastAsia="Calibri" w:cs="Calibri"/>
                <w:color w:val="000000"/>
                <w:rtl w:val="0"/>
              </w:rPr>
              <w:t>10000</w:t>
            </w:r>
          </w:p>
        </w:tc>
        <w:tc>
          <w:tcPr>
            <w:vAlign w:val="bottom"/>
          </w:tcPr>
          <w:p w14:paraId="000003FC">
            <w:pPr>
              <w:spacing w:after="0" w:line="240" w:lineRule="auto"/>
              <w:jc w:val="right"/>
              <w:rPr>
                <w:rFonts w:ascii="Calibri" w:hAnsi="Calibri" w:eastAsia="Calibri" w:cs="Calibri"/>
                <w:color w:val="000000"/>
              </w:rPr>
            </w:pPr>
            <w:r>
              <w:rPr>
                <w:rFonts w:ascii="Calibri" w:hAnsi="Calibri" w:eastAsia="Calibri" w:cs="Calibri"/>
                <w:color w:val="000000"/>
                <w:rtl w:val="0"/>
              </w:rPr>
              <w:t>5000</w:t>
            </w:r>
          </w:p>
        </w:tc>
        <w:tc>
          <w:tcPr>
            <w:vAlign w:val="bottom"/>
          </w:tcPr>
          <w:p w14:paraId="000003FD">
            <w:pPr>
              <w:spacing w:after="0" w:line="240" w:lineRule="auto"/>
              <w:jc w:val="right"/>
              <w:rPr>
                <w:rFonts w:ascii="Calibri" w:hAnsi="Calibri" w:eastAsia="Calibri" w:cs="Calibri"/>
                <w:color w:val="000000"/>
              </w:rPr>
            </w:pPr>
            <w:r>
              <w:rPr>
                <w:rFonts w:ascii="Calibri" w:hAnsi="Calibri" w:eastAsia="Calibri" w:cs="Calibri"/>
                <w:color w:val="000000"/>
                <w:rtl w:val="0"/>
              </w:rPr>
              <w:t>11/27/2025</w:t>
            </w:r>
          </w:p>
        </w:tc>
      </w:tr>
      <w:tr w14:paraId="252F8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8" w:hRule="atLeast"/>
        </w:trPr>
        <w:tc>
          <w:tcPr>
            <w:vAlign w:val="bottom"/>
          </w:tcPr>
          <w:p w14:paraId="000003FE">
            <w:pPr>
              <w:spacing w:after="0" w:line="240" w:lineRule="auto"/>
              <w:rPr>
                <w:rFonts w:ascii="Calibri" w:hAnsi="Calibri" w:eastAsia="Calibri" w:cs="Calibri"/>
                <w:color w:val="000000"/>
              </w:rPr>
            </w:pPr>
            <w:r>
              <w:rPr>
                <w:rFonts w:ascii="Calibri" w:hAnsi="Calibri" w:eastAsia="Calibri" w:cs="Calibri"/>
                <w:color w:val="000000"/>
                <w:rtl w:val="0"/>
              </w:rPr>
              <w:t>ICIC111</w:t>
            </w:r>
          </w:p>
        </w:tc>
        <w:tc>
          <w:tcPr>
            <w:vAlign w:val="bottom"/>
          </w:tcPr>
          <w:p w14:paraId="000003FF">
            <w:pPr>
              <w:spacing w:after="0" w:line="240" w:lineRule="auto"/>
              <w:rPr>
                <w:rFonts w:ascii="Calibri" w:hAnsi="Calibri" w:eastAsia="Calibri" w:cs="Calibri"/>
                <w:color w:val="000000"/>
              </w:rPr>
            </w:pPr>
            <w:r>
              <w:rPr>
                <w:rFonts w:ascii="Calibri" w:hAnsi="Calibri" w:eastAsia="Calibri" w:cs="Calibri"/>
                <w:color w:val="000000"/>
                <w:rtl w:val="0"/>
              </w:rPr>
              <w:t>IC21</w:t>
            </w:r>
          </w:p>
        </w:tc>
        <w:tc>
          <w:tcPr>
            <w:vAlign w:val="bottom"/>
          </w:tcPr>
          <w:p w14:paraId="00000400">
            <w:pPr>
              <w:spacing w:after="0" w:line="240" w:lineRule="auto"/>
              <w:jc w:val="right"/>
              <w:rPr>
                <w:rFonts w:ascii="Calibri" w:hAnsi="Calibri" w:eastAsia="Calibri" w:cs="Calibri"/>
                <w:color w:val="000000"/>
              </w:rPr>
            </w:pPr>
            <w:r>
              <w:rPr>
                <w:rFonts w:ascii="Calibri" w:hAnsi="Calibri" w:eastAsia="Calibri" w:cs="Calibri"/>
                <w:color w:val="000000"/>
                <w:rtl w:val="0"/>
              </w:rPr>
              <w:t>50000</w:t>
            </w:r>
          </w:p>
        </w:tc>
        <w:tc>
          <w:tcPr>
            <w:vAlign w:val="bottom"/>
          </w:tcPr>
          <w:p w14:paraId="00000401">
            <w:pPr>
              <w:spacing w:after="0" w:line="240" w:lineRule="auto"/>
              <w:jc w:val="right"/>
              <w:rPr>
                <w:rFonts w:ascii="Calibri" w:hAnsi="Calibri" w:eastAsia="Calibri" w:cs="Calibri"/>
                <w:color w:val="000000"/>
              </w:rPr>
            </w:pPr>
            <w:r>
              <w:rPr>
                <w:rFonts w:ascii="Calibri" w:hAnsi="Calibri" w:eastAsia="Calibri" w:cs="Calibri"/>
                <w:color w:val="000000"/>
                <w:rtl w:val="0"/>
              </w:rPr>
              <w:t>20000</w:t>
            </w:r>
          </w:p>
        </w:tc>
        <w:tc>
          <w:tcPr>
            <w:vAlign w:val="bottom"/>
          </w:tcPr>
          <w:p w14:paraId="00000402">
            <w:pPr>
              <w:spacing w:after="0" w:line="240" w:lineRule="auto"/>
              <w:jc w:val="right"/>
              <w:rPr>
                <w:rFonts w:ascii="Calibri" w:hAnsi="Calibri" w:eastAsia="Calibri" w:cs="Calibri"/>
                <w:color w:val="000000"/>
              </w:rPr>
            </w:pPr>
            <w:r>
              <w:rPr>
                <w:rFonts w:ascii="Calibri" w:hAnsi="Calibri" w:eastAsia="Calibri" w:cs="Calibri"/>
                <w:color w:val="000000"/>
                <w:rtl w:val="0"/>
              </w:rPr>
              <w:t>30000</w:t>
            </w:r>
          </w:p>
        </w:tc>
        <w:tc>
          <w:tcPr>
            <w:vAlign w:val="bottom"/>
          </w:tcPr>
          <w:p w14:paraId="00000403">
            <w:pPr>
              <w:spacing w:after="0" w:line="240" w:lineRule="auto"/>
              <w:jc w:val="right"/>
              <w:rPr>
                <w:rFonts w:ascii="Calibri" w:hAnsi="Calibri" w:eastAsia="Calibri" w:cs="Calibri"/>
                <w:color w:val="000000"/>
              </w:rPr>
            </w:pPr>
            <w:r>
              <w:rPr>
                <w:rFonts w:ascii="Calibri" w:hAnsi="Calibri" w:eastAsia="Calibri" w:cs="Calibri"/>
                <w:color w:val="000000"/>
                <w:rtl w:val="0"/>
              </w:rPr>
              <w:t>15000</w:t>
            </w:r>
          </w:p>
        </w:tc>
        <w:tc>
          <w:tcPr>
            <w:vAlign w:val="bottom"/>
          </w:tcPr>
          <w:p w14:paraId="00000404">
            <w:pPr>
              <w:spacing w:after="0" w:line="240" w:lineRule="auto"/>
              <w:jc w:val="right"/>
              <w:rPr>
                <w:rFonts w:ascii="Calibri" w:hAnsi="Calibri" w:eastAsia="Calibri" w:cs="Calibri"/>
                <w:color w:val="000000"/>
              </w:rPr>
            </w:pPr>
            <w:r>
              <w:rPr>
                <w:rFonts w:ascii="Calibri" w:hAnsi="Calibri" w:eastAsia="Calibri" w:cs="Calibri"/>
                <w:color w:val="000000"/>
                <w:rtl w:val="0"/>
              </w:rPr>
              <w:t>11/27/2025</w:t>
            </w:r>
          </w:p>
        </w:tc>
      </w:tr>
    </w:tbl>
    <w:p w14:paraId="000004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06">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E.g. Recovery Amount is 20000,</w:t>
      </w:r>
    </w:p>
    <w:p w14:paraId="00000407">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Legal cost is 10000</w:t>
      </w:r>
    </w:p>
    <w:p w14:paraId="00000408">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Net Recovery will be = Recovery Amount – Legal Cost </w:t>
      </w:r>
    </w:p>
    <w:p w14:paraId="000004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  = 20000 – 10000 = 10000 </w:t>
      </w:r>
    </w:p>
    <w:p w14:paraId="000004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  = 50% of 10000 = 5000 will be recovery amount share as per the portfolio </w:t>
      </w:r>
    </w:p>
    <w:p w14:paraId="000004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0C">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Second Scenario for all the records After 2020-time span, having 72.75% as Recovery share as per the portfolio.</w:t>
      </w:r>
    </w:p>
    <w:tbl>
      <w:tblPr>
        <w:tblStyle w:val="32"/>
        <w:tblW w:w="106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58"/>
        <w:gridCol w:w="2115"/>
        <w:gridCol w:w="1763"/>
        <w:gridCol w:w="774"/>
        <w:gridCol w:w="774"/>
        <w:gridCol w:w="2317"/>
        <w:gridCol w:w="1676"/>
      </w:tblGrid>
      <w:tr w14:paraId="3C48A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7" w:hRule="atLeast"/>
        </w:trPr>
        <w:tc>
          <w:tcPr>
            <w:vAlign w:val="bottom"/>
          </w:tcPr>
          <w:p w14:paraId="0000040D">
            <w:pPr>
              <w:spacing w:after="0" w:line="240" w:lineRule="auto"/>
              <w:rPr>
                <w:rFonts w:ascii="Calibri" w:hAnsi="Calibri" w:eastAsia="Calibri" w:cs="Calibri"/>
                <w:color w:val="000000"/>
              </w:rPr>
            </w:pPr>
            <w:r>
              <w:rPr>
                <w:rFonts w:ascii="Calibri" w:hAnsi="Calibri" w:eastAsia="Calibri" w:cs="Calibri"/>
                <w:color w:val="000000"/>
                <w:rtl w:val="0"/>
              </w:rPr>
              <w:t>CustomerId</w:t>
            </w:r>
          </w:p>
        </w:tc>
        <w:tc>
          <w:tcPr>
            <w:vAlign w:val="bottom"/>
          </w:tcPr>
          <w:p w14:paraId="0000040E">
            <w:pPr>
              <w:spacing w:after="0" w:line="240" w:lineRule="auto"/>
              <w:rPr>
                <w:rFonts w:ascii="Calibri" w:hAnsi="Calibri" w:eastAsia="Calibri" w:cs="Calibri"/>
                <w:color w:val="000000"/>
              </w:rPr>
            </w:pPr>
            <w:r>
              <w:rPr>
                <w:rFonts w:ascii="Calibri" w:hAnsi="Calibri" w:eastAsia="Calibri" w:cs="Calibri"/>
                <w:color w:val="000000"/>
                <w:rtl w:val="0"/>
              </w:rPr>
              <w:t>LoanAccountNumber</w:t>
            </w:r>
          </w:p>
        </w:tc>
        <w:tc>
          <w:tcPr>
            <w:vAlign w:val="bottom"/>
          </w:tcPr>
          <w:p w14:paraId="0000040F">
            <w:pPr>
              <w:spacing w:after="0" w:line="240" w:lineRule="auto"/>
              <w:rPr>
                <w:rFonts w:ascii="Calibri" w:hAnsi="Calibri" w:eastAsia="Calibri" w:cs="Calibri"/>
                <w:color w:val="000000"/>
              </w:rPr>
            </w:pPr>
            <w:r>
              <w:rPr>
                <w:rFonts w:ascii="Calibri" w:hAnsi="Calibri" w:eastAsia="Calibri" w:cs="Calibri"/>
                <w:color w:val="000000"/>
                <w:rtl w:val="0"/>
              </w:rPr>
              <w:t>RecoveryAmount</w:t>
            </w:r>
          </w:p>
        </w:tc>
        <w:tc>
          <w:tcPr>
            <w:vAlign w:val="bottom"/>
          </w:tcPr>
          <w:p w14:paraId="00000410">
            <w:pPr>
              <w:spacing w:after="0" w:line="240" w:lineRule="auto"/>
              <w:rPr>
                <w:rFonts w:ascii="Calibri" w:hAnsi="Calibri" w:eastAsia="Calibri" w:cs="Calibri"/>
                <w:color w:val="000000"/>
              </w:rPr>
            </w:pPr>
            <w:r>
              <w:rPr>
                <w:rFonts w:ascii="Calibri" w:hAnsi="Calibri" w:eastAsia="Calibri" w:cs="Calibri"/>
                <w:color w:val="000000"/>
                <w:rtl w:val="0"/>
              </w:rPr>
              <w:t>leg cost</w:t>
            </w:r>
          </w:p>
        </w:tc>
        <w:tc>
          <w:tcPr>
            <w:vAlign w:val="bottom"/>
          </w:tcPr>
          <w:p w14:paraId="00000411">
            <w:pPr>
              <w:spacing w:after="0" w:line="240" w:lineRule="auto"/>
              <w:rPr>
                <w:rFonts w:ascii="Calibri" w:hAnsi="Calibri" w:eastAsia="Calibri" w:cs="Calibri"/>
                <w:color w:val="000000"/>
              </w:rPr>
            </w:pPr>
            <w:r>
              <w:rPr>
                <w:rFonts w:ascii="Calibri" w:hAnsi="Calibri" w:eastAsia="Calibri" w:cs="Calibri"/>
                <w:color w:val="000000"/>
                <w:rtl w:val="0"/>
              </w:rPr>
              <w:t>Net of rec</w:t>
            </w:r>
          </w:p>
        </w:tc>
        <w:tc>
          <w:tcPr>
            <w:vAlign w:val="bottom"/>
          </w:tcPr>
          <w:p w14:paraId="00000412">
            <w:pPr>
              <w:spacing w:after="0" w:line="240" w:lineRule="auto"/>
              <w:rPr>
                <w:rFonts w:ascii="Calibri" w:hAnsi="Calibri" w:eastAsia="Calibri" w:cs="Calibri"/>
                <w:color w:val="000000"/>
              </w:rPr>
            </w:pPr>
            <w:r>
              <w:rPr>
                <w:rFonts w:ascii="Calibri" w:hAnsi="Calibri" w:eastAsia="Calibri" w:cs="Calibri"/>
                <w:color w:val="000000"/>
                <w:rtl w:val="0"/>
              </w:rPr>
              <w:t>RecoveryAmount (NCGTC Share)</w:t>
            </w:r>
          </w:p>
        </w:tc>
        <w:tc>
          <w:tcPr>
            <w:vAlign w:val="bottom"/>
          </w:tcPr>
          <w:p w14:paraId="00000413">
            <w:pPr>
              <w:spacing w:after="0" w:line="240" w:lineRule="auto"/>
              <w:rPr>
                <w:rFonts w:ascii="Calibri" w:hAnsi="Calibri" w:eastAsia="Calibri" w:cs="Calibri"/>
                <w:color w:val="000000"/>
              </w:rPr>
            </w:pPr>
            <w:r>
              <w:rPr>
                <w:rFonts w:ascii="Calibri" w:hAnsi="Calibri" w:eastAsia="Calibri" w:cs="Calibri"/>
                <w:color w:val="000000"/>
                <w:rtl w:val="0"/>
              </w:rPr>
              <w:t>DateOfRecovery</w:t>
            </w:r>
          </w:p>
        </w:tc>
      </w:tr>
      <w:tr w14:paraId="5D4A5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7" w:hRule="atLeast"/>
        </w:trPr>
        <w:tc>
          <w:tcPr>
            <w:vAlign w:val="bottom"/>
          </w:tcPr>
          <w:p w14:paraId="00000414">
            <w:pPr>
              <w:spacing w:after="0" w:line="240" w:lineRule="auto"/>
              <w:rPr>
                <w:rFonts w:ascii="Calibri" w:hAnsi="Calibri" w:eastAsia="Calibri" w:cs="Calibri"/>
                <w:color w:val="000000"/>
              </w:rPr>
            </w:pPr>
            <w:r>
              <w:rPr>
                <w:rFonts w:ascii="Calibri" w:hAnsi="Calibri" w:eastAsia="Calibri" w:cs="Calibri"/>
                <w:color w:val="000000"/>
                <w:rtl w:val="0"/>
              </w:rPr>
              <w:t>ICIC103</w:t>
            </w:r>
          </w:p>
        </w:tc>
        <w:tc>
          <w:tcPr>
            <w:vAlign w:val="bottom"/>
          </w:tcPr>
          <w:p w14:paraId="00000415">
            <w:pPr>
              <w:spacing w:after="0" w:line="240" w:lineRule="auto"/>
              <w:rPr>
                <w:rFonts w:ascii="Calibri" w:hAnsi="Calibri" w:eastAsia="Calibri" w:cs="Calibri"/>
                <w:color w:val="000000"/>
              </w:rPr>
            </w:pPr>
            <w:r>
              <w:rPr>
                <w:rFonts w:ascii="Calibri" w:hAnsi="Calibri" w:eastAsia="Calibri" w:cs="Calibri"/>
                <w:color w:val="000000"/>
                <w:rtl w:val="0"/>
              </w:rPr>
              <w:t>IC13</w:t>
            </w:r>
          </w:p>
        </w:tc>
        <w:tc>
          <w:tcPr>
            <w:vAlign w:val="bottom"/>
          </w:tcPr>
          <w:p w14:paraId="00000416">
            <w:pPr>
              <w:spacing w:after="0" w:line="240" w:lineRule="auto"/>
              <w:jc w:val="right"/>
              <w:rPr>
                <w:rFonts w:ascii="Calibri" w:hAnsi="Calibri" w:eastAsia="Calibri" w:cs="Calibri"/>
                <w:color w:val="000000"/>
              </w:rPr>
            </w:pPr>
            <w:r>
              <w:rPr>
                <w:rFonts w:ascii="Calibri" w:hAnsi="Calibri" w:eastAsia="Calibri" w:cs="Calibri"/>
                <w:color w:val="000000"/>
                <w:rtl w:val="0"/>
              </w:rPr>
              <w:t>20000</w:t>
            </w:r>
          </w:p>
        </w:tc>
        <w:tc>
          <w:tcPr>
            <w:vAlign w:val="bottom"/>
          </w:tcPr>
          <w:p w14:paraId="00000417">
            <w:pPr>
              <w:spacing w:after="0" w:line="240" w:lineRule="auto"/>
              <w:jc w:val="right"/>
              <w:rPr>
                <w:rFonts w:ascii="Calibri" w:hAnsi="Calibri" w:eastAsia="Calibri" w:cs="Calibri"/>
                <w:color w:val="000000"/>
              </w:rPr>
            </w:pPr>
            <w:r>
              <w:rPr>
                <w:rFonts w:ascii="Calibri" w:hAnsi="Calibri" w:eastAsia="Calibri" w:cs="Calibri"/>
                <w:color w:val="000000"/>
                <w:rtl w:val="0"/>
              </w:rPr>
              <w:t>10000</w:t>
            </w:r>
          </w:p>
        </w:tc>
        <w:tc>
          <w:tcPr>
            <w:vAlign w:val="bottom"/>
          </w:tcPr>
          <w:p w14:paraId="00000418">
            <w:pPr>
              <w:spacing w:after="0" w:line="240" w:lineRule="auto"/>
              <w:jc w:val="right"/>
              <w:rPr>
                <w:rFonts w:ascii="Calibri" w:hAnsi="Calibri" w:eastAsia="Calibri" w:cs="Calibri"/>
                <w:color w:val="000000"/>
              </w:rPr>
            </w:pPr>
            <w:r>
              <w:rPr>
                <w:rFonts w:ascii="Calibri" w:hAnsi="Calibri" w:eastAsia="Calibri" w:cs="Calibri"/>
                <w:color w:val="000000"/>
                <w:rtl w:val="0"/>
              </w:rPr>
              <w:t>10000</w:t>
            </w:r>
          </w:p>
        </w:tc>
        <w:tc>
          <w:tcPr>
            <w:vAlign w:val="bottom"/>
          </w:tcPr>
          <w:p w14:paraId="00000419">
            <w:pPr>
              <w:spacing w:after="0" w:line="240" w:lineRule="auto"/>
              <w:jc w:val="right"/>
              <w:rPr>
                <w:rFonts w:ascii="Calibri" w:hAnsi="Calibri" w:eastAsia="Calibri" w:cs="Calibri"/>
                <w:color w:val="000000"/>
              </w:rPr>
            </w:pPr>
            <w:r>
              <w:rPr>
                <w:rFonts w:ascii="Calibri" w:hAnsi="Calibri" w:eastAsia="Calibri" w:cs="Calibri"/>
                <w:color w:val="000000"/>
                <w:rtl w:val="0"/>
              </w:rPr>
              <w:t>7500</w:t>
            </w:r>
          </w:p>
        </w:tc>
        <w:tc>
          <w:tcPr>
            <w:vAlign w:val="bottom"/>
          </w:tcPr>
          <w:p w14:paraId="0000041A">
            <w:pPr>
              <w:spacing w:after="0" w:line="240" w:lineRule="auto"/>
              <w:jc w:val="right"/>
              <w:rPr>
                <w:rFonts w:ascii="Calibri" w:hAnsi="Calibri" w:eastAsia="Calibri" w:cs="Calibri"/>
                <w:color w:val="000000"/>
              </w:rPr>
            </w:pPr>
            <w:r>
              <w:rPr>
                <w:rFonts w:ascii="Calibri" w:hAnsi="Calibri" w:eastAsia="Calibri" w:cs="Calibri"/>
                <w:color w:val="000000"/>
                <w:rtl w:val="0"/>
              </w:rPr>
              <w:t>11/27/2025</w:t>
            </w:r>
          </w:p>
        </w:tc>
      </w:tr>
      <w:tr w14:paraId="4E358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7" w:hRule="atLeast"/>
        </w:trPr>
        <w:tc>
          <w:tcPr>
            <w:vAlign w:val="bottom"/>
          </w:tcPr>
          <w:p w14:paraId="0000041B">
            <w:pPr>
              <w:spacing w:after="0" w:line="240" w:lineRule="auto"/>
              <w:rPr>
                <w:rFonts w:ascii="Calibri" w:hAnsi="Calibri" w:eastAsia="Calibri" w:cs="Calibri"/>
                <w:color w:val="000000"/>
              </w:rPr>
            </w:pPr>
            <w:r>
              <w:rPr>
                <w:rFonts w:ascii="Calibri" w:hAnsi="Calibri" w:eastAsia="Calibri" w:cs="Calibri"/>
                <w:color w:val="000000"/>
                <w:rtl w:val="0"/>
              </w:rPr>
              <w:t>ICIC111</w:t>
            </w:r>
          </w:p>
        </w:tc>
        <w:tc>
          <w:tcPr>
            <w:vAlign w:val="bottom"/>
          </w:tcPr>
          <w:p w14:paraId="0000041C">
            <w:pPr>
              <w:spacing w:after="0" w:line="240" w:lineRule="auto"/>
              <w:rPr>
                <w:rFonts w:ascii="Calibri" w:hAnsi="Calibri" w:eastAsia="Calibri" w:cs="Calibri"/>
                <w:color w:val="000000"/>
              </w:rPr>
            </w:pPr>
            <w:r>
              <w:rPr>
                <w:rFonts w:ascii="Calibri" w:hAnsi="Calibri" w:eastAsia="Calibri" w:cs="Calibri"/>
                <w:color w:val="000000"/>
                <w:rtl w:val="0"/>
              </w:rPr>
              <w:t>IC21</w:t>
            </w:r>
          </w:p>
        </w:tc>
        <w:tc>
          <w:tcPr>
            <w:vAlign w:val="bottom"/>
          </w:tcPr>
          <w:p w14:paraId="0000041D">
            <w:pPr>
              <w:spacing w:after="0" w:line="240" w:lineRule="auto"/>
              <w:jc w:val="right"/>
              <w:rPr>
                <w:rFonts w:ascii="Calibri" w:hAnsi="Calibri" w:eastAsia="Calibri" w:cs="Calibri"/>
                <w:color w:val="000000"/>
              </w:rPr>
            </w:pPr>
            <w:r>
              <w:rPr>
                <w:rFonts w:ascii="Calibri" w:hAnsi="Calibri" w:eastAsia="Calibri" w:cs="Calibri"/>
                <w:color w:val="000000"/>
                <w:rtl w:val="0"/>
              </w:rPr>
              <w:t>50000</w:t>
            </w:r>
          </w:p>
        </w:tc>
        <w:tc>
          <w:tcPr>
            <w:vAlign w:val="bottom"/>
          </w:tcPr>
          <w:p w14:paraId="0000041E">
            <w:pPr>
              <w:spacing w:after="0" w:line="240" w:lineRule="auto"/>
              <w:jc w:val="right"/>
              <w:rPr>
                <w:rFonts w:ascii="Calibri" w:hAnsi="Calibri" w:eastAsia="Calibri" w:cs="Calibri"/>
                <w:color w:val="000000"/>
              </w:rPr>
            </w:pPr>
            <w:r>
              <w:rPr>
                <w:rFonts w:ascii="Calibri" w:hAnsi="Calibri" w:eastAsia="Calibri" w:cs="Calibri"/>
                <w:color w:val="000000"/>
                <w:rtl w:val="0"/>
              </w:rPr>
              <w:t>20000</w:t>
            </w:r>
          </w:p>
        </w:tc>
        <w:tc>
          <w:tcPr>
            <w:vAlign w:val="bottom"/>
          </w:tcPr>
          <w:p w14:paraId="0000041F">
            <w:pPr>
              <w:spacing w:after="0" w:line="240" w:lineRule="auto"/>
              <w:jc w:val="right"/>
              <w:rPr>
                <w:rFonts w:ascii="Calibri" w:hAnsi="Calibri" w:eastAsia="Calibri" w:cs="Calibri"/>
                <w:color w:val="000000"/>
              </w:rPr>
            </w:pPr>
            <w:r>
              <w:rPr>
                <w:rFonts w:ascii="Calibri" w:hAnsi="Calibri" w:eastAsia="Calibri" w:cs="Calibri"/>
                <w:color w:val="000000"/>
                <w:rtl w:val="0"/>
              </w:rPr>
              <w:t>30000</w:t>
            </w:r>
          </w:p>
        </w:tc>
        <w:tc>
          <w:tcPr>
            <w:vAlign w:val="bottom"/>
          </w:tcPr>
          <w:p w14:paraId="00000420">
            <w:pPr>
              <w:spacing w:after="0" w:line="240" w:lineRule="auto"/>
              <w:jc w:val="right"/>
              <w:rPr>
                <w:rFonts w:ascii="Calibri" w:hAnsi="Calibri" w:eastAsia="Calibri" w:cs="Calibri"/>
                <w:color w:val="000000"/>
              </w:rPr>
            </w:pPr>
            <w:r>
              <w:rPr>
                <w:rFonts w:ascii="Calibri" w:hAnsi="Calibri" w:eastAsia="Calibri" w:cs="Calibri"/>
                <w:color w:val="000000"/>
                <w:rtl w:val="0"/>
              </w:rPr>
              <w:t>22500</w:t>
            </w:r>
          </w:p>
        </w:tc>
        <w:tc>
          <w:tcPr>
            <w:vAlign w:val="bottom"/>
          </w:tcPr>
          <w:p w14:paraId="00000421">
            <w:pPr>
              <w:spacing w:after="0" w:line="240" w:lineRule="auto"/>
              <w:jc w:val="right"/>
              <w:rPr>
                <w:rFonts w:ascii="Calibri" w:hAnsi="Calibri" w:eastAsia="Calibri" w:cs="Calibri"/>
                <w:color w:val="000000"/>
              </w:rPr>
            </w:pPr>
            <w:r>
              <w:rPr>
                <w:rFonts w:ascii="Calibri" w:hAnsi="Calibri" w:eastAsia="Calibri" w:cs="Calibri"/>
                <w:color w:val="000000"/>
                <w:rtl w:val="0"/>
              </w:rPr>
              <w:t>11/27/2025</w:t>
            </w:r>
          </w:p>
        </w:tc>
      </w:tr>
    </w:tbl>
    <w:p w14:paraId="000004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23">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E.g. Recovery Amount is 20000,</w:t>
      </w:r>
    </w:p>
    <w:p w14:paraId="00000424">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Legal cost is 10000</w:t>
      </w:r>
    </w:p>
    <w:p w14:paraId="00000425">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Net Recovery will be = Recovery Amount – Legal Cost </w:t>
      </w:r>
    </w:p>
    <w:p w14:paraId="000004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  = 20000 – 10000 = 10000 </w:t>
      </w:r>
    </w:p>
    <w:p w14:paraId="000004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  = 72.75% of 10000 = 7275 will be recovery amount share as per the portfolio </w:t>
      </w:r>
    </w:p>
    <w:p w14:paraId="000004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2C">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Third Scenario for all the negative records.</w:t>
      </w:r>
    </w:p>
    <w:tbl>
      <w:tblPr>
        <w:tblStyle w:val="33"/>
        <w:tblW w:w="107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15"/>
        <w:gridCol w:w="1220"/>
        <w:gridCol w:w="1800"/>
        <w:gridCol w:w="990"/>
        <w:gridCol w:w="990"/>
        <w:gridCol w:w="2728"/>
        <w:gridCol w:w="1862"/>
      </w:tblGrid>
      <w:tr w14:paraId="072DB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4" w:hRule="atLeast"/>
        </w:trPr>
        <w:tc>
          <w:tcPr>
            <w:vAlign w:val="bottom"/>
          </w:tcPr>
          <w:p w14:paraId="0000042D">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CustomerId</w:t>
            </w:r>
          </w:p>
        </w:tc>
        <w:tc>
          <w:tcPr>
            <w:vAlign w:val="bottom"/>
          </w:tcPr>
          <w:p w14:paraId="0000042E">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LoanAccountNumber</w:t>
            </w:r>
          </w:p>
        </w:tc>
        <w:tc>
          <w:tcPr>
            <w:vAlign w:val="bottom"/>
          </w:tcPr>
          <w:p w14:paraId="0000042F">
            <w:pPr>
              <w:spacing w:after="0" w:line="240" w:lineRule="auto"/>
              <w:rPr>
                <w:rFonts w:ascii="Calibri" w:hAnsi="Calibri" w:eastAsia="Calibri" w:cs="Calibri"/>
                <w:color w:val="000000"/>
              </w:rPr>
            </w:pPr>
            <w:r>
              <w:rPr>
                <w:rFonts w:ascii="Calibri" w:hAnsi="Calibri" w:eastAsia="Calibri" w:cs="Calibri"/>
                <w:color w:val="000000"/>
                <w:rtl w:val="0"/>
              </w:rPr>
              <w:t>RecoveryAmount</w:t>
            </w:r>
          </w:p>
        </w:tc>
        <w:tc>
          <w:tcPr>
            <w:vAlign w:val="bottom"/>
          </w:tcPr>
          <w:p w14:paraId="00000430">
            <w:pPr>
              <w:spacing w:after="0" w:line="240" w:lineRule="auto"/>
              <w:rPr>
                <w:rFonts w:ascii="Calibri" w:hAnsi="Calibri" w:eastAsia="Calibri" w:cs="Calibri"/>
                <w:color w:val="000000"/>
              </w:rPr>
            </w:pPr>
            <w:r>
              <w:rPr>
                <w:rFonts w:ascii="Calibri" w:hAnsi="Calibri" w:eastAsia="Calibri" w:cs="Calibri"/>
                <w:color w:val="000000"/>
                <w:rtl w:val="0"/>
              </w:rPr>
              <w:t>leg cost</w:t>
            </w:r>
          </w:p>
        </w:tc>
        <w:tc>
          <w:tcPr>
            <w:vAlign w:val="bottom"/>
          </w:tcPr>
          <w:p w14:paraId="00000431">
            <w:pPr>
              <w:spacing w:after="0" w:line="240" w:lineRule="auto"/>
              <w:rPr>
                <w:rFonts w:ascii="Calibri" w:hAnsi="Calibri" w:eastAsia="Calibri" w:cs="Calibri"/>
                <w:color w:val="000000"/>
              </w:rPr>
            </w:pPr>
            <w:r>
              <w:rPr>
                <w:rFonts w:ascii="Calibri" w:hAnsi="Calibri" w:eastAsia="Calibri" w:cs="Calibri"/>
                <w:color w:val="000000"/>
                <w:rtl w:val="0"/>
              </w:rPr>
              <w:t>Net of rec</w:t>
            </w:r>
          </w:p>
        </w:tc>
        <w:tc>
          <w:tcPr>
            <w:vAlign w:val="bottom"/>
          </w:tcPr>
          <w:p w14:paraId="00000432">
            <w:pPr>
              <w:spacing w:after="0" w:line="240" w:lineRule="auto"/>
              <w:rPr>
                <w:rFonts w:ascii="Calibri" w:hAnsi="Calibri" w:eastAsia="Calibri" w:cs="Calibri"/>
                <w:color w:val="000000"/>
              </w:rPr>
            </w:pPr>
            <w:r>
              <w:rPr>
                <w:rFonts w:ascii="Calibri" w:hAnsi="Calibri" w:eastAsia="Calibri" w:cs="Calibri"/>
                <w:color w:val="000000"/>
                <w:rtl w:val="0"/>
              </w:rPr>
              <w:t>RecoveryAmount (NCGTC Share)</w:t>
            </w:r>
          </w:p>
        </w:tc>
        <w:tc>
          <w:tcPr>
            <w:vAlign w:val="bottom"/>
          </w:tcPr>
          <w:p w14:paraId="00000433">
            <w:pPr>
              <w:spacing w:after="0" w:line="240" w:lineRule="auto"/>
              <w:rPr>
                <w:rFonts w:ascii="Calibri" w:hAnsi="Calibri" w:eastAsia="Calibri" w:cs="Calibri"/>
                <w:color w:val="000000"/>
              </w:rPr>
            </w:pPr>
            <w:r>
              <w:rPr>
                <w:rFonts w:ascii="Calibri" w:hAnsi="Calibri" w:eastAsia="Calibri" w:cs="Calibri"/>
                <w:color w:val="000000"/>
                <w:rtl w:val="0"/>
              </w:rPr>
              <w:t>DateOfRecovery</w:t>
            </w:r>
          </w:p>
        </w:tc>
      </w:tr>
      <w:tr w14:paraId="46006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2" w:hRule="atLeast"/>
        </w:trPr>
        <w:tc>
          <w:tcPr>
            <w:vAlign w:val="bottom"/>
          </w:tcPr>
          <w:p w14:paraId="00000434">
            <w:pPr>
              <w:spacing w:after="0" w:line="240" w:lineRule="auto"/>
              <w:rPr>
                <w:rFonts w:ascii="Calibri" w:hAnsi="Calibri" w:eastAsia="Calibri" w:cs="Calibri"/>
                <w:color w:val="000000"/>
              </w:rPr>
            </w:pPr>
            <w:r>
              <w:rPr>
                <w:rFonts w:ascii="Calibri" w:hAnsi="Calibri" w:eastAsia="Calibri" w:cs="Calibri"/>
                <w:color w:val="000000"/>
                <w:rtl w:val="0"/>
              </w:rPr>
              <w:t>ICIC103</w:t>
            </w:r>
          </w:p>
        </w:tc>
        <w:tc>
          <w:tcPr>
            <w:vAlign w:val="bottom"/>
          </w:tcPr>
          <w:p w14:paraId="00000435">
            <w:pPr>
              <w:spacing w:after="0" w:line="240" w:lineRule="auto"/>
              <w:rPr>
                <w:rFonts w:ascii="Calibri" w:hAnsi="Calibri" w:eastAsia="Calibri" w:cs="Calibri"/>
                <w:color w:val="000000"/>
              </w:rPr>
            </w:pPr>
            <w:r>
              <w:rPr>
                <w:rFonts w:ascii="Calibri" w:hAnsi="Calibri" w:eastAsia="Calibri" w:cs="Calibri"/>
                <w:color w:val="000000"/>
                <w:rtl w:val="0"/>
              </w:rPr>
              <w:t>IC13</w:t>
            </w:r>
          </w:p>
        </w:tc>
        <w:tc>
          <w:tcPr>
            <w:vAlign w:val="bottom"/>
          </w:tcPr>
          <w:p w14:paraId="00000436">
            <w:pPr>
              <w:spacing w:after="0" w:line="240" w:lineRule="auto"/>
              <w:jc w:val="right"/>
              <w:rPr>
                <w:rFonts w:ascii="Calibri" w:hAnsi="Calibri" w:eastAsia="Calibri" w:cs="Calibri"/>
                <w:color w:val="000000"/>
              </w:rPr>
            </w:pPr>
            <w:r>
              <w:rPr>
                <w:rFonts w:ascii="Calibri" w:hAnsi="Calibri" w:eastAsia="Calibri" w:cs="Calibri"/>
                <w:color w:val="000000"/>
                <w:rtl w:val="0"/>
              </w:rPr>
              <w:t>20000</w:t>
            </w:r>
          </w:p>
        </w:tc>
        <w:tc>
          <w:tcPr>
            <w:vAlign w:val="bottom"/>
          </w:tcPr>
          <w:p w14:paraId="00000437">
            <w:pPr>
              <w:spacing w:after="0" w:line="240" w:lineRule="auto"/>
              <w:jc w:val="right"/>
              <w:rPr>
                <w:rFonts w:ascii="Calibri" w:hAnsi="Calibri" w:eastAsia="Calibri" w:cs="Calibri"/>
                <w:color w:val="000000"/>
              </w:rPr>
            </w:pPr>
            <w:r>
              <w:rPr>
                <w:rFonts w:ascii="Calibri" w:hAnsi="Calibri" w:eastAsia="Calibri" w:cs="Calibri"/>
                <w:color w:val="000000"/>
                <w:rtl w:val="0"/>
              </w:rPr>
              <w:t>50000</w:t>
            </w:r>
          </w:p>
        </w:tc>
        <w:tc>
          <w:tcPr>
            <w:vAlign w:val="bottom"/>
          </w:tcPr>
          <w:p w14:paraId="00000438">
            <w:pPr>
              <w:spacing w:after="0" w:line="240" w:lineRule="auto"/>
              <w:jc w:val="right"/>
              <w:rPr>
                <w:rFonts w:ascii="Calibri" w:hAnsi="Calibri" w:eastAsia="Calibri" w:cs="Calibri"/>
                <w:color w:val="000000"/>
              </w:rPr>
            </w:pPr>
            <w:r>
              <w:rPr>
                <w:rFonts w:ascii="Calibri" w:hAnsi="Calibri" w:eastAsia="Calibri" w:cs="Calibri"/>
                <w:color w:val="000000"/>
                <w:rtl w:val="0"/>
              </w:rPr>
              <w:t>-30000</w:t>
            </w:r>
          </w:p>
        </w:tc>
        <w:tc>
          <w:tcPr>
            <w:vAlign w:val="bottom"/>
          </w:tcPr>
          <w:p w14:paraId="00000439">
            <w:pPr>
              <w:spacing w:after="0" w:line="240" w:lineRule="auto"/>
              <w:jc w:val="right"/>
              <w:rPr>
                <w:rFonts w:ascii="Calibri" w:hAnsi="Calibri" w:eastAsia="Calibri" w:cs="Calibri"/>
                <w:color w:val="000000"/>
              </w:rPr>
            </w:pPr>
            <w:r>
              <w:rPr>
                <w:rFonts w:ascii="Calibri" w:hAnsi="Calibri" w:eastAsia="Calibri" w:cs="Calibri"/>
                <w:color w:val="000000"/>
                <w:rtl w:val="0"/>
              </w:rPr>
              <w:t>0</w:t>
            </w:r>
          </w:p>
        </w:tc>
        <w:tc>
          <w:tcPr>
            <w:vAlign w:val="bottom"/>
          </w:tcPr>
          <w:p w14:paraId="0000043A">
            <w:pPr>
              <w:spacing w:after="0" w:line="240" w:lineRule="auto"/>
              <w:jc w:val="right"/>
              <w:rPr>
                <w:rFonts w:ascii="Calibri" w:hAnsi="Calibri" w:eastAsia="Calibri" w:cs="Calibri"/>
                <w:color w:val="000000"/>
              </w:rPr>
            </w:pPr>
            <w:r>
              <w:rPr>
                <w:rFonts w:ascii="Calibri" w:hAnsi="Calibri" w:eastAsia="Calibri" w:cs="Calibri"/>
                <w:color w:val="000000"/>
                <w:rtl w:val="0"/>
              </w:rPr>
              <w:t>11/27/2025</w:t>
            </w:r>
          </w:p>
        </w:tc>
      </w:tr>
      <w:tr w14:paraId="46845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3" w:hRule="atLeast"/>
        </w:trPr>
        <w:tc>
          <w:tcPr>
            <w:vAlign w:val="bottom"/>
          </w:tcPr>
          <w:p w14:paraId="0000043B">
            <w:pPr>
              <w:spacing w:after="0" w:line="240" w:lineRule="auto"/>
              <w:rPr>
                <w:rFonts w:ascii="Calibri" w:hAnsi="Calibri" w:eastAsia="Calibri" w:cs="Calibri"/>
                <w:color w:val="000000"/>
              </w:rPr>
            </w:pPr>
            <w:r>
              <w:rPr>
                <w:rFonts w:ascii="Calibri" w:hAnsi="Calibri" w:eastAsia="Calibri" w:cs="Calibri"/>
                <w:color w:val="000000"/>
                <w:rtl w:val="0"/>
              </w:rPr>
              <w:t>ICIC111</w:t>
            </w:r>
          </w:p>
        </w:tc>
        <w:tc>
          <w:tcPr>
            <w:vAlign w:val="bottom"/>
          </w:tcPr>
          <w:p w14:paraId="0000043C">
            <w:pPr>
              <w:spacing w:after="0" w:line="240" w:lineRule="auto"/>
              <w:rPr>
                <w:rFonts w:ascii="Calibri" w:hAnsi="Calibri" w:eastAsia="Calibri" w:cs="Calibri"/>
                <w:color w:val="000000"/>
              </w:rPr>
            </w:pPr>
            <w:r>
              <w:rPr>
                <w:rFonts w:ascii="Calibri" w:hAnsi="Calibri" w:eastAsia="Calibri" w:cs="Calibri"/>
                <w:color w:val="000000"/>
                <w:rtl w:val="0"/>
              </w:rPr>
              <w:t>IC21</w:t>
            </w:r>
          </w:p>
        </w:tc>
        <w:tc>
          <w:tcPr>
            <w:vAlign w:val="bottom"/>
          </w:tcPr>
          <w:p w14:paraId="0000043D">
            <w:pPr>
              <w:spacing w:after="0" w:line="240" w:lineRule="auto"/>
              <w:jc w:val="right"/>
              <w:rPr>
                <w:rFonts w:ascii="Calibri" w:hAnsi="Calibri" w:eastAsia="Calibri" w:cs="Calibri"/>
                <w:color w:val="000000"/>
              </w:rPr>
            </w:pPr>
            <w:r>
              <w:rPr>
                <w:rFonts w:ascii="Calibri" w:hAnsi="Calibri" w:eastAsia="Calibri" w:cs="Calibri"/>
                <w:color w:val="000000"/>
                <w:rtl w:val="0"/>
              </w:rPr>
              <w:t>50000</w:t>
            </w:r>
          </w:p>
        </w:tc>
        <w:tc>
          <w:tcPr>
            <w:vAlign w:val="bottom"/>
          </w:tcPr>
          <w:p w14:paraId="0000043E">
            <w:pPr>
              <w:spacing w:after="0" w:line="240" w:lineRule="auto"/>
              <w:jc w:val="right"/>
              <w:rPr>
                <w:rFonts w:ascii="Calibri" w:hAnsi="Calibri" w:eastAsia="Calibri" w:cs="Calibri"/>
                <w:color w:val="000000"/>
              </w:rPr>
            </w:pPr>
            <w:r>
              <w:rPr>
                <w:rFonts w:ascii="Calibri" w:hAnsi="Calibri" w:eastAsia="Calibri" w:cs="Calibri"/>
                <w:color w:val="000000"/>
                <w:rtl w:val="0"/>
              </w:rPr>
              <w:t>60000</w:t>
            </w:r>
          </w:p>
        </w:tc>
        <w:tc>
          <w:tcPr>
            <w:vAlign w:val="bottom"/>
          </w:tcPr>
          <w:p w14:paraId="0000043F">
            <w:pPr>
              <w:spacing w:after="0" w:line="240" w:lineRule="auto"/>
              <w:jc w:val="right"/>
              <w:rPr>
                <w:rFonts w:ascii="Calibri" w:hAnsi="Calibri" w:eastAsia="Calibri" w:cs="Calibri"/>
                <w:color w:val="000000"/>
              </w:rPr>
            </w:pPr>
            <w:r>
              <w:rPr>
                <w:rFonts w:ascii="Calibri" w:hAnsi="Calibri" w:eastAsia="Calibri" w:cs="Calibri"/>
                <w:color w:val="000000"/>
                <w:rtl w:val="0"/>
              </w:rPr>
              <w:t>-10000</w:t>
            </w:r>
          </w:p>
        </w:tc>
        <w:tc>
          <w:tcPr>
            <w:vAlign w:val="bottom"/>
          </w:tcPr>
          <w:p w14:paraId="00000440">
            <w:pPr>
              <w:spacing w:after="0" w:line="240" w:lineRule="auto"/>
              <w:jc w:val="right"/>
              <w:rPr>
                <w:rFonts w:ascii="Calibri" w:hAnsi="Calibri" w:eastAsia="Calibri" w:cs="Calibri"/>
                <w:color w:val="000000"/>
              </w:rPr>
            </w:pPr>
            <w:r>
              <w:rPr>
                <w:rFonts w:ascii="Calibri" w:hAnsi="Calibri" w:eastAsia="Calibri" w:cs="Calibri"/>
                <w:color w:val="000000"/>
                <w:rtl w:val="0"/>
              </w:rPr>
              <w:t>0</w:t>
            </w:r>
          </w:p>
        </w:tc>
        <w:tc>
          <w:tcPr>
            <w:vAlign w:val="bottom"/>
          </w:tcPr>
          <w:p w14:paraId="00000441">
            <w:pPr>
              <w:spacing w:after="0" w:line="240" w:lineRule="auto"/>
              <w:jc w:val="right"/>
              <w:rPr>
                <w:rFonts w:ascii="Calibri" w:hAnsi="Calibri" w:eastAsia="Calibri" w:cs="Calibri"/>
                <w:color w:val="000000"/>
              </w:rPr>
            </w:pPr>
            <w:r>
              <w:rPr>
                <w:rFonts w:ascii="Calibri" w:hAnsi="Calibri" w:eastAsia="Calibri" w:cs="Calibri"/>
                <w:color w:val="000000"/>
                <w:rtl w:val="0"/>
              </w:rPr>
              <w:t>11/27/2025</w:t>
            </w:r>
          </w:p>
        </w:tc>
      </w:tr>
    </w:tbl>
    <w:p w14:paraId="00000442">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E.g. Recovery Amount is 20000,</w:t>
      </w:r>
    </w:p>
    <w:p w14:paraId="00000443">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Legal cost is 50000</w:t>
      </w:r>
    </w:p>
    <w:p w14:paraId="00000444">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Net Recovery will be = Recovery Amount – Legal Cost </w:t>
      </w:r>
    </w:p>
    <w:p w14:paraId="000004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  = 20000 – 50000 = -30000</w:t>
      </w:r>
    </w:p>
    <w:p w14:paraId="000004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  = 0= If the calculated recovery amount is negative, it will be treated as zero, no invoice generation, no payment flow and No receipt will be downloadable for zero entries</w:t>
      </w:r>
    </w:p>
    <w:p w14:paraId="000004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36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48">
      <w:pPr>
        <w:jc w:val="both"/>
      </w:pPr>
    </w:p>
    <w:p w14:paraId="00000449">
      <w:pPr>
        <w:shd w:val="clear" w:fill="FFFFFF"/>
        <w:spacing w:after="0" w:line="240" w:lineRule="auto"/>
        <w:rPr>
          <w:b/>
          <w:bCs/>
          <w:color w:val="000000"/>
          <w:sz w:val="28"/>
          <w:szCs w:val="28"/>
        </w:rPr>
      </w:pPr>
      <w:r>
        <w:rPr>
          <w:b/>
          <w:bCs/>
          <w:color w:val="000000"/>
          <w:sz w:val="28"/>
          <w:szCs w:val="28"/>
          <w:highlight w:val="yellow"/>
          <w:rtl w:val="0"/>
        </w:rPr>
        <w:t>Calculations Scenarios for SHG Portfolio–</w:t>
      </w:r>
      <w:r>
        <w:rPr>
          <w:b/>
          <w:bCs/>
          <w:color w:val="000000"/>
          <w:sz w:val="28"/>
          <w:szCs w:val="28"/>
          <w:rtl w:val="0"/>
        </w:rPr>
        <w:t xml:space="preserve"> </w:t>
      </w:r>
    </w:p>
    <w:p w14:paraId="0000044A">
      <w:pPr>
        <w:shd w:val="clear" w:fill="FFFFFF"/>
        <w:spacing w:after="0" w:line="240" w:lineRule="auto"/>
        <w:rPr>
          <w:rFonts w:ascii="Quattrocento Sans" w:hAnsi="Quattrocento Sans" w:eastAsia="Quattrocento Sans" w:cs="Quattrocento Sans"/>
          <w:b/>
          <w:bCs/>
          <w:color w:val="172B4D"/>
          <w:sz w:val="21"/>
          <w:szCs w:val="21"/>
        </w:rPr>
      </w:pPr>
    </w:p>
    <w:p w14:paraId="000004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4C">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Scenario for all the records After 2021-time span, having 75% as Recovery share as per the portfolio.</w:t>
      </w:r>
    </w:p>
    <w:tbl>
      <w:tblPr>
        <w:tblStyle w:val="34"/>
        <w:tblW w:w="106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58"/>
        <w:gridCol w:w="2115"/>
        <w:gridCol w:w="1763"/>
        <w:gridCol w:w="774"/>
        <w:gridCol w:w="774"/>
        <w:gridCol w:w="2317"/>
        <w:gridCol w:w="1676"/>
      </w:tblGrid>
      <w:tr w14:paraId="50726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7" w:hRule="atLeast"/>
        </w:trPr>
        <w:tc>
          <w:tcPr>
            <w:vAlign w:val="bottom"/>
          </w:tcPr>
          <w:p w14:paraId="0000044D">
            <w:pPr>
              <w:spacing w:after="0" w:line="240" w:lineRule="auto"/>
              <w:rPr>
                <w:rFonts w:ascii="Calibri" w:hAnsi="Calibri" w:eastAsia="Calibri" w:cs="Calibri"/>
                <w:color w:val="000000"/>
              </w:rPr>
            </w:pPr>
            <w:r>
              <w:rPr>
                <w:rFonts w:ascii="Calibri" w:hAnsi="Calibri" w:eastAsia="Calibri" w:cs="Calibri"/>
                <w:color w:val="000000"/>
                <w:rtl w:val="0"/>
              </w:rPr>
              <w:t>CustomerId</w:t>
            </w:r>
          </w:p>
        </w:tc>
        <w:tc>
          <w:tcPr>
            <w:vAlign w:val="bottom"/>
          </w:tcPr>
          <w:p w14:paraId="0000044E">
            <w:pPr>
              <w:spacing w:after="0" w:line="240" w:lineRule="auto"/>
              <w:rPr>
                <w:rFonts w:ascii="Calibri" w:hAnsi="Calibri" w:eastAsia="Calibri" w:cs="Calibri"/>
                <w:color w:val="000000"/>
              </w:rPr>
            </w:pPr>
            <w:r>
              <w:rPr>
                <w:rFonts w:ascii="Calibri" w:hAnsi="Calibri" w:eastAsia="Calibri" w:cs="Calibri"/>
                <w:color w:val="000000"/>
                <w:rtl w:val="0"/>
              </w:rPr>
              <w:t>LoanAccountNumber</w:t>
            </w:r>
          </w:p>
        </w:tc>
        <w:tc>
          <w:tcPr>
            <w:vAlign w:val="bottom"/>
          </w:tcPr>
          <w:p w14:paraId="0000044F">
            <w:pPr>
              <w:spacing w:after="0" w:line="240" w:lineRule="auto"/>
              <w:rPr>
                <w:rFonts w:ascii="Calibri" w:hAnsi="Calibri" w:eastAsia="Calibri" w:cs="Calibri"/>
                <w:color w:val="000000"/>
              </w:rPr>
            </w:pPr>
            <w:r>
              <w:rPr>
                <w:rFonts w:ascii="Calibri" w:hAnsi="Calibri" w:eastAsia="Calibri" w:cs="Calibri"/>
                <w:color w:val="000000"/>
                <w:rtl w:val="0"/>
              </w:rPr>
              <w:t>RecoveryAmount</w:t>
            </w:r>
          </w:p>
        </w:tc>
        <w:tc>
          <w:tcPr>
            <w:vAlign w:val="bottom"/>
          </w:tcPr>
          <w:p w14:paraId="00000450">
            <w:pPr>
              <w:spacing w:after="0" w:line="240" w:lineRule="auto"/>
              <w:rPr>
                <w:rFonts w:ascii="Calibri" w:hAnsi="Calibri" w:eastAsia="Calibri" w:cs="Calibri"/>
                <w:color w:val="000000"/>
              </w:rPr>
            </w:pPr>
            <w:r>
              <w:rPr>
                <w:rFonts w:ascii="Calibri" w:hAnsi="Calibri" w:eastAsia="Calibri" w:cs="Calibri"/>
                <w:color w:val="000000"/>
                <w:rtl w:val="0"/>
              </w:rPr>
              <w:t>leg cost</w:t>
            </w:r>
          </w:p>
        </w:tc>
        <w:tc>
          <w:tcPr>
            <w:vAlign w:val="bottom"/>
          </w:tcPr>
          <w:p w14:paraId="00000451">
            <w:pPr>
              <w:spacing w:after="0" w:line="240" w:lineRule="auto"/>
              <w:rPr>
                <w:rFonts w:ascii="Calibri" w:hAnsi="Calibri" w:eastAsia="Calibri" w:cs="Calibri"/>
                <w:color w:val="000000"/>
              </w:rPr>
            </w:pPr>
            <w:r>
              <w:rPr>
                <w:rFonts w:ascii="Calibri" w:hAnsi="Calibri" w:eastAsia="Calibri" w:cs="Calibri"/>
                <w:color w:val="000000"/>
                <w:rtl w:val="0"/>
              </w:rPr>
              <w:t>Net of rec</w:t>
            </w:r>
          </w:p>
        </w:tc>
        <w:tc>
          <w:tcPr>
            <w:vAlign w:val="bottom"/>
          </w:tcPr>
          <w:p w14:paraId="00000452">
            <w:pPr>
              <w:spacing w:after="0" w:line="240" w:lineRule="auto"/>
              <w:rPr>
                <w:rFonts w:ascii="Calibri" w:hAnsi="Calibri" w:eastAsia="Calibri" w:cs="Calibri"/>
                <w:color w:val="000000"/>
              </w:rPr>
            </w:pPr>
            <w:r>
              <w:rPr>
                <w:rFonts w:ascii="Calibri" w:hAnsi="Calibri" w:eastAsia="Calibri" w:cs="Calibri"/>
                <w:color w:val="000000"/>
                <w:rtl w:val="0"/>
              </w:rPr>
              <w:t>RecoveryAmount (NCGTC Share)</w:t>
            </w:r>
          </w:p>
        </w:tc>
        <w:tc>
          <w:tcPr>
            <w:vAlign w:val="bottom"/>
          </w:tcPr>
          <w:p w14:paraId="00000453">
            <w:pPr>
              <w:spacing w:after="0" w:line="240" w:lineRule="auto"/>
              <w:rPr>
                <w:rFonts w:ascii="Calibri" w:hAnsi="Calibri" w:eastAsia="Calibri" w:cs="Calibri"/>
                <w:color w:val="000000"/>
              </w:rPr>
            </w:pPr>
            <w:r>
              <w:rPr>
                <w:rFonts w:ascii="Calibri" w:hAnsi="Calibri" w:eastAsia="Calibri" w:cs="Calibri"/>
                <w:color w:val="000000"/>
                <w:rtl w:val="0"/>
              </w:rPr>
              <w:t>DateOfRecovery</w:t>
            </w:r>
          </w:p>
        </w:tc>
      </w:tr>
      <w:tr w14:paraId="0BA00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7" w:hRule="atLeast"/>
        </w:trPr>
        <w:tc>
          <w:tcPr>
            <w:vAlign w:val="bottom"/>
          </w:tcPr>
          <w:p w14:paraId="00000454">
            <w:pPr>
              <w:spacing w:after="0" w:line="240" w:lineRule="auto"/>
              <w:rPr>
                <w:rFonts w:ascii="Calibri" w:hAnsi="Calibri" w:eastAsia="Calibri" w:cs="Calibri"/>
                <w:color w:val="000000"/>
              </w:rPr>
            </w:pPr>
            <w:r>
              <w:rPr>
                <w:rFonts w:ascii="Calibri" w:hAnsi="Calibri" w:eastAsia="Calibri" w:cs="Calibri"/>
                <w:color w:val="000000"/>
                <w:rtl w:val="0"/>
              </w:rPr>
              <w:t>ICIC103</w:t>
            </w:r>
          </w:p>
        </w:tc>
        <w:tc>
          <w:tcPr>
            <w:vAlign w:val="bottom"/>
          </w:tcPr>
          <w:p w14:paraId="00000455">
            <w:pPr>
              <w:spacing w:after="0" w:line="240" w:lineRule="auto"/>
              <w:rPr>
                <w:rFonts w:ascii="Calibri" w:hAnsi="Calibri" w:eastAsia="Calibri" w:cs="Calibri"/>
                <w:color w:val="000000"/>
              </w:rPr>
            </w:pPr>
            <w:r>
              <w:rPr>
                <w:rFonts w:ascii="Calibri" w:hAnsi="Calibri" w:eastAsia="Calibri" w:cs="Calibri"/>
                <w:color w:val="000000"/>
                <w:rtl w:val="0"/>
              </w:rPr>
              <w:t>IC13</w:t>
            </w:r>
          </w:p>
        </w:tc>
        <w:tc>
          <w:tcPr>
            <w:vAlign w:val="bottom"/>
          </w:tcPr>
          <w:p w14:paraId="00000456">
            <w:pPr>
              <w:spacing w:after="0" w:line="240" w:lineRule="auto"/>
              <w:jc w:val="right"/>
              <w:rPr>
                <w:rFonts w:ascii="Calibri" w:hAnsi="Calibri" w:eastAsia="Calibri" w:cs="Calibri"/>
                <w:color w:val="000000"/>
              </w:rPr>
            </w:pPr>
            <w:r>
              <w:rPr>
                <w:rFonts w:ascii="Calibri" w:hAnsi="Calibri" w:eastAsia="Calibri" w:cs="Calibri"/>
                <w:color w:val="000000"/>
                <w:rtl w:val="0"/>
              </w:rPr>
              <w:t>20000</w:t>
            </w:r>
          </w:p>
        </w:tc>
        <w:tc>
          <w:tcPr>
            <w:vAlign w:val="bottom"/>
          </w:tcPr>
          <w:p w14:paraId="00000457">
            <w:pPr>
              <w:spacing w:after="0" w:line="240" w:lineRule="auto"/>
              <w:jc w:val="right"/>
              <w:rPr>
                <w:rFonts w:ascii="Calibri" w:hAnsi="Calibri" w:eastAsia="Calibri" w:cs="Calibri"/>
                <w:color w:val="000000"/>
              </w:rPr>
            </w:pPr>
            <w:r>
              <w:rPr>
                <w:rFonts w:ascii="Calibri" w:hAnsi="Calibri" w:eastAsia="Calibri" w:cs="Calibri"/>
                <w:color w:val="000000"/>
                <w:rtl w:val="0"/>
              </w:rPr>
              <w:t>10000</w:t>
            </w:r>
          </w:p>
        </w:tc>
        <w:tc>
          <w:tcPr>
            <w:vAlign w:val="bottom"/>
          </w:tcPr>
          <w:p w14:paraId="00000458">
            <w:pPr>
              <w:spacing w:after="0" w:line="240" w:lineRule="auto"/>
              <w:jc w:val="right"/>
              <w:rPr>
                <w:rFonts w:ascii="Calibri" w:hAnsi="Calibri" w:eastAsia="Calibri" w:cs="Calibri"/>
                <w:color w:val="000000"/>
              </w:rPr>
            </w:pPr>
            <w:r>
              <w:rPr>
                <w:rFonts w:ascii="Calibri" w:hAnsi="Calibri" w:eastAsia="Calibri" w:cs="Calibri"/>
                <w:color w:val="000000"/>
                <w:rtl w:val="0"/>
              </w:rPr>
              <w:t>10000</w:t>
            </w:r>
          </w:p>
        </w:tc>
        <w:tc>
          <w:tcPr>
            <w:vAlign w:val="bottom"/>
          </w:tcPr>
          <w:p w14:paraId="00000459">
            <w:pPr>
              <w:spacing w:after="0" w:line="240" w:lineRule="auto"/>
              <w:jc w:val="right"/>
              <w:rPr>
                <w:rFonts w:ascii="Calibri" w:hAnsi="Calibri" w:eastAsia="Calibri" w:cs="Calibri"/>
                <w:color w:val="000000"/>
              </w:rPr>
            </w:pPr>
            <w:r>
              <w:rPr>
                <w:rFonts w:ascii="Calibri" w:hAnsi="Calibri" w:eastAsia="Calibri" w:cs="Calibri"/>
                <w:color w:val="000000"/>
                <w:rtl w:val="0"/>
              </w:rPr>
              <w:t>7500</w:t>
            </w:r>
          </w:p>
        </w:tc>
        <w:tc>
          <w:tcPr>
            <w:vAlign w:val="bottom"/>
          </w:tcPr>
          <w:p w14:paraId="0000045A">
            <w:pPr>
              <w:spacing w:after="0" w:line="240" w:lineRule="auto"/>
              <w:jc w:val="right"/>
              <w:rPr>
                <w:rFonts w:ascii="Calibri" w:hAnsi="Calibri" w:eastAsia="Calibri" w:cs="Calibri"/>
                <w:color w:val="000000"/>
              </w:rPr>
            </w:pPr>
            <w:r>
              <w:rPr>
                <w:rFonts w:ascii="Calibri" w:hAnsi="Calibri" w:eastAsia="Calibri" w:cs="Calibri"/>
                <w:color w:val="000000"/>
                <w:rtl w:val="0"/>
              </w:rPr>
              <w:t>11/27/2025</w:t>
            </w:r>
          </w:p>
        </w:tc>
      </w:tr>
      <w:tr w14:paraId="4D29C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7" w:hRule="atLeast"/>
        </w:trPr>
        <w:tc>
          <w:tcPr>
            <w:vAlign w:val="bottom"/>
          </w:tcPr>
          <w:p w14:paraId="0000045B">
            <w:pPr>
              <w:spacing w:after="0" w:line="240" w:lineRule="auto"/>
              <w:rPr>
                <w:rFonts w:ascii="Calibri" w:hAnsi="Calibri" w:eastAsia="Calibri" w:cs="Calibri"/>
                <w:color w:val="000000"/>
              </w:rPr>
            </w:pPr>
            <w:r>
              <w:rPr>
                <w:rFonts w:ascii="Calibri" w:hAnsi="Calibri" w:eastAsia="Calibri" w:cs="Calibri"/>
                <w:color w:val="000000"/>
                <w:rtl w:val="0"/>
              </w:rPr>
              <w:t>ICIC111</w:t>
            </w:r>
          </w:p>
        </w:tc>
        <w:tc>
          <w:tcPr>
            <w:vAlign w:val="bottom"/>
          </w:tcPr>
          <w:p w14:paraId="0000045C">
            <w:pPr>
              <w:spacing w:after="0" w:line="240" w:lineRule="auto"/>
              <w:rPr>
                <w:rFonts w:ascii="Calibri" w:hAnsi="Calibri" w:eastAsia="Calibri" w:cs="Calibri"/>
                <w:color w:val="000000"/>
              </w:rPr>
            </w:pPr>
            <w:r>
              <w:rPr>
                <w:rFonts w:ascii="Calibri" w:hAnsi="Calibri" w:eastAsia="Calibri" w:cs="Calibri"/>
                <w:color w:val="000000"/>
                <w:rtl w:val="0"/>
              </w:rPr>
              <w:t>IC21</w:t>
            </w:r>
          </w:p>
        </w:tc>
        <w:tc>
          <w:tcPr>
            <w:vAlign w:val="bottom"/>
          </w:tcPr>
          <w:p w14:paraId="0000045D">
            <w:pPr>
              <w:spacing w:after="0" w:line="240" w:lineRule="auto"/>
              <w:jc w:val="right"/>
              <w:rPr>
                <w:rFonts w:ascii="Calibri" w:hAnsi="Calibri" w:eastAsia="Calibri" w:cs="Calibri"/>
                <w:color w:val="000000"/>
              </w:rPr>
            </w:pPr>
            <w:r>
              <w:rPr>
                <w:rFonts w:ascii="Calibri" w:hAnsi="Calibri" w:eastAsia="Calibri" w:cs="Calibri"/>
                <w:color w:val="000000"/>
                <w:rtl w:val="0"/>
              </w:rPr>
              <w:t>50000</w:t>
            </w:r>
          </w:p>
        </w:tc>
        <w:tc>
          <w:tcPr>
            <w:vAlign w:val="bottom"/>
          </w:tcPr>
          <w:p w14:paraId="0000045E">
            <w:pPr>
              <w:spacing w:after="0" w:line="240" w:lineRule="auto"/>
              <w:jc w:val="right"/>
              <w:rPr>
                <w:rFonts w:ascii="Calibri" w:hAnsi="Calibri" w:eastAsia="Calibri" w:cs="Calibri"/>
                <w:color w:val="000000"/>
              </w:rPr>
            </w:pPr>
            <w:r>
              <w:rPr>
                <w:rFonts w:ascii="Calibri" w:hAnsi="Calibri" w:eastAsia="Calibri" w:cs="Calibri"/>
                <w:color w:val="000000"/>
                <w:rtl w:val="0"/>
              </w:rPr>
              <w:t>20000</w:t>
            </w:r>
          </w:p>
        </w:tc>
        <w:tc>
          <w:tcPr>
            <w:vAlign w:val="bottom"/>
          </w:tcPr>
          <w:p w14:paraId="0000045F">
            <w:pPr>
              <w:spacing w:after="0" w:line="240" w:lineRule="auto"/>
              <w:jc w:val="right"/>
              <w:rPr>
                <w:rFonts w:ascii="Calibri" w:hAnsi="Calibri" w:eastAsia="Calibri" w:cs="Calibri"/>
                <w:color w:val="000000"/>
              </w:rPr>
            </w:pPr>
            <w:r>
              <w:rPr>
                <w:rFonts w:ascii="Calibri" w:hAnsi="Calibri" w:eastAsia="Calibri" w:cs="Calibri"/>
                <w:color w:val="000000"/>
                <w:rtl w:val="0"/>
              </w:rPr>
              <w:t>30000</w:t>
            </w:r>
          </w:p>
        </w:tc>
        <w:tc>
          <w:tcPr>
            <w:vAlign w:val="bottom"/>
          </w:tcPr>
          <w:p w14:paraId="00000460">
            <w:pPr>
              <w:spacing w:after="0" w:line="240" w:lineRule="auto"/>
              <w:jc w:val="right"/>
              <w:rPr>
                <w:rFonts w:ascii="Calibri" w:hAnsi="Calibri" w:eastAsia="Calibri" w:cs="Calibri"/>
                <w:color w:val="000000"/>
              </w:rPr>
            </w:pPr>
            <w:r>
              <w:rPr>
                <w:rFonts w:ascii="Calibri" w:hAnsi="Calibri" w:eastAsia="Calibri" w:cs="Calibri"/>
                <w:color w:val="000000"/>
                <w:rtl w:val="0"/>
              </w:rPr>
              <w:t>22500</w:t>
            </w:r>
          </w:p>
        </w:tc>
        <w:tc>
          <w:tcPr>
            <w:vAlign w:val="bottom"/>
          </w:tcPr>
          <w:p w14:paraId="00000461">
            <w:pPr>
              <w:spacing w:after="0" w:line="240" w:lineRule="auto"/>
              <w:jc w:val="right"/>
              <w:rPr>
                <w:rFonts w:ascii="Calibri" w:hAnsi="Calibri" w:eastAsia="Calibri" w:cs="Calibri"/>
                <w:color w:val="000000"/>
              </w:rPr>
            </w:pPr>
            <w:r>
              <w:rPr>
                <w:rFonts w:ascii="Calibri" w:hAnsi="Calibri" w:eastAsia="Calibri" w:cs="Calibri"/>
                <w:color w:val="000000"/>
                <w:rtl w:val="0"/>
              </w:rPr>
              <w:t>11/27/2025</w:t>
            </w:r>
          </w:p>
        </w:tc>
      </w:tr>
    </w:tbl>
    <w:p w14:paraId="000004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p>
    <w:p w14:paraId="00000463">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E.g. Recovery Amount is 20000,</w:t>
      </w:r>
    </w:p>
    <w:p w14:paraId="00000464">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Legal cost is 10000</w:t>
      </w:r>
    </w:p>
    <w:p w14:paraId="00000465">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Net Recovery will be = Recovery Amount – Legal Cost </w:t>
      </w:r>
    </w:p>
    <w:p w14:paraId="000004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  = 20000 – 10000 = 10000 </w:t>
      </w:r>
    </w:p>
    <w:p w14:paraId="000004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2880" w:right="0" w:firstLine="0"/>
        <w:jc w:val="both"/>
        <w:rPr>
          <w:rFonts w:ascii="Bahnschrift" w:hAnsi="Bahnschrift" w:eastAsia="Bahnschrift" w:cs="Bahnschrift"/>
          <w:b w:val="0"/>
          <w:bCs w:val="0"/>
          <w:i w:val="0"/>
          <w:iCs w:val="0"/>
          <w:smallCaps w:val="0"/>
          <w:strike w:val="0"/>
          <w:color w:val="000000"/>
          <w:sz w:val="28"/>
          <w:szCs w:val="28"/>
          <w:u w:val="none"/>
          <w:shd w:val="clear" w:fill="auto"/>
          <w:vertAlign w:val="baseline"/>
        </w:rPr>
      </w:pPr>
      <w:r>
        <w:rPr>
          <w:rFonts w:ascii="Bahnschrift" w:hAnsi="Bahnschrift" w:eastAsia="Bahnschrift" w:cs="Bahnschrift"/>
          <w:b w:val="0"/>
          <w:bCs w:val="0"/>
          <w:i w:val="0"/>
          <w:iCs w:val="0"/>
          <w:smallCaps w:val="0"/>
          <w:strike w:val="0"/>
          <w:color w:val="000000"/>
          <w:sz w:val="28"/>
          <w:szCs w:val="28"/>
          <w:u w:val="none"/>
          <w:shd w:val="clear" w:fill="auto"/>
          <w:vertAlign w:val="baseline"/>
          <w:rtl w:val="0"/>
        </w:rPr>
        <w:t xml:space="preserve">  = 75% of 10000 = 7500 will be recovery amount share as per the portfolio </w:t>
      </w:r>
    </w:p>
    <w:sdt>
      <w:sdtPr>
        <w:tag w:val="goog_rdk_71"/>
        <w:id w:val="2126107817"/>
      </w:sdtPr>
      <w:sdtContent>
        <w:p w14:paraId="00000468">
          <w:pPr>
            <w:jc w:val="both"/>
            <w:rPr>
              <w:ins w:id="0" w:author="Sachin Patange" w:date="2018-08-17T12:28:00Z"/>
            </w:rPr>
          </w:pPr>
          <w:sdt>
            <w:sdtPr>
              <w:tag w:val="goog_rdk_70"/>
              <w:id w:val="2038554501"/>
            </w:sdtPr>
            <w:sdtContent/>
          </w:sdt>
        </w:p>
      </w:sdtContent>
    </w:sdt>
    <w:p w14:paraId="00000469">
      <w:pPr>
        <w:pStyle w:val="4"/>
        <w:keepLines w:val="0"/>
        <w:numPr>
          <w:ilvl w:val="3"/>
          <w:numId w:val="33"/>
        </w:numPr>
        <w:pBdr>
          <w:bottom w:val="single" w:color="000000" w:sz="4" w:space="1"/>
        </w:pBdr>
        <w:tabs>
          <w:tab w:val="left" w:pos="0"/>
          <w:tab w:val="left" w:pos="720"/>
        </w:tabs>
        <w:spacing w:before="60" w:after="60" w:line="276" w:lineRule="auto"/>
        <w:ind w:left="864" w:hanging="864"/>
        <w:jc w:val="both"/>
        <w:rPr>
          <w:rFonts w:ascii="Trebuchet MS" w:hAnsi="Trebuchet MS" w:eastAsia="Trebuchet MS" w:cs="Trebuchet MS"/>
          <w:b/>
          <w:bCs/>
          <w:color w:val="000000"/>
        </w:rPr>
      </w:pPr>
      <w:bookmarkStart w:id="34" w:name="_heading=h.24o9telh0qi" w:colFirst="0" w:colLast="0"/>
      <w:bookmarkEnd w:id="34"/>
      <w:r>
        <w:rPr>
          <w:rFonts w:ascii="Trebuchet MS" w:hAnsi="Trebuchet MS" w:eastAsia="Trebuchet MS" w:cs="Trebuchet MS"/>
          <w:b/>
          <w:bCs/>
          <w:color w:val="000000"/>
          <w:rtl w:val="0"/>
        </w:rPr>
        <w:t>Allotting Recovery Unique Identifiers – Recovery Id</w:t>
      </w:r>
    </w:p>
    <w:p w14:paraId="0000046A">
      <w:pPr>
        <w:jc w:val="both"/>
      </w:pPr>
      <w:r>
        <w:rPr>
          <w:rtl w:val="0"/>
        </w:rPr>
        <w:t>For the eligible recovery records, system allocates a unique identification number, called as Recovery Id. This recovery id is allotted to the input file (or the batch) and to each recovery transaction (at each CG/Account level).</w:t>
      </w:r>
    </w:p>
    <w:p w14:paraId="0000046B">
      <w:pPr>
        <w:pStyle w:val="4"/>
        <w:keepLines w:val="0"/>
        <w:numPr>
          <w:ilvl w:val="4"/>
          <w:numId w:val="33"/>
        </w:numPr>
        <w:pBdr>
          <w:bottom w:val="single" w:color="000000" w:sz="4" w:space="1"/>
        </w:pBdr>
        <w:tabs>
          <w:tab w:val="left" w:pos="0"/>
          <w:tab w:val="left" w:pos="720"/>
        </w:tabs>
        <w:spacing w:before="60" w:after="60" w:line="276" w:lineRule="auto"/>
        <w:ind w:left="1008" w:hanging="1008"/>
        <w:jc w:val="both"/>
        <w:rPr>
          <w:rFonts w:ascii="Trebuchet MS" w:hAnsi="Trebuchet MS" w:eastAsia="Trebuchet MS" w:cs="Trebuchet MS"/>
          <w:b/>
          <w:bCs/>
          <w:color w:val="000000"/>
        </w:rPr>
      </w:pPr>
      <w:bookmarkStart w:id="35" w:name="_heading=h.mk6e3qi0bm89" w:colFirst="0" w:colLast="0"/>
      <w:bookmarkEnd w:id="35"/>
      <w:r>
        <w:rPr>
          <w:rFonts w:ascii="Trebuchet MS" w:hAnsi="Trebuchet MS" w:eastAsia="Trebuchet MS" w:cs="Trebuchet MS"/>
          <w:b/>
          <w:bCs/>
          <w:color w:val="000000"/>
          <w:rtl w:val="0"/>
        </w:rPr>
        <w:t>Allotting Batch Recovery Unique Identifier – Batch Recovery Id</w:t>
      </w:r>
    </w:p>
    <w:p w14:paraId="0000046C">
      <w:pPr>
        <w:jc w:val="both"/>
      </w:pPr>
      <w:r>
        <w:rPr>
          <w:rtl w:val="0"/>
        </w:rPr>
        <w:t>This unique identifies is at the batch level, called as Batch Recovery Id – which is a unique identification allotted to the notified batch of recoveries, for traceability and management of recoveries in SURGE system.</w:t>
      </w:r>
    </w:p>
    <w:p w14:paraId="0000046D">
      <w:pPr>
        <w:jc w:val="both"/>
      </w:pPr>
      <w:r>
        <w:rPr>
          <w:rtl w:val="0"/>
        </w:rPr>
        <w:t>Batch Recovery Id follows a specific format for this scheme:</w:t>
      </w:r>
    </w:p>
    <w:sdt>
      <w:sdtPr>
        <w:tag w:val="goog_rdk_74"/>
        <w:id w:val="-1596058222"/>
      </w:sdtPr>
      <w:sdtContent>
        <w:p w14:paraId="0000046E">
          <w:pPr>
            <w:jc w:val="both"/>
            <w:rPr>
              <w:ins w:id="1" w:author="Sachin Patange" w:date="2018-08-17T12:28:00Z"/>
            </w:rPr>
          </w:pPr>
          <w:sdt>
            <w:sdtPr>
              <w:tag w:val="goog_rdk_73"/>
              <w:id w:val="-230914719"/>
            </w:sdtPr>
            <w:sdtContent/>
          </w:sdt>
        </w:p>
      </w:sdtContent>
    </w:sdt>
    <w:sdt>
      <w:sdtPr>
        <w:tag w:val="goog_rdk_76"/>
        <w:id w:val="582199835"/>
      </w:sdtPr>
      <w:sdtContent>
        <w:p w14:paraId="0000046F">
          <w:pPr>
            <w:jc w:val="both"/>
            <w:rPr>
              <w:ins w:id="2" w:author="Sachin Patange" w:date="2018-08-17T12:28:00Z"/>
            </w:rPr>
          </w:pPr>
          <w:sdt>
            <w:sdtPr>
              <w:tag w:val="goog_rdk_75"/>
              <w:id w:val="-276451035"/>
            </w:sdtPr>
            <w:sdtContent/>
          </w:sdt>
        </w:p>
      </w:sdtContent>
    </w:sdt>
    <w:p w14:paraId="00000470">
      <w:pPr>
        <w:pStyle w:val="4"/>
        <w:keepLines w:val="0"/>
        <w:numPr>
          <w:ilvl w:val="4"/>
          <w:numId w:val="33"/>
        </w:numPr>
        <w:pBdr>
          <w:bottom w:val="single" w:color="000000" w:sz="4" w:space="1"/>
        </w:pBdr>
        <w:tabs>
          <w:tab w:val="left" w:pos="0"/>
          <w:tab w:val="left" w:pos="720"/>
        </w:tabs>
        <w:spacing w:before="60" w:after="60" w:line="276" w:lineRule="auto"/>
        <w:ind w:left="1008" w:hanging="1008"/>
        <w:jc w:val="both"/>
        <w:rPr>
          <w:rFonts w:ascii="Trebuchet MS" w:hAnsi="Trebuchet MS" w:eastAsia="Trebuchet MS" w:cs="Trebuchet MS"/>
          <w:b/>
          <w:bCs/>
          <w:color w:val="000000"/>
        </w:rPr>
      </w:pPr>
      <w:bookmarkStart w:id="36" w:name="_heading=h.oj3lypzf0jw1" w:colFirst="0" w:colLast="0"/>
      <w:bookmarkEnd w:id="36"/>
      <w:r>
        <w:rPr>
          <w:rFonts w:ascii="Trebuchet MS" w:hAnsi="Trebuchet MS" w:eastAsia="Trebuchet MS" w:cs="Trebuchet MS"/>
          <w:b/>
          <w:bCs/>
          <w:color w:val="000000"/>
          <w:rtl w:val="0"/>
        </w:rPr>
        <w:t>Allotting CG/Account Recovery Unique Identifier – Account Recovery Id</w:t>
      </w:r>
    </w:p>
    <w:p w14:paraId="00000471">
      <w:pPr>
        <w:jc w:val="both"/>
      </w:pPr>
      <w:r>
        <w:rPr>
          <w:rtl w:val="0"/>
        </w:rPr>
        <w:t>This unique identifies is at the account level, called as Account Recovery Id – which is a unique identification allotted to the notified batch of recoveries, for traceability and management of recoveries in SURGE system.</w:t>
      </w:r>
    </w:p>
    <w:p w14:paraId="00000472">
      <w:pPr>
        <w:jc w:val="both"/>
      </w:pPr>
      <w:r>
        <w:rPr>
          <w:rtl w:val="0"/>
        </w:rPr>
        <w:t>Account Recovery Id follows a specific format for this scheme:</w:t>
      </w:r>
    </w:p>
    <w:p w14:paraId="00000473">
      <w:pPr>
        <w:jc w:val="both"/>
      </w:pPr>
    </w:p>
    <w:p w14:paraId="00000474">
      <w:pPr>
        <w:jc w:val="both"/>
      </w:pPr>
    </w:p>
    <w:p w14:paraId="00000475">
      <w:pPr>
        <w:pStyle w:val="4"/>
        <w:keepLines w:val="0"/>
        <w:numPr>
          <w:ilvl w:val="2"/>
          <w:numId w:val="33"/>
        </w:numPr>
        <w:pBdr>
          <w:bottom w:val="single" w:color="000000" w:sz="4" w:space="1"/>
        </w:pBdr>
        <w:tabs>
          <w:tab w:val="left" w:pos="0"/>
          <w:tab w:val="left" w:pos="720"/>
        </w:tabs>
        <w:spacing w:before="60" w:after="60" w:line="276" w:lineRule="auto"/>
        <w:ind w:left="720" w:hanging="720"/>
        <w:jc w:val="both"/>
        <w:rPr>
          <w:rFonts w:ascii="Trebuchet MS" w:hAnsi="Trebuchet MS" w:eastAsia="Trebuchet MS" w:cs="Trebuchet MS"/>
          <w:b/>
          <w:bCs/>
          <w:color w:val="000000"/>
        </w:rPr>
      </w:pPr>
      <w:bookmarkStart w:id="37" w:name="_heading=h.51701y6g8ga5" w:colFirst="0" w:colLast="0"/>
      <w:bookmarkEnd w:id="37"/>
      <w:r>
        <w:rPr>
          <w:rFonts w:ascii="Trebuchet MS" w:hAnsi="Trebuchet MS" w:eastAsia="Trebuchet MS" w:cs="Trebuchet MS"/>
          <w:b/>
          <w:bCs/>
          <w:color w:val="000000"/>
          <w:rtl w:val="0"/>
        </w:rPr>
        <w:t xml:space="preserve"> NCGTC Recovery Share calculation</w:t>
      </w:r>
    </w:p>
    <w:p w14:paraId="00000476">
      <w:pPr>
        <w:jc w:val="both"/>
      </w:pPr>
      <w:r>
        <w:rPr>
          <w:rtl w:val="0"/>
        </w:rPr>
        <w:t>NCGTC share of Recovery is based on below parameters:</w:t>
      </w:r>
    </w:p>
    <w:p w14:paraId="00000477">
      <w:pPr>
        <w:keepNext w:val="0"/>
        <w:keepLines w:val="0"/>
        <w:pageBreakBefore w:val="0"/>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NCGTC Recovery share Percentage Parameter from Docket.</w:t>
      </w:r>
    </w:p>
    <w:p w14:paraId="00000478">
      <w:pPr>
        <w:keepNext w:val="0"/>
        <w:keepLines w:val="0"/>
        <w:pageBreakBefore w:val="0"/>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NCGTC Claim settlement percentage(calculated field)</w:t>
      </w:r>
    </w:p>
    <w:p w14:paraId="00000479">
      <w:pPr>
        <w:keepNext w:val="0"/>
        <w:keepLines w:val="0"/>
        <w:pageBreakBefore w:val="0"/>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The NCGTC Percentage is adjustable from the docket (e.g., 50% or 75%), 50% share will be applicable for all the records coming under 2019 -2020 profiles and 2020 and ahead will be having 75% as the Recovery Share Percentage.</w:t>
      </w:r>
    </w:p>
    <w:p w14:paraId="0000047A">
      <w:pPr>
        <w:keepNext w:val="0"/>
        <w:keepLines w:val="0"/>
        <w:pageBreakBefore w:val="0"/>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both"/>
        <w:rPr>
          <w:rFonts w:ascii="Calibri" w:hAnsi="Calibri" w:eastAsia="Calibri" w:cs="Calibri"/>
          <w:b w:val="0"/>
          <w:bCs w:val="0"/>
          <w:i w:val="0"/>
          <w:iCs w:val="0"/>
          <w:smallCaps w:val="0"/>
          <w:strike/>
          <w:color w:val="000000"/>
          <w:sz w:val="22"/>
          <w:szCs w:val="22"/>
          <w:u w:val="none"/>
          <w:shd w:val="clear" w:fill="auto"/>
          <w:vertAlign w:val="baseline"/>
        </w:rPr>
      </w:pPr>
      <w:sdt>
        <w:sdtPr>
          <w:tag w:val="goog_rdk_77"/>
          <w:id w:val="1723544068"/>
        </w:sdtPr>
        <w:sdtContent>
          <w:commentRangeStart w:id="69"/>
        </w:sdtContent>
      </w:sdt>
      <w:sdt>
        <w:sdtPr>
          <w:tag w:val="goog_rdk_78"/>
          <w:id w:val="-1527614258"/>
        </w:sdtPr>
        <w:sdtContent>
          <w:commentRangeStart w:id="70"/>
        </w:sdtContent>
      </w:sdt>
      <w:r>
        <w:rPr>
          <w:rFonts w:ascii="Calibri" w:hAnsi="Calibri" w:eastAsia="Calibri" w:cs="Calibri"/>
          <w:b w:val="0"/>
          <w:bCs w:val="0"/>
          <w:i w:val="0"/>
          <w:iCs w:val="0"/>
          <w:smallCaps w:val="0"/>
          <w:strike/>
          <w:color w:val="000000"/>
          <w:sz w:val="22"/>
          <w:szCs w:val="22"/>
          <w:u w:val="none"/>
          <w:shd w:val="clear" w:fill="auto"/>
          <w:vertAlign w:val="baseline"/>
          <w:rtl w:val="0"/>
        </w:rPr>
        <w:t>NCGTC creator option to add new Recovery percentage and recalculate Recovery amount.</w:t>
      </w:r>
      <w:commentRangeEnd w:id="69"/>
      <w:r>
        <w:commentReference w:id="69"/>
      </w:r>
      <w:commentRangeEnd w:id="70"/>
      <w:r>
        <w:commentReference w:id="70"/>
      </w:r>
    </w:p>
    <w:p w14:paraId="0000047B">
      <w:pPr>
        <w:jc w:val="both"/>
      </w:pPr>
      <w:r>
        <w:rPr>
          <w:rtl w:val="0"/>
        </w:rPr>
        <w:t>For example, if NCGTC Recovery share percentage parameter have value then calculate recovery amount using this parameter value. If this parameter is not set, then use claim settlement percentage value to calculate NCGTC recovery share.</w:t>
      </w:r>
    </w:p>
    <w:p w14:paraId="0000047C">
      <w:pPr>
        <w:jc w:val="both"/>
      </w:pPr>
      <w:r>
        <w:rPr>
          <w:rtl w:val="0"/>
        </w:rPr>
        <w:t>NCGTC Claim settlement percentage = (Total Eligible Claim Payout/ Second Loss) * 100.</w:t>
      </w:r>
    </w:p>
    <w:p w14:paraId="0000047D">
      <w:pPr>
        <w:jc w:val="both"/>
        <w:rPr>
          <w:rFonts w:ascii="Trebuchet MS" w:hAnsi="Trebuchet MS" w:eastAsia="Trebuchet MS" w:cs="Trebuchet MS"/>
          <w:b/>
          <w:bCs/>
          <w:color w:val="000000"/>
        </w:rPr>
      </w:pPr>
      <w:r>
        <w:rPr>
          <w:rtl w:val="0"/>
        </w:rPr>
        <w:t>NCGTC creator have an option to modify this NCGTC share percentage and can recalculate NCGTC recovery share amount. This option have highest precedence over other option.</w:t>
      </w:r>
    </w:p>
    <w:p w14:paraId="0000047E">
      <w:pPr>
        <w:pStyle w:val="4"/>
        <w:keepLines w:val="0"/>
        <w:pBdr>
          <w:bottom w:val="single" w:color="000000" w:sz="4" w:space="1"/>
        </w:pBdr>
        <w:tabs>
          <w:tab w:val="left" w:pos="0"/>
          <w:tab w:val="left" w:pos="720"/>
        </w:tabs>
        <w:spacing w:before="60" w:after="60" w:line="276" w:lineRule="auto"/>
        <w:jc w:val="both"/>
        <w:rPr>
          <w:rFonts w:ascii="Trebuchet MS" w:hAnsi="Trebuchet MS" w:eastAsia="Trebuchet MS" w:cs="Trebuchet MS"/>
          <w:b/>
          <w:bCs/>
          <w:color w:val="000000"/>
        </w:rPr>
      </w:pPr>
    </w:p>
    <w:p w14:paraId="0000047F">
      <w:pPr>
        <w:pStyle w:val="4"/>
        <w:keepLines w:val="0"/>
        <w:numPr>
          <w:ilvl w:val="2"/>
          <w:numId w:val="33"/>
        </w:numPr>
        <w:pBdr>
          <w:bottom w:val="single" w:color="000000" w:sz="4" w:space="1"/>
        </w:pBdr>
        <w:tabs>
          <w:tab w:val="left" w:pos="0"/>
          <w:tab w:val="left" w:pos="720"/>
        </w:tabs>
        <w:spacing w:before="60" w:after="60" w:line="276" w:lineRule="auto"/>
        <w:ind w:left="720" w:hanging="720"/>
        <w:jc w:val="both"/>
        <w:rPr>
          <w:rFonts w:ascii="Trebuchet MS" w:hAnsi="Trebuchet MS" w:eastAsia="Trebuchet MS" w:cs="Trebuchet MS"/>
          <w:b/>
          <w:bCs/>
          <w:color w:val="000000"/>
        </w:rPr>
      </w:pPr>
      <w:bookmarkStart w:id="38" w:name="_heading=h.ile58781iufm" w:colFirst="0" w:colLast="0"/>
      <w:bookmarkEnd w:id="38"/>
      <w:r>
        <w:rPr>
          <w:rFonts w:ascii="Trebuchet MS" w:hAnsi="Trebuchet MS" w:eastAsia="Trebuchet MS" w:cs="Trebuchet MS"/>
          <w:b/>
          <w:bCs/>
          <w:color w:val="000000"/>
          <w:rtl w:val="0"/>
        </w:rPr>
        <w:t>Payment from MLI for Notified Recoveries</w:t>
      </w:r>
    </w:p>
    <w:p w14:paraId="00000480">
      <w:pPr>
        <w:jc w:val="both"/>
      </w:pPr>
      <w:r>
        <w:rPr>
          <w:rtl w:val="0"/>
        </w:rPr>
        <w:t xml:space="preserve">MLI will need to make the payment of the recoveries (total recoveries) against the recovery file uploaded by him and approved by NCGTC Approver. </w:t>
      </w:r>
    </w:p>
    <w:p w14:paraId="00000481">
      <w:pPr>
        <w:jc w:val="both"/>
      </w:pPr>
      <w:r>
        <w:rPr>
          <w:rtl w:val="0"/>
        </w:rPr>
        <w:t xml:space="preserve">Note that MLI will need to make the payment of the recoveries using RTGS/NEFT facility and provide the UTR/reference number in SURGE. </w:t>
      </w:r>
    </w:p>
    <w:p w14:paraId="00000482">
      <w:pPr>
        <w:jc w:val="both"/>
      </w:pPr>
      <w:r>
        <w:rPr>
          <w:rtl w:val="0"/>
        </w:rPr>
        <w:t>Refer the BRD – Payment Mechanism for further reference.</w:t>
      </w:r>
    </w:p>
    <w:p w14:paraId="00000483">
      <w:pPr>
        <w:jc w:val="both"/>
      </w:pPr>
    </w:p>
    <w:p w14:paraId="00000484">
      <w:pPr>
        <w:pStyle w:val="4"/>
        <w:keepLines w:val="0"/>
        <w:numPr>
          <w:ilvl w:val="2"/>
          <w:numId w:val="33"/>
        </w:numPr>
        <w:pBdr>
          <w:bottom w:val="single" w:color="000000" w:sz="4" w:space="1"/>
        </w:pBdr>
        <w:tabs>
          <w:tab w:val="left" w:pos="0"/>
          <w:tab w:val="left" w:pos="720"/>
        </w:tabs>
        <w:spacing w:before="60" w:after="60" w:line="276" w:lineRule="auto"/>
        <w:ind w:left="720" w:hanging="720"/>
        <w:jc w:val="both"/>
        <w:rPr>
          <w:rFonts w:ascii="Trebuchet MS" w:hAnsi="Trebuchet MS" w:eastAsia="Trebuchet MS" w:cs="Trebuchet MS"/>
          <w:b/>
          <w:bCs/>
          <w:color w:val="000000"/>
        </w:rPr>
      </w:pPr>
      <w:bookmarkStart w:id="39" w:name="_heading=h.taf9qd4jncmr" w:colFirst="0" w:colLast="0"/>
      <w:bookmarkEnd w:id="39"/>
      <w:r>
        <w:rPr>
          <w:rFonts w:ascii="Trebuchet MS" w:hAnsi="Trebuchet MS" w:eastAsia="Trebuchet MS" w:cs="Trebuchet MS"/>
          <w:b/>
          <w:bCs/>
          <w:color w:val="000000"/>
          <w:rtl w:val="0"/>
        </w:rPr>
        <w:t xml:space="preserve">Penalty Calculation on Recovery Amount from MLI </w:t>
      </w:r>
    </w:p>
    <w:p w14:paraId="00000485">
      <w:pPr>
        <w:spacing w:line="252" w:lineRule="auto"/>
        <w:jc w:val="both"/>
      </w:pPr>
      <w:r>
        <w:rPr>
          <w:rtl w:val="0"/>
        </w:rPr>
        <w:t>The recovery amount provided by MLI for each corresponding CG (as specified in section 1.3.5) – will have penal charge consideration as well. This consideration is undertaken by system at the time when MLI makes payment of the recovery amount in full (he may do the payment of the recoveries at one go or in tranches) and when these are reconciled by NCGTC Accounts Dept. System will calculate the following (against each loan a/c):</w:t>
      </w:r>
    </w:p>
    <w:p w14:paraId="00000486">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Date when MLI deposits the final amount which makes the total recoveries as paid</w:t>
      </w:r>
    </w:p>
    <w:p w14:paraId="00000487">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Eligible days for penalty</w:t>
      </w:r>
    </w:p>
    <w:p w14:paraId="00000488">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Penalty calculated [It will be simple interest based on recovery (as P), Eligible days for penalty (as N), Penalty Rate for delayed Recovery (as R). Thus the formula used will be – P*N*R/365]</w:t>
      </w:r>
    </w:p>
    <w:p w14:paraId="000004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36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Here P = Recovery Passed to NCGTC. </w:t>
      </w:r>
    </w:p>
    <w:p w14:paraId="0000048A">
      <w:pPr>
        <w:spacing w:line="252" w:lineRule="auto"/>
        <w:jc w:val="both"/>
      </w:pPr>
    </w:p>
    <w:p w14:paraId="0000048B">
      <w:pPr>
        <w:spacing w:line="252" w:lineRule="auto"/>
        <w:jc w:val="both"/>
      </w:pPr>
      <w:r>
        <w:rPr>
          <w:rtl w:val="0"/>
        </w:rPr>
        <w:t xml:space="preserve">For reporting of recoveries, two options will be provided: </w:t>
      </w:r>
    </w:p>
    <w:p w14:paraId="0000048C">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Monthly option. </w:t>
      </w:r>
    </w:p>
    <w:p w14:paraId="0000048D">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Annual option (Selected by Default). </w:t>
      </w:r>
    </w:p>
    <w:p w14:paraId="0000048E">
      <w:r>
        <w:rPr>
          <w:rtl w:val="0"/>
        </w:rPr>
        <w:t>This is explained in the following possible scenarios. For all the below scenarios, following values needs to be considered:</w:t>
      </w:r>
    </w:p>
    <w:p w14:paraId="0000048F">
      <w:pPr>
        <w:spacing w:line="252" w:lineRule="auto"/>
        <w:jc w:val="both"/>
      </w:pPr>
    </w:p>
    <w:p w14:paraId="00000490">
      <w:pPr>
        <w:spacing w:line="252" w:lineRule="auto"/>
        <w:jc w:val="both"/>
      </w:pPr>
    </w:p>
    <w:p w14:paraId="00000491">
      <w:pPr>
        <w:spacing w:line="252" w:lineRule="auto"/>
        <w:jc w:val="both"/>
      </w:pPr>
    </w:p>
    <w:p w14:paraId="00000492">
      <w:pPr>
        <w:spacing w:line="252" w:lineRule="auto"/>
        <w:jc w:val="both"/>
      </w:pPr>
    </w:p>
    <w:p w14:paraId="00000493">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pPr>
      <w:sdt>
        <w:sdtPr>
          <w:tag w:val="goog_rdk_79"/>
          <w:id w:val="984023044"/>
        </w:sdtPr>
        <w:sdtContent>
          <w:commentRangeStart w:id="71"/>
        </w:sdtContent>
      </w:sdt>
      <w:sdt>
        <w:sdtPr>
          <w:tag w:val="goog_rdk_80"/>
          <w:id w:val="-2027717844"/>
        </w:sdtPr>
        <w:sdtContent>
          <w:commentRangeStart w:id="72"/>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Monthly option:</w:t>
      </w:r>
      <w:commentRangeEnd w:id="71"/>
      <w:r>
        <w:commentReference w:id="71"/>
      </w:r>
      <w:commentRangeEnd w:id="72"/>
      <w:r>
        <w:commentReference w:id="72"/>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(Old Recovery Calculation without Penalty)</w:t>
      </w:r>
    </w:p>
    <w:tbl>
      <w:tblPr>
        <w:tblStyle w:val="35"/>
        <w:tblW w:w="7992" w:type="dxa"/>
        <w:tblInd w:w="0" w:type="dxa"/>
        <w:tblLayout w:type="fixed"/>
        <w:tblCellMar>
          <w:top w:w="0" w:type="dxa"/>
          <w:left w:w="115" w:type="dxa"/>
          <w:bottom w:w="0" w:type="dxa"/>
          <w:right w:w="115" w:type="dxa"/>
        </w:tblCellMar>
      </w:tblPr>
      <w:tblGrid>
        <w:gridCol w:w="6812"/>
        <w:gridCol w:w="1180"/>
      </w:tblGrid>
      <w:tr w14:paraId="3586FE42">
        <w:tblPrEx>
          <w:tblCellMar>
            <w:top w:w="0" w:type="dxa"/>
            <w:left w:w="115" w:type="dxa"/>
            <w:bottom w:w="0" w:type="dxa"/>
            <w:right w:w="115" w:type="dxa"/>
          </w:tblCellMar>
        </w:tblPrEx>
        <w:trPr>
          <w:trHeight w:val="225"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49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Month when recovery file is uploaded by MLI</w:t>
            </w:r>
          </w:p>
        </w:tc>
        <w:tc>
          <w:tcPr>
            <w:tcBorders>
              <w:top w:val="single" w:color="000000" w:sz="4" w:space="0"/>
              <w:left w:val="nil"/>
              <w:bottom w:val="single" w:color="000000" w:sz="4" w:space="0"/>
              <w:right w:val="single" w:color="000000" w:sz="4" w:space="0"/>
            </w:tcBorders>
            <w:shd w:val="clear" w:color="auto" w:fill="BDD7EE"/>
          </w:tcPr>
          <w:p w14:paraId="0000049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19-Feb</w:t>
            </w:r>
          </w:p>
        </w:tc>
      </w:tr>
      <w:tr w14:paraId="33539124">
        <w:tblPrEx>
          <w:tblCellMar>
            <w:top w:w="0" w:type="dxa"/>
            <w:left w:w="115" w:type="dxa"/>
            <w:bottom w:w="0" w:type="dxa"/>
            <w:right w:w="115" w:type="dxa"/>
          </w:tblCellMar>
        </w:tblPrEx>
        <w:trPr>
          <w:trHeight w:val="240"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49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Rate of Penalty</w:t>
            </w:r>
          </w:p>
        </w:tc>
        <w:tc>
          <w:tcPr>
            <w:tcBorders>
              <w:top w:val="nil"/>
              <w:left w:val="nil"/>
              <w:bottom w:val="single" w:color="000000" w:sz="4" w:space="0"/>
              <w:right w:val="single" w:color="000000" w:sz="4" w:space="0"/>
            </w:tcBorders>
            <w:shd w:val="clear" w:color="auto" w:fill="BDD7EE"/>
          </w:tcPr>
          <w:p w14:paraId="0000049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10%</w:t>
            </w:r>
          </w:p>
        </w:tc>
      </w:tr>
      <w:tr w14:paraId="2D9CA6C5">
        <w:tblPrEx>
          <w:tblCellMar>
            <w:top w:w="0" w:type="dxa"/>
            <w:left w:w="115" w:type="dxa"/>
            <w:bottom w:w="0" w:type="dxa"/>
            <w:right w:w="115" w:type="dxa"/>
          </w:tblCellMar>
        </w:tblPrEx>
        <w:trPr>
          <w:trHeight w:val="242" w:hRule="atLeast"/>
        </w:trPr>
        <w:tc>
          <w:tcPr>
            <w:tcBorders>
              <w:top w:val="nil"/>
              <w:left w:val="single" w:color="000000" w:sz="4" w:space="0"/>
              <w:bottom w:val="single" w:color="000000" w:sz="4" w:space="0"/>
              <w:right w:val="single" w:color="000000" w:sz="4" w:space="0"/>
            </w:tcBorders>
            <w:shd w:val="clear" w:color="auto" w:fill="BDD7EE"/>
            <w:vAlign w:val="bottom"/>
          </w:tcPr>
          <w:p w14:paraId="0000049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BDD7EE"/>
          </w:tcPr>
          <w:p w14:paraId="0000049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25-Feb-20</w:t>
            </w:r>
          </w:p>
        </w:tc>
      </w:tr>
      <w:tr w14:paraId="714850C0">
        <w:tblPrEx>
          <w:tblCellMar>
            <w:top w:w="0" w:type="dxa"/>
            <w:left w:w="115" w:type="dxa"/>
            <w:bottom w:w="0" w:type="dxa"/>
            <w:right w:w="115" w:type="dxa"/>
          </w:tblCellMar>
        </w:tblPrEx>
        <w:trPr>
          <w:trHeight w:val="240"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49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No of Days NCGTC has to Refund</w:t>
            </w:r>
          </w:p>
        </w:tc>
        <w:tc>
          <w:tcPr>
            <w:tcBorders>
              <w:top w:val="nil"/>
              <w:left w:val="nil"/>
              <w:bottom w:val="single" w:color="000000" w:sz="4" w:space="0"/>
              <w:right w:val="single" w:color="000000" w:sz="4" w:space="0"/>
            </w:tcBorders>
            <w:shd w:val="clear" w:color="auto" w:fill="BDD7EE"/>
          </w:tcPr>
          <w:p w14:paraId="0000049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30</w:t>
            </w:r>
          </w:p>
        </w:tc>
      </w:tr>
      <w:tr w14:paraId="5CA9DF8F">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49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NCGTC Share of Recoveries</w:t>
            </w:r>
          </w:p>
        </w:tc>
        <w:tc>
          <w:tcPr>
            <w:tcBorders>
              <w:top w:val="nil"/>
              <w:left w:val="nil"/>
              <w:bottom w:val="single" w:color="000000" w:sz="4" w:space="0"/>
              <w:right w:val="single" w:color="000000" w:sz="4" w:space="0"/>
            </w:tcBorders>
            <w:shd w:val="clear" w:color="auto" w:fill="BDD7EE"/>
          </w:tcPr>
          <w:p w14:paraId="0000049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50%</w:t>
            </w:r>
          </w:p>
        </w:tc>
      </w:tr>
    </w:tbl>
    <w:p w14:paraId="0000049E">
      <w:pPr>
        <w:spacing w:line="252" w:lineRule="auto"/>
        <w:jc w:val="both"/>
        <w:rPr>
          <w:b/>
          <w:bCs/>
        </w:rPr>
      </w:pPr>
    </w:p>
    <w:p w14:paraId="0000049F">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Scenario 1: </w:t>
      </w:r>
    </w:p>
    <w:p w14:paraId="000004A0">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No Penalty situation</w:t>
      </w:r>
    </w:p>
    <w:p w14:paraId="000004A1">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Information in Recovery File (XML)</w:t>
      </w:r>
    </w:p>
    <w:p w14:paraId="000004A2">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Upload Recovery file after Full and Final payment .i.e. after CP4 and CP7.</w:t>
      </w:r>
    </w:p>
    <w:tbl>
      <w:tblPr>
        <w:tblStyle w:val="36"/>
        <w:tblW w:w="11163" w:type="dxa"/>
        <w:tblInd w:w="-635" w:type="dxa"/>
        <w:tblLayout w:type="fixed"/>
        <w:tblCellMar>
          <w:top w:w="0" w:type="dxa"/>
          <w:left w:w="115" w:type="dxa"/>
          <w:bottom w:w="0" w:type="dxa"/>
          <w:right w:w="115" w:type="dxa"/>
        </w:tblCellMar>
      </w:tblPr>
      <w:tblGrid>
        <w:gridCol w:w="540"/>
        <w:gridCol w:w="1021"/>
        <w:gridCol w:w="1007"/>
        <w:gridCol w:w="1132"/>
        <w:gridCol w:w="1031"/>
        <w:gridCol w:w="1119"/>
        <w:gridCol w:w="987"/>
        <w:gridCol w:w="998"/>
        <w:gridCol w:w="1086"/>
        <w:gridCol w:w="843"/>
        <w:gridCol w:w="1399"/>
      </w:tblGrid>
      <w:tr w14:paraId="49FECF77">
        <w:tblPrEx>
          <w:tblCellMar>
            <w:top w:w="0" w:type="dxa"/>
            <w:left w:w="115" w:type="dxa"/>
            <w:bottom w:w="0" w:type="dxa"/>
            <w:right w:w="115" w:type="dxa"/>
          </w:tblCellMar>
        </w:tblPrEx>
        <w:trPr>
          <w:trHeight w:val="300" w:hRule="atLeast"/>
        </w:trPr>
        <w:tc>
          <w:tcPr>
            <w:tcBorders>
              <w:top w:val="single" w:color="000000" w:sz="4" w:space="0"/>
              <w:left w:val="single" w:color="000000" w:sz="4" w:space="0"/>
              <w:bottom w:val="single" w:color="000000" w:sz="4" w:space="0"/>
              <w:right w:val="single" w:color="000000" w:sz="4" w:space="0"/>
            </w:tcBorders>
            <w:vAlign w:val="center"/>
          </w:tcPr>
          <w:p w14:paraId="000004A3">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4" w:space="0"/>
              <w:left w:val="nil"/>
              <w:bottom w:val="single" w:color="000000" w:sz="4" w:space="0"/>
              <w:right w:val="single" w:color="000000" w:sz="4" w:space="0"/>
            </w:tcBorders>
            <w:vAlign w:val="center"/>
          </w:tcPr>
          <w:p w14:paraId="000004A4">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4" w:space="0"/>
              <w:left w:val="nil"/>
              <w:bottom w:val="single" w:color="000000" w:sz="4" w:space="0"/>
              <w:right w:val="single" w:color="000000" w:sz="4" w:space="0"/>
            </w:tcBorders>
            <w:vAlign w:val="center"/>
          </w:tcPr>
          <w:p w14:paraId="000004A5">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4" w:space="0"/>
              <w:left w:val="nil"/>
              <w:bottom w:val="single" w:color="000000" w:sz="4" w:space="0"/>
              <w:right w:val="single" w:color="000000" w:sz="4" w:space="0"/>
            </w:tcBorders>
            <w:vAlign w:val="center"/>
          </w:tcPr>
          <w:p w14:paraId="000004A6">
            <w:pPr>
              <w:spacing w:after="0" w:line="240" w:lineRule="auto"/>
              <w:rPr>
                <w:rFonts w:ascii="Calibri" w:hAnsi="Calibri" w:eastAsia="Calibri" w:cs="Calibri"/>
                <w:b/>
                <w:bCs/>
                <w:color w:val="000000"/>
                <w:sz w:val="18"/>
                <w:szCs w:val="18"/>
              </w:rPr>
            </w:pPr>
          </w:p>
        </w:tc>
        <w:tc>
          <w:tcPr>
            <w:tcBorders>
              <w:top w:val="single" w:color="000000" w:sz="4" w:space="0"/>
              <w:left w:val="nil"/>
              <w:bottom w:val="single" w:color="000000" w:sz="4" w:space="0"/>
              <w:right w:val="single" w:color="000000" w:sz="4" w:space="0"/>
            </w:tcBorders>
            <w:vAlign w:val="center"/>
          </w:tcPr>
          <w:p w14:paraId="000004A7">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A</w:t>
            </w:r>
          </w:p>
        </w:tc>
        <w:tc>
          <w:tcPr>
            <w:tcBorders>
              <w:top w:val="single" w:color="000000" w:sz="4" w:space="0"/>
              <w:left w:val="nil"/>
              <w:bottom w:val="single" w:color="000000" w:sz="4" w:space="0"/>
              <w:right w:val="single" w:color="000000" w:sz="4" w:space="0"/>
            </w:tcBorders>
            <w:vAlign w:val="center"/>
          </w:tcPr>
          <w:p w14:paraId="000004A8">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B</w:t>
            </w:r>
          </w:p>
        </w:tc>
        <w:tc>
          <w:tcPr>
            <w:tcBorders>
              <w:top w:val="single" w:color="000000" w:sz="4" w:space="0"/>
              <w:left w:val="nil"/>
              <w:bottom w:val="single" w:color="000000" w:sz="4" w:space="0"/>
              <w:right w:val="single" w:color="000000" w:sz="4" w:space="0"/>
            </w:tcBorders>
            <w:vAlign w:val="center"/>
          </w:tcPr>
          <w:p w14:paraId="000004A9">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C</w:t>
            </w:r>
          </w:p>
        </w:tc>
        <w:tc>
          <w:tcPr>
            <w:tcBorders>
              <w:top w:val="single" w:color="000000" w:sz="4" w:space="0"/>
              <w:left w:val="nil"/>
              <w:bottom w:val="single" w:color="000000" w:sz="4" w:space="0"/>
              <w:right w:val="single" w:color="000000" w:sz="4" w:space="0"/>
            </w:tcBorders>
            <w:vAlign w:val="center"/>
          </w:tcPr>
          <w:p w14:paraId="000004AA">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D</w:t>
            </w:r>
          </w:p>
        </w:tc>
        <w:tc>
          <w:tcPr>
            <w:tcBorders>
              <w:top w:val="single" w:color="000000" w:sz="4" w:space="0"/>
              <w:left w:val="nil"/>
              <w:bottom w:val="single" w:color="000000" w:sz="4" w:space="0"/>
              <w:right w:val="single" w:color="000000" w:sz="4" w:space="0"/>
            </w:tcBorders>
            <w:vAlign w:val="center"/>
          </w:tcPr>
          <w:p w14:paraId="000004AB">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E</w:t>
            </w:r>
          </w:p>
        </w:tc>
        <w:tc>
          <w:tcPr>
            <w:tcBorders>
              <w:top w:val="single" w:color="000000" w:sz="4" w:space="0"/>
              <w:left w:val="nil"/>
              <w:bottom w:val="single" w:color="000000" w:sz="4" w:space="0"/>
              <w:right w:val="single" w:color="000000" w:sz="4" w:space="0"/>
            </w:tcBorders>
            <w:vAlign w:val="center"/>
          </w:tcPr>
          <w:p w14:paraId="000004AC">
            <w:pPr>
              <w:spacing w:after="0" w:line="240" w:lineRule="auto"/>
              <w:rPr>
                <w:rFonts w:ascii="Calibri" w:hAnsi="Calibri" w:eastAsia="Calibri" w:cs="Calibri"/>
                <w:color w:val="000000"/>
              </w:rPr>
            </w:pPr>
            <w:r>
              <w:rPr>
                <w:rFonts w:ascii="Calibri" w:hAnsi="Calibri" w:eastAsia="Calibri" w:cs="Calibri"/>
                <w:color w:val="000000"/>
                <w:rtl w:val="0"/>
              </w:rPr>
              <w:t>F</w:t>
            </w:r>
          </w:p>
        </w:tc>
        <w:tc>
          <w:tcPr>
            <w:tcBorders>
              <w:top w:val="single" w:color="000000" w:sz="4" w:space="0"/>
              <w:left w:val="nil"/>
              <w:bottom w:val="single" w:color="000000" w:sz="4" w:space="0"/>
              <w:right w:val="single" w:color="000000" w:sz="4" w:space="0"/>
            </w:tcBorders>
            <w:vAlign w:val="bottom"/>
          </w:tcPr>
          <w:p w14:paraId="000004A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G</w:t>
            </w:r>
          </w:p>
        </w:tc>
      </w:tr>
      <w:tr w14:paraId="2001C230">
        <w:tblPrEx>
          <w:tblCellMar>
            <w:top w:w="0" w:type="dxa"/>
            <w:left w:w="115" w:type="dxa"/>
            <w:bottom w:w="0" w:type="dxa"/>
            <w:right w:w="115" w:type="dxa"/>
          </w:tblCellMar>
        </w:tblPrEx>
        <w:trPr>
          <w:trHeight w:val="2040" w:hRule="atLeast"/>
        </w:trPr>
        <w:tc>
          <w:tcPr>
            <w:tcBorders>
              <w:top w:val="nil"/>
              <w:left w:val="single" w:color="000000" w:sz="4" w:space="0"/>
              <w:bottom w:val="single" w:color="000000" w:sz="4" w:space="0"/>
              <w:right w:val="single" w:color="000000" w:sz="4" w:space="0"/>
            </w:tcBorders>
            <w:shd w:val="clear" w:color="auto" w:fill="F8CBAD"/>
            <w:vAlign w:val="center"/>
          </w:tcPr>
          <w:p w14:paraId="000004A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tcBorders>
              <w:top w:val="nil"/>
              <w:left w:val="nil"/>
              <w:bottom w:val="single" w:color="000000" w:sz="4" w:space="0"/>
              <w:right w:val="single" w:color="000000" w:sz="4" w:space="0"/>
            </w:tcBorders>
            <w:shd w:val="clear" w:color="auto" w:fill="F8CBAD"/>
            <w:vAlign w:val="center"/>
          </w:tcPr>
          <w:p w14:paraId="000004AF">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Id</w:t>
            </w:r>
          </w:p>
        </w:tc>
        <w:tc>
          <w:tcPr>
            <w:tcBorders>
              <w:top w:val="nil"/>
              <w:left w:val="nil"/>
              <w:bottom w:val="single" w:color="000000" w:sz="4" w:space="0"/>
              <w:right w:val="single" w:color="000000" w:sz="4" w:space="0"/>
            </w:tcBorders>
            <w:shd w:val="clear" w:color="auto" w:fill="F8CBAD"/>
            <w:vAlign w:val="center"/>
          </w:tcPr>
          <w:p w14:paraId="000004B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tcBorders>
              <w:top w:val="nil"/>
              <w:left w:val="nil"/>
              <w:bottom w:val="single" w:color="000000" w:sz="4" w:space="0"/>
              <w:right w:val="single" w:color="000000" w:sz="4" w:space="0"/>
            </w:tcBorders>
            <w:shd w:val="clear" w:color="auto" w:fill="F8CBAD"/>
            <w:vAlign w:val="center"/>
          </w:tcPr>
          <w:p w14:paraId="000004B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tcBorders>
              <w:top w:val="nil"/>
              <w:left w:val="nil"/>
              <w:bottom w:val="single" w:color="000000" w:sz="4" w:space="0"/>
              <w:right w:val="single" w:color="000000" w:sz="4" w:space="0"/>
            </w:tcBorders>
            <w:shd w:val="clear" w:color="auto" w:fill="F8CBAD"/>
            <w:vAlign w:val="center"/>
          </w:tcPr>
          <w:p w14:paraId="000004B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p>
        </w:tc>
        <w:tc>
          <w:tcPr>
            <w:tcBorders>
              <w:top w:val="nil"/>
              <w:left w:val="nil"/>
              <w:bottom w:val="single" w:color="000000" w:sz="4" w:space="0"/>
              <w:right w:val="single" w:color="000000" w:sz="4" w:space="0"/>
            </w:tcBorders>
            <w:shd w:val="clear" w:color="auto" w:fill="F8CBAD"/>
            <w:vAlign w:val="center"/>
          </w:tcPr>
          <w:p w14:paraId="000004B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tranche for full recovery  payment is received</w:t>
            </w:r>
          </w:p>
        </w:tc>
        <w:tc>
          <w:tcPr>
            <w:tcBorders>
              <w:top w:val="nil"/>
              <w:left w:val="nil"/>
              <w:bottom w:val="single" w:color="000000" w:sz="4" w:space="0"/>
              <w:right w:val="single" w:color="000000" w:sz="4" w:space="0"/>
            </w:tcBorders>
            <w:shd w:val="clear" w:color="auto" w:fill="F8CBAD"/>
            <w:vAlign w:val="center"/>
          </w:tcPr>
          <w:p w14:paraId="000004B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(Days diff between Date of Recovery and  DATE when</w:t>
            </w:r>
          </w:p>
          <w:p w14:paraId="000004B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the last tranche</w:t>
            </w:r>
          </w:p>
          <w:p w14:paraId="000004B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for full recovery</w:t>
            </w:r>
          </w:p>
          <w:p w14:paraId="000004B7">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payment is </w:t>
            </w:r>
          </w:p>
          <w:p w14:paraId="000004B8">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received)</w:t>
            </w:r>
          </w:p>
        </w:tc>
        <w:tc>
          <w:tcPr>
            <w:tcBorders>
              <w:top w:val="nil"/>
              <w:left w:val="nil"/>
              <w:bottom w:val="single" w:color="000000" w:sz="4" w:space="0"/>
              <w:right w:val="single" w:color="000000" w:sz="4" w:space="0"/>
            </w:tcBorders>
            <w:shd w:val="clear" w:color="auto" w:fill="F8CBAD"/>
            <w:vAlign w:val="center"/>
          </w:tcPr>
          <w:p w14:paraId="000004B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Eligible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Days For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Penalty</w:t>
            </w:r>
          </w:p>
        </w:tc>
        <w:tc>
          <w:tcPr>
            <w:tcBorders>
              <w:top w:val="nil"/>
              <w:left w:val="nil"/>
              <w:bottom w:val="single" w:color="000000" w:sz="4" w:space="0"/>
              <w:right w:val="single" w:color="000000" w:sz="4" w:space="0"/>
            </w:tcBorders>
            <w:shd w:val="clear" w:color="auto" w:fill="F8CBAD"/>
            <w:vAlign w:val="center"/>
          </w:tcPr>
          <w:p w14:paraId="000004B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Penalty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Calculated</w:t>
            </w:r>
          </w:p>
        </w:tc>
        <w:tc>
          <w:tcPr>
            <w:tcBorders>
              <w:top w:val="nil"/>
              <w:left w:val="nil"/>
              <w:bottom w:val="single" w:color="000000" w:sz="4" w:space="0"/>
              <w:right w:val="single" w:color="000000" w:sz="4" w:space="0"/>
            </w:tcBorders>
            <w:shd w:val="clear" w:color="auto" w:fill="F8CBAD"/>
            <w:vAlign w:val="center"/>
          </w:tcPr>
          <w:p w14:paraId="000004B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Tax on Penalty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(@18% on E)</w:t>
            </w:r>
          </w:p>
        </w:tc>
        <w:tc>
          <w:tcPr>
            <w:tcBorders>
              <w:top w:val="nil"/>
              <w:left w:val="nil"/>
              <w:bottom w:val="single" w:color="000000" w:sz="4" w:space="0"/>
              <w:right w:val="single" w:color="000000" w:sz="4" w:space="0"/>
            </w:tcBorders>
            <w:shd w:val="clear" w:color="auto" w:fill="F8CBAD"/>
            <w:vAlign w:val="center"/>
          </w:tcPr>
          <w:p w14:paraId="000004B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Final Claim (A+E+F) along with Penalty/Taxes</w:t>
            </w:r>
          </w:p>
        </w:tc>
      </w:tr>
      <w:tr w14:paraId="3A13E865">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4B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4" w:space="0"/>
              <w:right w:val="single" w:color="000000" w:sz="4" w:space="0"/>
            </w:tcBorders>
            <w:vAlign w:val="bottom"/>
          </w:tcPr>
          <w:p w14:paraId="000004B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4" w:space="0"/>
              <w:right w:val="single" w:color="000000" w:sz="4" w:space="0"/>
            </w:tcBorders>
            <w:vAlign w:val="bottom"/>
          </w:tcPr>
          <w:p w14:paraId="000004B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4-Feb-20</w:t>
            </w:r>
          </w:p>
        </w:tc>
        <w:tc>
          <w:tcPr>
            <w:tcBorders>
              <w:top w:val="nil"/>
              <w:left w:val="nil"/>
              <w:bottom w:val="single" w:color="000000" w:sz="4" w:space="0"/>
              <w:right w:val="single" w:color="000000" w:sz="4" w:space="0"/>
            </w:tcBorders>
            <w:vAlign w:val="bottom"/>
          </w:tcPr>
          <w:p w14:paraId="000004C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7,500.00 </w:t>
            </w:r>
          </w:p>
        </w:tc>
        <w:tc>
          <w:tcPr>
            <w:tcBorders>
              <w:top w:val="nil"/>
              <w:left w:val="nil"/>
              <w:bottom w:val="single" w:color="000000" w:sz="4" w:space="0"/>
              <w:right w:val="single" w:color="000000" w:sz="4" w:space="0"/>
            </w:tcBorders>
            <w:vAlign w:val="bottom"/>
          </w:tcPr>
          <w:p w14:paraId="000004C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3,750.00 </w:t>
            </w:r>
          </w:p>
        </w:tc>
        <w:tc>
          <w:tcPr>
            <w:tcBorders>
              <w:top w:val="nil"/>
              <w:left w:val="nil"/>
              <w:bottom w:val="single" w:color="000000" w:sz="4" w:space="0"/>
              <w:right w:val="single" w:color="000000" w:sz="4" w:space="0"/>
            </w:tcBorders>
            <w:vAlign w:val="bottom"/>
          </w:tcPr>
          <w:p w14:paraId="000004C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4C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22</w:t>
            </w:r>
          </w:p>
        </w:tc>
        <w:tc>
          <w:tcPr>
            <w:tcBorders>
              <w:top w:val="nil"/>
              <w:left w:val="nil"/>
              <w:bottom w:val="single" w:color="000000" w:sz="4" w:space="0"/>
              <w:right w:val="single" w:color="000000" w:sz="4" w:space="0"/>
            </w:tcBorders>
            <w:vAlign w:val="bottom"/>
          </w:tcPr>
          <w:p w14:paraId="000004C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4C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C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C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3,750.00 </w:t>
            </w:r>
          </w:p>
        </w:tc>
      </w:tr>
      <w:tr w14:paraId="6585BE8E">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4C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4" w:space="0"/>
              <w:right w:val="single" w:color="000000" w:sz="4" w:space="0"/>
            </w:tcBorders>
            <w:vAlign w:val="bottom"/>
          </w:tcPr>
          <w:p w14:paraId="000004C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4" w:space="0"/>
              <w:right w:val="single" w:color="000000" w:sz="4" w:space="0"/>
            </w:tcBorders>
            <w:vAlign w:val="bottom"/>
          </w:tcPr>
          <w:p w14:paraId="000004C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5-Feb-20</w:t>
            </w:r>
          </w:p>
        </w:tc>
        <w:tc>
          <w:tcPr>
            <w:tcBorders>
              <w:top w:val="nil"/>
              <w:left w:val="nil"/>
              <w:bottom w:val="single" w:color="000000" w:sz="4" w:space="0"/>
              <w:right w:val="single" w:color="000000" w:sz="4" w:space="0"/>
            </w:tcBorders>
            <w:vAlign w:val="bottom"/>
          </w:tcPr>
          <w:p w14:paraId="000004C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5,000.00 </w:t>
            </w:r>
          </w:p>
        </w:tc>
        <w:tc>
          <w:tcPr>
            <w:tcBorders>
              <w:top w:val="nil"/>
              <w:left w:val="nil"/>
              <w:bottom w:val="single" w:color="000000" w:sz="4" w:space="0"/>
              <w:right w:val="single" w:color="000000" w:sz="4" w:space="0"/>
            </w:tcBorders>
            <w:vAlign w:val="bottom"/>
          </w:tcPr>
          <w:p w14:paraId="000004C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2,500.00 </w:t>
            </w:r>
          </w:p>
        </w:tc>
        <w:tc>
          <w:tcPr>
            <w:tcBorders>
              <w:top w:val="nil"/>
              <w:left w:val="nil"/>
              <w:bottom w:val="single" w:color="000000" w:sz="4" w:space="0"/>
              <w:right w:val="single" w:color="000000" w:sz="4" w:space="0"/>
            </w:tcBorders>
            <w:vAlign w:val="bottom"/>
          </w:tcPr>
          <w:p w14:paraId="000004C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4CE">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21</w:t>
            </w:r>
          </w:p>
        </w:tc>
        <w:tc>
          <w:tcPr>
            <w:tcBorders>
              <w:top w:val="nil"/>
              <w:left w:val="nil"/>
              <w:bottom w:val="single" w:color="000000" w:sz="4" w:space="0"/>
              <w:right w:val="single" w:color="000000" w:sz="4" w:space="0"/>
            </w:tcBorders>
            <w:vAlign w:val="center"/>
          </w:tcPr>
          <w:p w14:paraId="000004CF">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4" w:space="0"/>
              <w:right w:val="single" w:color="000000" w:sz="4" w:space="0"/>
            </w:tcBorders>
            <w:vAlign w:val="bottom"/>
          </w:tcPr>
          <w:p w14:paraId="000004D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D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D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2,500.00 </w:t>
            </w:r>
          </w:p>
        </w:tc>
      </w:tr>
      <w:tr w14:paraId="3A6BE08B">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4D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4" w:space="0"/>
              <w:right w:val="single" w:color="000000" w:sz="4" w:space="0"/>
            </w:tcBorders>
            <w:vAlign w:val="bottom"/>
          </w:tcPr>
          <w:p w14:paraId="000004D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4" w:space="0"/>
              <w:right w:val="single" w:color="000000" w:sz="4" w:space="0"/>
            </w:tcBorders>
            <w:vAlign w:val="bottom"/>
          </w:tcPr>
          <w:p w14:paraId="000004D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4D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20,000.00 </w:t>
            </w:r>
          </w:p>
        </w:tc>
        <w:tc>
          <w:tcPr>
            <w:tcBorders>
              <w:top w:val="nil"/>
              <w:left w:val="nil"/>
              <w:bottom w:val="single" w:color="000000" w:sz="4" w:space="0"/>
              <w:right w:val="single" w:color="000000" w:sz="4" w:space="0"/>
            </w:tcBorders>
            <w:vAlign w:val="bottom"/>
          </w:tcPr>
          <w:p w14:paraId="000004D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10,000.00 </w:t>
            </w:r>
          </w:p>
        </w:tc>
        <w:tc>
          <w:tcPr>
            <w:tcBorders>
              <w:top w:val="nil"/>
              <w:left w:val="nil"/>
              <w:bottom w:val="single" w:color="000000" w:sz="4" w:space="0"/>
              <w:right w:val="single" w:color="000000" w:sz="4" w:space="0"/>
            </w:tcBorders>
            <w:vAlign w:val="bottom"/>
          </w:tcPr>
          <w:p w14:paraId="000004D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4D9">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15</w:t>
            </w:r>
          </w:p>
        </w:tc>
        <w:tc>
          <w:tcPr>
            <w:tcBorders>
              <w:top w:val="nil"/>
              <w:left w:val="nil"/>
              <w:bottom w:val="single" w:color="000000" w:sz="4" w:space="0"/>
              <w:right w:val="single" w:color="000000" w:sz="4" w:space="0"/>
            </w:tcBorders>
            <w:vAlign w:val="center"/>
          </w:tcPr>
          <w:p w14:paraId="000004DA">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4" w:space="0"/>
              <w:right w:val="single" w:color="000000" w:sz="4" w:space="0"/>
            </w:tcBorders>
            <w:vAlign w:val="bottom"/>
          </w:tcPr>
          <w:p w14:paraId="000004D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D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D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10,000.00 </w:t>
            </w:r>
          </w:p>
        </w:tc>
      </w:tr>
      <w:tr w14:paraId="2205D9F1">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4D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4" w:space="0"/>
              <w:right w:val="single" w:color="000000" w:sz="4" w:space="0"/>
            </w:tcBorders>
            <w:vAlign w:val="bottom"/>
          </w:tcPr>
          <w:p w14:paraId="000004D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4" w:space="0"/>
              <w:right w:val="single" w:color="000000" w:sz="4" w:space="0"/>
            </w:tcBorders>
            <w:vAlign w:val="bottom"/>
          </w:tcPr>
          <w:p w14:paraId="000004E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4E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18,750.00 </w:t>
            </w:r>
          </w:p>
        </w:tc>
        <w:tc>
          <w:tcPr>
            <w:tcBorders>
              <w:top w:val="nil"/>
              <w:left w:val="nil"/>
              <w:bottom w:val="single" w:color="000000" w:sz="4" w:space="0"/>
              <w:right w:val="single" w:color="000000" w:sz="4" w:space="0"/>
            </w:tcBorders>
            <w:vAlign w:val="bottom"/>
          </w:tcPr>
          <w:p w14:paraId="000004E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9,375.00 </w:t>
            </w:r>
          </w:p>
        </w:tc>
        <w:tc>
          <w:tcPr>
            <w:tcBorders>
              <w:top w:val="nil"/>
              <w:left w:val="nil"/>
              <w:bottom w:val="single" w:color="000000" w:sz="4" w:space="0"/>
              <w:right w:val="single" w:color="000000" w:sz="4" w:space="0"/>
            </w:tcBorders>
            <w:vAlign w:val="bottom"/>
          </w:tcPr>
          <w:p w14:paraId="000004E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4E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w:t>
            </w:r>
          </w:p>
        </w:tc>
        <w:tc>
          <w:tcPr>
            <w:tcBorders>
              <w:top w:val="nil"/>
              <w:left w:val="nil"/>
              <w:bottom w:val="single" w:color="000000" w:sz="4" w:space="0"/>
              <w:right w:val="single" w:color="000000" w:sz="4" w:space="0"/>
            </w:tcBorders>
            <w:vAlign w:val="bottom"/>
          </w:tcPr>
          <w:p w14:paraId="000004E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4E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E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E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9,375.00 </w:t>
            </w:r>
          </w:p>
        </w:tc>
      </w:tr>
      <w:tr w14:paraId="5D325A00">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4E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4" w:space="0"/>
              <w:right w:val="single" w:color="000000" w:sz="4" w:space="0"/>
            </w:tcBorders>
            <w:vAlign w:val="bottom"/>
          </w:tcPr>
          <w:p w14:paraId="000004E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4" w:space="0"/>
              <w:right w:val="single" w:color="000000" w:sz="4" w:space="0"/>
            </w:tcBorders>
            <w:vAlign w:val="bottom"/>
          </w:tcPr>
          <w:p w14:paraId="000004E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4E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4,500.00 </w:t>
            </w:r>
          </w:p>
        </w:tc>
        <w:tc>
          <w:tcPr>
            <w:tcBorders>
              <w:top w:val="nil"/>
              <w:left w:val="nil"/>
              <w:bottom w:val="single" w:color="000000" w:sz="4" w:space="0"/>
              <w:right w:val="single" w:color="000000" w:sz="4" w:space="0"/>
            </w:tcBorders>
            <w:vAlign w:val="bottom"/>
          </w:tcPr>
          <w:p w14:paraId="000004E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2,250.00 </w:t>
            </w:r>
          </w:p>
        </w:tc>
        <w:tc>
          <w:tcPr>
            <w:tcBorders>
              <w:top w:val="nil"/>
              <w:left w:val="nil"/>
              <w:bottom w:val="single" w:color="000000" w:sz="4" w:space="0"/>
              <w:right w:val="single" w:color="000000" w:sz="4" w:space="0"/>
            </w:tcBorders>
            <w:vAlign w:val="bottom"/>
          </w:tcPr>
          <w:p w14:paraId="000004E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4EF">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13</w:t>
            </w:r>
          </w:p>
        </w:tc>
        <w:tc>
          <w:tcPr>
            <w:tcBorders>
              <w:top w:val="nil"/>
              <w:left w:val="nil"/>
              <w:bottom w:val="single" w:color="000000" w:sz="4" w:space="0"/>
              <w:right w:val="single" w:color="000000" w:sz="4" w:space="0"/>
            </w:tcBorders>
            <w:vAlign w:val="center"/>
          </w:tcPr>
          <w:p w14:paraId="000004F0">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4" w:space="0"/>
              <w:right w:val="single" w:color="000000" w:sz="4" w:space="0"/>
            </w:tcBorders>
            <w:vAlign w:val="bottom"/>
          </w:tcPr>
          <w:p w14:paraId="000004F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F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F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2,250.00 </w:t>
            </w:r>
          </w:p>
        </w:tc>
      </w:tr>
      <w:tr w14:paraId="12AF5C84">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4F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4" w:space="0"/>
              <w:right w:val="single" w:color="000000" w:sz="4" w:space="0"/>
            </w:tcBorders>
            <w:vAlign w:val="bottom"/>
          </w:tcPr>
          <w:p w14:paraId="000004F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4" w:space="0"/>
              <w:right w:val="single" w:color="000000" w:sz="4" w:space="0"/>
            </w:tcBorders>
            <w:vAlign w:val="bottom"/>
          </w:tcPr>
          <w:p w14:paraId="000004F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4F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6,000.00 </w:t>
            </w:r>
          </w:p>
        </w:tc>
        <w:tc>
          <w:tcPr>
            <w:tcBorders>
              <w:top w:val="nil"/>
              <w:left w:val="nil"/>
              <w:bottom w:val="single" w:color="000000" w:sz="4" w:space="0"/>
              <w:right w:val="single" w:color="000000" w:sz="4" w:space="0"/>
            </w:tcBorders>
            <w:vAlign w:val="bottom"/>
          </w:tcPr>
          <w:p w14:paraId="000004F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3,000.00 </w:t>
            </w:r>
          </w:p>
        </w:tc>
        <w:tc>
          <w:tcPr>
            <w:tcBorders>
              <w:top w:val="nil"/>
              <w:left w:val="nil"/>
              <w:bottom w:val="single" w:color="000000" w:sz="4" w:space="0"/>
              <w:right w:val="single" w:color="000000" w:sz="4" w:space="0"/>
            </w:tcBorders>
            <w:vAlign w:val="bottom"/>
          </w:tcPr>
          <w:p w14:paraId="000004F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4FA">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13</w:t>
            </w:r>
          </w:p>
        </w:tc>
        <w:tc>
          <w:tcPr>
            <w:tcBorders>
              <w:top w:val="nil"/>
              <w:left w:val="nil"/>
              <w:bottom w:val="single" w:color="000000" w:sz="4" w:space="0"/>
              <w:right w:val="single" w:color="000000" w:sz="4" w:space="0"/>
            </w:tcBorders>
            <w:vAlign w:val="center"/>
          </w:tcPr>
          <w:p w14:paraId="000004FB">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4" w:space="0"/>
              <w:right w:val="single" w:color="000000" w:sz="4" w:space="0"/>
            </w:tcBorders>
            <w:vAlign w:val="bottom"/>
          </w:tcPr>
          <w:p w14:paraId="000004F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F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4F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3,000.00 </w:t>
            </w:r>
          </w:p>
        </w:tc>
      </w:tr>
      <w:tr w14:paraId="06DCC3C0">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4F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4" w:space="0"/>
              <w:right w:val="single" w:color="000000" w:sz="4" w:space="0"/>
            </w:tcBorders>
            <w:vAlign w:val="bottom"/>
          </w:tcPr>
          <w:p w14:paraId="0000050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4" w:space="0"/>
              <w:right w:val="single" w:color="000000" w:sz="4" w:space="0"/>
            </w:tcBorders>
            <w:vAlign w:val="bottom"/>
          </w:tcPr>
          <w:p w14:paraId="0000050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28-Jan-20</w:t>
            </w:r>
          </w:p>
        </w:tc>
        <w:tc>
          <w:tcPr>
            <w:tcBorders>
              <w:top w:val="nil"/>
              <w:left w:val="nil"/>
              <w:bottom w:val="single" w:color="000000" w:sz="4" w:space="0"/>
              <w:right w:val="single" w:color="000000" w:sz="4" w:space="0"/>
            </w:tcBorders>
            <w:vAlign w:val="bottom"/>
          </w:tcPr>
          <w:p w14:paraId="0000050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7,950.50 </w:t>
            </w:r>
          </w:p>
        </w:tc>
        <w:tc>
          <w:tcPr>
            <w:tcBorders>
              <w:top w:val="nil"/>
              <w:left w:val="nil"/>
              <w:bottom w:val="single" w:color="000000" w:sz="4" w:space="0"/>
              <w:right w:val="single" w:color="000000" w:sz="4" w:space="0"/>
            </w:tcBorders>
            <w:vAlign w:val="bottom"/>
          </w:tcPr>
          <w:p w14:paraId="0000050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3,975.25 </w:t>
            </w:r>
          </w:p>
        </w:tc>
        <w:tc>
          <w:tcPr>
            <w:tcBorders>
              <w:top w:val="nil"/>
              <w:left w:val="nil"/>
              <w:bottom w:val="single" w:color="000000" w:sz="4" w:space="0"/>
              <w:right w:val="single" w:color="000000" w:sz="4" w:space="0"/>
            </w:tcBorders>
            <w:vAlign w:val="bottom"/>
          </w:tcPr>
          <w:p w14:paraId="0000050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505">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29</w:t>
            </w:r>
          </w:p>
        </w:tc>
        <w:tc>
          <w:tcPr>
            <w:tcBorders>
              <w:top w:val="nil"/>
              <w:left w:val="nil"/>
              <w:bottom w:val="single" w:color="000000" w:sz="4" w:space="0"/>
              <w:right w:val="single" w:color="000000" w:sz="4" w:space="0"/>
            </w:tcBorders>
            <w:vAlign w:val="center"/>
          </w:tcPr>
          <w:p w14:paraId="00000506">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4" w:space="0"/>
              <w:right w:val="single" w:color="000000" w:sz="4" w:space="0"/>
            </w:tcBorders>
            <w:vAlign w:val="bottom"/>
          </w:tcPr>
          <w:p w14:paraId="0000050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0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0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3,975.25 </w:t>
            </w:r>
          </w:p>
        </w:tc>
      </w:tr>
      <w:tr w14:paraId="6A611595">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0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4" w:space="0"/>
              <w:right w:val="single" w:color="000000" w:sz="4" w:space="0"/>
            </w:tcBorders>
            <w:vAlign w:val="bottom"/>
          </w:tcPr>
          <w:p w14:paraId="0000050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4" w:space="0"/>
              <w:right w:val="single" w:color="000000" w:sz="4" w:space="0"/>
            </w:tcBorders>
            <w:vAlign w:val="bottom"/>
          </w:tcPr>
          <w:p w14:paraId="0000050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50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11,253.50 </w:t>
            </w:r>
          </w:p>
        </w:tc>
        <w:tc>
          <w:tcPr>
            <w:tcBorders>
              <w:top w:val="nil"/>
              <w:left w:val="nil"/>
              <w:bottom w:val="single" w:color="000000" w:sz="4" w:space="0"/>
              <w:right w:val="single" w:color="000000" w:sz="4" w:space="0"/>
            </w:tcBorders>
            <w:vAlign w:val="bottom"/>
          </w:tcPr>
          <w:p w14:paraId="0000050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5,626.75 </w:t>
            </w:r>
          </w:p>
        </w:tc>
        <w:tc>
          <w:tcPr>
            <w:tcBorders>
              <w:top w:val="nil"/>
              <w:left w:val="nil"/>
              <w:bottom w:val="single" w:color="000000" w:sz="4" w:space="0"/>
              <w:right w:val="single" w:color="000000" w:sz="4" w:space="0"/>
            </w:tcBorders>
            <w:vAlign w:val="bottom"/>
          </w:tcPr>
          <w:p w14:paraId="0000050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1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w:t>
            </w:r>
          </w:p>
        </w:tc>
        <w:tc>
          <w:tcPr>
            <w:tcBorders>
              <w:top w:val="nil"/>
              <w:left w:val="nil"/>
              <w:bottom w:val="single" w:color="000000" w:sz="4" w:space="0"/>
              <w:right w:val="single" w:color="000000" w:sz="4" w:space="0"/>
            </w:tcBorders>
            <w:vAlign w:val="bottom"/>
          </w:tcPr>
          <w:p w14:paraId="0000051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51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1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1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5,626.75 </w:t>
            </w:r>
          </w:p>
        </w:tc>
      </w:tr>
      <w:tr w14:paraId="51CB7850">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1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4" w:space="0"/>
              <w:right w:val="single" w:color="000000" w:sz="4" w:space="0"/>
            </w:tcBorders>
            <w:vAlign w:val="bottom"/>
          </w:tcPr>
          <w:p w14:paraId="0000051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4" w:space="0"/>
              <w:right w:val="single" w:color="000000" w:sz="4" w:space="0"/>
            </w:tcBorders>
            <w:vAlign w:val="bottom"/>
          </w:tcPr>
          <w:p w14:paraId="0000051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51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17,587.50 </w:t>
            </w:r>
          </w:p>
        </w:tc>
        <w:tc>
          <w:tcPr>
            <w:tcBorders>
              <w:top w:val="nil"/>
              <w:left w:val="nil"/>
              <w:bottom w:val="single" w:color="000000" w:sz="4" w:space="0"/>
              <w:right w:val="single" w:color="000000" w:sz="4" w:space="0"/>
            </w:tcBorders>
            <w:vAlign w:val="bottom"/>
          </w:tcPr>
          <w:p w14:paraId="0000051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8,793.75 </w:t>
            </w:r>
          </w:p>
        </w:tc>
        <w:tc>
          <w:tcPr>
            <w:tcBorders>
              <w:top w:val="nil"/>
              <w:left w:val="nil"/>
              <w:bottom w:val="single" w:color="000000" w:sz="4" w:space="0"/>
              <w:right w:val="single" w:color="000000" w:sz="4" w:space="0"/>
            </w:tcBorders>
            <w:vAlign w:val="bottom"/>
          </w:tcPr>
          <w:p w14:paraId="0000051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1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w:t>
            </w:r>
          </w:p>
        </w:tc>
        <w:tc>
          <w:tcPr>
            <w:tcBorders>
              <w:top w:val="nil"/>
              <w:left w:val="nil"/>
              <w:bottom w:val="single" w:color="000000" w:sz="4" w:space="0"/>
              <w:right w:val="single" w:color="000000" w:sz="4" w:space="0"/>
            </w:tcBorders>
            <w:vAlign w:val="bottom"/>
          </w:tcPr>
          <w:p w14:paraId="0000051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51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1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1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8,793.75 </w:t>
            </w:r>
          </w:p>
        </w:tc>
      </w:tr>
      <w:tr w14:paraId="3D097F3A">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2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4" w:space="0"/>
              <w:right w:val="single" w:color="000000" w:sz="4" w:space="0"/>
            </w:tcBorders>
            <w:vAlign w:val="bottom"/>
          </w:tcPr>
          <w:p w14:paraId="0000052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4" w:space="0"/>
              <w:right w:val="single" w:color="000000" w:sz="4" w:space="0"/>
            </w:tcBorders>
            <w:vAlign w:val="bottom"/>
          </w:tcPr>
          <w:p w14:paraId="0000052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52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24,578.00 </w:t>
            </w:r>
          </w:p>
        </w:tc>
        <w:tc>
          <w:tcPr>
            <w:tcBorders>
              <w:top w:val="nil"/>
              <w:left w:val="nil"/>
              <w:bottom w:val="single" w:color="000000" w:sz="4" w:space="0"/>
              <w:right w:val="single" w:color="000000" w:sz="4" w:space="0"/>
            </w:tcBorders>
            <w:vAlign w:val="bottom"/>
          </w:tcPr>
          <w:p w14:paraId="0000052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12,289.00 </w:t>
            </w:r>
          </w:p>
        </w:tc>
        <w:tc>
          <w:tcPr>
            <w:tcBorders>
              <w:top w:val="nil"/>
              <w:left w:val="nil"/>
              <w:bottom w:val="single" w:color="000000" w:sz="4" w:space="0"/>
              <w:right w:val="single" w:color="000000" w:sz="4" w:space="0"/>
            </w:tcBorders>
            <w:vAlign w:val="bottom"/>
          </w:tcPr>
          <w:p w14:paraId="0000052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526">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30</w:t>
            </w:r>
          </w:p>
        </w:tc>
        <w:tc>
          <w:tcPr>
            <w:tcBorders>
              <w:top w:val="nil"/>
              <w:left w:val="nil"/>
              <w:bottom w:val="single" w:color="000000" w:sz="4" w:space="0"/>
              <w:right w:val="single" w:color="000000" w:sz="4" w:space="0"/>
            </w:tcBorders>
            <w:vAlign w:val="center"/>
          </w:tcPr>
          <w:p w14:paraId="00000527">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4" w:space="0"/>
              <w:right w:val="single" w:color="000000" w:sz="4" w:space="0"/>
            </w:tcBorders>
            <w:vAlign w:val="bottom"/>
          </w:tcPr>
          <w:p w14:paraId="0000052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2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2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12,289.00 </w:t>
            </w:r>
          </w:p>
        </w:tc>
      </w:tr>
      <w:tr w14:paraId="4978681B">
        <w:tblPrEx>
          <w:tblCellMar>
            <w:top w:w="0" w:type="dxa"/>
            <w:left w:w="115" w:type="dxa"/>
            <w:bottom w:w="0" w:type="dxa"/>
            <w:right w:w="115" w:type="dxa"/>
          </w:tblCellMar>
        </w:tblPrEx>
        <w:trPr>
          <w:trHeight w:val="300" w:hRule="atLeast"/>
        </w:trPr>
        <w:tc>
          <w:tcPr>
            <w:tcBorders>
              <w:top w:val="nil"/>
              <w:left w:val="single" w:color="000000" w:sz="4" w:space="0"/>
              <w:bottom w:val="single" w:color="000000" w:sz="4" w:space="0"/>
              <w:right w:val="single" w:color="000000" w:sz="4" w:space="0"/>
            </w:tcBorders>
            <w:vAlign w:val="center"/>
          </w:tcPr>
          <w:p w14:paraId="0000052B">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4" w:space="0"/>
              <w:right w:val="single" w:color="000000" w:sz="4" w:space="0"/>
            </w:tcBorders>
            <w:vAlign w:val="center"/>
          </w:tcPr>
          <w:p w14:paraId="0000052C">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4" w:space="0"/>
              <w:right w:val="single" w:color="000000" w:sz="4" w:space="0"/>
            </w:tcBorders>
            <w:vAlign w:val="center"/>
          </w:tcPr>
          <w:p w14:paraId="0000052D">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nil"/>
              <w:left w:val="nil"/>
              <w:bottom w:val="single" w:color="000000" w:sz="4" w:space="0"/>
              <w:right w:val="single" w:color="000000" w:sz="4" w:space="0"/>
            </w:tcBorders>
            <w:vAlign w:val="bottom"/>
          </w:tcPr>
          <w:p w14:paraId="0000052E">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123,119.50 </w:t>
            </w:r>
          </w:p>
        </w:tc>
        <w:tc>
          <w:tcPr>
            <w:tcBorders>
              <w:top w:val="nil"/>
              <w:left w:val="nil"/>
              <w:bottom w:val="single" w:color="000000" w:sz="4" w:space="0"/>
              <w:right w:val="single" w:color="000000" w:sz="4" w:space="0"/>
            </w:tcBorders>
            <w:vAlign w:val="bottom"/>
          </w:tcPr>
          <w:p w14:paraId="0000052F">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61,559.75 </w:t>
            </w:r>
          </w:p>
        </w:tc>
        <w:tc>
          <w:tcPr>
            <w:tcBorders>
              <w:top w:val="nil"/>
              <w:left w:val="nil"/>
              <w:bottom w:val="single" w:color="000000" w:sz="4" w:space="0"/>
              <w:right w:val="single" w:color="000000" w:sz="4" w:space="0"/>
            </w:tcBorders>
            <w:vAlign w:val="center"/>
          </w:tcPr>
          <w:p w14:paraId="00000530">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4" w:space="0"/>
              <w:right w:val="single" w:color="000000" w:sz="4" w:space="0"/>
            </w:tcBorders>
            <w:vAlign w:val="center"/>
          </w:tcPr>
          <w:p w14:paraId="00000531">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4" w:space="0"/>
              <w:right w:val="single" w:color="000000" w:sz="4" w:space="0"/>
            </w:tcBorders>
            <w:vAlign w:val="center"/>
          </w:tcPr>
          <w:p w14:paraId="00000532">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4" w:space="0"/>
              <w:right w:val="single" w:color="000000" w:sz="4" w:space="0"/>
            </w:tcBorders>
            <w:vAlign w:val="center"/>
          </w:tcPr>
          <w:p w14:paraId="00000533">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nil"/>
              <w:left w:val="nil"/>
              <w:bottom w:val="single" w:color="000000" w:sz="4" w:space="0"/>
              <w:right w:val="single" w:color="000000" w:sz="4" w:space="0"/>
            </w:tcBorders>
            <w:vAlign w:val="center"/>
          </w:tcPr>
          <w:p w14:paraId="00000534">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nil"/>
              <w:left w:val="nil"/>
              <w:bottom w:val="single" w:color="000000" w:sz="4" w:space="0"/>
              <w:right w:val="single" w:color="000000" w:sz="4" w:space="0"/>
            </w:tcBorders>
            <w:vAlign w:val="bottom"/>
          </w:tcPr>
          <w:p w14:paraId="00000535">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61,559.75 </w:t>
            </w:r>
          </w:p>
        </w:tc>
      </w:tr>
    </w:tbl>
    <w:p w14:paraId="00000536">
      <w:pPr>
        <w:spacing w:line="252" w:lineRule="auto"/>
        <w:jc w:val="both"/>
      </w:pPr>
    </w:p>
    <w:p w14:paraId="00000537">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538">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539">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Net of Recovery *50% . (NCGTC Recovery Percentage system taking from docket).</w:t>
      </w:r>
    </w:p>
    <w:p w14:paraId="0000053A">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53B">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Days Elapsed (Days diff between Date of Recovery and  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Days diff between Date of Recovery (From Borrower to MLI) and DATE when  the last tranche for full recovery  payment is received.</w:t>
      </w:r>
    </w:p>
    <w:p w14:paraId="0000053C">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53D">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53E">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53F">
      <w:pPr>
        <w:keepNext w:val="0"/>
        <w:keepLines w:val="0"/>
        <w:pageBreakBefore w:val="0"/>
        <w:widowControl/>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(A+E+F)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540">
      <w:pPr>
        <w:spacing w:line="252" w:lineRule="auto"/>
        <w:jc w:val="both"/>
      </w:pPr>
    </w:p>
    <w:p w14:paraId="00000541">
      <w:pPr>
        <w:spacing w:line="252" w:lineRule="auto"/>
        <w:jc w:val="both"/>
        <w:rPr>
          <w:b/>
          <w:bCs/>
        </w:rPr>
      </w:pPr>
      <w:r>
        <w:rPr>
          <w:b/>
          <w:bCs/>
          <w:rtl w:val="0"/>
        </w:rPr>
        <w:t>Note:</w:t>
      </w:r>
    </w:p>
    <w:p w14:paraId="00000542">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Recover Amount of INR 61,559.75 /- from MLI.</w:t>
      </w:r>
    </w:p>
    <w:p w14:paraId="00000543">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no penalty, there is no need for any additional recoveries from MLI.</w:t>
      </w:r>
    </w:p>
    <w:p w14:paraId="000005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558">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rPr>
          <w:rFonts w:ascii="Calibri" w:hAnsi="Calibri" w:eastAsia="Calibri" w:cs="Calibri"/>
          <w:b/>
          <w:bCs/>
          <w:i w:val="0"/>
          <w:iCs w:val="0"/>
          <w:smallCaps w:val="0"/>
          <w:strike w:val="0"/>
          <w:color w:val="000000"/>
          <w:sz w:val="22"/>
          <w:szCs w:val="22"/>
          <w:u w:val="none"/>
          <w:shd w:val="clear" w:fill="auto"/>
          <w:vertAlign w:val="baseline"/>
        </w:rPr>
      </w:pPr>
      <w:sdt>
        <w:sdtPr>
          <w:tag w:val="goog_rdk_81"/>
          <w:id w:val="-1457582155"/>
        </w:sdtPr>
        <w:sdtContent>
          <w:commentRangeStart w:id="73"/>
        </w:sdtContent>
      </w:sdt>
      <w:sdt>
        <w:sdtPr>
          <w:tag w:val="goog_rdk_82"/>
          <w:id w:val="-1110095454"/>
        </w:sdtPr>
        <w:sdtContent>
          <w:commentRangeStart w:id="74"/>
        </w:sdtContent>
      </w:sdt>
      <w:r>
        <w:rPr>
          <w:rFonts w:ascii="Calibri" w:hAnsi="Calibri" w:eastAsia="Calibri" w:cs="Calibri"/>
          <w:b/>
          <w:bCs/>
          <w:i w:val="0"/>
          <w:iCs w:val="0"/>
          <w:smallCaps w:val="0"/>
          <w:strike w:val="0"/>
          <w:color w:val="000000"/>
          <w:sz w:val="22"/>
          <w:szCs w:val="22"/>
          <w:u w:val="none"/>
          <w:shd w:val="clear" w:fill="auto"/>
          <w:vertAlign w:val="baseline"/>
          <w:rtl w:val="0"/>
        </w:rPr>
        <w:t>Scenario 2:</w:t>
      </w:r>
      <w:commentRangeEnd w:id="73"/>
      <w:r>
        <w:commentReference w:id="73"/>
      </w:r>
      <w:commentRangeEnd w:id="74"/>
      <w:r>
        <w:commentReference w:id="74"/>
      </w:r>
      <w:r>
        <w:rPr>
          <w:rFonts w:ascii="Calibri" w:hAnsi="Calibri" w:eastAsia="Calibri" w:cs="Calibri"/>
          <w:b/>
          <w:bCs/>
          <w:i w:val="0"/>
          <w:iCs w:val="0"/>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Old Recovery Calculation with penalty)</w:t>
      </w:r>
    </w:p>
    <w:p w14:paraId="00000559">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Penalty Situation (File uploaded but for few records date of recovery is exceeded 30 days)</w:t>
      </w:r>
    </w:p>
    <w:p w14:paraId="0000055A">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Information in Recovery File (XML)</w:t>
      </w:r>
    </w:p>
    <w:p w14:paraId="000005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firstLine="0"/>
        <w:jc w:val="both"/>
        <w:rPr>
          <w:rFonts w:ascii="Calibri" w:hAnsi="Calibri" w:eastAsia="Calibri" w:cs="Calibri"/>
          <w:b/>
          <w:bCs/>
          <w:i w:val="0"/>
          <w:iCs w:val="0"/>
          <w:smallCaps w:val="0"/>
          <w:strike w:val="0"/>
          <w:color w:val="000000"/>
          <w:sz w:val="22"/>
          <w:szCs w:val="22"/>
          <w:u w:val="none"/>
          <w:shd w:val="clear" w:fill="auto"/>
          <w:vertAlign w:val="baseline"/>
        </w:rPr>
      </w:pPr>
    </w:p>
    <w:tbl>
      <w:tblPr>
        <w:tblStyle w:val="37"/>
        <w:tblW w:w="11160" w:type="dxa"/>
        <w:tblInd w:w="-725" w:type="dxa"/>
        <w:tblLayout w:type="fixed"/>
        <w:tblCellMar>
          <w:top w:w="0" w:type="dxa"/>
          <w:left w:w="115" w:type="dxa"/>
          <w:bottom w:w="0" w:type="dxa"/>
          <w:right w:w="115" w:type="dxa"/>
        </w:tblCellMar>
      </w:tblPr>
      <w:tblGrid>
        <w:gridCol w:w="630"/>
        <w:gridCol w:w="1021"/>
        <w:gridCol w:w="1007"/>
        <w:gridCol w:w="1132"/>
        <w:gridCol w:w="1026"/>
        <w:gridCol w:w="1034"/>
        <w:gridCol w:w="1080"/>
        <w:gridCol w:w="843"/>
        <w:gridCol w:w="1086"/>
        <w:gridCol w:w="861"/>
        <w:gridCol w:w="1440"/>
      </w:tblGrid>
      <w:tr w14:paraId="6BAF0BB1">
        <w:tblPrEx>
          <w:tblCellMar>
            <w:top w:w="0" w:type="dxa"/>
            <w:left w:w="115" w:type="dxa"/>
            <w:bottom w:w="0" w:type="dxa"/>
            <w:right w:w="115" w:type="dxa"/>
          </w:tblCellMar>
        </w:tblPrEx>
        <w:trPr>
          <w:trHeight w:val="300" w:hRule="atLeast"/>
        </w:trPr>
        <w:tc>
          <w:tcPr>
            <w:tcBorders>
              <w:top w:val="single" w:color="000000" w:sz="4" w:space="0"/>
              <w:left w:val="single" w:color="000000" w:sz="4" w:space="0"/>
              <w:bottom w:val="single" w:color="000000" w:sz="4" w:space="0"/>
              <w:right w:val="single" w:color="000000" w:sz="4" w:space="0"/>
            </w:tcBorders>
            <w:vAlign w:val="center"/>
          </w:tcPr>
          <w:p w14:paraId="0000055C">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4" w:space="0"/>
              <w:left w:val="nil"/>
              <w:bottom w:val="single" w:color="000000" w:sz="4" w:space="0"/>
              <w:right w:val="single" w:color="000000" w:sz="4" w:space="0"/>
            </w:tcBorders>
            <w:vAlign w:val="center"/>
          </w:tcPr>
          <w:p w14:paraId="0000055D">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4" w:space="0"/>
              <w:left w:val="nil"/>
              <w:bottom w:val="single" w:color="000000" w:sz="4" w:space="0"/>
              <w:right w:val="single" w:color="000000" w:sz="4" w:space="0"/>
            </w:tcBorders>
            <w:vAlign w:val="center"/>
          </w:tcPr>
          <w:p w14:paraId="0000055E">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4" w:space="0"/>
              <w:left w:val="nil"/>
              <w:bottom w:val="single" w:color="000000" w:sz="4" w:space="0"/>
              <w:right w:val="single" w:color="000000" w:sz="4" w:space="0"/>
            </w:tcBorders>
            <w:vAlign w:val="center"/>
          </w:tcPr>
          <w:p w14:paraId="0000055F">
            <w:pPr>
              <w:spacing w:after="0" w:line="240" w:lineRule="auto"/>
              <w:rPr>
                <w:rFonts w:ascii="Calibri" w:hAnsi="Calibri" w:eastAsia="Calibri" w:cs="Calibri"/>
                <w:b/>
                <w:bCs/>
                <w:color w:val="000000"/>
                <w:sz w:val="18"/>
                <w:szCs w:val="18"/>
              </w:rPr>
            </w:pPr>
          </w:p>
        </w:tc>
        <w:tc>
          <w:tcPr>
            <w:tcBorders>
              <w:top w:val="single" w:color="000000" w:sz="4" w:space="0"/>
              <w:left w:val="nil"/>
              <w:bottom w:val="single" w:color="000000" w:sz="4" w:space="0"/>
              <w:right w:val="single" w:color="000000" w:sz="4" w:space="0"/>
            </w:tcBorders>
            <w:vAlign w:val="center"/>
          </w:tcPr>
          <w:p w14:paraId="00000560">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A</w:t>
            </w:r>
          </w:p>
        </w:tc>
        <w:tc>
          <w:tcPr>
            <w:tcBorders>
              <w:top w:val="single" w:color="000000" w:sz="4" w:space="0"/>
              <w:left w:val="nil"/>
              <w:bottom w:val="single" w:color="000000" w:sz="4" w:space="0"/>
              <w:right w:val="single" w:color="000000" w:sz="4" w:space="0"/>
            </w:tcBorders>
            <w:vAlign w:val="center"/>
          </w:tcPr>
          <w:p w14:paraId="00000561">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B</w:t>
            </w:r>
          </w:p>
        </w:tc>
        <w:tc>
          <w:tcPr>
            <w:tcBorders>
              <w:top w:val="single" w:color="000000" w:sz="4" w:space="0"/>
              <w:left w:val="nil"/>
              <w:bottom w:val="single" w:color="000000" w:sz="4" w:space="0"/>
              <w:right w:val="single" w:color="000000" w:sz="4" w:space="0"/>
            </w:tcBorders>
            <w:vAlign w:val="center"/>
          </w:tcPr>
          <w:p w14:paraId="00000562">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C </w:t>
            </w:r>
          </w:p>
        </w:tc>
        <w:tc>
          <w:tcPr>
            <w:tcBorders>
              <w:top w:val="single" w:color="000000" w:sz="4" w:space="0"/>
              <w:left w:val="nil"/>
              <w:bottom w:val="single" w:color="000000" w:sz="4" w:space="0"/>
              <w:right w:val="single" w:color="000000" w:sz="4" w:space="0"/>
            </w:tcBorders>
            <w:vAlign w:val="center"/>
          </w:tcPr>
          <w:p w14:paraId="00000563">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D</w:t>
            </w:r>
          </w:p>
        </w:tc>
        <w:tc>
          <w:tcPr>
            <w:tcBorders>
              <w:top w:val="single" w:color="000000" w:sz="4" w:space="0"/>
              <w:left w:val="nil"/>
              <w:bottom w:val="single" w:color="000000" w:sz="4" w:space="0"/>
              <w:right w:val="single" w:color="000000" w:sz="4" w:space="0"/>
            </w:tcBorders>
            <w:vAlign w:val="center"/>
          </w:tcPr>
          <w:p w14:paraId="00000564">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E</w:t>
            </w:r>
          </w:p>
        </w:tc>
        <w:tc>
          <w:tcPr>
            <w:tcBorders>
              <w:top w:val="single" w:color="000000" w:sz="4" w:space="0"/>
              <w:left w:val="nil"/>
              <w:bottom w:val="single" w:color="000000" w:sz="4" w:space="0"/>
              <w:right w:val="single" w:color="000000" w:sz="4" w:space="0"/>
            </w:tcBorders>
            <w:vAlign w:val="center"/>
          </w:tcPr>
          <w:p w14:paraId="00000565">
            <w:pPr>
              <w:spacing w:after="0" w:line="240" w:lineRule="auto"/>
              <w:rPr>
                <w:rFonts w:ascii="Calibri" w:hAnsi="Calibri" w:eastAsia="Calibri" w:cs="Calibri"/>
                <w:color w:val="000000"/>
              </w:rPr>
            </w:pPr>
            <w:r>
              <w:rPr>
                <w:rFonts w:ascii="Calibri" w:hAnsi="Calibri" w:eastAsia="Calibri" w:cs="Calibri"/>
                <w:color w:val="000000"/>
                <w:rtl w:val="0"/>
              </w:rPr>
              <w:t>F</w:t>
            </w:r>
          </w:p>
        </w:tc>
        <w:tc>
          <w:tcPr>
            <w:tcBorders>
              <w:top w:val="single" w:color="000000" w:sz="4" w:space="0"/>
              <w:left w:val="nil"/>
              <w:bottom w:val="single" w:color="000000" w:sz="4" w:space="0"/>
              <w:right w:val="single" w:color="000000" w:sz="4" w:space="0"/>
            </w:tcBorders>
            <w:vAlign w:val="center"/>
          </w:tcPr>
          <w:p w14:paraId="00000566">
            <w:pPr>
              <w:spacing w:after="0" w:line="240" w:lineRule="auto"/>
              <w:rPr>
                <w:rFonts w:ascii="Calibri" w:hAnsi="Calibri" w:eastAsia="Calibri" w:cs="Calibri"/>
                <w:color w:val="000000"/>
              </w:rPr>
            </w:pPr>
            <w:r>
              <w:rPr>
                <w:rFonts w:ascii="Calibri" w:hAnsi="Calibri" w:eastAsia="Calibri" w:cs="Calibri"/>
                <w:color w:val="000000"/>
                <w:rtl w:val="0"/>
              </w:rPr>
              <w:t>G </w:t>
            </w:r>
          </w:p>
        </w:tc>
      </w:tr>
      <w:tr w14:paraId="585C9A5B">
        <w:tblPrEx>
          <w:tblCellMar>
            <w:top w:w="0" w:type="dxa"/>
            <w:left w:w="115" w:type="dxa"/>
            <w:bottom w:w="0" w:type="dxa"/>
            <w:right w:w="115" w:type="dxa"/>
          </w:tblCellMar>
        </w:tblPrEx>
        <w:trPr>
          <w:trHeight w:val="2040" w:hRule="atLeast"/>
        </w:trPr>
        <w:tc>
          <w:tcPr>
            <w:tcBorders>
              <w:top w:val="nil"/>
              <w:left w:val="single" w:color="000000" w:sz="4" w:space="0"/>
              <w:bottom w:val="single" w:color="000000" w:sz="4" w:space="0"/>
              <w:right w:val="single" w:color="000000" w:sz="4" w:space="0"/>
            </w:tcBorders>
            <w:shd w:val="clear" w:color="auto" w:fill="F8CBAD"/>
            <w:vAlign w:val="center"/>
          </w:tcPr>
          <w:p w14:paraId="00000567">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tcBorders>
              <w:top w:val="nil"/>
              <w:left w:val="nil"/>
              <w:bottom w:val="single" w:color="000000" w:sz="4" w:space="0"/>
              <w:right w:val="single" w:color="000000" w:sz="4" w:space="0"/>
            </w:tcBorders>
            <w:shd w:val="clear" w:color="auto" w:fill="F8CBAD"/>
            <w:vAlign w:val="center"/>
          </w:tcPr>
          <w:p w14:paraId="00000568">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Id</w:t>
            </w:r>
          </w:p>
        </w:tc>
        <w:tc>
          <w:tcPr>
            <w:tcBorders>
              <w:top w:val="nil"/>
              <w:left w:val="nil"/>
              <w:bottom w:val="single" w:color="000000" w:sz="4" w:space="0"/>
              <w:right w:val="single" w:color="000000" w:sz="4" w:space="0"/>
            </w:tcBorders>
            <w:shd w:val="clear" w:color="auto" w:fill="F8CBAD"/>
            <w:vAlign w:val="center"/>
          </w:tcPr>
          <w:p w14:paraId="0000056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tcBorders>
              <w:top w:val="nil"/>
              <w:left w:val="nil"/>
              <w:bottom w:val="single" w:color="000000" w:sz="4" w:space="0"/>
              <w:right w:val="single" w:color="000000" w:sz="4" w:space="0"/>
            </w:tcBorders>
            <w:shd w:val="clear" w:color="auto" w:fill="F8CBAD"/>
            <w:vAlign w:val="center"/>
          </w:tcPr>
          <w:p w14:paraId="0000056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tcBorders>
              <w:top w:val="nil"/>
              <w:left w:val="nil"/>
              <w:bottom w:val="single" w:color="000000" w:sz="4" w:space="0"/>
              <w:right w:val="single" w:color="000000" w:sz="4" w:space="0"/>
            </w:tcBorders>
            <w:shd w:val="clear" w:color="auto" w:fill="F8CBAD"/>
            <w:vAlign w:val="center"/>
          </w:tcPr>
          <w:p w14:paraId="0000056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p>
        </w:tc>
        <w:tc>
          <w:tcPr>
            <w:tcBorders>
              <w:top w:val="nil"/>
              <w:left w:val="nil"/>
              <w:bottom w:val="single" w:color="000000" w:sz="4" w:space="0"/>
              <w:right w:val="single" w:color="000000" w:sz="4" w:space="0"/>
            </w:tcBorders>
            <w:shd w:val="clear" w:color="auto" w:fill="F8CBAD"/>
            <w:vAlign w:val="center"/>
          </w:tcPr>
          <w:p w14:paraId="0000056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tranche for full recovery  payment is received</w:t>
            </w:r>
          </w:p>
        </w:tc>
        <w:tc>
          <w:tcPr>
            <w:tcBorders>
              <w:top w:val="nil"/>
              <w:left w:val="nil"/>
              <w:bottom w:val="single" w:color="000000" w:sz="4" w:space="0"/>
              <w:right w:val="single" w:color="000000" w:sz="4" w:space="0"/>
            </w:tcBorders>
            <w:shd w:val="clear" w:color="auto" w:fill="F8CBAD"/>
            <w:vAlign w:val="center"/>
          </w:tcPr>
          <w:p w14:paraId="0000056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(Days diff between Date of Recovery and  DATE when</w:t>
            </w:r>
          </w:p>
          <w:p w14:paraId="0000056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the last tranche</w:t>
            </w:r>
          </w:p>
          <w:p w14:paraId="0000056F">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for full recovery</w:t>
            </w:r>
          </w:p>
          <w:p w14:paraId="0000057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payment is </w:t>
            </w:r>
          </w:p>
          <w:p w14:paraId="0000057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received</w:t>
            </w:r>
          </w:p>
        </w:tc>
        <w:tc>
          <w:tcPr>
            <w:tcBorders>
              <w:top w:val="nil"/>
              <w:left w:val="nil"/>
              <w:bottom w:val="single" w:color="000000" w:sz="4" w:space="0"/>
              <w:right w:val="single" w:color="000000" w:sz="4" w:space="0"/>
            </w:tcBorders>
            <w:shd w:val="clear" w:color="auto" w:fill="F8CBAD"/>
            <w:vAlign w:val="center"/>
          </w:tcPr>
          <w:p w14:paraId="0000057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Eligible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Days For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Penalty</w:t>
            </w:r>
          </w:p>
        </w:tc>
        <w:tc>
          <w:tcPr>
            <w:tcBorders>
              <w:top w:val="nil"/>
              <w:left w:val="nil"/>
              <w:bottom w:val="single" w:color="000000" w:sz="4" w:space="0"/>
              <w:right w:val="single" w:color="000000" w:sz="4" w:space="0"/>
            </w:tcBorders>
            <w:shd w:val="clear" w:color="auto" w:fill="F8CBAD"/>
            <w:vAlign w:val="center"/>
          </w:tcPr>
          <w:p w14:paraId="0000057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Penalty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Calculated</w:t>
            </w:r>
          </w:p>
        </w:tc>
        <w:tc>
          <w:tcPr>
            <w:tcBorders>
              <w:top w:val="nil"/>
              <w:left w:val="nil"/>
              <w:bottom w:val="single" w:color="000000" w:sz="4" w:space="0"/>
              <w:right w:val="single" w:color="000000" w:sz="4" w:space="0"/>
            </w:tcBorders>
            <w:shd w:val="clear" w:color="auto" w:fill="F8CBAD"/>
            <w:vAlign w:val="center"/>
          </w:tcPr>
          <w:p w14:paraId="0000057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Tax on Penalty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(@18% on E)</w:t>
            </w:r>
          </w:p>
        </w:tc>
        <w:tc>
          <w:tcPr>
            <w:tcBorders>
              <w:top w:val="nil"/>
              <w:left w:val="nil"/>
              <w:bottom w:val="single" w:color="000000" w:sz="4" w:space="0"/>
              <w:right w:val="single" w:color="000000" w:sz="4" w:space="0"/>
            </w:tcBorders>
            <w:shd w:val="clear" w:color="auto" w:fill="F8CBAD"/>
            <w:vAlign w:val="center"/>
          </w:tcPr>
          <w:p w14:paraId="0000057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Final Claim (A+E+F) along with Penalty/Taxes</w:t>
            </w:r>
          </w:p>
        </w:tc>
      </w:tr>
      <w:tr w14:paraId="6482C238">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7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4" w:space="0"/>
              <w:right w:val="single" w:color="000000" w:sz="4" w:space="0"/>
            </w:tcBorders>
            <w:vAlign w:val="bottom"/>
          </w:tcPr>
          <w:p w14:paraId="0000057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4" w:space="0"/>
              <w:right w:val="single" w:color="000000" w:sz="4" w:space="0"/>
            </w:tcBorders>
            <w:vAlign w:val="bottom"/>
          </w:tcPr>
          <w:p w14:paraId="0000057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4-Oct-19</w:t>
            </w:r>
          </w:p>
        </w:tc>
        <w:tc>
          <w:tcPr>
            <w:tcBorders>
              <w:top w:val="nil"/>
              <w:left w:val="nil"/>
              <w:bottom w:val="single" w:color="000000" w:sz="4" w:space="0"/>
              <w:right w:val="single" w:color="000000" w:sz="4" w:space="0"/>
            </w:tcBorders>
            <w:vAlign w:val="bottom"/>
          </w:tcPr>
          <w:p w14:paraId="0000057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7,500.00 </w:t>
            </w:r>
          </w:p>
        </w:tc>
        <w:tc>
          <w:tcPr>
            <w:tcBorders>
              <w:top w:val="nil"/>
              <w:left w:val="nil"/>
              <w:bottom w:val="single" w:color="000000" w:sz="4" w:space="0"/>
              <w:right w:val="single" w:color="000000" w:sz="4" w:space="0"/>
            </w:tcBorders>
            <w:vAlign w:val="bottom"/>
          </w:tcPr>
          <w:p w14:paraId="0000057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3,750.00 </w:t>
            </w:r>
          </w:p>
        </w:tc>
        <w:tc>
          <w:tcPr>
            <w:tcBorders>
              <w:top w:val="nil"/>
              <w:left w:val="nil"/>
              <w:bottom w:val="single" w:color="000000" w:sz="4" w:space="0"/>
              <w:right w:val="single" w:color="000000" w:sz="4" w:space="0"/>
            </w:tcBorders>
            <w:vAlign w:val="bottom"/>
          </w:tcPr>
          <w:p w14:paraId="0000057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7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144</w:t>
            </w:r>
          </w:p>
        </w:tc>
        <w:tc>
          <w:tcPr>
            <w:tcBorders>
              <w:top w:val="nil"/>
              <w:left w:val="nil"/>
              <w:bottom w:val="single" w:color="000000" w:sz="4" w:space="0"/>
              <w:right w:val="single" w:color="000000" w:sz="4" w:space="0"/>
            </w:tcBorders>
            <w:vAlign w:val="bottom"/>
          </w:tcPr>
          <w:p w14:paraId="0000057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114</w:t>
            </w:r>
          </w:p>
        </w:tc>
        <w:tc>
          <w:tcPr>
            <w:tcBorders>
              <w:top w:val="nil"/>
              <w:left w:val="nil"/>
              <w:bottom w:val="single" w:color="000000" w:sz="4" w:space="0"/>
              <w:right w:val="single" w:color="000000" w:sz="4" w:space="0"/>
            </w:tcBorders>
            <w:vAlign w:val="bottom"/>
          </w:tcPr>
          <w:p w14:paraId="0000057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117.12 </w:t>
            </w:r>
          </w:p>
        </w:tc>
        <w:tc>
          <w:tcPr>
            <w:tcBorders>
              <w:top w:val="nil"/>
              <w:left w:val="nil"/>
              <w:bottom w:val="single" w:color="000000" w:sz="4" w:space="0"/>
              <w:right w:val="single" w:color="000000" w:sz="4" w:space="0"/>
            </w:tcBorders>
            <w:vAlign w:val="bottom"/>
          </w:tcPr>
          <w:p w14:paraId="0000057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21.08 </w:t>
            </w:r>
          </w:p>
        </w:tc>
        <w:tc>
          <w:tcPr>
            <w:tcBorders>
              <w:top w:val="nil"/>
              <w:left w:val="nil"/>
              <w:bottom w:val="single" w:color="000000" w:sz="4" w:space="0"/>
              <w:right w:val="single" w:color="000000" w:sz="4" w:space="0"/>
            </w:tcBorders>
            <w:vAlign w:val="bottom"/>
          </w:tcPr>
          <w:p w14:paraId="0000058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3,888.21 </w:t>
            </w:r>
          </w:p>
        </w:tc>
      </w:tr>
      <w:tr w14:paraId="7663F7A4">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8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4" w:space="0"/>
              <w:right w:val="single" w:color="000000" w:sz="4" w:space="0"/>
            </w:tcBorders>
            <w:vAlign w:val="bottom"/>
          </w:tcPr>
          <w:p w14:paraId="0000058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4" w:space="0"/>
              <w:right w:val="single" w:color="000000" w:sz="4" w:space="0"/>
            </w:tcBorders>
            <w:vAlign w:val="bottom"/>
          </w:tcPr>
          <w:p w14:paraId="0000058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5-Nov-19</w:t>
            </w:r>
          </w:p>
        </w:tc>
        <w:tc>
          <w:tcPr>
            <w:tcBorders>
              <w:top w:val="nil"/>
              <w:left w:val="nil"/>
              <w:bottom w:val="single" w:color="000000" w:sz="4" w:space="0"/>
              <w:right w:val="single" w:color="000000" w:sz="4" w:space="0"/>
            </w:tcBorders>
            <w:vAlign w:val="bottom"/>
          </w:tcPr>
          <w:p w14:paraId="0000058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5,000.00 </w:t>
            </w:r>
          </w:p>
        </w:tc>
        <w:tc>
          <w:tcPr>
            <w:tcBorders>
              <w:top w:val="nil"/>
              <w:left w:val="nil"/>
              <w:bottom w:val="single" w:color="000000" w:sz="4" w:space="0"/>
              <w:right w:val="single" w:color="000000" w:sz="4" w:space="0"/>
            </w:tcBorders>
            <w:vAlign w:val="bottom"/>
          </w:tcPr>
          <w:p w14:paraId="0000058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2,500.00 </w:t>
            </w:r>
          </w:p>
        </w:tc>
        <w:tc>
          <w:tcPr>
            <w:tcBorders>
              <w:top w:val="nil"/>
              <w:left w:val="nil"/>
              <w:bottom w:val="single" w:color="000000" w:sz="4" w:space="0"/>
              <w:right w:val="single" w:color="000000" w:sz="4" w:space="0"/>
            </w:tcBorders>
            <w:vAlign w:val="bottom"/>
          </w:tcPr>
          <w:p w14:paraId="0000058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8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112</w:t>
            </w:r>
          </w:p>
        </w:tc>
        <w:tc>
          <w:tcPr>
            <w:tcBorders>
              <w:top w:val="nil"/>
              <w:left w:val="nil"/>
              <w:bottom w:val="single" w:color="000000" w:sz="4" w:space="0"/>
              <w:right w:val="single" w:color="000000" w:sz="4" w:space="0"/>
            </w:tcBorders>
            <w:vAlign w:val="bottom"/>
          </w:tcPr>
          <w:p w14:paraId="0000058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82</w:t>
            </w:r>
          </w:p>
        </w:tc>
        <w:tc>
          <w:tcPr>
            <w:tcBorders>
              <w:top w:val="nil"/>
              <w:left w:val="nil"/>
              <w:bottom w:val="single" w:color="000000" w:sz="4" w:space="0"/>
              <w:right w:val="single" w:color="000000" w:sz="4" w:space="0"/>
            </w:tcBorders>
            <w:vAlign w:val="bottom"/>
          </w:tcPr>
          <w:p w14:paraId="0000058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56.16 </w:t>
            </w:r>
          </w:p>
        </w:tc>
        <w:tc>
          <w:tcPr>
            <w:tcBorders>
              <w:top w:val="nil"/>
              <w:left w:val="nil"/>
              <w:bottom w:val="single" w:color="000000" w:sz="4" w:space="0"/>
              <w:right w:val="single" w:color="000000" w:sz="4" w:space="0"/>
            </w:tcBorders>
            <w:vAlign w:val="bottom"/>
          </w:tcPr>
          <w:p w14:paraId="0000058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10.11 </w:t>
            </w:r>
          </w:p>
        </w:tc>
        <w:tc>
          <w:tcPr>
            <w:tcBorders>
              <w:top w:val="nil"/>
              <w:left w:val="nil"/>
              <w:bottom w:val="single" w:color="000000" w:sz="4" w:space="0"/>
              <w:right w:val="single" w:color="000000" w:sz="4" w:space="0"/>
            </w:tcBorders>
            <w:vAlign w:val="bottom"/>
          </w:tcPr>
          <w:p w14:paraId="0000058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2,566.27 </w:t>
            </w:r>
          </w:p>
        </w:tc>
      </w:tr>
      <w:tr w14:paraId="59BE0238">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8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4" w:space="0"/>
              <w:right w:val="single" w:color="000000" w:sz="4" w:space="0"/>
            </w:tcBorders>
            <w:vAlign w:val="bottom"/>
          </w:tcPr>
          <w:p w14:paraId="0000058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4" w:space="0"/>
              <w:right w:val="single" w:color="000000" w:sz="4" w:space="0"/>
            </w:tcBorders>
            <w:vAlign w:val="bottom"/>
          </w:tcPr>
          <w:p w14:paraId="0000058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10-Dec-19</w:t>
            </w:r>
          </w:p>
        </w:tc>
        <w:tc>
          <w:tcPr>
            <w:tcBorders>
              <w:top w:val="nil"/>
              <w:left w:val="nil"/>
              <w:bottom w:val="single" w:color="000000" w:sz="4" w:space="0"/>
              <w:right w:val="single" w:color="000000" w:sz="4" w:space="0"/>
            </w:tcBorders>
            <w:vAlign w:val="bottom"/>
          </w:tcPr>
          <w:p w14:paraId="0000058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20,000.00 </w:t>
            </w:r>
          </w:p>
        </w:tc>
        <w:tc>
          <w:tcPr>
            <w:tcBorders>
              <w:top w:val="nil"/>
              <w:left w:val="nil"/>
              <w:bottom w:val="single" w:color="000000" w:sz="4" w:space="0"/>
              <w:right w:val="single" w:color="000000" w:sz="4" w:space="0"/>
            </w:tcBorders>
            <w:vAlign w:val="bottom"/>
          </w:tcPr>
          <w:p w14:paraId="0000059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10,000.00 </w:t>
            </w:r>
          </w:p>
        </w:tc>
        <w:tc>
          <w:tcPr>
            <w:tcBorders>
              <w:top w:val="nil"/>
              <w:left w:val="nil"/>
              <w:bottom w:val="single" w:color="000000" w:sz="4" w:space="0"/>
              <w:right w:val="single" w:color="000000" w:sz="4" w:space="0"/>
            </w:tcBorders>
            <w:vAlign w:val="bottom"/>
          </w:tcPr>
          <w:p w14:paraId="0000059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9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77</w:t>
            </w:r>
          </w:p>
        </w:tc>
        <w:tc>
          <w:tcPr>
            <w:tcBorders>
              <w:top w:val="nil"/>
              <w:left w:val="nil"/>
              <w:bottom w:val="single" w:color="000000" w:sz="4" w:space="0"/>
              <w:right w:val="single" w:color="000000" w:sz="4" w:space="0"/>
            </w:tcBorders>
            <w:vAlign w:val="bottom"/>
          </w:tcPr>
          <w:p w14:paraId="0000059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47</w:t>
            </w:r>
          </w:p>
        </w:tc>
        <w:tc>
          <w:tcPr>
            <w:tcBorders>
              <w:top w:val="nil"/>
              <w:left w:val="nil"/>
              <w:bottom w:val="single" w:color="000000" w:sz="4" w:space="0"/>
              <w:right w:val="single" w:color="000000" w:sz="4" w:space="0"/>
            </w:tcBorders>
            <w:vAlign w:val="bottom"/>
          </w:tcPr>
          <w:p w14:paraId="0000059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128.77 </w:t>
            </w:r>
          </w:p>
        </w:tc>
        <w:tc>
          <w:tcPr>
            <w:tcBorders>
              <w:top w:val="nil"/>
              <w:left w:val="nil"/>
              <w:bottom w:val="single" w:color="000000" w:sz="4" w:space="0"/>
              <w:right w:val="single" w:color="000000" w:sz="4" w:space="0"/>
            </w:tcBorders>
            <w:vAlign w:val="bottom"/>
          </w:tcPr>
          <w:p w14:paraId="0000059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23.18 </w:t>
            </w:r>
          </w:p>
        </w:tc>
        <w:tc>
          <w:tcPr>
            <w:tcBorders>
              <w:top w:val="nil"/>
              <w:left w:val="nil"/>
              <w:bottom w:val="single" w:color="000000" w:sz="4" w:space="0"/>
              <w:right w:val="single" w:color="000000" w:sz="4" w:space="0"/>
            </w:tcBorders>
            <w:vAlign w:val="bottom"/>
          </w:tcPr>
          <w:p w14:paraId="0000059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10,151.95 </w:t>
            </w:r>
          </w:p>
        </w:tc>
      </w:tr>
      <w:tr w14:paraId="6452F5BB">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9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4" w:space="0"/>
              <w:right w:val="single" w:color="000000" w:sz="4" w:space="0"/>
            </w:tcBorders>
            <w:vAlign w:val="bottom"/>
          </w:tcPr>
          <w:p w14:paraId="0000059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4" w:space="0"/>
              <w:right w:val="single" w:color="000000" w:sz="4" w:space="0"/>
            </w:tcBorders>
            <w:vAlign w:val="bottom"/>
          </w:tcPr>
          <w:p w14:paraId="0000059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59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18,750.00 </w:t>
            </w:r>
          </w:p>
        </w:tc>
        <w:tc>
          <w:tcPr>
            <w:tcBorders>
              <w:top w:val="nil"/>
              <w:left w:val="nil"/>
              <w:bottom w:val="single" w:color="000000" w:sz="4" w:space="0"/>
              <w:right w:val="single" w:color="000000" w:sz="4" w:space="0"/>
            </w:tcBorders>
            <w:vAlign w:val="bottom"/>
          </w:tcPr>
          <w:p w14:paraId="0000059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9,375.00 </w:t>
            </w:r>
          </w:p>
        </w:tc>
        <w:tc>
          <w:tcPr>
            <w:tcBorders>
              <w:top w:val="nil"/>
              <w:left w:val="nil"/>
              <w:bottom w:val="single" w:color="000000" w:sz="4" w:space="0"/>
              <w:right w:val="single" w:color="000000" w:sz="4" w:space="0"/>
            </w:tcBorders>
            <w:vAlign w:val="bottom"/>
          </w:tcPr>
          <w:p w14:paraId="0000059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9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w:t>
            </w:r>
          </w:p>
        </w:tc>
        <w:tc>
          <w:tcPr>
            <w:tcBorders>
              <w:top w:val="nil"/>
              <w:left w:val="nil"/>
              <w:bottom w:val="single" w:color="000000" w:sz="4" w:space="0"/>
              <w:right w:val="single" w:color="000000" w:sz="4" w:space="0"/>
            </w:tcBorders>
            <w:vAlign w:val="bottom"/>
          </w:tcPr>
          <w:p w14:paraId="0000059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59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A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A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9,375.00 </w:t>
            </w:r>
          </w:p>
        </w:tc>
      </w:tr>
      <w:tr w14:paraId="1CC52D3D">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A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4" w:space="0"/>
              <w:right w:val="single" w:color="000000" w:sz="4" w:space="0"/>
            </w:tcBorders>
            <w:vAlign w:val="bottom"/>
          </w:tcPr>
          <w:p w14:paraId="000005A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4" w:space="0"/>
              <w:right w:val="single" w:color="000000" w:sz="4" w:space="0"/>
            </w:tcBorders>
            <w:vAlign w:val="bottom"/>
          </w:tcPr>
          <w:p w14:paraId="000005A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5A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4,500.00 </w:t>
            </w:r>
          </w:p>
        </w:tc>
        <w:tc>
          <w:tcPr>
            <w:tcBorders>
              <w:top w:val="nil"/>
              <w:left w:val="nil"/>
              <w:bottom w:val="single" w:color="000000" w:sz="4" w:space="0"/>
              <w:right w:val="single" w:color="000000" w:sz="4" w:space="0"/>
            </w:tcBorders>
            <w:vAlign w:val="bottom"/>
          </w:tcPr>
          <w:p w14:paraId="000005A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2,250.00 </w:t>
            </w:r>
          </w:p>
        </w:tc>
        <w:tc>
          <w:tcPr>
            <w:tcBorders>
              <w:top w:val="nil"/>
              <w:left w:val="nil"/>
              <w:bottom w:val="single" w:color="000000" w:sz="4" w:space="0"/>
              <w:right w:val="single" w:color="000000" w:sz="4" w:space="0"/>
            </w:tcBorders>
            <w:vAlign w:val="bottom"/>
          </w:tcPr>
          <w:p w14:paraId="000005A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A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13</w:t>
            </w:r>
          </w:p>
        </w:tc>
        <w:tc>
          <w:tcPr>
            <w:tcBorders>
              <w:top w:val="nil"/>
              <w:left w:val="nil"/>
              <w:bottom w:val="single" w:color="000000" w:sz="4" w:space="0"/>
              <w:right w:val="single" w:color="000000" w:sz="4" w:space="0"/>
            </w:tcBorders>
            <w:vAlign w:val="bottom"/>
          </w:tcPr>
          <w:p w14:paraId="000005A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5A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A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A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2,250.00 </w:t>
            </w:r>
          </w:p>
        </w:tc>
      </w:tr>
      <w:tr w14:paraId="4FD7C051">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A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4" w:space="0"/>
              <w:right w:val="single" w:color="000000" w:sz="4" w:space="0"/>
            </w:tcBorders>
            <w:vAlign w:val="bottom"/>
          </w:tcPr>
          <w:p w14:paraId="000005A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4" w:space="0"/>
              <w:right w:val="single" w:color="000000" w:sz="4" w:space="0"/>
            </w:tcBorders>
            <w:vAlign w:val="bottom"/>
          </w:tcPr>
          <w:p w14:paraId="000005A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12-Dec-19</w:t>
            </w:r>
          </w:p>
        </w:tc>
        <w:tc>
          <w:tcPr>
            <w:tcBorders>
              <w:top w:val="nil"/>
              <w:left w:val="nil"/>
              <w:bottom w:val="single" w:color="000000" w:sz="4" w:space="0"/>
              <w:right w:val="single" w:color="000000" w:sz="4" w:space="0"/>
            </w:tcBorders>
            <w:vAlign w:val="bottom"/>
          </w:tcPr>
          <w:p w14:paraId="000005B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6,000.00 </w:t>
            </w:r>
          </w:p>
        </w:tc>
        <w:tc>
          <w:tcPr>
            <w:tcBorders>
              <w:top w:val="nil"/>
              <w:left w:val="nil"/>
              <w:bottom w:val="single" w:color="000000" w:sz="4" w:space="0"/>
              <w:right w:val="single" w:color="000000" w:sz="4" w:space="0"/>
            </w:tcBorders>
            <w:vAlign w:val="bottom"/>
          </w:tcPr>
          <w:p w14:paraId="000005B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3,000.00 </w:t>
            </w:r>
          </w:p>
        </w:tc>
        <w:tc>
          <w:tcPr>
            <w:tcBorders>
              <w:top w:val="nil"/>
              <w:left w:val="nil"/>
              <w:bottom w:val="single" w:color="000000" w:sz="4" w:space="0"/>
              <w:right w:val="single" w:color="000000" w:sz="4" w:space="0"/>
            </w:tcBorders>
            <w:vAlign w:val="bottom"/>
          </w:tcPr>
          <w:p w14:paraId="000005B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B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w:t>
            </w:r>
          </w:p>
        </w:tc>
        <w:tc>
          <w:tcPr>
            <w:tcBorders>
              <w:top w:val="nil"/>
              <w:left w:val="nil"/>
              <w:bottom w:val="single" w:color="000000" w:sz="4" w:space="0"/>
              <w:right w:val="single" w:color="000000" w:sz="4" w:space="0"/>
            </w:tcBorders>
            <w:vAlign w:val="bottom"/>
          </w:tcPr>
          <w:p w14:paraId="000005B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w:t>
            </w:r>
          </w:p>
        </w:tc>
        <w:tc>
          <w:tcPr>
            <w:tcBorders>
              <w:top w:val="nil"/>
              <w:left w:val="nil"/>
              <w:bottom w:val="single" w:color="000000" w:sz="4" w:space="0"/>
              <w:right w:val="single" w:color="000000" w:sz="4" w:space="0"/>
            </w:tcBorders>
            <w:vAlign w:val="bottom"/>
          </w:tcPr>
          <w:p w14:paraId="000005B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36.99 </w:t>
            </w:r>
          </w:p>
        </w:tc>
        <w:tc>
          <w:tcPr>
            <w:tcBorders>
              <w:top w:val="nil"/>
              <w:left w:val="nil"/>
              <w:bottom w:val="single" w:color="000000" w:sz="4" w:space="0"/>
              <w:right w:val="single" w:color="000000" w:sz="4" w:space="0"/>
            </w:tcBorders>
            <w:vAlign w:val="bottom"/>
          </w:tcPr>
          <w:p w14:paraId="000005B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6.66 </w:t>
            </w:r>
          </w:p>
        </w:tc>
        <w:tc>
          <w:tcPr>
            <w:tcBorders>
              <w:top w:val="nil"/>
              <w:left w:val="nil"/>
              <w:bottom w:val="single" w:color="000000" w:sz="4" w:space="0"/>
              <w:right w:val="single" w:color="000000" w:sz="4" w:space="0"/>
            </w:tcBorders>
            <w:vAlign w:val="bottom"/>
          </w:tcPr>
          <w:p w14:paraId="000005B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3,043.64 </w:t>
            </w:r>
          </w:p>
        </w:tc>
      </w:tr>
      <w:tr w14:paraId="2E141377">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B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4" w:space="0"/>
              <w:right w:val="single" w:color="000000" w:sz="4" w:space="0"/>
            </w:tcBorders>
            <w:vAlign w:val="bottom"/>
          </w:tcPr>
          <w:p w14:paraId="000005B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4" w:space="0"/>
              <w:right w:val="single" w:color="000000" w:sz="4" w:space="0"/>
            </w:tcBorders>
            <w:vAlign w:val="bottom"/>
          </w:tcPr>
          <w:p w14:paraId="000005B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28-Nov-19</w:t>
            </w:r>
          </w:p>
        </w:tc>
        <w:tc>
          <w:tcPr>
            <w:tcBorders>
              <w:top w:val="nil"/>
              <w:left w:val="nil"/>
              <w:bottom w:val="single" w:color="000000" w:sz="4" w:space="0"/>
              <w:right w:val="single" w:color="000000" w:sz="4" w:space="0"/>
            </w:tcBorders>
            <w:vAlign w:val="bottom"/>
          </w:tcPr>
          <w:p w14:paraId="000005B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7,950.50 </w:t>
            </w:r>
          </w:p>
        </w:tc>
        <w:tc>
          <w:tcPr>
            <w:tcBorders>
              <w:top w:val="nil"/>
              <w:left w:val="nil"/>
              <w:bottom w:val="single" w:color="000000" w:sz="4" w:space="0"/>
              <w:right w:val="single" w:color="000000" w:sz="4" w:space="0"/>
            </w:tcBorders>
            <w:vAlign w:val="bottom"/>
          </w:tcPr>
          <w:p w14:paraId="000005B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3,975.25 </w:t>
            </w:r>
          </w:p>
        </w:tc>
        <w:tc>
          <w:tcPr>
            <w:tcBorders>
              <w:top w:val="nil"/>
              <w:left w:val="nil"/>
              <w:bottom w:val="single" w:color="000000" w:sz="4" w:space="0"/>
              <w:right w:val="single" w:color="000000" w:sz="4" w:space="0"/>
            </w:tcBorders>
            <w:vAlign w:val="bottom"/>
          </w:tcPr>
          <w:p w14:paraId="000005B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B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89</w:t>
            </w:r>
          </w:p>
        </w:tc>
        <w:tc>
          <w:tcPr>
            <w:tcBorders>
              <w:top w:val="nil"/>
              <w:left w:val="nil"/>
              <w:bottom w:val="single" w:color="000000" w:sz="4" w:space="0"/>
              <w:right w:val="single" w:color="000000" w:sz="4" w:space="0"/>
            </w:tcBorders>
            <w:vAlign w:val="bottom"/>
          </w:tcPr>
          <w:p w14:paraId="000005B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59</w:t>
            </w:r>
          </w:p>
        </w:tc>
        <w:tc>
          <w:tcPr>
            <w:tcBorders>
              <w:top w:val="nil"/>
              <w:left w:val="nil"/>
              <w:bottom w:val="single" w:color="000000" w:sz="4" w:space="0"/>
              <w:right w:val="single" w:color="000000" w:sz="4" w:space="0"/>
            </w:tcBorders>
            <w:vAlign w:val="bottom"/>
          </w:tcPr>
          <w:p w14:paraId="000005C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64.26 </w:t>
            </w:r>
          </w:p>
        </w:tc>
        <w:tc>
          <w:tcPr>
            <w:tcBorders>
              <w:top w:val="nil"/>
              <w:left w:val="nil"/>
              <w:bottom w:val="single" w:color="000000" w:sz="4" w:space="0"/>
              <w:right w:val="single" w:color="000000" w:sz="4" w:space="0"/>
            </w:tcBorders>
            <w:vAlign w:val="bottom"/>
          </w:tcPr>
          <w:p w14:paraId="000005C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11.57 </w:t>
            </w:r>
          </w:p>
        </w:tc>
        <w:tc>
          <w:tcPr>
            <w:tcBorders>
              <w:top w:val="nil"/>
              <w:left w:val="nil"/>
              <w:bottom w:val="single" w:color="000000" w:sz="4" w:space="0"/>
              <w:right w:val="single" w:color="000000" w:sz="4" w:space="0"/>
            </w:tcBorders>
            <w:vAlign w:val="bottom"/>
          </w:tcPr>
          <w:p w14:paraId="000005C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4,051.07 </w:t>
            </w:r>
          </w:p>
        </w:tc>
      </w:tr>
      <w:tr w14:paraId="1C5624BD">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C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4" w:space="0"/>
              <w:right w:val="single" w:color="000000" w:sz="4" w:space="0"/>
            </w:tcBorders>
            <w:vAlign w:val="bottom"/>
          </w:tcPr>
          <w:p w14:paraId="000005C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4" w:space="0"/>
              <w:right w:val="single" w:color="000000" w:sz="4" w:space="0"/>
            </w:tcBorders>
            <w:vAlign w:val="bottom"/>
          </w:tcPr>
          <w:p w14:paraId="000005C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27-Dec-19</w:t>
            </w:r>
          </w:p>
        </w:tc>
        <w:tc>
          <w:tcPr>
            <w:tcBorders>
              <w:top w:val="nil"/>
              <w:left w:val="nil"/>
              <w:bottom w:val="single" w:color="000000" w:sz="4" w:space="0"/>
              <w:right w:val="single" w:color="000000" w:sz="4" w:space="0"/>
            </w:tcBorders>
            <w:vAlign w:val="bottom"/>
          </w:tcPr>
          <w:p w14:paraId="000005C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11,253.50 </w:t>
            </w:r>
          </w:p>
        </w:tc>
        <w:tc>
          <w:tcPr>
            <w:tcBorders>
              <w:top w:val="nil"/>
              <w:left w:val="nil"/>
              <w:bottom w:val="single" w:color="000000" w:sz="4" w:space="0"/>
              <w:right w:val="single" w:color="000000" w:sz="4" w:space="0"/>
            </w:tcBorders>
            <w:vAlign w:val="bottom"/>
          </w:tcPr>
          <w:p w14:paraId="000005C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5,626.75 </w:t>
            </w:r>
          </w:p>
        </w:tc>
        <w:tc>
          <w:tcPr>
            <w:tcBorders>
              <w:top w:val="nil"/>
              <w:left w:val="nil"/>
              <w:bottom w:val="single" w:color="000000" w:sz="4" w:space="0"/>
              <w:right w:val="single" w:color="000000" w:sz="4" w:space="0"/>
            </w:tcBorders>
            <w:vAlign w:val="bottom"/>
          </w:tcPr>
          <w:p w14:paraId="000005C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C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w:t>
            </w:r>
          </w:p>
        </w:tc>
        <w:tc>
          <w:tcPr>
            <w:tcBorders>
              <w:top w:val="nil"/>
              <w:left w:val="nil"/>
              <w:bottom w:val="single" w:color="000000" w:sz="4" w:space="0"/>
              <w:right w:val="single" w:color="000000" w:sz="4" w:space="0"/>
            </w:tcBorders>
            <w:vAlign w:val="bottom"/>
          </w:tcPr>
          <w:p w14:paraId="000005C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w:t>
            </w:r>
          </w:p>
        </w:tc>
        <w:tc>
          <w:tcPr>
            <w:tcBorders>
              <w:top w:val="nil"/>
              <w:left w:val="nil"/>
              <w:bottom w:val="single" w:color="000000" w:sz="4" w:space="0"/>
              <w:right w:val="single" w:color="000000" w:sz="4" w:space="0"/>
            </w:tcBorders>
            <w:vAlign w:val="bottom"/>
          </w:tcPr>
          <w:p w14:paraId="000005C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46.25 </w:t>
            </w:r>
          </w:p>
        </w:tc>
        <w:tc>
          <w:tcPr>
            <w:tcBorders>
              <w:top w:val="nil"/>
              <w:left w:val="nil"/>
              <w:bottom w:val="single" w:color="000000" w:sz="4" w:space="0"/>
              <w:right w:val="single" w:color="000000" w:sz="4" w:space="0"/>
            </w:tcBorders>
            <w:vAlign w:val="bottom"/>
          </w:tcPr>
          <w:p w14:paraId="000005C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8.32 </w:t>
            </w:r>
          </w:p>
        </w:tc>
        <w:tc>
          <w:tcPr>
            <w:tcBorders>
              <w:top w:val="nil"/>
              <w:left w:val="nil"/>
              <w:bottom w:val="single" w:color="000000" w:sz="4" w:space="0"/>
              <w:right w:val="single" w:color="000000" w:sz="4" w:space="0"/>
            </w:tcBorders>
            <w:vAlign w:val="bottom"/>
          </w:tcPr>
          <w:p w14:paraId="000005C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5,681.32 </w:t>
            </w:r>
          </w:p>
        </w:tc>
      </w:tr>
      <w:tr w14:paraId="354C507F">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C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4" w:space="0"/>
              <w:right w:val="single" w:color="000000" w:sz="4" w:space="0"/>
            </w:tcBorders>
            <w:vAlign w:val="bottom"/>
          </w:tcPr>
          <w:p w14:paraId="000005C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4" w:space="0"/>
              <w:right w:val="single" w:color="000000" w:sz="4" w:space="0"/>
            </w:tcBorders>
            <w:vAlign w:val="bottom"/>
          </w:tcPr>
          <w:p w14:paraId="000005D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27-Sep-19</w:t>
            </w:r>
          </w:p>
        </w:tc>
        <w:tc>
          <w:tcPr>
            <w:tcBorders>
              <w:top w:val="nil"/>
              <w:left w:val="nil"/>
              <w:bottom w:val="single" w:color="000000" w:sz="4" w:space="0"/>
              <w:right w:val="single" w:color="000000" w:sz="4" w:space="0"/>
            </w:tcBorders>
            <w:vAlign w:val="bottom"/>
          </w:tcPr>
          <w:p w14:paraId="000005D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17,587.50 </w:t>
            </w:r>
          </w:p>
        </w:tc>
        <w:tc>
          <w:tcPr>
            <w:tcBorders>
              <w:top w:val="nil"/>
              <w:left w:val="nil"/>
              <w:bottom w:val="single" w:color="000000" w:sz="4" w:space="0"/>
              <w:right w:val="single" w:color="000000" w:sz="4" w:space="0"/>
            </w:tcBorders>
            <w:vAlign w:val="bottom"/>
          </w:tcPr>
          <w:p w14:paraId="000005D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8,793.75 </w:t>
            </w:r>
          </w:p>
        </w:tc>
        <w:tc>
          <w:tcPr>
            <w:tcBorders>
              <w:top w:val="nil"/>
              <w:left w:val="nil"/>
              <w:bottom w:val="single" w:color="000000" w:sz="4" w:space="0"/>
              <w:right w:val="single" w:color="000000" w:sz="4" w:space="0"/>
            </w:tcBorders>
            <w:vAlign w:val="bottom"/>
          </w:tcPr>
          <w:p w14:paraId="000005D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D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151</w:t>
            </w:r>
          </w:p>
        </w:tc>
        <w:tc>
          <w:tcPr>
            <w:tcBorders>
              <w:top w:val="nil"/>
              <w:left w:val="nil"/>
              <w:bottom w:val="single" w:color="000000" w:sz="4" w:space="0"/>
              <w:right w:val="single" w:color="000000" w:sz="4" w:space="0"/>
            </w:tcBorders>
            <w:vAlign w:val="bottom"/>
          </w:tcPr>
          <w:p w14:paraId="000005D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121</w:t>
            </w:r>
          </w:p>
        </w:tc>
        <w:tc>
          <w:tcPr>
            <w:tcBorders>
              <w:top w:val="nil"/>
              <w:left w:val="nil"/>
              <w:bottom w:val="single" w:color="000000" w:sz="4" w:space="0"/>
              <w:right w:val="single" w:color="000000" w:sz="4" w:space="0"/>
            </w:tcBorders>
            <w:vAlign w:val="bottom"/>
          </w:tcPr>
          <w:p w14:paraId="000005D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291.52 </w:t>
            </w:r>
          </w:p>
        </w:tc>
        <w:tc>
          <w:tcPr>
            <w:tcBorders>
              <w:top w:val="nil"/>
              <w:left w:val="nil"/>
              <w:bottom w:val="single" w:color="000000" w:sz="4" w:space="0"/>
              <w:right w:val="single" w:color="000000" w:sz="4" w:space="0"/>
            </w:tcBorders>
            <w:vAlign w:val="bottom"/>
          </w:tcPr>
          <w:p w14:paraId="000005D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52.47 </w:t>
            </w:r>
          </w:p>
        </w:tc>
        <w:tc>
          <w:tcPr>
            <w:tcBorders>
              <w:top w:val="nil"/>
              <w:left w:val="nil"/>
              <w:bottom w:val="single" w:color="000000" w:sz="4" w:space="0"/>
              <w:right w:val="single" w:color="000000" w:sz="4" w:space="0"/>
            </w:tcBorders>
            <w:vAlign w:val="bottom"/>
          </w:tcPr>
          <w:p w14:paraId="000005D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9,137.74 </w:t>
            </w:r>
          </w:p>
        </w:tc>
      </w:tr>
      <w:tr w14:paraId="17D7D096">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5D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4" w:space="0"/>
              <w:right w:val="single" w:color="000000" w:sz="4" w:space="0"/>
            </w:tcBorders>
            <w:vAlign w:val="bottom"/>
          </w:tcPr>
          <w:p w14:paraId="000005D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4" w:space="0"/>
              <w:right w:val="single" w:color="000000" w:sz="4" w:space="0"/>
            </w:tcBorders>
            <w:vAlign w:val="bottom"/>
          </w:tcPr>
          <w:p w14:paraId="000005D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5D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24,578.00 </w:t>
            </w:r>
          </w:p>
        </w:tc>
        <w:tc>
          <w:tcPr>
            <w:tcBorders>
              <w:top w:val="nil"/>
              <w:left w:val="nil"/>
              <w:bottom w:val="single" w:color="000000" w:sz="4" w:space="0"/>
              <w:right w:val="single" w:color="000000" w:sz="4" w:space="0"/>
            </w:tcBorders>
            <w:vAlign w:val="bottom"/>
          </w:tcPr>
          <w:p w14:paraId="000005D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12,289.00 </w:t>
            </w:r>
          </w:p>
        </w:tc>
        <w:tc>
          <w:tcPr>
            <w:tcBorders>
              <w:top w:val="nil"/>
              <w:left w:val="nil"/>
              <w:bottom w:val="single" w:color="000000" w:sz="4" w:space="0"/>
              <w:right w:val="single" w:color="000000" w:sz="4" w:space="0"/>
            </w:tcBorders>
            <w:vAlign w:val="bottom"/>
          </w:tcPr>
          <w:p w14:paraId="000005D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5D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29</w:t>
            </w:r>
          </w:p>
        </w:tc>
        <w:tc>
          <w:tcPr>
            <w:tcBorders>
              <w:top w:val="nil"/>
              <w:left w:val="nil"/>
              <w:bottom w:val="single" w:color="000000" w:sz="4" w:space="0"/>
              <w:right w:val="single" w:color="000000" w:sz="4" w:space="0"/>
            </w:tcBorders>
            <w:vAlign w:val="bottom"/>
          </w:tcPr>
          <w:p w14:paraId="000005E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5E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E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5E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12,289.00 </w:t>
            </w:r>
          </w:p>
        </w:tc>
      </w:tr>
      <w:tr w14:paraId="44B77FCC">
        <w:tblPrEx>
          <w:tblCellMar>
            <w:top w:w="0" w:type="dxa"/>
            <w:left w:w="115" w:type="dxa"/>
            <w:bottom w:w="0" w:type="dxa"/>
            <w:right w:w="115" w:type="dxa"/>
          </w:tblCellMar>
        </w:tblPrEx>
        <w:trPr>
          <w:trHeight w:val="300" w:hRule="atLeast"/>
        </w:trPr>
        <w:tc>
          <w:tcPr>
            <w:tcBorders>
              <w:top w:val="nil"/>
              <w:left w:val="single" w:color="000000" w:sz="4" w:space="0"/>
              <w:bottom w:val="single" w:color="000000" w:sz="4" w:space="0"/>
              <w:right w:val="single" w:color="000000" w:sz="4" w:space="0"/>
            </w:tcBorders>
            <w:vAlign w:val="center"/>
          </w:tcPr>
          <w:p w14:paraId="000005E4">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4" w:space="0"/>
              <w:right w:val="single" w:color="000000" w:sz="4" w:space="0"/>
            </w:tcBorders>
            <w:vAlign w:val="center"/>
          </w:tcPr>
          <w:p w14:paraId="000005E5">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4" w:space="0"/>
              <w:right w:val="single" w:color="000000" w:sz="4" w:space="0"/>
            </w:tcBorders>
            <w:vAlign w:val="center"/>
          </w:tcPr>
          <w:p w14:paraId="000005E6">
            <w:pPr>
              <w:spacing w:after="0" w:line="240" w:lineRule="auto"/>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tl w:val="0"/>
              </w:rPr>
              <w:t> </w:t>
            </w:r>
          </w:p>
        </w:tc>
        <w:tc>
          <w:tcPr>
            <w:tcBorders>
              <w:top w:val="nil"/>
              <w:left w:val="nil"/>
              <w:bottom w:val="single" w:color="000000" w:sz="4" w:space="0"/>
              <w:right w:val="single" w:color="000000" w:sz="4" w:space="0"/>
            </w:tcBorders>
            <w:vAlign w:val="center"/>
          </w:tcPr>
          <w:p w14:paraId="000005E7">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123,119.50</w:t>
            </w:r>
          </w:p>
        </w:tc>
        <w:tc>
          <w:tcPr>
            <w:tcBorders>
              <w:top w:val="nil"/>
              <w:left w:val="nil"/>
              <w:bottom w:val="single" w:color="000000" w:sz="4" w:space="0"/>
              <w:right w:val="single" w:color="000000" w:sz="4" w:space="0"/>
            </w:tcBorders>
            <w:vAlign w:val="center"/>
          </w:tcPr>
          <w:p w14:paraId="000005E8">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xml:space="preserve">           61,559.75 </w:t>
            </w:r>
          </w:p>
        </w:tc>
        <w:tc>
          <w:tcPr>
            <w:tcBorders>
              <w:top w:val="nil"/>
              <w:left w:val="nil"/>
              <w:bottom w:val="single" w:color="000000" w:sz="4" w:space="0"/>
              <w:right w:val="single" w:color="000000" w:sz="4" w:space="0"/>
            </w:tcBorders>
            <w:vAlign w:val="center"/>
          </w:tcPr>
          <w:p w14:paraId="000005E9">
            <w:pPr>
              <w:spacing w:after="0" w:line="240" w:lineRule="auto"/>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tl w:val="0"/>
              </w:rPr>
              <w:t> </w:t>
            </w:r>
          </w:p>
        </w:tc>
        <w:tc>
          <w:tcPr>
            <w:tcBorders>
              <w:top w:val="nil"/>
              <w:left w:val="nil"/>
              <w:bottom w:val="single" w:color="000000" w:sz="4" w:space="0"/>
              <w:right w:val="single" w:color="000000" w:sz="4" w:space="0"/>
            </w:tcBorders>
            <w:vAlign w:val="center"/>
          </w:tcPr>
          <w:p w14:paraId="000005EA">
            <w:pPr>
              <w:spacing w:after="0" w:line="240" w:lineRule="auto"/>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tl w:val="0"/>
              </w:rPr>
              <w:t> </w:t>
            </w:r>
          </w:p>
        </w:tc>
        <w:tc>
          <w:tcPr>
            <w:tcBorders>
              <w:top w:val="nil"/>
              <w:left w:val="nil"/>
              <w:bottom w:val="single" w:color="000000" w:sz="4" w:space="0"/>
              <w:right w:val="single" w:color="000000" w:sz="4" w:space="0"/>
            </w:tcBorders>
            <w:vAlign w:val="center"/>
          </w:tcPr>
          <w:p w14:paraId="000005EB">
            <w:pPr>
              <w:spacing w:after="0" w:line="240" w:lineRule="auto"/>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tl w:val="0"/>
              </w:rPr>
              <w:t> </w:t>
            </w:r>
          </w:p>
        </w:tc>
        <w:tc>
          <w:tcPr>
            <w:tcBorders>
              <w:top w:val="nil"/>
              <w:left w:val="nil"/>
              <w:bottom w:val="single" w:color="000000" w:sz="4" w:space="0"/>
              <w:right w:val="single" w:color="000000" w:sz="4" w:space="0"/>
            </w:tcBorders>
            <w:vAlign w:val="bottom"/>
          </w:tcPr>
          <w:p w14:paraId="000005EC">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741.06 </w:t>
            </w:r>
          </w:p>
        </w:tc>
        <w:tc>
          <w:tcPr>
            <w:tcBorders>
              <w:top w:val="nil"/>
              <w:left w:val="nil"/>
              <w:bottom w:val="single" w:color="000000" w:sz="4" w:space="0"/>
              <w:right w:val="single" w:color="000000" w:sz="4" w:space="0"/>
            </w:tcBorders>
            <w:vAlign w:val="bottom"/>
          </w:tcPr>
          <w:p w14:paraId="000005ED">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133.39 </w:t>
            </w:r>
          </w:p>
        </w:tc>
        <w:tc>
          <w:tcPr>
            <w:tcBorders>
              <w:top w:val="nil"/>
              <w:left w:val="nil"/>
              <w:bottom w:val="single" w:color="000000" w:sz="4" w:space="0"/>
              <w:right w:val="single" w:color="000000" w:sz="4" w:space="0"/>
            </w:tcBorders>
            <w:vAlign w:val="bottom"/>
          </w:tcPr>
          <w:p w14:paraId="000005EE">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62,434.21 </w:t>
            </w:r>
          </w:p>
        </w:tc>
      </w:tr>
    </w:tbl>
    <w:p w14:paraId="000005EF">
      <w:pPr>
        <w:spacing w:line="252" w:lineRule="auto"/>
        <w:jc w:val="both"/>
      </w:pPr>
    </w:p>
    <w:p w14:paraId="000005F0">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5F1">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5F2">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Net of Recovery *50% . (NCGTC Recovery Percentage system taking from docket).</w:t>
      </w:r>
    </w:p>
    <w:p w14:paraId="000005F3">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5F4">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Days Elapsed (Days diff between Date of Recovery and  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Days diff between Date of Recovery (From Borrower to MLI) and DATE when  the last tranche for full recovery  payment is received.</w:t>
      </w:r>
    </w:p>
    <w:p w14:paraId="000005F5">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5F6">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5F7">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5F8">
      <w:pPr>
        <w:keepNext w:val="0"/>
        <w:keepLines w:val="0"/>
        <w:pageBreakBefore w:val="0"/>
        <w:widowControl/>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(A+E+F)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5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p w14:paraId="000005FA">
      <w:pPr>
        <w:spacing w:line="252" w:lineRule="auto"/>
        <w:jc w:val="both"/>
        <w:rPr>
          <w:b/>
          <w:bCs/>
        </w:rPr>
      </w:pPr>
      <w:r>
        <w:rPr>
          <w:b/>
          <w:bCs/>
          <w:rtl w:val="0"/>
        </w:rPr>
        <w:t>Note:</w:t>
      </w:r>
    </w:p>
    <w:p w14:paraId="000005FB">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Amount of INR 61,559.75 /- is adjusted in Final claim settlement.</w:t>
      </w:r>
    </w:p>
    <w:p w14:paraId="000005FC">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penalty, and hence a need for additional recoveries from MLI which is about  INR  8,74.46 /-</w:t>
      </w:r>
    </w:p>
    <w:p w14:paraId="000005FD">
      <w:pPr>
        <w:keepNext w:val="0"/>
        <w:keepLines w:val="0"/>
        <w:pageBreakBefore w:val="0"/>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any penalty generated post first claim recovery, MLI will have an option to settle the penalty amount before lodging the Final claim. If penalty not settled before Final claim lodgment, then to be adjusted in the Final claim payout.</w:t>
      </w:r>
    </w:p>
    <w:p w14:paraId="000005FE"/>
    <w:p w14:paraId="000005FF"/>
    <w:p w14:paraId="00000600">
      <w:pPr>
        <w:keepNext w:val="0"/>
        <w:keepLines w:val="0"/>
        <w:pageBreakBefore w:val="0"/>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pPr>
      <w:sdt>
        <w:sdtPr>
          <w:tag w:val="goog_rdk_83"/>
          <w:id w:val="-1558257295"/>
        </w:sdtPr>
        <w:sdtContent>
          <w:commentRangeStart w:id="75"/>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Monthly option:</w:t>
      </w:r>
      <w:commentRangeEnd w:id="75"/>
      <w:r>
        <w:commentReference w:id="75"/>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(New Recovery Calculation without penalty)</w:t>
      </w:r>
    </w:p>
    <w:tbl>
      <w:tblPr>
        <w:tblStyle w:val="38"/>
        <w:tblW w:w="7992" w:type="dxa"/>
        <w:tblInd w:w="0" w:type="dxa"/>
        <w:tblLayout w:type="fixed"/>
        <w:tblCellMar>
          <w:top w:w="0" w:type="dxa"/>
          <w:left w:w="115" w:type="dxa"/>
          <w:bottom w:w="0" w:type="dxa"/>
          <w:right w:w="115" w:type="dxa"/>
        </w:tblCellMar>
      </w:tblPr>
      <w:tblGrid>
        <w:gridCol w:w="6812"/>
        <w:gridCol w:w="1180"/>
      </w:tblGrid>
      <w:tr w14:paraId="4ADE35AC">
        <w:tblPrEx>
          <w:tblCellMar>
            <w:top w:w="0" w:type="dxa"/>
            <w:left w:w="115" w:type="dxa"/>
            <w:bottom w:w="0" w:type="dxa"/>
            <w:right w:w="115" w:type="dxa"/>
          </w:tblCellMar>
        </w:tblPrEx>
        <w:trPr>
          <w:trHeight w:val="225"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60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Month when recovery file is uploaded by MLI</w:t>
            </w:r>
          </w:p>
        </w:tc>
        <w:tc>
          <w:tcPr>
            <w:tcBorders>
              <w:top w:val="single" w:color="000000" w:sz="4" w:space="0"/>
              <w:left w:val="nil"/>
              <w:bottom w:val="single" w:color="000000" w:sz="4" w:space="0"/>
              <w:right w:val="single" w:color="000000" w:sz="4" w:space="0"/>
            </w:tcBorders>
            <w:shd w:val="clear" w:color="auto" w:fill="BDD7EE"/>
          </w:tcPr>
          <w:p w14:paraId="0000060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19-Feb</w:t>
            </w:r>
          </w:p>
        </w:tc>
      </w:tr>
      <w:tr w14:paraId="66A0EF7A">
        <w:tblPrEx>
          <w:tblCellMar>
            <w:top w:w="0" w:type="dxa"/>
            <w:left w:w="115" w:type="dxa"/>
            <w:bottom w:w="0" w:type="dxa"/>
            <w:right w:w="115" w:type="dxa"/>
          </w:tblCellMar>
        </w:tblPrEx>
        <w:trPr>
          <w:trHeight w:val="240"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60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Rate of Penalty</w:t>
            </w:r>
          </w:p>
        </w:tc>
        <w:tc>
          <w:tcPr>
            <w:tcBorders>
              <w:top w:val="nil"/>
              <w:left w:val="nil"/>
              <w:bottom w:val="single" w:color="000000" w:sz="4" w:space="0"/>
              <w:right w:val="single" w:color="000000" w:sz="4" w:space="0"/>
            </w:tcBorders>
            <w:shd w:val="clear" w:color="auto" w:fill="BDD7EE"/>
          </w:tcPr>
          <w:p w14:paraId="0000060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10%</w:t>
            </w:r>
          </w:p>
        </w:tc>
      </w:tr>
      <w:tr w14:paraId="317C05FA">
        <w:tblPrEx>
          <w:tblCellMar>
            <w:top w:w="0" w:type="dxa"/>
            <w:left w:w="115" w:type="dxa"/>
            <w:bottom w:w="0" w:type="dxa"/>
            <w:right w:w="115" w:type="dxa"/>
          </w:tblCellMar>
        </w:tblPrEx>
        <w:trPr>
          <w:trHeight w:val="242" w:hRule="atLeast"/>
        </w:trPr>
        <w:tc>
          <w:tcPr>
            <w:tcBorders>
              <w:top w:val="nil"/>
              <w:left w:val="single" w:color="000000" w:sz="4" w:space="0"/>
              <w:bottom w:val="single" w:color="000000" w:sz="4" w:space="0"/>
              <w:right w:val="single" w:color="000000" w:sz="4" w:space="0"/>
            </w:tcBorders>
            <w:shd w:val="clear" w:color="auto" w:fill="BDD7EE"/>
            <w:vAlign w:val="bottom"/>
          </w:tcPr>
          <w:p w14:paraId="0000060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DATE when the last tranch for full recovery payment is received  </w:t>
            </w:r>
          </w:p>
        </w:tc>
        <w:tc>
          <w:tcPr>
            <w:tcBorders>
              <w:top w:val="nil"/>
              <w:left w:val="nil"/>
              <w:bottom w:val="single" w:color="000000" w:sz="4" w:space="0"/>
              <w:right w:val="single" w:color="000000" w:sz="4" w:space="0"/>
            </w:tcBorders>
            <w:shd w:val="clear" w:color="auto" w:fill="BDD7EE"/>
          </w:tcPr>
          <w:p w14:paraId="0000060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25-Feb-20</w:t>
            </w:r>
          </w:p>
        </w:tc>
      </w:tr>
      <w:tr w14:paraId="21866EF0">
        <w:tblPrEx>
          <w:tblCellMar>
            <w:top w:w="0" w:type="dxa"/>
            <w:left w:w="115" w:type="dxa"/>
            <w:bottom w:w="0" w:type="dxa"/>
            <w:right w:w="115" w:type="dxa"/>
          </w:tblCellMar>
        </w:tblPrEx>
        <w:trPr>
          <w:trHeight w:val="240"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60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No of Days NCGTC has to Refund </w:t>
            </w:r>
          </w:p>
        </w:tc>
        <w:tc>
          <w:tcPr>
            <w:tcBorders>
              <w:top w:val="nil"/>
              <w:left w:val="nil"/>
              <w:bottom w:val="single" w:color="000000" w:sz="4" w:space="0"/>
              <w:right w:val="single" w:color="000000" w:sz="4" w:space="0"/>
            </w:tcBorders>
            <w:shd w:val="clear" w:color="auto" w:fill="BDD7EE"/>
          </w:tcPr>
          <w:p w14:paraId="0000060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30</w:t>
            </w:r>
          </w:p>
        </w:tc>
      </w:tr>
      <w:tr w14:paraId="44197D57">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60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NCGTC Share of Recoveries</w:t>
            </w:r>
          </w:p>
        </w:tc>
        <w:tc>
          <w:tcPr>
            <w:tcBorders>
              <w:top w:val="nil"/>
              <w:left w:val="nil"/>
              <w:bottom w:val="single" w:color="000000" w:sz="4" w:space="0"/>
              <w:right w:val="single" w:color="000000" w:sz="4" w:space="0"/>
            </w:tcBorders>
            <w:shd w:val="clear" w:color="auto" w:fill="BDD7EE"/>
          </w:tcPr>
          <w:p w14:paraId="0000060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75%</w:t>
            </w:r>
          </w:p>
        </w:tc>
      </w:tr>
    </w:tbl>
    <w:p w14:paraId="0000060B">
      <w:pPr>
        <w:spacing w:line="252" w:lineRule="auto"/>
        <w:jc w:val="both"/>
        <w:rPr>
          <w:b/>
          <w:bCs/>
        </w:rPr>
      </w:pPr>
    </w:p>
    <w:p w14:paraId="0000060C">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Scenario 1: </w:t>
      </w:r>
    </w:p>
    <w:p w14:paraId="0000060D">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No Penalty situation</w:t>
      </w:r>
    </w:p>
    <w:p w14:paraId="0000060E">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Information in Recovery File (XML)</w:t>
      </w:r>
    </w:p>
    <w:p w14:paraId="0000060F">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Upload Recovery file after Full and Final payment .i.e. after CP4 and CP7.</w:t>
      </w:r>
    </w:p>
    <w:p w14:paraId="00000610">
      <w:pPr>
        <w:spacing w:line="252" w:lineRule="auto"/>
        <w:jc w:val="both"/>
        <w:rPr>
          <w:b/>
          <w:bCs/>
        </w:rPr>
      </w:pPr>
    </w:p>
    <w:p w14:paraId="00000611">
      <w:pPr>
        <w:spacing w:line="252" w:lineRule="auto"/>
        <w:jc w:val="both"/>
        <w:rPr>
          <w:b/>
          <w:bCs/>
        </w:rPr>
      </w:pPr>
    </w:p>
    <w:p w14:paraId="00000612">
      <w:pPr>
        <w:spacing w:line="252" w:lineRule="auto"/>
        <w:jc w:val="both"/>
        <w:rPr>
          <w:b/>
          <w:bCs/>
        </w:rPr>
      </w:pPr>
    </w:p>
    <w:p w14:paraId="00000613">
      <w:pPr>
        <w:spacing w:line="252" w:lineRule="auto"/>
        <w:jc w:val="both"/>
        <w:rPr>
          <w:b/>
          <w:bCs/>
        </w:rPr>
      </w:pPr>
    </w:p>
    <w:p w14:paraId="00000614">
      <w:pPr>
        <w:spacing w:line="252" w:lineRule="auto"/>
        <w:jc w:val="both"/>
        <w:rPr>
          <w:b/>
          <w:bCs/>
        </w:rPr>
      </w:pPr>
    </w:p>
    <w:tbl>
      <w:tblPr>
        <w:tblStyle w:val="39"/>
        <w:tblW w:w="10480" w:type="dxa"/>
        <w:tblInd w:w="0" w:type="dxa"/>
        <w:tblLayout w:type="fixed"/>
        <w:tblCellMar>
          <w:top w:w="0" w:type="dxa"/>
          <w:left w:w="115" w:type="dxa"/>
          <w:bottom w:w="0" w:type="dxa"/>
          <w:right w:w="115" w:type="dxa"/>
        </w:tblCellMar>
      </w:tblPr>
      <w:tblGrid>
        <w:gridCol w:w="540"/>
        <w:gridCol w:w="584"/>
        <w:gridCol w:w="851"/>
        <w:gridCol w:w="992"/>
        <w:gridCol w:w="992"/>
        <w:gridCol w:w="709"/>
        <w:gridCol w:w="851"/>
        <w:gridCol w:w="992"/>
        <w:gridCol w:w="850"/>
        <w:gridCol w:w="709"/>
        <w:gridCol w:w="851"/>
        <w:gridCol w:w="708"/>
        <w:gridCol w:w="851"/>
      </w:tblGrid>
      <w:tr w14:paraId="3E70A94E">
        <w:tblPrEx>
          <w:tblCellMar>
            <w:top w:w="0" w:type="dxa"/>
            <w:left w:w="115" w:type="dxa"/>
            <w:bottom w:w="0" w:type="dxa"/>
            <w:right w:w="115" w:type="dxa"/>
          </w:tblCellMar>
        </w:tblPrEx>
        <w:trPr>
          <w:trHeight w:val="315" w:hRule="atLeast"/>
        </w:trPr>
        <w:tc>
          <w:tcPr>
            <w:tcBorders>
              <w:top w:val="single" w:color="000000" w:sz="8" w:space="0"/>
              <w:left w:val="single" w:color="000000" w:sz="8" w:space="0"/>
              <w:bottom w:val="single" w:color="000000" w:sz="8" w:space="0"/>
              <w:right w:val="single" w:color="000000" w:sz="8" w:space="0"/>
            </w:tcBorders>
            <w:vAlign w:val="center"/>
          </w:tcPr>
          <w:p w14:paraId="00000615">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8" w:space="0"/>
              <w:left w:val="nil"/>
              <w:bottom w:val="single" w:color="000000" w:sz="8" w:space="0"/>
              <w:right w:val="single" w:color="000000" w:sz="8" w:space="0"/>
            </w:tcBorders>
            <w:vAlign w:val="center"/>
          </w:tcPr>
          <w:p w14:paraId="00000616">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8" w:space="0"/>
              <w:left w:val="nil"/>
              <w:bottom w:val="single" w:color="000000" w:sz="8" w:space="0"/>
              <w:right w:val="single" w:color="000000" w:sz="8" w:space="0"/>
            </w:tcBorders>
            <w:vAlign w:val="center"/>
          </w:tcPr>
          <w:p w14:paraId="00000617">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8" w:space="0"/>
              <w:left w:val="nil"/>
              <w:bottom w:val="single" w:color="000000" w:sz="8" w:space="0"/>
              <w:right w:val="single" w:color="000000" w:sz="8" w:space="0"/>
            </w:tcBorders>
            <w:vAlign w:val="center"/>
          </w:tcPr>
          <w:p w14:paraId="00000618">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8" w:space="0"/>
              <w:left w:val="nil"/>
              <w:bottom w:val="single" w:color="000000" w:sz="8" w:space="0"/>
              <w:right w:val="single" w:color="000000" w:sz="8" w:space="0"/>
            </w:tcBorders>
            <w:vAlign w:val="center"/>
          </w:tcPr>
          <w:p w14:paraId="00000619">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8" w:space="0"/>
              <w:left w:val="nil"/>
              <w:bottom w:val="single" w:color="000000" w:sz="8" w:space="0"/>
              <w:right w:val="single" w:color="000000" w:sz="8" w:space="0"/>
            </w:tcBorders>
            <w:vAlign w:val="center"/>
          </w:tcPr>
          <w:p w14:paraId="0000061A">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8" w:space="0"/>
              <w:left w:val="nil"/>
              <w:bottom w:val="single" w:color="000000" w:sz="8" w:space="0"/>
              <w:right w:val="single" w:color="000000" w:sz="8" w:space="0"/>
            </w:tcBorders>
            <w:vAlign w:val="center"/>
          </w:tcPr>
          <w:p w14:paraId="0000061B">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A</w:t>
            </w:r>
          </w:p>
        </w:tc>
        <w:tc>
          <w:tcPr>
            <w:tcBorders>
              <w:top w:val="single" w:color="000000" w:sz="8" w:space="0"/>
              <w:left w:val="nil"/>
              <w:bottom w:val="single" w:color="000000" w:sz="8" w:space="0"/>
              <w:right w:val="single" w:color="000000" w:sz="8" w:space="0"/>
            </w:tcBorders>
            <w:vAlign w:val="center"/>
          </w:tcPr>
          <w:p w14:paraId="0000061C">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B</w:t>
            </w:r>
          </w:p>
        </w:tc>
        <w:tc>
          <w:tcPr>
            <w:tcBorders>
              <w:top w:val="single" w:color="000000" w:sz="8" w:space="0"/>
              <w:left w:val="nil"/>
              <w:bottom w:val="single" w:color="000000" w:sz="8" w:space="0"/>
              <w:right w:val="single" w:color="000000" w:sz="8" w:space="0"/>
            </w:tcBorders>
            <w:vAlign w:val="center"/>
          </w:tcPr>
          <w:p w14:paraId="0000061D">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C</w:t>
            </w:r>
          </w:p>
        </w:tc>
        <w:tc>
          <w:tcPr>
            <w:tcBorders>
              <w:top w:val="single" w:color="000000" w:sz="8" w:space="0"/>
              <w:left w:val="nil"/>
              <w:bottom w:val="single" w:color="000000" w:sz="8" w:space="0"/>
              <w:right w:val="single" w:color="000000" w:sz="8" w:space="0"/>
            </w:tcBorders>
            <w:vAlign w:val="center"/>
          </w:tcPr>
          <w:p w14:paraId="0000061E">
            <w:pPr>
              <w:spacing w:after="0" w:line="240" w:lineRule="auto"/>
              <w:rPr>
                <w:rFonts w:ascii="Calibri" w:hAnsi="Calibri" w:eastAsia="Calibri" w:cs="Calibri"/>
                <w:color w:val="000000"/>
              </w:rPr>
            </w:pPr>
            <w:r>
              <w:rPr>
                <w:rFonts w:ascii="Calibri" w:hAnsi="Calibri" w:eastAsia="Calibri" w:cs="Calibri"/>
                <w:color w:val="000000"/>
                <w:rtl w:val="0"/>
              </w:rPr>
              <w:t>D</w:t>
            </w:r>
          </w:p>
        </w:tc>
        <w:tc>
          <w:tcPr>
            <w:tcBorders>
              <w:top w:val="single" w:color="000000" w:sz="8" w:space="0"/>
              <w:left w:val="nil"/>
              <w:bottom w:val="single" w:color="000000" w:sz="8" w:space="0"/>
              <w:right w:val="single" w:color="000000" w:sz="8" w:space="0"/>
            </w:tcBorders>
            <w:vAlign w:val="center"/>
          </w:tcPr>
          <w:p w14:paraId="0000061F">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E</w:t>
            </w:r>
          </w:p>
        </w:tc>
        <w:tc>
          <w:tcPr>
            <w:tcBorders>
              <w:top w:val="single" w:color="000000" w:sz="8" w:space="0"/>
              <w:left w:val="nil"/>
              <w:bottom w:val="single" w:color="000000" w:sz="8" w:space="0"/>
              <w:right w:val="single" w:color="000000" w:sz="8" w:space="0"/>
            </w:tcBorders>
            <w:vAlign w:val="center"/>
          </w:tcPr>
          <w:p w14:paraId="00000620">
            <w:pPr>
              <w:spacing w:after="0" w:line="240" w:lineRule="auto"/>
              <w:rPr>
                <w:rFonts w:ascii="Calibri" w:hAnsi="Calibri" w:eastAsia="Calibri" w:cs="Calibri"/>
                <w:color w:val="000000"/>
              </w:rPr>
            </w:pPr>
            <w:r>
              <w:rPr>
                <w:rFonts w:ascii="Calibri" w:hAnsi="Calibri" w:eastAsia="Calibri" w:cs="Calibri"/>
                <w:color w:val="000000"/>
                <w:rtl w:val="0"/>
              </w:rPr>
              <w:t>F</w:t>
            </w:r>
          </w:p>
        </w:tc>
        <w:tc>
          <w:tcPr>
            <w:tcBorders>
              <w:top w:val="single" w:color="000000" w:sz="8" w:space="0"/>
              <w:left w:val="nil"/>
              <w:bottom w:val="single" w:color="000000" w:sz="8" w:space="0"/>
              <w:right w:val="single" w:color="000000" w:sz="8" w:space="0"/>
            </w:tcBorders>
            <w:vAlign w:val="center"/>
          </w:tcPr>
          <w:p w14:paraId="0000062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G</w:t>
            </w:r>
          </w:p>
        </w:tc>
      </w:tr>
      <w:tr w14:paraId="5357C17E">
        <w:tblPrEx>
          <w:tblCellMar>
            <w:top w:w="0" w:type="dxa"/>
            <w:left w:w="115" w:type="dxa"/>
            <w:bottom w:w="0" w:type="dxa"/>
            <w:right w:w="115" w:type="dxa"/>
          </w:tblCellMar>
        </w:tblPrEx>
        <w:trPr>
          <w:trHeight w:val="705" w:hRule="atLeast"/>
        </w:trPr>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 Id</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legalcost</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7">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Net of Recovery</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8">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r>
              <w:rPr>
                <w:rFonts w:ascii="Calibri" w:hAnsi="Calibri" w:eastAsia="Calibri" w:cs="Calibri"/>
                <w:color w:val="000000"/>
                <w:sz w:val="16"/>
                <w:szCs w:val="16"/>
                <w:rtl w:val="0"/>
              </w:rPr>
              <w:t> </w:t>
            </w:r>
            <w:r>
              <w:rPr>
                <w:rFonts w:ascii="Calibri" w:hAnsi="Calibri" w:eastAsia="Calibri" w:cs="Calibri"/>
                <w:b/>
                <w:bCs/>
                <w:color w:val="000000"/>
                <w:sz w:val="20"/>
                <w:szCs w:val="20"/>
                <w:rtl w:val="0"/>
              </w:rPr>
              <w:t>)</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tranche for full recovery  payment is received</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(Days diff between Date of Recovery and  DATE when</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the last tranche</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for full recovery</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payment is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received)</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Eligible Days For Penalty</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Penalty Calculated</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Tax on Penalty (@18% on E)</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62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Final Claim (A+E+F) along with Penalty/Taxes</w:t>
            </w:r>
          </w:p>
        </w:tc>
      </w:tr>
      <w:tr w14:paraId="39C82674">
        <w:tblPrEx>
          <w:tblCellMar>
            <w:top w:w="0" w:type="dxa"/>
            <w:left w:w="115" w:type="dxa"/>
            <w:bottom w:w="0" w:type="dxa"/>
            <w:right w:w="115" w:type="dxa"/>
          </w:tblCellMar>
        </w:tblPrEx>
        <w:trPr>
          <w:trHeight w:val="450" w:hRule="atLeast"/>
        </w:trPr>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2672B851">
        <w:tblPrEx>
          <w:tblCellMar>
            <w:top w:w="0" w:type="dxa"/>
            <w:left w:w="115" w:type="dxa"/>
            <w:bottom w:w="0" w:type="dxa"/>
            <w:right w:w="115" w:type="dxa"/>
          </w:tblCellMar>
        </w:tblPrEx>
        <w:trPr>
          <w:trHeight w:val="450" w:hRule="atLeast"/>
        </w:trPr>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1CEE7BD1">
        <w:tblPrEx>
          <w:tblCellMar>
            <w:top w:w="0" w:type="dxa"/>
            <w:left w:w="115" w:type="dxa"/>
            <w:bottom w:w="0" w:type="dxa"/>
            <w:right w:w="115" w:type="dxa"/>
          </w:tblCellMar>
        </w:tblPrEx>
        <w:trPr>
          <w:trHeight w:val="450" w:hRule="atLeast"/>
        </w:trPr>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1C37D239">
        <w:tblPrEx>
          <w:tblCellMar>
            <w:top w:w="0" w:type="dxa"/>
            <w:left w:w="115" w:type="dxa"/>
            <w:bottom w:w="0" w:type="dxa"/>
            <w:right w:w="115" w:type="dxa"/>
          </w:tblCellMar>
        </w:tblPrEx>
        <w:trPr>
          <w:trHeight w:val="2745" w:hRule="atLeast"/>
        </w:trPr>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6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100D40C7">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6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8" w:space="0"/>
              <w:right w:val="single" w:color="000000" w:sz="8" w:space="0"/>
            </w:tcBorders>
            <w:vAlign w:val="center"/>
          </w:tcPr>
          <w:p w14:paraId="0000066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8" w:space="0"/>
              <w:right w:val="single" w:color="000000" w:sz="8" w:space="0"/>
            </w:tcBorders>
            <w:vAlign w:val="center"/>
          </w:tcPr>
          <w:p w14:paraId="0000066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04-Feb-20</w:t>
            </w:r>
          </w:p>
        </w:tc>
        <w:tc>
          <w:tcPr>
            <w:tcBorders>
              <w:top w:val="nil"/>
              <w:left w:val="nil"/>
              <w:bottom w:val="single" w:color="000000" w:sz="8" w:space="0"/>
              <w:right w:val="single" w:color="000000" w:sz="8" w:space="0"/>
            </w:tcBorders>
            <w:vAlign w:val="center"/>
          </w:tcPr>
          <w:p w14:paraId="0000066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nil"/>
              <w:bottom w:val="single" w:color="000000" w:sz="8" w:space="0"/>
              <w:right w:val="single" w:color="000000" w:sz="8" w:space="0"/>
            </w:tcBorders>
            <w:vAlign w:val="center"/>
          </w:tcPr>
          <w:p w14:paraId="0000066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66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5,500.00</w:t>
            </w:r>
          </w:p>
        </w:tc>
        <w:tc>
          <w:tcPr>
            <w:tcBorders>
              <w:top w:val="nil"/>
              <w:left w:val="nil"/>
              <w:bottom w:val="single" w:color="000000" w:sz="8" w:space="0"/>
              <w:right w:val="single" w:color="000000" w:sz="8" w:space="0"/>
            </w:tcBorders>
            <w:vAlign w:val="center"/>
          </w:tcPr>
          <w:p w14:paraId="0000066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4,125.00</w:t>
            </w:r>
          </w:p>
        </w:tc>
        <w:tc>
          <w:tcPr>
            <w:tcBorders>
              <w:top w:val="nil"/>
              <w:left w:val="nil"/>
              <w:bottom w:val="single" w:color="000000" w:sz="8" w:space="0"/>
              <w:right w:val="single" w:color="000000" w:sz="8" w:space="0"/>
            </w:tcBorders>
            <w:vAlign w:val="center"/>
          </w:tcPr>
          <w:p w14:paraId="0000066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6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22</w:t>
            </w:r>
          </w:p>
        </w:tc>
        <w:tc>
          <w:tcPr>
            <w:tcBorders>
              <w:top w:val="nil"/>
              <w:left w:val="nil"/>
              <w:bottom w:val="single" w:color="000000" w:sz="8" w:space="0"/>
              <w:right w:val="single" w:color="000000" w:sz="8" w:space="0"/>
            </w:tcBorders>
            <w:vAlign w:val="center"/>
          </w:tcPr>
          <w:p w14:paraId="0000066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8" w:space="0"/>
              <w:right w:val="single" w:color="000000" w:sz="8" w:space="0"/>
            </w:tcBorders>
            <w:vAlign w:val="center"/>
          </w:tcPr>
          <w:p w14:paraId="0000066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6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6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4,125.00</w:t>
            </w:r>
          </w:p>
        </w:tc>
      </w:tr>
      <w:tr w14:paraId="12425986">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7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8" w:space="0"/>
              <w:right w:val="single" w:color="000000" w:sz="8" w:space="0"/>
            </w:tcBorders>
            <w:vAlign w:val="center"/>
          </w:tcPr>
          <w:p w14:paraId="0000067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8" w:space="0"/>
              <w:right w:val="single" w:color="000000" w:sz="8" w:space="0"/>
            </w:tcBorders>
            <w:vAlign w:val="center"/>
          </w:tcPr>
          <w:p w14:paraId="0000067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05-Feb-20</w:t>
            </w:r>
          </w:p>
        </w:tc>
        <w:tc>
          <w:tcPr>
            <w:tcBorders>
              <w:top w:val="nil"/>
              <w:left w:val="nil"/>
              <w:bottom w:val="single" w:color="000000" w:sz="8" w:space="0"/>
              <w:right w:val="single" w:color="000000" w:sz="8" w:space="0"/>
            </w:tcBorders>
            <w:vAlign w:val="center"/>
          </w:tcPr>
          <w:p w14:paraId="0000067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67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67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67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w:t>
            </w:r>
          </w:p>
        </w:tc>
        <w:tc>
          <w:tcPr>
            <w:tcBorders>
              <w:top w:val="nil"/>
              <w:left w:val="nil"/>
              <w:bottom w:val="single" w:color="000000" w:sz="8" w:space="0"/>
              <w:right w:val="single" w:color="000000" w:sz="8" w:space="0"/>
            </w:tcBorders>
            <w:vAlign w:val="center"/>
          </w:tcPr>
          <w:p w14:paraId="0000067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78">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21</w:t>
            </w:r>
          </w:p>
        </w:tc>
        <w:tc>
          <w:tcPr>
            <w:tcBorders>
              <w:top w:val="nil"/>
              <w:left w:val="nil"/>
              <w:bottom w:val="single" w:color="000000" w:sz="8" w:space="0"/>
              <w:right w:val="single" w:color="000000" w:sz="8" w:space="0"/>
            </w:tcBorders>
            <w:vAlign w:val="center"/>
          </w:tcPr>
          <w:p w14:paraId="00000679">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8" w:space="0"/>
              <w:right w:val="single" w:color="000000" w:sz="8" w:space="0"/>
            </w:tcBorders>
            <w:vAlign w:val="center"/>
          </w:tcPr>
          <w:p w14:paraId="0000067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7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7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w:t>
            </w:r>
          </w:p>
        </w:tc>
      </w:tr>
      <w:tr w14:paraId="012040FC">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7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8" w:space="0"/>
              <w:right w:val="single" w:color="000000" w:sz="8" w:space="0"/>
            </w:tcBorders>
            <w:vAlign w:val="center"/>
          </w:tcPr>
          <w:p w14:paraId="0000067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8" w:space="0"/>
              <w:right w:val="single" w:color="000000" w:sz="8" w:space="0"/>
            </w:tcBorders>
            <w:vAlign w:val="center"/>
          </w:tcPr>
          <w:p w14:paraId="0000067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8" w:space="0"/>
              <w:right w:val="single" w:color="000000" w:sz="8" w:space="0"/>
            </w:tcBorders>
            <w:vAlign w:val="center"/>
          </w:tcPr>
          <w:p w14:paraId="0000068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68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68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68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nil"/>
              <w:bottom w:val="single" w:color="000000" w:sz="8" w:space="0"/>
              <w:right w:val="single" w:color="000000" w:sz="8" w:space="0"/>
            </w:tcBorders>
            <w:vAlign w:val="center"/>
          </w:tcPr>
          <w:p w14:paraId="0000068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85">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15</w:t>
            </w:r>
          </w:p>
        </w:tc>
        <w:tc>
          <w:tcPr>
            <w:tcBorders>
              <w:top w:val="nil"/>
              <w:left w:val="nil"/>
              <w:bottom w:val="single" w:color="000000" w:sz="8" w:space="0"/>
              <w:right w:val="single" w:color="000000" w:sz="8" w:space="0"/>
            </w:tcBorders>
            <w:vAlign w:val="center"/>
          </w:tcPr>
          <w:p w14:paraId="00000686">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8" w:space="0"/>
              <w:right w:val="single" w:color="000000" w:sz="8" w:space="0"/>
            </w:tcBorders>
            <w:vAlign w:val="center"/>
          </w:tcPr>
          <w:p w14:paraId="0000068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8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8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r>
      <w:tr w14:paraId="10ACFABA">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8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8" w:space="0"/>
              <w:right w:val="single" w:color="000000" w:sz="8" w:space="0"/>
            </w:tcBorders>
            <w:vAlign w:val="center"/>
          </w:tcPr>
          <w:p w14:paraId="0000068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8" w:space="0"/>
              <w:right w:val="single" w:color="000000" w:sz="8" w:space="0"/>
            </w:tcBorders>
            <w:vAlign w:val="center"/>
          </w:tcPr>
          <w:p w14:paraId="0000068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8" w:space="0"/>
              <w:right w:val="single" w:color="000000" w:sz="8" w:space="0"/>
            </w:tcBorders>
            <w:vAlign w:val="center"/>
          </w:tcPr>
          <w:p w14:paraId="0000068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18,750.00</w:t>
            </w:r>
          </w:p>
        </w:tc>
        <w:tc>
          <w:tcPr>
            <w:tcBorders>
              <w:top w:val="nil"/>
              <w:left w:val="nil"/>
              <w:bottom w:val="single" w:color="000000" w:sz="8" w:space="0"/>
              <w:right w:val="single" w:color="000000" w:sz="8" w:space="0"/>
            </w:tcBorders>
            <w:vAlign w:val="center"/>
          </w:tcPr>
          <w:p w14:paraId="0000068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68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3,750.00</w:t>
            </w:r>
          </w:p>
        </w:tc>
        <w:tc>
          <w:tcPr>
            <w:tcBorders>
              <w:top w:val="nil"/>
              <w:left w:val="nil"/>
              <w:bottom w:val="single" w:color="000000" w:sz="8" w:space="0"/>
              <w:right w:val="single" w:color="000000" w:sz="8" w:space="0"/>
            </w:tcBorders>
            <w:vAlign w:val="center"/>
          </w:tcPr>
          <w:p w14:paraId="0000069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2,812.50</w:t>
            </w:r>
          </w:p>
        </w:tc>
        <w:tc>
          <w:tcPr>
            <w:tcBorders>
              <w:top w:val="nil"/>
              <w:left w:val="nil"/>
              <w:bottom w:val="single" w:color="000000" w:sz="8" w:space="0"/>
              <w:right w:val="single" w:color="000000" w:sz="8" w:space="0"/>
            </w:tcBorders>
            <w:vAlign w:val="center"/>
          </w:tcPr>
          <w:p w14:paraId="0000069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9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w:t>
            </w:r>
          </w:p>
        </w:tc>
        <w:tc>
          <w:tcPr>
            <w:tcBorders>
              <w:top w:val="nil"/>
              <w:left w:val="nil"/>
              <w:bottom w:val="single" w:color="000000" w:sz="8" w:space="0"/>
              <w:right w:val="single" w:color="000000" w:sz="8" w:space="0"/>
            </w:tcBorders>
            <w:vAlign w:val="center"/>
          </w:tcPr>
          <w:p w14:paraId="0000069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8" w:space="0"/>
              <w:right w:val="single" w:color="000000" w:sz="8" w:space="0"/>
            </w:tcBorders>
            <w:vAlign w:val="center"/>
          </w:tcPr>
          <w:p w14:paraId="0000069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9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9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2,812.50</w:t>
            </w:r>
          </w:p>
        </w:tc>
      </w:tr>
      <w:tr w14:paraId="7308AE05">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9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8" w:space="0"/>
              <w:right w:val="single" w:color="000000" w:sz="8" w:space="0"/>
            </w:tcBorders>
            <w:vAlign w:val="center"/>
          </w:tcPr>
          <w:p w14:paraId="0000069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8" w:space="0"/>
              <w:right w:val="single" w:color="000000" w:sz="8" w:space="0"/>
            </w:tcBorders>
            <w:vAlign w:val="center"/>
          </w:tcPr>
          <w:p w14:paraId="0000069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8" w:space="0"/>
              <w:right w:val="single" w:color="000000" w:sz="8" w:space="0"/>
            </w:tcBorders>
            <w:vAlign w:val="center"/>
          </w:tcPr>
          <w:p w14:paraId="0000069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4,500.00</w:t>
            </w:r>
          </w:p>
        </w:tc>
        <w:tc>
          <w:tcPr>
            <w:tcBorders>
              <w:top w:val="nil"/>
              <w:left w:val="nil"/>
              <w:bottom w:val="single" w:color="000000" w:sz="8" w:space="0"/>
              <w:right w:val="single" w:color="000000" w:sz="8" w:space="0"/>
            </w:tcBorders>
            <w:vAlign w:val="center"/>
          </w:tcPr>
          <w:p w14:paraId="0000069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69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69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69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9F">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13</w:t>
            </w:r>
          </w:p>
        </w:tc>
        <w:tc>
          <w:tcPr>
            <w:tcBorders>
              <w:top w:val="nil"/>
              <w:left w:val="nil"/>
              <w:bottom w:val="single" w:color="000000" w:sz="8" w:space="0"/>
              <w:right w:val="single" w:color="000000" w:sz="8" w:space="0"/>
            </w:tcBorders>
            <w:vAlign w:val="center"/>
          </w:tcPr>
          <w:p w14:paraId="000006A0">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8" w:space="0"/>
              <w:right w:val="single" w:color="000000" w:sz="8" w:space="0"/>
            </w:tcBorders>
            <w:vAlign w:val="center"/>
          </w:tcPr>
          <w:p w14:paraId="000006A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A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A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0B92A5D9">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A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8" w:space="0"/>
              <w:right w:val="single" w:color="000000" w:sz="8" w:space="0"/>
            </w:tcBorders>
            <w:vAlign w:val="center"/>
          </w:tcPr>
          <w:p w14:paraId="000006A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8" w:space="0"/>
              <w:right w:val="single" w:color="000000" w:sz="8" w:space="0"/>
            </w:tcBorders>
            <w:vAlign w:val="center"/>
          </w:tcPr>
          <w:p w14:paraId="000006A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8" w:space="0"/>
              <w:right w:val="single" w:color="000000" w:sz="8" w:space="0"/>
            </w:tcBorders>
            <w:vAlign w:val="center"/>
          </w:tcPr>
          <w:p w14:paraId="000006A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6,000.00</w:t>
            </w:r>
          </w:p>
        </w:tc>
        <w:tc>
          <w:tcPr>
            <w:tcBorders>
              <w:top w:val="nil"/>
              <w:left w:val="nil"/>
              <w:bottom w:val="single" w:color="000000" w:sz="8" w:space="0"/>
              <w:right w:val="single" w:color="000000" w:sz="8" w:space="0"/>
            </w:tcBorders>
            <w:vAlign w:val="center"/>
          </w:tcPr>
          <w:p w14:paraId="000006A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7,000.00</w:t>
            </w:r>
          </w:p>
        </w:tc>
        <w:tc>
          <w:tcPr>
            <w:tcBorders>
              <w:top w:val="nil"/>
              <w:left w:val="nil"/>
              <w:bottom w:val="single" w:color="000000" w:sz="8" w:space="0"/>
              <w:right w:val="single" w:color="000000" w:sz="8" w:space="0"/>
            </w:tcBorders>
            <w:vAlign w:val="center"/>
          </w:tcPr>
          <w:p w14:paraId="000006A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6A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6A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AC">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13</w:t>
            </w:r>
          </w:p>
        </w:tc>
        <w:tc>
          <w:tcPr>
            <w:tcBorders>
              <w:top w:val="nil"/>
              <w:left w:val="nil"/>
              <w:bottom w:val="single" w:color="000000" w:sz="8" w:space="0"/>
              <w:right w:val="single" w:color="000000" w:sz="8" w:space="0"/>
            </w:tcBorders>
            <w:vAlign w:val="center"/>
          </w:tcPr>
          <w:p w14:paraId="000006AD">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8" w:space="0"/>
              <w:right w:val="single" w:color="000000" w:sz="8" w:space="0"/>
            </w:tcBorders>
            <w:vAlign w:val="center"/>
          </w:tcPr>
          <w:p w14:paraId="000006A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A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B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5CF8878B">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B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8" w:space="0"/>
              <w:right w:val="single" w:color="000000" w:sz="8" w:space="0"/>
            </w:tcBorders>
            <w:vAlign w:val="center"/>
          </w:tcPr>
          <w:p w14:paraId="000006B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8" w:space="0"/>
              <w:right w:val="single" w:color="000000" w:sz="8" w:space="0"/>
            </w:tcBorders>
            <w:vAlign w:val="center"/>
          </w:tcPr>
          <w:p w14:paraId="000006B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28-Jan-20</w:t>
            </w:r>
          </w:p>
        </w:tc>
        <w:tc>
          <w:tcPr>
            <w:tcBorders>
              <w:top w:val="nil"/>
              <w:left w:val="nil"/>
              <w:bottom w:val="single" w:color="000000" w:sz="8" w:space="0"/>
              <w:right w:val="single" w:color="000000" w:sz="8" w:space="0"/>
            </w:tcBorders>
            <w:vAlign w:val="center"/>
          </w:tcPr>
          <w:p w14:paraId="000006B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7,950.50</w:t>
            </w:r>
          </w:p>
        </w:tc>
        <w:tc>
          <w:tcPr>
            <w:tcBorders>
              <w:top w:val="nil"/>
              <w:left w:val="nil"/>
              <w:bottom w:val="single" w:color="000000" w:sz="8" w:space="0"/>
              <w:right w:val="single" w:color="000000" w:sz="8" w:space="0"/>
            </w:tcBorders>
            <w:vAlign w:val="center"/>
          </w:tcPr>
          <w:p w14:paraId="000006B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6B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4,950.50</w:t>
            </w:r>
          </w:p>
        </w:tc>
        <w:tc>
          <w:tcPr>
            <w:tcBorders>
              <w:top w:val="nil"/>
              <w:left w:val="nil"/>
              <w:bottom w:val="single" w:color="000000" w:sz="8" w:space="0"/>
              <w:right w:val="single" w:color="000000" w:sz="8" w:space="0"/>
            </w:tcBorders>
            <w:vAlign w:val="center"/>
          </w:tcPr>
          <w:p w14:paraId="000006B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3,712.88</w:t>
            </w:r>
          </w:p>
        </w:tc>
        <w:tc>
          <w:tcPr>
            <w:tcBorders>
              <w:top w:val="nil"/>
              <w:left w:val="nil"/>
              <w:bottom w:val="single" w:color="000000" w:sz="8" w:space="0"/>
              <w:right w:val="single" w:color="000000" w:sz="8" w:space="0"/>
            </w:tcBorders>
            <w:vAlign w:val="center"/>
          </w:tcPr>
          <w:p w14:paraId="000006B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B9">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29</w:t>
            </w:r>
          </w:p>
        </w:tc>
        <w:tc>
          <w:tcPr>
            <w:tcBorders>
              <w:top w:val="nil"/>
              <w:left w:val="nil"/>
              <w:bottom w:val="single" w:color="000000" w:sz="8" w:space="0"/>
              <w:right w:val="single" w:color="000000" w:sz="8" w:space="0"/>
            </w:tcBorders>
            <w:vAlign w:val="center"/>
          </w:tcPr>
          <w:p w14:paraId="000006BA">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8" w:space="0"/>
              <w:right w:val="single" w:color="000000" w:sz="8" w:space="0"/>
            </w:tcBorders>
            <w:vAlign w:val="center"/>
          </w:tcPr>
          <w:p w14:paraId="000006B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B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B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3,712.88</w:t>
            </w:r>
          </w:p>
        </w:tc>
      </w:tr>
      <w:tr w14:paraId="5D91A0A0">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B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8" w:space="0"/>
              <w:right w:val="single" w:color="000000" w:sz="8" w:space="0"/>
            </w:tcBorders>
            <w:vAlign w:val="center"/>
          </w:tcPr>
          <w:p w14:paraId="000006B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8" w:space="0"/>
              <w:right w:val="single" w:color="000000" w:sz="8" w:space="0"/>
            </w:tcBorders>
            <w:vAlign w:val="center"/>
          </w:tcPr>
          <w:p w14:paraId="000006C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8" w:space="0"/>
              <w:right w:val="single" w:color="000000" w:sz="8" w:space="0"/>
            </w:tcBorders>
            <w:vAlign w:val="center"/>
          </w:tcPr>
          <w:p w14:paraId="000006C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11,253.50</w:t>
            </w:r>
          </w:p>
        </w:tc>
        <w:tc>
          <w:tcPr>
            <w:tcBorders>
              <w:top w:val="nil"/>
              <w:left w:val="nil"/>
              <w:bottom w:val="single" w:color="000000" w:sz="8" w:space="0"/>
              <w:right w:val="single" w:color="000000" w:sz="8" w:space="0"/>
            </w:tcBorders>
            <w:vAlign w:val="center"/>
          </w:tcPr>
          <w:p w14:paraId="000006C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6C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1,253.50</w:t>
            </w:r>
          </w:p>
        </w:tc>
        <w:tc>
          <w:tcPr>
            <w:tcBorders>
              <w:top w:val="nil"/>
              <w:left w:val="nil"/>
              <w:bottom w:val="single" w:color="000000" w:sz="8" w:space="0"/>
              <w:right w:val="single" w:color="000000" w:sz="8" w:space="0"/>
            </w:tcBorders>
            <w:vAlign w:val="center"/>
          </w:tcPr>
          <w:p w14:paraId="000006C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940.13</w:t>
            </w:r>
          </w:p>
        </w:tc>
        <w:tc>
          <w:tcPr>
            <w:tcBorders>
              <w:top w:val="nil"/>
              <w:left w:val="nil"/>
              <w:bottom w:val="single" w:color="000000" w:sz="8" w:space="0"/>
              <w:right w:val="single" w:color="000000" w:sz="8" w:space="0"/>
            </w:tcBorders>
            <w:vAlign w:val="center"/>
          </w:tcPr>
          <w:p w14:paraId="000006C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C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w:t>
            </w:r>
          </w:p>
        </w:tc>
        <w:tc>
          <w:tcPr>
            <w:tcBorders>
              <w:top w:val="nil"/>
              <w:left w:val="nil"/>
              <w:bottom w:val="single" w:color="000000" w:sz="8" w:space="0"/>
              <w:right w:val="single" w:color="000000" w:sz="8" w:space="0"/>
            </w:tcBorders>
            <w:vAlign w:val="center"/>
          </w:tcPr>
          <w:p w14:paraId="000006C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8" w:space="0"/>
              <w:right w:val="single" w:color="000000" w:sz="8" w:space="0"/>
            </w:tcBorders>
            <w:vAlign w:val="center"/>
          </w:tcPr>
          <w:p w14:paraId="000006C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C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C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940.13</w:t>
            </w:r>
          </w:p>
        </w:tc>
      </w:tr>
      <w:tr w14:paraId="0C7E67D7">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C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8" w:space="0"/>
              <w:right w:val="single" w:color="000000" w:sz="8" w:space="0"/>
            </w:tcBorders>
            <w:vAlign w:val="center"/>
          </w:tcPr>
          <w:p w14:paraId="000006C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8" w:space="0"/>
              <w:right w:val="single" w:color="000000" w:sz="8" w:space="0"/>
            </w:tcBorders>
            <w:vAlign w:val="center"/>
          </w:tcPr>
          <w:p w14:paraId="000006C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8" w:space="0"/>
              <w:right w:val="single" w:color="000000" w:sz="8" w:space="0"/>
            </w:tcBorders>
            <w:vAlign w:val="center"/>
          </w:tcPr>
          <w:p w14:paraId="000006C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17,587.50</w:t>
            </w:r>
          </w:p>
        </w:tc>
        <w:tc>
          <w:tcPr>
            <w:tcBorders>
              <w:top w:val="nil"/>
              <w:left w:val="nil"/>
              <w:bottom w:val="single" w:color="000000" w:sz="8" w:space="0"/>
              <w:right w:val="single" w:color="000000" w:sz="8" w:space="0"/>
            </w:tcBorders>
            <w:vAlign w:val="center"/>
          </w:tcPr>
          <w:p w14:paraId="000006C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6D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2,587.50</w:t>
            </w:r>
          </w:p>
        </w:tc>
        <w:tc>
          <w:tcPr>
            <w:tcBorders>
              <w:top w:val="nil"/>
              <w:left w:val="nil"/>
              <w:bottom w:val="single" w:color="000000" w:sz="8" w:space="0"/>
              <w:right w:val="single" w:color="000000" w:sz="8" w:space="0"/>
            </w:tcBorders>
            <w:vAlign w:val="center"/>
          </w:tcPr>
          <w:p w14:paraId="000006D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1,940.63</w:t>
            </w:r>
          </w:p>
        </w:tc>
        <w:tc>
          <w:tcPr>
            <w:tcBorders>
              <w:top w:val="nil"/>
              <w:left w:val="nil"/>
              <w:bottom w:val="single" w:color="000000" w:sz="8" w:space="0"/>
              <w:right w:val="single" w:color="000000" w:sz="8" w:space="0"/>
            </w:tcBorders>
            <w:vAlign w:val="center"/>
          </w:tcPr>
          <w:p w14:paraId="000006D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D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w:t>
            </w:r>
          </w:p>
        </w:tc>
        <w:tc>
          <w:tcPr>
            <w:tcBorders>
              <w:top w:val="nil"/>
              <w:left w:val="nil"/>
              <w:bottom w:val="single" w:color="000000" w:sz="8" w:space="0"/>
              <w:right w:val="single" w:color="000000" w:sz="8" w:space="0"/>
            </w:tcBorders>
            <w:vAlign w:val="center"/>
          </w:tcPr>
          <w:p w14:paraId="000006D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8" w:space="0"/>
              <w:right w:val="single" w:color="000000" w:sz="8" w:space="0"/>
            </w:tcBorders>
            <w:vAlign w:val="center"/>
          </w:tcPr>
          <w:p w14:paraId="000006D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D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D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1,940.63</w:t>
            </w:r>
          </w:p>
        </w:tc>
      </w:tr>
      <w:tr w14:paraId="2B3B68DC">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6D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8" w:space="0"/>
              <w:right w:val="single" w:color="000000" w:sz="8" w:space="0"/>
            </w:tcBorders>
            <w:vAlign w:val="center"/>
          </w:tcPr>
          <w:p w14:paraId="000006D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8" w:space="0"/>
              <w:right w:val="single" w:color="000000" w:sz="8" w:space="0"/>
            </w:tcBorders>
            <w:vAlign w:val="center"/>
          </w:tcPr>
          <w:p w14:paraId="000006D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8" w:space="0"/>
              <w:right w:val="single" w:color="000000" w:sz="8" w:space="0"/>
            </w:tcBorders>
            <w:vAlign w:val="center"/>
          </w:tcPr>
          <w:p w14:paraId="000006D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24,578.00</w:t>
            </w:r>
          </w:p>
        </w:tc>
        <w:tc>
          <w:tcPr>
            <w:tcBorders>
              <w:top w:val="nil"/>
              <w:left w:val="nil"/>
              <w:bottom w:val="single" w:color="000000" w:sz="8" w:space="0"/>
              <w:right w:val="single" w:color="000000" w:sz="8" w:space="0"/>
            </w:tcBorders>
            <w:vAlign w:val="center"/>
          </w:tcPr>
          <w:p w14:paraId="000006D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6D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4,578.00</w:t>
            </w:r>
          </w:p>
        </w:tc>
        <w:tc>
          <w:tcPr>
            <w:tcBorders>
              <w:top w:val="nil"/>
              <w:left w:val="nil"/>
              <w:bottom w:val="single" w:color="000000" w:sz="8" w:space="0"/>
              <w:right w:val="single" w:color="000000" w:sz="8" w:space="0"/>
            </w:tcBorders>
            <w:vAlign w:val="center"/>
          </w:tcPr>
          <w:p w14:paraId="000006D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3,433.50</w:t>
            </w:r>
          </w:p>
        </w:tc>
        <w:tc>
          <w:tcPr>
            <w:tcBorders>
              <w:top w:val="nil"/>
              <w:left w:val="nil"/>
              <w:bottom w:val="single" w:color="000000" w:sz="8" w:space="0"/>
              <w:right w:val="single" w:color="000000" w:sz="8" w:space="0"/>
            </w:tcBorders>
            <w:vAlign w:val="center"/>
          </w:tcPr>
          <w:p w14:paraId="000006D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6E0">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30</w:t>
            </w:r>
          </w:p>
        </w:tc>
        <w:tc>
          <w:tcPr>
            <w:tcBorders>
              <w:top w:val="nil"/>
              <w:left w:val="nil"/>
              <w:bottom w:val="single" w:color="000000" w:sz="8" w:space="0"/>
              <w:right w:val="single" w:color="000000" w:sz="8" w:space="0"/>
            </w:tcBorders>
            <w:vAlign w:val="center"/>
          </w:tcPr>
          <w:p w14:paraId="000006E1">
            <w:pPr>
              <w:spacing w:after="0" w:line="240" w:lineRule="auto"/>
              <w:jc w:val="right"/>
              <w:rPr>
                <w:rFonts w:ascii="Calibri" w:hAnsi="Calibri" w:eastAsia="Calibri" w:cs="Calibri"/>
                <w:color w:val="000000"/>
                <w:sz w:val="18"/>
                <w:szCs w:val="18"/>
              </w:rPr>
            </w:pPr>
            <w:r>
              <w:rPr>
                <w:rFonts w:ascii="Calibri" w:hAnsi="Calibri" w:eastAsia="Calibri" w:cs="Calibri"/>
                <w:color w:val="000000"/>
                <w:sz w:val="18"/>
                <w:szCs w:val="18"/>
                <w:rtl w:val="0"/>
              </w:rPr>
              <w:t>0</w:t>
            </w:r>
          </w:p>
        </w:tc>
        <w:tc>
          <w:tcPr>
            <w:tcBorders>
              <w:top w:val="nil"/>
              <w:left w:val="nil"/>
              <w:bottom w:val="single" w:color="000000" w:sz="8" w:space="0"/>
              <w:right w:val="single" w:color="000000" w:sz="8" w:space="0"/>
            </w:tcBorders>
            <w:vAlign w:val="center"/>
          </w:tcPr>
          <w:p w14:paraId="000006E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E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8" w:space="0"/>
              <w:right w:val="single" w:color="000000" w:sz="8" w:space="0"/>
            </w:tcBorders>
            <w:vAlign w:val="center"/>
          </w:tcPr>
          <w:p w14:paraId="000006E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3,433.50</w:t>
            </w:r>
          </w:p>
        </w:tc>
      </w:tr>
      <w:tr w14:paraId="10E0ED3C">
        <w:tblPrEx>
          <w:tblCellMar>
            <w:top w:w="0" w:type="dxa"/>
            <w:left w:w="115" w:type="dxa"/>
            <w:bottom w:w="0" w:type="dxa"/>
            <w:right w:w="115" w:type="dxa"/>
          </w:tblCellMar>
        </w:tblPrEx>
        <w:trPr>
          <w:trHeight w:val="257" w:hRule="atLeast"/>
        </w:trPr>
        <w:tc>
          <w:tcPr>
            <w:tcBorders>
              <w:top w:val="nil"/>
              <w:left w:val="single" w:color="000000" w:sz="8" w:space="0"/>
              <w:bottom w:val="single" w:color="000000" w:sz="8" w:space="0"/>
              <w:right w:val="single" w:color="000000" w:sz="8" w:space="0"/>
            </w:tcBorders>
            <w:vAlign w:val="center"/>
          </w:tcPr>
          <w:p w14:paraId="000006E5">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8" w:space="0"/>
              <w:right w:val="single" w:color="000000" w:sz="8" w:space="0"/>
            </w:tcBorders>
            <w:vAlign w:val="center"/>
          </w:tcPr>
          <w:p w14:paraId="000006E6">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8" w:space="0"/>
              <w:right w:val="single" w:color="000000" w:sz="8" w:space="0"/>
            </w:tcBorders>
            <w:vAlign w:val="center"/>
          </w:tcPr>
          <w:p w14:paraId="000006E7">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nil"/>
              <w:left w:val="nil"/>
              <w:bottom w:val="single" w:color="000000" w:sz="8" w:space="0"/>
              <w:right w:val="single" w:color="000000" w:sz="8" w:space="0"/>
            </w:tcBorders>
            <w:vAlign w:val="center"/>
          </w:tcPr>
          <w:p w14:paraId="000006E8">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8" w:space="0"/>
              <w:right w:val="single" w:color="000000" w:sz="8" w:space="0"/>
            </w:tcBorders>
            <w:vAlign w:val="center"/>
          </w:tcPr>
          <w:p w14:paraId="000006E9">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8" w:space="0"/>
              <w:right w:val="single" w:color="000000" w:sz="8" w:space="0"/>
            </w:tcBorders>
            <w:vAlign w:val="center"/>
          </w:tcPr>
          <w:p w14:paraId="000006E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8" w:space="0"/>
              <w:right w:val="single" w:color="000000" w:sz="8" w:space="0"/>
            </w:tcBorders>
            <w:vAlign w:val="center"/>
          </w:tcPr>
          <w:p w14:paraId="000006EB">
            <w:pPr>
              <w:spacing w:after="0" w:line="240" w:lineRule="auto"/>
              <w:rPr>
                <w:rFonts w:ascii="Calibri" w:hAnsi="Calibri" w:eastAsia="Calibri" w:cs="Calibri"/>
                <w:b/>
                <w:bCs/>
                <w:color w:val="000000"/>
                <w:sz w:val="20"/>
                <w:szCs w:val="20"/>
              </w:rPr>
            </w:pPr>
            <w:r>
              <w:rPr>
                <w:rFonts w:ascii="Calibri" w:hAnsi="Calibri" w:eastAsia="Calibri" w:cs="Calibri"/>
                <w:color w:val="000000"/>
                <w:sz w:val="20"/>
                <w:szCs w:val="20"/>
                <w:rtl w:val="0"/>
              </w:rPr>
              <w:t> </w:t>
            </w:r>
          </w:p>
          <w:p w14:paraId="000006EC">
            <w:pPr>
              <w:rPr>
                <w:rFonts w:ascii="Calibri" w:hAnsi="Calibri" w:eastAsia="Calibri" w:cs="Calibri"/>
                <w:color w:val="000000"/>
                <w:sz w:val="20"/>
                <w:szCs w:val="20"/>
              </w:rPr>
            </w:pPr>
            <w:r>
              <w:rPr>
                <w:rFonts w:ascii="Calibri" w:hAnsi="Calibri" w:eastAsia="Calibri" w:cs="Calibri"/>
                <w:b/>
                <w:bCs/>
                <w:color w:val="000000"/>
                <w:sz w:val="20"/>
                <w:szCs w:val="20"/>
                <w:rtl w:val="0"/>
              </w:rPr>
              <w:t>25,964.63</w:t>
            </w:r>
          </w:p>
        </w:tc>
        <w:tc>
          <w:tcPr>
            <w:tcBorders>
              <w:top w:val="nil"/>
              <w:left w:val="nil"/>
              <w:bottom w:val="single" w:color="000000" w:sz="8" w:space="0"/>
              <w:right w:val="single" w:color="000000" w:sz="8" w:space="0"/>
            </w:tcBorders>
            <w:vAlign w:val="center"/>
          </w:tcPr>
          <w:p w14:paraId="000006ED">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8" w:space="0"/>
              <w:right w:val="single" w:color="000000" w:sz="8" w:space="0"/>
            </w:tcBorders>
            <w:vAlign w:val="center"/>
          </w:tcPr>
          <w:p w14:paraId="000006EE">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8" w:space="0"/>
              <w:right w:val="single" w:color="000000" w:sz="8" w:space="0"/>
            </w:tcBorders>
            <w:vAlign w:val="center"/>
          </w:tcPr>
          <w:p w14:paraId="000006EF">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8" w:space="0"/>
              <w:right w:val="single" w:color="000000" w:sz="8" w:space="0"/>
            </w:tcBorders>
            <w:vAlign w:val="center"/>
          </w:tcPr>
          <w:p w14:paraId="000006F0">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nil"/>
              <w:left w:val="nil"/>
              <w:bottom w:val="single" w:color="000000" w:sz="8" w:space="0"/>
              <w:right w:val="single" w:color="000000" w:sz="8" w:space="0"/>
            </w:tcBorders>
            <w:vAlign w:val="center"/>
          </w:tcPr>
          <w:p w14:paraId="000006F1">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nil"/>
              <w:left w:val="nil"/>
              <w:bottom w:val="single" w:color="000000" w:sz="8" w:space="0"/>
              <w:right w:val="single" w:color="000000" w:sz="8" w:space="0"/>
            </w:tcBorders>
            <w:vAlign w:val="center"/>
          </w:tcPr>
          <w:p w14:paraId="000006F2">
            <w:pPr>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61,559.75</w:t>
            </w:r>
          </w:p>
          <w:p w14:paraId="000006F3">
            <w:pPr>
              <w:spacing w:after="0" w:line="240" w:lineRule="auto"/>
              <w:jc w:val="right"/>
              <w:rPr>
                <w:rFonts w:ascii="Calibri" w:hAnsi="Calibri" w:eastAsia="Calibri" w:cs="Calibri"/>
                <w:b/>
                <w:bCs/>
                <w:color w:val="000000"/>
                <w:sz w:val="20"/>
                <w:szCs w:val="20"/>
              </w:rPr>
            </w:pPr>
          </w:p>
        </w:tc>
      </w:tr>
    </w:tbl>
    <w:p w14:paraId="000006F4">
      <w:pPr>
        <w:spacing w:line="252" w:lineRule="auto"/>
        <w:jc w:val="both"/>
        <w:rPr>
          <w:b/>
          <w:bCs/>
        </w:rPr>
      </w:pPr>
    </w:p>
    <w:p w14:paraId="000006F5"/>
    <w:p w14:paraId="000006F6">
      <w:r>
        <w:rPr>
          <w:rFonts w:ascii="Calibri" w:hAnsi="Calibri" w:eastAsia="Calibri" w:cs="Calibri"/>
          <w:b/>
          <w:bCs/>
          <w:color w:val="000000"/>
          <w:sz w:val="20"/>
          <w:szCs w:val="20"/>
          <w:rtl w:val="0"/>
        </w:rPr>
        <w:t xml:space="preserve">                 1. Date of Recovery (From Borrower to MLI</w:t>
      </w:r>
      <w:r>
        <w:rPr>
          <w:rFonts w:ascii="Calibri" w:hAnsi="Calibri" w:eastAsia="Calibri" w:cs="Calibri"/>
          <w:color w:val="000000"/>
          <w:sz w:val="20"/>
          <w:szCs w:val="20"/>
          <w:rtl w:val="0"/>
        </w:rPr>
        <w:t xml:space="preserve">) </w:t>
      </w:r>
      <w:r>
        <w:rPr>
          <w:rFonts w:ascii="Calibri" w:hAnsi="Calibri" w:eastAsia="Calibri" w:cs="Calibri"/>
          <w:b/>
          <w:bCs/>
          <w:color w:val="000000"/>
          <w:sz w:val="20"/>
          <w:szCs w:val="20"/>
          <w:rtl w:val="0"/>
        </w:rPr>
        <w:t>:-</w:t>
      </w:r>
      <w:r>
        <w:rPr>
          <w:rFonts w:ascii="Calibri" w:hAnsi="Calibri" w:eastAsia="Calibri" w:cs="Calibri"/>
          <w:color w:val="000000"/>
          <w:sz w:val="20"/>
          <w:szCs w:val="20"/>
          <w:rtl w:val="0"/>
        </w:rPr>
        <w:t xml:space="preserve"> System will take it from input file as it is.</w:t>
      </w:r>
    </w:p>
    <w:p w14:paraId="000006F7">
      <w:pPr>
        <w:ind w:left="720" w:firstLine="0"/>
      </w:pPr>
      <w:r>
        <w:rPr>
          <w:rFonts w:ascii="Calibri" w:hAnsi="Calibri" w:eastAsia="Calibri" w:cs="Calibri"/>
          <w:b/>
          <w:bCs/>
          <w:color w:val="000000"/>
          <w:sz w:val="20"/>
          <w:szCs w:val="20"/>
          <w:rtl w:val="0"/>
        </w:rPr>
        <w:t xml:space="preserve">2. Recovery Amount (Entire amount):- </w:t>
      </w:r>
      <w:r>
        <w:rPr>
          <w:rFonts w:ascii="Calibri" w:hAnsi="Calibri" w:eastAsia="Calibri" w:cs="Calibri"/>
          <w:color w:val="000000"/>
          <w:sz w:val="20"/>
          <w:szCs w:val="20"/>
          <w:rtl w:val="0"/>
        </w:rPr>
        <w:t>System will take it from input file as it is.</w:t>
      </w:r>
    </w:p>
    <w:p w14:paraId="000006F8">
      <w:pPr>
        <w:ind w:left="720" w:firstLine="0"/>
        <w:rPr>
          <w:rFonts w:ascii="Calibri" w:hAnsi="Calibri" w:eastAsia="Calibri" w:cs="Calibri"/>
          <w:color w:val="000000"/>
          <w:sz w:val="20"/>
          <w:szCs w:val="20"/>
        </w:rPr>
      </w:pPr>
      <w:r>
        <w:rPr>
          <w:rFonts w:ascii="Calibri" w:hAnsi="Calibri" w:eastAsia="Calibri" w:cs="Calibri"/>
          <w:b/>
          <w:bCs/>
          <w:color w:val="000000"/>
          <w:sz w:val="20"/>
          <w:szCs w:val="20"/>
          <w:rtl w:val="0"/>
        </w:rPr>
        <w:t xml:space="preserve">3. Legalcost: </w:t>
      </w:r>
      <w:r>
        <w:rPr>
          <w:rFonts w:ascii="Calibri" w:hAnsi="Calibri" w:eastAsia="Calibri" w:cs="Calibri"/>
          <w:color w:val="000000"/>
          <w:sz w:val="20"/>
          <w:szCs w:val="20"/>
          <w:rtl w:val="0"/>
        </w:rPr>
        <w:t>- System will take it from input file as it is.</w:t>
      </w:r>
    </w:p>
    <w:p w14:paraId="000006F9">
      <w:pPr>
        <w:ind w:left="720" w:firstLine="0"/>
        <w:rPr>
          <w:rFonts w:ascii="Calibri" w:hAnsi="Calibri" w:eastAsia="Calibri" w:cs="Calibri"/>
          <w:color w:val="000000"/>
          <w:sz w:val="20"/>
          <w:szCs w:val="20"/>
        </w:rPr>
      </w:pPr>
      <w:r>
        <w:rPr>
          <w:rFonts w:ascii="Calibri" w:hAnsi="Calibri" w:eastAsia="Calibri" w:cs="Calibri"/>
          <w:b/>
          <w:bCs/>
          <w:color w:val="000000"/>
          <w:sz w:val="20"/>
          <w:szCs w:val="20"/>
          <w:rtl w:val="0"/>
        </w:rPr>
        <w:t xml:space="preserve">4. Net of Recovery: - </w:t>
      </w:r>
      <w:r>
        <w:rPr>
          <w:rFonts w:ascii="Calibri" w:hAnsi="Calibri" w:eastAsia="Calibri" w:cs="Calibri"/>
          <w:color w:val="000000"/>
          <w:sz w:val="20"/>
          <w:szCs w:val="20"/>
          <w:rtl w:val="0"/>
        </w:rPr>
        <w:t>Recovery Amount – Legalcost.</w:t>
      </w:r>
    </w:p>
    <w:p w14:paraId="000006FA">
      <w:pPr>
        <w:ind w:left="720" w:firstLine="0"/>
        <w:rPr>
          <w:rFonts w:ascii="Calibri" w:hAnsi="Calibri" w:eastAsia="Calibri" w:cs="Calibri"/>
          <w:color w:val="000000"/>
          <w:sz w:val="20"/>
          <w:szCs w:val="20"/>
        </w:rPr>
      </w:pPr>
      <w:r>
        <w:rPr>
          <w:rFonts w:ascii="Calibri" w:hAnsi="Calibri" w:eastAsia="Calibri" w:cs="Calibri"/>
          <w:b/>
          <w:bCs/>
          <w:color w:val="000000"/>
          <w:sz w:val="20"/>
          <w:szCs w:val="20"/>
          <w:rtl w:val="0"/>
        </w:rPr>
        <w:t xml:space="preserve">5. Recovery Amount (NCGTC Share ) :- </w:t>
      </w:r>
      <w:r>
        <w:rPr>
          <w:rFonts w:ascii="Calibri" w:hAnsi="Calibri" w:eastAsia="Calibri" w:cs="Calibri"/>
          <w:color w:val="000000"/>
          <w:sz w:val="20"/>
          <w:szCs w:val="20"/>
          <w:rtl w:val="0"/>
        </w:rPr>
        <w:t>Net of Recovery *50% or 75% (The NCGTC Percentage is adjustable from the docket (e.g., 50% or 75%), 50% share will be applicable for all the records coming under 2019 -2020 profiles and 2020 and ahead will be having 75% as the Recovery Share Percentage).</w:t>
      </w:r>
    </w:p>
    <w:p w14:paraId="000006FB">
      <w:pPr>
        <w:ind w:left="720" w:firstLine="0"/>
        <w:rPr>
          <w:rFonts w:ascii="Calibri" w:hAnsi="Calibri" w:eastAsia="Calibri" w:cs="Calibri"/>
          <w:color w:val="000000"/>
          <w:sz w:val="20"/>
          <w:szCs w:val="20"/>
        </w:rPr>
      </w:pPr>
      <w:r>
        <w:rPr>
          <w:rFonts w:ascii="Calibri" w:hAnsi="Calibri" w:eastAsia="Calibri" w:cs="Calibri"/>
          <w:b/>
          <w:bCs/>
          <w:color w:val="000000"/>
          <w:sz w:val="20"/>
          <w:szCs w:val="20"/>
          <w:rtl w:val="0"/>
        </w:rPr>
        <w:t>6. DATE when  the last tranche for full recovery  payment is received :-</w:t>
      </w:r>
      <w:r>
        <w:rPr>
          <w:rFonts w:ascii="Calibri" w:hAnsi="Calibri" w:eastAsia="Calibri" w:cs="Calibri"/>
          <w:color w:val="000000"/>
          <w:sz w:val="20"/>
          <w:szCs w:val="20"/>
          <w:rtl w:val="0"/>
        </w:rPr>
        <w:t xml:space="preserve"> NCGTC accountant reconciliation date at the time of recovery payment.</w:t>
      </w:r>
    </w:p>
    <w:p w14:paraId="000006FC">
      <w:pPr>
        <w:ind w:left="720" w:firstLine="0"/>
        <w:rPr>
          <w:rFonts w:ascii="Calibri" w:hAnsi="Calibri" w:eastAsia="Calibri" w:cs="Calibri"/>
          <w:color w:val="000000"/>
          <w:sz w:val="20"/>
          <w:szCs w:val="20"/>
        </w:rPr>
      </w:pPr>
      <w:r>
        <w:rPr>
          <w:rFonts w:ascii="Calibri" w:hAnsi="Calibri" w:eastAsia="Calibri" w:cs="Calibri"/>
          <w:b/>
          <w:bCs/>
          <w:color w:val="000000"/>
          <w:sz w:val="20"/>
          <w:szCs w:val="20"/>
          <w:rtl w:val="0"/>
        </w:rPr>
        <w:t>7. Days Elapsed (Days diff between Date of Recovery and  DATE when the last tranche for full recovery payment is received) :-</w:t>
      </w:r>
      <w:r>
        <w:rPr>
          <w:rFonts w:ascii="Calibri" w:hAnsi="Calibri" w:eastAsia="Calibri" w:cs="Calibri"/>
          <w:color w:val="000000"/>
          <w:sz w:val="20"/>
          <w:szCs w:val="20"/>
          <w:rtl w:val="0"/>
        </w:rPr>
        <w:t xml:space="preserve"> Days diff between Date of Recovery (From Borrower to MLI) and DATE when  the last tranche for full recovery  payment is receive</w:t>
      </w:r>
    </w:p>
    <w:p w14:paraId="000006FD">
      <w:pPr>
        <w:ind w:left="720" w:firstLine="0"/>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8. Eligible  Days For  Penalty  :- </w:t>
      </w:r>
      <w:r>
        <w:rPr>
          <w:rFonts w:ascii="Calibri" w:hAnsi="Calibri" w:eastAsia="Calibri" w:cs="Calibri"/>
          <w:color w:val="000000"/>
          <w:sz w:val="20"/>
          <w:szCs w:val="20"/>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color w:val="000000"/>
          <w:sz w:val="20"/>
          <w:szCs w:val="20"/>
          <w:rtl w:val="0"/>
        </w:rPr>
        <w:t>eligible days for Penalty</w:t>
      </w:r>
      <w:r>
        <w:rPr>
          <w:rFonts w:ascii="Calibri" w:hAnsi="Calibri" w:eastAsia="Calibri" w:cs="Calibri"/>
          <w:color w:val="000000"/>
          <w:sz w:val="20"/>
          <w:szCs w:val="20"/>
          <w:rtl w:val="0"/>
        </w:rPr>
        <w:t xml:space="preserve"> will be </w:t>
      </w:r>
      <w:r>
        <w:rPr>
          <w:rFonts w:ascii="Calibri" w:hAnsi="Calibri" w:eastAsia="Calibri" w:cs="Calibri"/>
          <w:b/>
          <w:bCs/>
          <w:color w:val="000000"/>
          <w:sz w:val="20"/>
          <w:szCs w:val="20"/>
          <w:rtl w:val="0"/>
        </w:rPr>
        <w:t>“Zero” else (Days Elapsed - Recovery Threshold days for Penalty (Days).</w:t>
      </w:r>
    </w:p>
    <w:p w14:paraId="000006FE">
      <w:pPr>
        <w:ind w:left="720" w:firstLine="0"/>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9. Penalty  Calculated :-  </w:t>
      </w:r>
      <w:r>
        <w:rPr>
          <w:rFonts w:ascii="Calibri" w:hAnsi="Calibri" w:eastAsia="Calibri" w:cs="Calibri"/>
          <w:color w:val="000000"/>
          <w:sz w:val="20"/>
          <w:szCs w:val="20"/>
          <w:rtl w:val="0"/>
        </w:rPr>
        <w:t>(Recovery Amount (NCGTC Share) * Rate of Penalty/365* Eligible  Days For  Penalty).</w:t>
      </w:r>
    </w:p>
    <w:p w14:paraId="000006FF">
      <w:pPr>
        <w:ind w:left="720" w:firstLine="0"/>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10. Tax on Penalty (@18% on E) :- </w:t>
      </w:r>
      <w:r>
        <w:rPr>
          <w:rFonts w:ascii="Calibri" w:hAnsi="Calibri" w:eastAsia="Calibri" w:cs="Calibri"/>
          <w:color w:val="000000"/>
          <w:sz w:val="20"/>
          <w:szCs w:val="20"/>
          <w:rtl w:val="0"/>
        </w:rPr>
        <w:t xml:space="preserve"> (18% on Penalty).</w:t>
      </w:r>
    </w:p>
    <w:p w14:paraId="00000700">
      <w:pPr>
        <w:ind w:left="720" w:firstLine="0"/>
        <w:rPr>
          <w:rFonts w:ascii="Calibri" w:hAnsi="Calibri" w:eastAsia="Calibri" w:cs="Calibri"/>
          <w:b/>
          <w:bCs/>
          <w:color w:val="000000"/>
          <w:sz w:val="20"/>
          <w:szCs w:val="20"/>
        </w:rPr>
      </w:pPr>
      <w:r>
        <w:rPr>
          <w:rFonts w:ascii="Calibri" w:hAnsi="Calibri" w:eastAsia="Calibri" w:cs="Calibri"/>
          <w:b/>
          <w:bCs/>
          <w:color w:val="000000"/>
          <w:sz w:val="20"/>
          <w:szCs w:val="20"/>
          <w:rtl w:val="0"/>
        </w:rPr>
        <w:t>11. Recovery Proceedings for Cases - Post Final Claim (A+E+F) along with Penalty/Taxes: -</w:t>
      </w:r>
      <w:r>
        <w:rPr>
          <w:rFonts w:ascii="Calibri" w:hAnsi="Calibri" w:eastAsia="Calibri" w:cs="Calibri"/>
          <w:color w:val="000000"/>
          <w:sz w:val="20"/>
          <w:szCs w:val="20"/>
          <w:rtl w:val="0"/>
        </w:rPr>
        <w:t xml:space="preserve"> Sum of (Recovery Amount (NCGTC Share)+ Penalty + Tax on Penalty).</w:t>
      </w:r>
    </w:p>
    <w:p w14:paraId="00000701">
      <w:pPr>
        <w:rPr>
          <w:rFonts w:ascii="Calibri" w:hAnsi="Calibri" w:eastAsia="Calibri" w:cs="Calibri"/>
          <w:color w:val="000000"/>
          <w:sz w:val="20"/>
          <w:szCs w:val="20"/>
        </w:rPr>
      </w:pPr>
    </w:p>
    <w:p w14:paraId="00000702">
      <w:pPr>
        <w:spacing w:line="252" w:lineRule="auto"/>
        <w:jc w:val="both"/>
        <w:rPr>
          <w:b/>
          <w:bCs/>
        </w:rPr>
      </w:pPr>
      <w:r>
        <w:rPr>
          <w:b/>
          <w:bCs/>
          <w:rtl w:val="0"/>
        </w:rPr>
        <w:t>Note:</w:t>
      </w:r>
    </w:p>
    <w:p w14:paraId="00000703">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Recover Amount of INR 25,964.63 /- from MLI.</w:t>
      </w:r>
    </w:p>
    <w:p w14:paraId="00000704">
      <w:pPr>
        <w:keepNext w:val="0"/>
        <w:keepLines w:val="0"/>
        <w:pageBreakBefore w:val="0"/>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no penalty, there is no need for any additional recoveries from MLI.</w:t>
      </w:r>
    </w:p>
    <w:p w14:paraId="00000705">
      <w:pPr>
        <w:spacing w:line="252" w:lineRule="auto"/>
        <w:jc w:val="both"/>
        <w:rPr>
          <w:u w:val="single"/>
        </w:rPr>
      </w:pPr>
    </w:p>
    <w:p w14:paraId="00000706">
      <w:pPr>
        <w:spacing w:line="252" w:lineRule="auto"/>
        <w:jc w:val="both"/>
        <w:rPr>
          <w:u w:val="single"/>
        </w:rPr>
      </w:pPr>
    </w:p>
    <w:p w14:paraId="00000707">
      <w:pPr>
        <w:spacing w:line="252" w:lineRule="auto"/>
        <w:jc w:val="both"/>
        <w:rPr>
          <w:u w:val="single"/>
        </w:rPr>
      </w:pPr>
    </w:p>
    <w:p w14:paraId="00000708">
      <w:pPr>
        <w:spacing w:line="252" w:lineRule="auto"/>
        <w:jc w:val="both"/>
        <w:rPr>
          <w:u w:val="single"/>
        </w:rPr>
      </w:pPr>
    </w:p>
    <w:p w14:paraId="00000709">
      <w:pPr>
        <w:spacing w:line="252" w:lineRule="auto"/>
        <w:jc w:val="both"/>
        <w:rPr>
          <w:u w:val="single"/>
        </w:rPr>
      </w:pPr>
    </w:p>
    <w:p w14:paraId="0000070A">
      <w:pPr>
        <w:spacing w:line="252" w:lineRule="auto"/>
        <w:jc w:val="both"/>
        <w:rPr>
          <w:u w:val="single"/>
        </w:rPr>
      </w:pPr>
    </w:p>
    <w:p w14:paraId="0000070B">
      <w:pPr>
        <w:spacing w:line="252" w:lineRule="auto"/>
        <w:jc w:val="both"/>
        <w:rPr>
          <w:u w:val="single"/>
        </w:rPr>
      </w:pPr>
    </w:p>
    <w:p w14:paraId="0000070C">
      <w:pPr>
        <w:spacing w:line="252" w:lineRule="auto"/>
        <w:jc w:val="both"/>
        <w:rPr>
          <w:u w:val="single"/>
        </w:rPr>
      </w:pPr>
    </w:p>
    <w:p w14:paraId="0000070D">
      <w:pPr>
        <w:spacing w:line="252" w:lineRule="auto"/>
        <w:jc w:val="both"/>
        <w:rPr>
          <w:u w:val="single"/>
        </w:rPr>
      </w:pPr>
    </w:p>
    <w:p w14:paraId="0000070E">
      <w:pPr>
        <w:spacing w:line="252" w:lineRule="auto"/>
        <w:jc w:val="both"/>
        <w:rPr>
          <w:u w:val="single"/>
        </w:rPr>
      </w:pPr>
    </w:p>
    <w:p w14:paraId="0000070F">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rPr>
          <w:rFonts w:ascii="Calibri" w:hAnsi="Calibri" w:eastAsia="Calibri" w:cs="Calibri"/>
          <w:b/>
          <w:bCs/>
          <w:i w:val="0"/>
          <w:iCs w:val="0"/>
          <w:smallCaps w:val="0"/>
          <w:strike w:val="0"/>
          <w:color w:val="000000"/>
          <w:sz w:val="22"/>
          <w:szCs w:val="22"/>
          <w:u w:val="none"/>
          <w:shd w:val="clear" w:fill="auto"/>
          <w:vertAlign w:val="baseline"/>
        </w:rPr>
      </w:pPr>
      <w:sdt>
        <w:sdtPr>
          <w:tag w:val="goog_rdk_84"/>
          <w:id w:val="629045891"/>
        </w:sdtPr>
        <w:sdtContent>
          <w:commentRangeStart w:id="76"/>
        </w:sdtContent>
      </w:sdt>
      <w:sdt>
        <w:sdtPr>
          <w:tag w:val="goog_rdk_85"/>
          <w:id w:val="1664147196"/>
        </w:sdtPr>
        <w:sdtContent>
          <w:commentRangeStart w:id="77"/>
        </w:sdtContent>
      </w:sdt>
      <w:r>
        <w:rPr>
          <w:rFonts w:ascii="Calibri" w:hAnsi="Calibri" w:eastAsia="Calibri" w:cs="Calibri"/>
          <w:b/>
          <w:bCs/>
          <w:i w:val="0"/>
          <w:iCs w:val="0"/>
          <w:smallCaps w:val="0"/>
          <w:strike w:val="0"/>
          <w:color w:val="000000"/>
          <w:sz w:val="22"/>
          <w:szCs w:val="22"/>
          <w:u w:val="none"/>
          <w:shd w:val="clear" w:fill="auto"/>
          <w:vertAlign w:val="baseline"/>
          <w:rtl w:val="0"/>
        </w:rPr>
        <w:t>Scenario 2:</w:t>
      </w:r>
      <w:commentRangeEnd w:id="76"/>
      <w:r>
        <w:commentReference w:id="76"/>
      </w:r>
      <w:commentRangeEnd w:id="77"/>
      <w:r>
        <w:commentReference w:id="77"/>
      </w:r>
      <w:r>
        <w:rPr>
          <w:rFonts w:ascii="Calibri" w:hAnsi="Calibri" w:eastAsia="Calibri" w:cs="Calibri"/>
          <w:b/>
          <w:bCs/>
          <w:i w:val="0"/>
          <w:iCs w:val="0"/>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New Recovery Calculation with penalty)</w:t>
      </w:r>
    </w:p>
    <w:p w14:paraId="00000710">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Penalty Situation (File uploaded but for few records date of recovery is exceeded 30 days)</w:t>
      </w:r>
    </w:p>
    <w:p w14:paraId="00000711">
      <w:pPr>
        <w:keepNext w:val="0"/>
        <w:keepLines w:val="0"/>
        <w:pageBreakBefore w:val="0"/>
        <w:widowControl/>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Information in Recovery File (XML)</w:t>
      </w:r>
    </w:p>
    <w:p w14:paraId="00000712">
      <w:pPr>
        <w:spacing w:line="252" w:lineRule="auto"/>
        <w:jc w:val="both"/>
        <w:rPr>
          <w:b/>
          <w:bCs/>
        </w:rPr>
      </w:pPr>
    </w:p>
    <w:tbl>
      <w:tblPr>
        <w:tblStyle w:val="40"/>
        <w:tblW w:w="10773" w:type="dxa"/>
        <w:tblInd w:w="-10" w:type="dxa"/>
        <w:tblLayout w:type="fixed"/>
        <w:tblCellMar>
          <w:top w:w="0" w:type="dxa"/>
          <w:left w:w="115" w:type="dxa"/>
          <w:bottom w:w="0" w:type="dxa"/>
          <w:right w:w="115" w:type="dxa"/>
        </w:tblCellMar>
      </w:tblPr>
      <w:tblGrid>
        <w:gridCol w:w="560"/>
        <w:gridCol w:w="716"/>
        <w:gridCol w:w="992"/>
        <w:gridCol w:w="851"/>
        <w:gridCol w:w="850"/>
        <w:gridCol w:w="851"/>
        <w:gridCol w:w="850"/>
        <w:gridCol w:w="851"/>
        <w:gridCol w:w="1276"/>
        <w:gridCol w:w="708"/>
        <w:gridCol w:w="567"/>
        <w:gridCol w:w="709"/>
        <w:gridCol w:w="992"/>
      </w:tblGrid>
      <w:tr w14:paraId="5E38CC87">
        <w:tblPrEx>
          <w:tblCellMar>
            <w:top w:w="0" w:type="dxa"/>
            <w:left w:w="115" w:type="dxa"/>
            <w:bottom w:w="0" w:type="dxa"/>
            <w:right w:w="115" w:type="dxa"/>
          </w:tblCellMar>
        </w:tblPrEx>
        <w:trPr>
          <w:trHeight w:val="315" w:hRule="atLeast"/>
        </w:trPr>
        <w:tc>
          <w:tcPr>
            <w:tcBorders>
              <w:top w:val="single" w:color="000000" w:sz="8" w:space="0"/>
              <w:left w:val="single" w:color="000000" w:sz="8" w:space="0"/>
              <w:bottom w:val="single" w:color="000000" w:sz="8" w:space="0"/>
              <w:right w:val="single" w:color="000000" w:sz="8" w:space="0"/>
            </w:tcBorders>
            <w:vAlign w:val="center"/>
          </w:tcPr>
          <w:p w14:paraId="00000713">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8" w:space="0"/>
              <w:left w:val="nil"/>
              <w:bottom w:val="single" w:color="000000" w:sz="8" w:space="0"/>
              <w:right w:val="single" w:color="000000" w:sz="8" w:space="0"/>
            </w:tcBorders>
            <w:vAlign w:val="center"/>
          </w:tcPr>
          <w:p w14:paraId="00000714">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8" w:space="0"/>
              <w:left w:val="nil"/>
              <w:bottom w:val="single" w:color="000000" w:sz="8" w:space="0"/>
              <w:right w:val="single" w:color="000000" w:sz="8" w:space="0"/>
            </w:tcBorders>
            <w:vAlign w:val="center"/>
          </w:tcPr>
          <w:p w14:paraId="00000715">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tc>
        <w:tc>
          <w:tcPr>
            <w:tcBorders>
              <w:top w:val="single" w:color="000000" w:sz="8" w:space="0"/>
              <w:left w:val="nil"/>
              <w:bottom w:val="single" w:color="000000" w:sz="8" w:space="0"/>
              <w:right w:val="single" w:color="000000" w:sz="8" w:space="0"/>
            </w:tcBorders>
            <w:vAlign w:val="center"/>
          </w:tcPr>
          <w:p w14:paraId="00000716">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8" w:space="0"/>
              <w:left w:val="nil"/>
              <w:bottom w:val="single" w:color="000000" w:sz="8" w:space="0"/>
              <w:right w:val="single" w:color="000000" w:sz="8" w:space="0"/>
            </w:tcBorders>
            <w:vAlign w:val="center"/>
          </w:tcPr>
          <w:p w14:paraId="00000717">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8" w:space="0"/>
              <w:left w:val="nil"/>
              <w:bottom w:val="single" w:color="000000" w:sz="8" w:space="0"/>
              <w:right w:val="single" w:color="000000" w:sz="8" w:space="0"/>
            </w:tcBorders>
            <w:vAlign w:val="center"/>
          </w:tcPr>
          <w:p w14:paraId="00000718">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8" w:space="0"/>
              <w:left w:val="nil"/>
              <w:bottom w:val="single" w:color="000000" w:sz="8" w:space="0"/>
              <w:right w:val="single" w:color="000000" w:sz="8" w:space="0"/>
            </w:tcBorders>
            <w:vAlign w:val="center"/>
          </w:tcPr>
          <w:p w14:paraId="00000719">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A</w:t>
            </w:r>
          </w:p>
        </w:tc>
        <w:tc>
          <w:tcPr>
            <w:tcBorders>
              <w:top w:val="single" w:color="000000" w:sz="8" w:space="0"/>
              <w:left w:val="nil"/>
              <w:bottom w:val="single" w:color="000000" w:sz="8" w:space="0"/>
              <w:right w:val="single" w:color="000000" w:sz="8" w:space="0"/>
            </w:tcBorders>
            <w:vAlign w:val="center"/>
          </w:tcPr>
          <w:p w14:paraId="0000071A">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B</w:t>
            </w:r>
          </w:p>
        </w:tc>
        <w:tc>
          <w:tcPr>
            <w:tcBorders>
              <w:top w:val="single" w:color="000000" w:sz="8" w:space="0"/>
              <w:left w:val="nil"/>
              <w:bottom w:val="single" w:color="000000" w:sz="8" w:space="0"/>
              <w:right w:val="single" w:color="000000" w:sz="8" w:space="0"/>
            </w:tcBorders>
            <w:vAlign w:val="center"/>
          </w:tcPr>
          <w:p w14:paraId="0000071B">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C</w:t>
            </w:r>
          </w:p>
        </w:tc>
        <w:tc>
          <w:tcPr>
            <w:tcBorders>
              <w:top w:val="single" w:color="000000" w:sz="8" w:space="0"/>
              <w:left w:val="nil"/>
              <w:bottom w:val="single" w:color="000000" w:sz="8" w:space="0"/>
              <w:right w:val="single" w:color="000000" w:sz="8" w:space="0"/>
            </w:tcBorders>
            <w:vAlign w:val="center"/>
          </w:tcPr>
          <w:p w14:paraId="0000071C">
            <w:pPr>
              <w:spacing w:after="0" w:line="240" w:lineRule="auto"/>
              <w:rPr>
                <w:rFonts w:ascii="Calibri" w:hAnsi="Calibri" w:eastAsia="Calibri" w:cs="Calibri"/>
                <w:color w:val="000000"/>
              </w:rPr>
            </w:pPr>
            <w:r>
              <w:rPr>
                <w:rFonts w:ascii="Calibri" w:hAnsi="Calibri" w:eastAsia="Calibri" w:cs="Calibri"/>
                <w:color w:val="000000"/>
                <w:rtl w:val="0"/>
              </w:rPr>
              <w:t>D</w:t>
            </w:r>
          </w:p>
        </w:tc>
        <w:tc>
          <w:tcPr>
            <w:tcBorders>
              <w:top w:val="single" w:color="000000" w:sz="8" w:space="0"/>
              <w:left w:val="nil"/>
              <w:bottom w:val="single" w:color="000000" w:sz="8" w:space="0"/>
              <w:right w:val="single" w:color="000000" w:sz="8" w:space="0"/>
            </w:tcBorders>
            <w:vAlign w:val="center"/>
          </w:tcPr>
          <w:p w14:paraId="0000071D">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E</w:t>
            </w:r>
          </w:p>
        </w:tc>
        <w:tc>
          <w:tcPr>
            <w:tcBorders>
              <w:top w:val="single" w:color="000000" w:sz="8" w:space="0"/>
              <w:left w:val="nil"/>
              <w:bottom w:val="single" w:color="000000" w:sz="8" w:space="0"/>
              <w:right w:val="single" w:color="000000" w:sz="8" w:space="0"/>
            </w:tcBorders>
            <w:vAlign w:val="center"/>
          </w:tcPr>
          <w:p w14:paraId="0000071E">
            <w:pPr>
              <w:spacing w:after="0" w:line="240" w:lineRule="auto"/>
              <w:rPr>
                <w:rFonts w:ascii="Calibri" w:hAnsi="Calibri" w:eastAsia="Calibri" w:cs="Calibri"/>
                <w:color w:val="000000"/>
              </w:rPr>
            </w:pPr>
            <w:r>
              <w:rPr>
                <w:rFonts w:ascii="Calibri" w:hAnsi="Calibri" w:eastAsia="Calibri" w:cs="Calibri"/>
                <w:color w:val="000000"/>
                <w:rtl w:val="0"/>
              </w:rPr>
              <w:t>F</w:t>
            </w:r>
          </w:p>
        </w:tc>
        <w:tc>
          <w:tcPr>
            <w:tcBorders>
              <w:top w:val="single" w:color="000000" w:sz="8" w:space="0"/>
              <w:left w:val="nil"/>
              <w:bottom w:val="single" w:color="000000" w:sz="8" w:space="0"/>
              <w:right w:val="single" w:color="000000" w:sz="8" w:space="0"/>
            </w:tcBorders>
            <w:vAlign w:val="center"/>
          </w:tcPr>
          <w:p w14:paraId="0000071F">
            <w:pPr>
              <w:spacing w:after="0" w:line="240" w:lineRule="auto"/>
              <w:rPr>
                <w:rFonts w:ascii="Calibri" w:hAnsi="Calibri" w:eastAsia="Calibri" w:cs="Calibri"/>
                <w:color w:val="000000"/>
              </w:rPr>
            </w:pPr>
            <w:r>
              <w:rPr>
                <w:rFonts w:ascii="Calibri" w:hAnsi="Calibri" w:eastAsia="Calibri" w:cs="Calibri"/>
                <w:color w:val="000000"/>
                <w:rtl w:val="0"/>
              </w:rPr>
              <w:t>G </w:t>
            </w:r>
          </w:p>
        </w:tc>
      </w:tr>
      <w:tr w14:paraId="6B679860">
        <w:tblPrEx>
          <w:tblCellMar>
            <w:top w:w="0" w:type="dxa"/>
            <w:left w:w="115" w:type="dxa"/>
            <w:bottom w:w="0" w:type="dxa"/>
            <w:right w:w="115" w:type="dxa"/>
          </w:tblCellMar>
        </w:tblPrEx>
        <w:trPr>
          <w:trHeight w:val="705" w:hRule="atLeast"/>
        </w:trPr>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 Id</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legalcost</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Net of Recovery</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r>
              <w:rPr>
                <w:rFonts w:ascii="Calibri" w:hAnsi="Calibri" w:eastAsia="Calibri" w:cs="Calibri"/>
                <w:color w:val="000000"/>
                <w:sz w:val="16"/>
                <w:szCs w:val="16"/>
                <w:rtl w:val="0"/>
              </w:rPr>
              <w:t> </w:t>
            </w:r>
            <w:r>
              <w:rPr>
                <w:rFonts w:ascii="Calibri" w:hAnsi="Calibri" w:eastAsia="Calibri" w:cs="Calibri"/>
                <w:b/>
                <w:bCs/>
                <w:color w:val="000000"/>
                <w:sz w:val="20"/>
                <w:szCs w:val="20"/>
                <w:rtl w:val="0"/>
              </w:rPr>
              <w:t>)</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7">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tranche for full recovery  payment is received</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8">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(Days diff between Date of Recovery and  DATE when</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the last tranche</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for full recovery</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payment is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received)</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Eligible Days For Penalty</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Penalty Calculated</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Tax on Penalty (@18% on E)</w:t>
            </w:r>
          </w:p>
        </w:tc>
        <w:tc>
          <w:tcPr>
            <w:vMerge w:val="restart"/>
            <w:tcBorders>
              <w:top w:val="nil"/>
              <w:left w:val="single" w:color="000000" w:sz="8" w:space="0"/>
              <w:bottom w:val="single" w:color="000000" w:sz="8" w:space="0"/>
              <w:right w:val="single" w:color="000000" w:sz="8" w:space="0"/>
            </w:tcBorders>
            <w:shd w:val="clear" w:color="auto" w:fill="F8CBAD"/>
            <w:vAlign w:val="center"/>
          </w:tcPr>
          <w:p w14:paraId="0000072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Final Claim (+E+F) along with Penalty/Taxes</w:t>
            </w:r>
          </w:p>
        </w:tc>
      </w:tr>
      <w:tr w14:paraId="51DCFB5C">
        <w:tblPrEx>
          <w:tblCellMar>
            <w:top w:w="0" w:type="dxa"/>
            <w:left w:w="115" w:type="dxa"/>
            <w:bottom w:w="0" w:type="dxa"/>
            <w:right w:w="115" w:type="dxa"/>
          </w:tblCellMar>
        </w:tblPrEx>
        <w:trPr>
          <w:trHeight w:val="450" w:hRule="atLeast"/>
        </w:trPr>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4DA7AE11">
        <w:tblPrEx>
          <w:tblCellMar>
            <w:top w:w="0" w:type="dxa"/>
            <w:left w:w="115" w:type="dxa"/>
            <w:bottom w:w="0" w:type="dxa"/>
            <w:right w:w="115" w:type="dxa"/>
          </w:tblCellMar>
        </w:tblPrEx>
        <w:trPr>
          <w:trHeight w:val="450" w:hRule="atLeast"/>
        </w:trPr>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0BC9AA54">
        <w:tblPrEx>
          <w:tblCellMar>
            <w:top w:w="0" w:type="dxa"/>
            <w:left w:w="115" w:type="dxa"/>
            <w:bottom w:w="0" w:type="dxa"/>
            <w:right w:w="115" w:type="dxa"/>
          </w:tblCellMar>
        </w:tblPrEx>
        <w:trPr>
          <w:trHeight w:val="450" w:hRule="atLeast"/>
        </w:trPr>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29210A2C">
        <w:tblPrEx>
          <w:tblCellMar>
            <w:top w:w="0" w:type="dxa"/>
            <w:left w:w="115" w:type="dxa"/>
            <w:bottom w:w="0" w:type="dxa"/>
            <w:right w:w="115" w:type="dxa"/>
          </w:tblCellMar>
        </w:tblPrEx>
        <w:trPr>
          <w:trHeight w:val="1425" w:hRule="atLeast"/>
        </w:trPr>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8" w:space="0"/>
              <w:bottom w:val="single" w:color="000000" w:sz="8" w:space="0"/>
              <w:right w:val="single" w:color="000000" w:sz="8" w:space="0"/>
            </w:tcBorders>
            <w:shd w:val="clear" w:color="auto" w:fill="F8CBAD"/>
            <w:vAlign w:val="center"/>
          </w:tcPr>
          <w:p w14:paraId="000007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20167707">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6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8" w:space="0"/>
              <w:right w:val="single" w:color="000000" w:sz="8" w:space="0"/>
            </w:tcBorders>
            <w:vAlign w:val="center"/>
          </w:tcPr>
          <w:p w14:paraId="0000076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8" w:space="0"/>
              <w:right w:val="single" w:color="000000" w:sz="8" w:space="0"/>
            </w:tcBorders>
            <w:vAlign w:val="center"/>
          </w:tcPr>
          <w:p w14:paraId="0000076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04-Oct-19</w:t>
            </w:r>
          </w:p>
        </w:tc>
        <w:tc>
          <w:tcPr>
            <w:tcBorders>
              <w:top w:val="nil"/>
              <w:left w:val="nil"/>
              <w:bottom w:val="single" w:color="000000" w:sz="8" w:space="0"/>
              <w:right w:val="single" w:color="000000" w:sz="8" w:space="0"/>
            </w:tcBorders>
            <w:vAlign w:val="center"/>
          </w:tcPr>
          <w:p w14:paraId="0000076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nil"/>
              <w:bottom w:val="single" w:color="000000" w:sz="8" w:space="0"/>
              <w:right w:val="single" w:color="000000" w:sz="8" w:space="0"/>
            </w:tcBorders>
            <w:vAlign w:val="center"/>
          </w:tcPr>
          <w:p w14:paraId="0000076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76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5,500.00</w:t>
            </w:r>
          </w:p>
        </w:tc>
        <w:tc>
          <w:tcPr>
            <w:tcBorders>
              <w:top w:val="nil"/>
              <w:left w:val="nil"/>
              <w:bottom w:val="single" w:color="000000" w:sz="8" w:space="0"/>
              <w:right w:val="single" w:color="000000" w:sz="8" w:space="0"/>
            </w:tcBorders>
            <w:vAlign w:val="center"/>
          </w:tcPr>
          <w:p w14:paraId="0000076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4,125.00</w:t>
            </w:r>
          </w:p>
        </w:tc>
        <w:tc>
          <w:tcPr>
            <w:tcBorders>
              <w:top w:val="nil"/>
              <w:left w:val="nil"/>
              <w:bottom w:val="single" w:color="000000" w:sz="8" w:space="0"/>
              <w:right w:val="single" w:color="000000" w:sz="8" w:space="0"/>
            </w:tcBorders>
            <w:vAlign w:val="center"/>
          </w:tcPr>
          <w:p w14:paraId="0000076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6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144</w:t>
            </w:r>
          </w:p>
        </w:tc>
        <w:tc>
          <w:tcPr>
            <w:tcBorders>
              <w:top w:val="nil"/>
              <w:left w:val="nil"/>
              <w:bottom w:val="single" w:color="000000" w:sz="8" w:space="0"/>
              <w:right w:val="single" w:color="000000" w:sz="8" w:space="0"/>
            </w:tcBorders>
            <w:vAlign w:val="center"/>
          </w:tcPr>
          <w:p w14:paraId="0000076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114</w:t>
            </w:r>
          </w:p>
        </w:tc>
        <w:tc>
          <w:tcPr>
            <w:tcBorders>
              <w:top w:val="nil"/>
              <w:left w:val="nil"/>
              <w:bottom w:val="single" w:color="000000" w:sz="8" w:space="0"/>
              <w:right w:val="single" w:color="000000" w:sz="8" w:space="0"/>
            </w:tcBorders>
            <w:vAlign w:val="center"/>
          </w:tcPr>
          <w:p w14:paraId="0000076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128.84</w:t>
            </w:r>
          </w:p>
        </w:tc>
        <w:tc>
          <w:tcPr>
            <w:tcBorders>
              <w:top w:val="nil"/>
              <w:left w:val="nil"/>
              <w:bottom w:val="single" w:color="000000" w:sz="8" w:space="0"/>
              <w:right w:val="single" w:color="000000" w:sz="8" w:space="0"/>
            </w:tcBorders>
            <w:vAlign w:val="center"/>
          </w:tcPr>
          <w:p w14:paraId="0000076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23.19</w:t>
            </w:r>
          </w:p>
        </w:tc>
        <w:tc>
          <w:tcPr>
            <w:tcBorders>
              <w:top w:val="nil"/>
              <w:left w:val="nil"/>
              <w:bottom w:val="single" w:color="000000" w:sz="8" w:space="0"/>
              <w:right w:val="single" w:color="000000" w:sz="8" w:space="0"/>
            </w:tcBorders>
            <w:vAlign w:val="center"/>
          </w:tcPr>
          <w:p w14:paraId="0000076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4,277.03</w:t>
            </w:r>
          </w:p>
        </w:tc>
      </w:tr>
      <w:tr w14:paraId="7D8CE144">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6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8" w:space="0"/>
              <w:right w:val="single" w:color="000000" w:sz="8" w:space="0"/>
            </w:tcBorders>
            <w:vAlign w:val="center"/>
          </w:tcPr>
          <w:p w14:paraId="0000076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8" w:space="0"/>
              <w:right w:val="single" w:color="000000" w:sz="8" w:space="0"/>
            </w:tcBorders>
            <w:vAlign w:val="center"/>
          </w:tcPr>
          <w:p w14:paraId="0000077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05-Nov-19</w:t>
            </w:r>
          </w:p>
        </w:tc>
        <w:tc>
          <w:tcPr>
            <w:tcBorders>
              <w:top w:val="nil"/>
              <w:left w:val="nil"/>
              <w:bottom w:val="single" w:color="000000" w:sz="8" w:space="0"/>
              <w:right w:val="single" w:color="000000" w:sz="8" w:space="0"/>
            </w:tcBorders>
            <w:vAlign w:val="center"/>
          </w:tcPr>
          <w:p w14:paraId="0000077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77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77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77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w:t>
            </w:r>
          </w:p>
        </w:tc>
        <w:tc>
          <w:tcPr>
            <w:tcBorders>
              <w:top w:val="nil"/>
              <w:left w:val="nil"/>
              <w:bottom w:val="single" w:color="000000" w:sz="8" w:space="0"/>
              <w:right w:val="single" w:color="000000" w:sz="8" w:space="0"/>
            </w:tcBorders>
            <w:vAlign w:val="center"/>
          </w:tcPr>
          <w:p w14:paraId="0000077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7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112</w:t>
            </w:r>
          </w:p>
        </w:tc>
        <w:tc>
          <w:tcPr>
            <w:tcBorders>
              <w:top w:val="nil"/>
              <w:left w:val="nil"/>
              <w:bottom w:val="single" w:color="000000" w:sz="8" w:space="0"/>
              <w:right w:val="single" w:color="000000" w:sz="8" w:space="0"/>
            </w:tcBorders>
            <w:vAlign w:val="center"/>
          </w:tcPr>
          <w:p w14:paraId="0000077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82</w:t>
            </w:r>
          </w:p>
        </w:tc>
        <w:tc>
          <w:tcPr>
            <w:tcBorders>
              <w:top w:val="nil"/>
              <w:left w:val="nil"/>
              <w:bottom w:val="single" w:color="000000" w:sz="8" w:space="0"/>
              <w:right w:val="single" w:color="000000" w:sz="8" w:space="0"/>
            </w:tcBorders>
            <w:vAlign w:val="center"/>
          </w:tcPr>
          <w:p w14:paraId="0000077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33.70</w:t>
            </w:r>
          </w:p>
        </w:tc>
        <w:tc>
          <w:tcPr>
            <w:tcBorders>
              <w:top w:val="nil"/>
              <w:left w:val="nil"/>
              <w:bottom w:val="single" w:color="000000" w:sz="8" w:space="0"/>
              <w:right w:val="single" w:color="000000" w:sz="8" w:space="0"/>
            </w:tcBorders>
            <w:vAlign w:val="center"/>
          </w:tcPr>
          <w:p w14:paraId="0000077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6.07</w:t>
            </w:r>
          </w:p>
        </w:tc>
        <w:tc>
          <w:tcPr>
            <w:tcBorders>
              <w:top w:val="nil"/>
              <w:left w:val="nil"/>
              <w:bottom w:val="single" w:color="000000" w:sz="8" w:space="0"/>
              <w:right w:val="single" w:color="000000" w:sz="8" w:space="0"/>
            </w:tcBorders>
            <w:vAlign w:val="center"/>
          </w:tcPr>
          <w:p w14:paraId="0000077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1,539.76</w:t>
            </w:r>
          </w:p>
        </w:tc>
      </w:tr>
      <w:tr w14:paraId="71141246">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7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8" w:space="0"/>
              <w:right w:val="single" w:color="000000" w:sz="8" w:space="0"/>
            </w:tcBorders>
            <w:vAlign w:val="center"/>
          </w:tcPr>
          <w:p w14:paraId="0000077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8" w:space="0"/>
              <w:right w:val="single" w:color="000000" w:sz="8" w:space="0"/>
            </w:tcBorders>
            <w:vAlign w:val="center"/>
          </w:tcPr>
          <w:p w14:paraId="0000077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10-Dec-19</w:t>
            </w:r>
          </w:p>
        </w:tc>
        <w:tc>
          <w:tcPr>
            <w:tcBorders>
              <w:top w:val="nil"/>
              <w:left w:val="nil"/>
              <w:bottom w:val="single" w:color="000000" w:sz="8" w:space="0"/>
              <w:right w:val="single" w:color="000000" w:sz="8" w:space="0"/>
            </w:tcBorders>
            <w:vAlign w:val="center"/>
          </w:tcPr>
          <w:p w14:paraId="0000077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77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78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78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nil"/>
              <w:bottom w:val="single" w:color="000000" w:sz="8" w:space="0"/>
              <w:right w:val="single" w:color="000000" w:sz="8" w:space="0"/>
            </w:tcBorders>
            <w:vAlign w:val="center"/>
          </w:tcPr>
          <w:p w14:paraId="0000078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8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77</w:t>
            </w:r>
          </w:p>
        </w:tc>
        <w:tc>
          <w:tcPr>
            <w:tcBorders>
              <w:top w:val="nil"/>
              <w:left w:val="nil"/>
              <w:bottom w:val="single" w:color="000000" w:sz="8" w:space="0"/>
              <w:right w:val="single" w:color="000000" w:sz="8" w:space="0"/>
            </w:tcBorders>
            <w:vAlign w:val="center"/>
          </w:tcPr>
          <w:p w14:paraId="0000078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47</w:t>
            </w:r>
          </w:p>
        </w:tc>
        <w:tc>
          <w:tcPr>
            <w:tcBorders>
              <w:top w:val="nil"/>
              <w:left w:val="nil"/>
              <w:bottom w:val="single" w:color="000000" w:sz="8" w:space="0"/>
              <w:right w:val="single" w:color="000000" w:sz="8" w:space="0"/>
            </w:tcBorders>
            <w:vAlign w:val="center"/>
          </w:tcPr>
          <w:p w14:paraId="0000078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96.58</w:t>
            </w:r>
          </w:p>
        </w:tc>
        <w:tc>
          <w:tcPr>
            <w:tcBorders>
              <w:top w:val="nil"/>
              <w:left w:val="nil"/>
              <w:bottom w:val="single" w:color="000000" w:sz="8" w:space="0"/>
              <w:right w:val="single" w:color="000000" w:sz="8" w:space="0"/>
            </w:tcBorders>
            <w:vAlign w:val="center"/>
          </w:tcPr>
          <w:p w14:paraId="0000078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17.38</w:t>
            </w:r>
          </w:p>
        </w:tc>
        <w:tc>
          <w:tcPr>
            <w:tcBorders>
              <w:top w:val="nil"/>
              <w:left w:val="nil"/>
              <w:bottom w:val="single" w:color="000000" w:sz="8" w:space="0"/>
              <w:right w:val="single" w:color="000000" w:sz="8" w:space="0"/>
            </w:tcBorders>
            <w:vAlign w:val="center"/>
          </w:tcPr>
          <w:p w14:paraId="0000078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7,613.96</w:t>
            </w:r>
          </w:p>
        </w:tc>
      </w:tr>
      <w:tr w14:paraId="51CA1305">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8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8" w:space="0"/>
              <w:right w:val="single" w:color="000000" w:sz="8" w:space="0"/>
            </w:tcBorders>
            <w:vAlign w:val="center"/>
          </w:tcPr>
          <w:p w14:paraId="0000078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8" w:space="0"/>
              <w:right w:val="single" w:color="000000" w:sz="8" w:space="0"/>
            </w:tcBorders>
            <w:vAlign w:val="center"/>
          </w:tcPr>
          <w:p w14:paraId="0000078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8" w:space="0"/>
              <w:right w:val="single" w:color="000000" w:sz="8" w:space="0"/>
            </w:tcBorders>
            <w:vAlign w:val="center"/>
          </w:tcPr>
          <w:p w14:paraId="0000078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18,750.00</w:t>
            </w:r>
          </w:p>
        </w:tc>
        <w:tc>
          <w:tcPr>
            <w:tcBorders>
              <w:top w:val="nil"/>
              <w:left w:val="nil"/>
              <w:bottom w:val="single" w:color="000000" w:sz="8" w:space="0"/>
              <w:right w:val="single" w:color="000000" w:sz="8" w:space="0"/>
            </w:tcBorders>
            <w:vAlign w:val="center"/>
          </w:tcPr>
          <w:p w14:paraId="0000078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78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3,750.00</w:t>
            </w:r>
          </w:p>
        </w:tc>
        <w:tc>
          <w:tcPr>
            <w:tcBorders>
              <w:top w:val="nil"/>
              <w:left w:val="nil"/>
              <w:bottom w:val="single" w:color="000000" w:sz="8" w:space="0"/>
              <w:right w:val="single" w:color="000000" w:sz="8" w:space="0"/>
            </w:tcBorders>
            <w:vAlign w:val="center"/>
          </w:tcPr>
          <w:p w14:paraId="0000078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2,812.50</w:t>
            </w:r>
          </w:p>
        </w:tc>
        <w:tc>
          <w:tcPr>
            <w:tcBorders>
              <w:top w:val="nil"/>
              <w:left w:val="nil"/>
              <w:bottom w:val="single" w:color="000000" w:sz="8" w:space="0"/>
              <w:right w:val="single" w:color="000000" w:sz="8" w:space="0"/>
            </w:tcBorders>
            <w:vAlign w:val="center"/>
          </w:tcPr>
          <w:p w14:paraId="0000078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9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w:t>
            </w:r>
          </w:p>
        </w:tc>
        <w:tc>
          <w:tcPr>
            <w:tcBorders>
              <w:top w:val="nil"/>
              <w:left w:val="nil"/>
              <w:bottom w:val="single" w:color="000000" w:sz="8" w:space="0"/>
              <w:right w:val="single" w:color="000000" w:sz="8" w:space="0"/>
            </w:tcBorders>
            <w:vAlign w:val="center"/>
          </w:tcPr>
          <w:p w14:paraId="0000079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8" w:space="0"/>
              <w:right w:val="single" w:color="000000" w:sz="8" w:space="0"/>
            </w:tcBorders>
            <w:vAlign w:val="center"/>
          </w:tcPr>
          <w:p w14:paraId="0000079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9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9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2,812.50</w:t>
            </w:r>
          </w:p>
        </w:tc>
      </w:tr>
      <w:tr w14:paraId="731E0DB8">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9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8" w:space="0"/>
              <w:right w:val="single" w:color="000000" w:sz="8" w:space="0"/>
            </w:tcBorders>
            <w:vAlign w:val="center"/>
          </w:tcPr>
          <w:p w14:paraId="0000079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8" w:space="0"/>
              <w:right w:val="single" w:color="000000" w:sz="8" w:space="0"/>
            </w:tcBorders>
            <w:vAlign w:val="center"/>
          </w:tcPr>
          <w:p w14:paraId="0000079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8" w:space="0"/>
              <w:right w:val="single" w:color="000000" w:sz="8" w:space="0"/>
            </w:tcBorders>
            <w:vAlign w:val="center"/>
          </w:tcPr>
          <w:p w14:paraId="0000079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4,500.00</w:t>
            </w:r>
          </w:p>
        </w:tc>
        <w:tc>
          <w:tcPr>
            <w:tcBorders>
              <w:top w:val="nil"/>
              <w:left w:val="nil"/>
              <w:bottom w:val="single" w:color="000000" w:sz="8" w:space="0"/>
              <w:right w:val="single" w:color="000000" w:sz="8" w:space="0"/>
            </w:tcBorders>
            <w:vAlign w:val="center"/>
          </w:tcPr>
          <w:p w14:paraId="0000079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79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9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9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9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13</w:t>
            </w:r>
          </w:p>
        </w:tc>
        <w:tc>
          <w:tcPr>
            <w:tcBorders>
              <w:top w:val="nil"/>
              <w:left w:val="nil"/>
              <w:bottom w:val="single" w:color="000000" w:sz="8" w:space="0"/>
              <w:right w:val="single" w:color="000000" w:sz="8" w:space="0"/>
            </w:tcBorders>
            <w:vAlign w:val="center"/>
          </w:tcPr>
          <w:p w14:paraId="0000079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8" w:space="0"/>
              <w:right w:val="single" w:color="000000" w:sz="8" w:space="0"/>
            </w:tcBorders>
            <w:vAlign w:val="center"/>
          </w:tcPr>
          <w:p w14:paraId="0000079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A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A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3388AC2B">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A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8" w:space="0"/>
              <w:right w:val="single" w:color="000000" w:sz="8" w:space="0"/>
            </w:tcBorders>
            <w:vAlign w:val="center"/>
          </w:tcPr>
          <w:p w14:paraId="000007A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8" w:space="0"/>
              <w:right w:val="single" w:color="000000" w:sz="8" w:space="0"/>
            </w:tcBorders>
            <w:vAlign w:val="center"/>
          </w:tcPr>
          <w:p w14:paraId="000007A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12-Dec-19</w:t>
            </w:r>
          </w:p>
        </w:tc>
        <w:tc>
          <w:tcPr>
            <w:tcBorders>
              <w:top w:val="nil"/>
              <w:left w:val="nil"/>
              <w:bottom w:val="single" w:color="000000" w:sz="8" w:space="0"/>
              <w:right w:val="single" w:color="000000" w:sz="8" w:space="0"/>
            </w:tcBorders>
            <w:vAlign w:val="center"/>
          </w:tcPr>
          <w:p w14:paraId="000007A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6,000.00</w:t>
            </w:r>
          </w:p>
        </w:tc>
        <w:tc>
          <w:tcPr>
            <w:tcBorders>
              <w:top w:val="nil"/>
              <w:left w:val="nil"/>
              <w:bottom w:val="single" w:color="000000" w:sz="8" w:space="0"/>
              <w:right w:val="single" w:color="000000" w:sz="8" w:space="0"/>
            </w:tcBorders>
            <w:vAlign w:val="center"/>
          </w:tcPr>
          <w:p w14:paraId="000007A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7,000.00</w:t>
            </w:r>
          </w:p>
        </w:tc>
        <w:tc>
          <w:tcPr>
            <w:tcBorders>
              <w:top w:val="nil"/>
              <w:left w:val="nil"/>
              <w:bottom w:val="single" w:color="000000" w:sz="8" w:space="0"/>
              <w:right w:val="single" w:color="000000" w:sz="8" w:space="0"/>
            </w:tcBorders>
            <w:vAlign w:val="center"/>
          </w:tcPr>
          <w:p w14:paraId="000007A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A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A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A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w:t>
            </w:r>
          </w:p>
        </w:tc>
        <w:tc>
          <w:tcPr>
            <w:tcBorders>
              <w:top w:val="nil"/>
              <w:left w:val="nil"/>
              <w:bottom w:val="single" w:color="000000" w:sz="8" w:space="0"/>
              <w:right w:val="single" w:color="000000" w:sz="8" w:space="0"/>
            </w:tcBorders>
            <w:vAlign w:val="center"/>
          </w:tcPr>
          <w:p w14:paraId="000007A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w:t>
            </w:r>
          </w:p>
        </w:tc>
        <w:tc>
          <w:tcPr>
            <w:tcBorders>
              <w:top w:val="nil"/>
              <w:left w:val="nil"/>
              <w:bottom w:val="single" w:color="000000" w:sz="8" w:space="0"/>
              <w:right w:val="single" w:color="000000" w:sz="8" w:space="0"/>
            </w:tcBorders>
            <w:vAlign w:val="center"/>
          </w:tcPr>
          <w:p w14:paraId="000007A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A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A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16309A7F">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A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8" w:space="0"/>
              <w:right w:val="single" w:color="000000" w:sz="8" w:space="0"/>
            </w:tcBorders>
            <w:vAlign w:val="center"/>
          </w:tcPr>
          <w:p w14:paraId="000007B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8" w:space="0"/>
              <w:right w:val="single" w:color="000000" w:sz="8" w:space="0"/>
            </w:tcBorders>
            <w:vAlign w:val="center"/>
          </w:tcPr>
          <w:p w14:paraId="000007B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28-Nov-19</w:t>
            </w:r>
          </w:p>
        </w:tc>
        <w:tc>
          <w:tcPr>
            <w:tcBorders>
              <w:top w:val="nil"/>
              <w:left w:val="nil"/>
              <w:bottom w:val="single" w:color="000000" w:sz="8" w:space="0"/>
              <w:right w:val="single" w:color="000000" w:sz="8" w:space="0"/>
            </w:tcBorders>
            <w:vAlign w:val="center"/>
          </w:tcPr>
          <w:p w14:paraId="000007B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7,950.50</w:t>
            </w:r>
          </w:p>
        </w:tc>
        <w:tc>
          <w:tcPr>
            <w:tcBorders>
              <w:top w:val="nil"/>
              <w:left w:val="nil"/>
              <w:bottom w:val="single" w:color="000000" w:sz="8" w:space="0"/>
              <w:right w:val="single" w:color="000000" w:sz="8" w:space="0"/>
            </w:tcBorders>
            <w:vAlign w:val="center"/>
          </w:tcPr>
          <w:p w14:paraId="000007B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7B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4,950.50</w:t>
            </w:r>
          </w:p>
        </w:tc>
        <w:tc>
          <w:tcPr>
            <w:tcBorders>
              <w:top w:val="nil"/>
              <w:left w:val="nil"/>
              <w:bottom w:val="single" w:color="000000" w:sz="8" w:space="0"/>
              <w:right w:val="single" w:color="000000" w:sz="8" w:space="0"/>
            </w:tcBorders>
            <w:vAlign w:val="center"/>
          </w:tcPr>
          <w:p w14:paraId="000007B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3,712.88</w:t>
            </w:r>
          </w:p>
        </w:tc>
        <w:tc>
          <w:tcPr>
            <w:tcBorders>
              <w:top w:val="nil"/>
              <w:left w:val="nil"/>
              <w:bottom w:val="single" w:color="000000" w:sz="8" w:space="0"/>
              <w:right w:val="single" w:color="000000" w:sz="8" w:space="0"/>
            </w:tcBorders>
            <w:vAlign w:val="center"/>
          </w:tcPr>
          <w:p w14:paraId="000007B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B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89</w:t>
            </w:r>
          </w:p>
        </w:tc>
        <w:tc>
          <w:tcPr>
            <w:tcBorders>
              <w:top w:val="nil"/>
              <w:left w:val="nil"/>
              <w:bottom w:val="single" w:color="000000" w:sz="8" w:space="0"/>
              <w:right w:val="single" w:color="000000" w:sz="8" w:space="0"/>
            </w:tcBorders>
            <w:vAlign w:val="center"/>
          </w:tcPr>
          <w:p w14:paraId="000007B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59</w:t>
            </w:r>
          </w:p>
        </w:tc>
        <w:tc>
          <w:tcPr>
            <w:tcBorders>
              <w:top w:val="nil"/>
              <w:left w:val="nil"/>
              <w:bottom w:val="single" w:color="000000" w:sz="8" w:space="0"/>
              <w:right w:val="single" w:color="000000" w:sz="8" w:space="0"/>
            </w:tcBorders>
            <w:vAlign w:val="center"/>
          </w:tcPr>
          <w:p w14:paraId="000007B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60.02</w:t>
            </w:r>
          </w:p>
        </w:tc>
        <w:tc>
          <w:tcPr>
            <w:tcBorders>
              <w:top w:val="nil"/>
              <w:left w:val="nil"/>
              <w:bottom w:val="single" w:color="000000" w:sz="8" w:space="0"/>
              <w:right w:val="single" w:color="000000" w:sz="8" w:space="0"/>
            </w:tcBorders>
            <w:vAlign w:val="center"/>
          </w:tcPr>
          <w:p w14:paraId="000007B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10.80</w:t>
            </w:r>
          </w:p>
        </w:tc>
        <w:tc>
          <w:tcPr>
            <w:tcBorders>
              <w:top w:val="nil"/>
              <w:left w:val="nil"/>
              <w:bottom w:val="single" w:color="000000" w:sz="8" w:space="0"/>
              <w:right w:val="single" w:color="000000" w:sz="8" w:space="0"/>
            </w:tcBorders>
            <w:vAlign w:val="center"/>
          </w:tcPr>
          <w:p w14:paraId="000007B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3,783.69</w:t>
            </w:r>
          </w:p>
        </w:tc>
      </w:tr>
      <w:tr w14:paraId="1C8DF2D5">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B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8" w:space="0"/>
              <w:right w:val="single" w:color="000000" w:sz="8" w:space="0"/>
            </w:tcBorders>
            <w:vAlign w:val="center"/>
          </w:tcPr>
          <w:p w14:paraId="000007B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8" w:space="0"/>
              <w:right w:val="single" w:color="000000" w:sz="8" w:space="0"/>
            </w:tcBorders>
            <w:vAlign w:val="center"/>
          </w:tcPr>
          <w:p w14:paraId="000007B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27-Dec-19</w:t>
            </w:r>
          </w:p>
        </w:tc>
        <w:tc>
          <w:tcPr>
            <w:tcBorders>
              <w:top w:val="nil"/>
              <w:left w:val="nil"/>
              <w:bottom w:val="single" w:color="000000" w:sz="8" w:space="0"/>
              <w:right w:val="single" w:color="000000" w:sz="8" w:space="0"/>
            </w:tcBorders>
            <w:vAlign w:val="center"/>
          </w:tcPr>
          <w:p w14:paraId="000007B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11,253.50</w:t>
            </w:r>
          </w:p>
        </w:tc>
        <w:tc>
          <w:tcPr>
            <w:tcBorders>
              <w:top w:val="nil"/>
              <w:left w:val="nil"/>
              <w:bottom w:val="single" w:color="000000" w:sz="8" w:space="0"/>
              <w:right w:val="single" w:color="000000" w:sz="8" w:space="0"/>
            </w:tcBorders>
            <w:vAlign w:val="center"/>
          </w:tcPr>
          <w:p w14:paraId="000007C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7C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1,253.50</w:t>
            </w:r>
          </w:p>
        </w:tc>
        <w:tc>
          <w:tcPr>
            <w:tcBorders>
              <w:top w:val="nil"/>
              <w:left w:val="nil"/>
              <w:bottom w:val="single" w:color="000000" w:sz="8" w:space="0"/>
              <w:right w:val="single" w:color="000000" w:sz="8" w:space="0"/>
            </w:tcBorders>
            <w:vAlign w:val="center"/>
          </w:tcPr>
          <w:p w14:paraId="000007C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940.13</w:t>
            </w:r>
          </w:p>
        </w:tc>
        <w:tc>
          <w:tcPr>
            <w:tcBorders>
              <w:top w:val="nil"/>
              <w:left w:val="nil"/>
              <w:bottom w:val="single" w:color="000000" w:sz="8" w:space="0"/>
              <w:right w:val="single" w:color="000000" w:sz="8" w:space="0"/>
            </w:tcBorders>
            <w:vAlign w:val="center"/>
          </w:tcPr>
          <w:p w14:paraId="000007C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C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w:t>
            </w:r>
          </w:p>
        </w:tc>
        <w:tc>
          <w:tcPr>
            <w:tcBorders>
              <w:top w:val="nil"/>
              <w:left w:val="nil"/>
              <w:bottom w:val="single" w:color="000000" w:sz="8" w:space="0"/>
              <w:right w:val="single" w:color="000000" w:sz="8" w:space="0"/>
            </w:tcBorders>
            <w:vAlign w:val="center"/>
          </w:tcPr>
          <w:p w14:paraId="000007C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w:t>
            </w:r>
          </w:p>
        </w:tc>
        <w:tc>
          <w:tcPr>
            <w:tcBorders>
              <w:top w:val="nil"/>
              <w:left w:val="nil"/>
              <w:bottom w:val="single" w:color="000000" w:sz="8" w:space="0"/>
              <w:right w:val="single" w:color="000000" w:sz="8" w:space="0"/>
            </w:tcBorders>
            <w:vAlign w:val="center"/>
          </w:tcPr>
          <w:p w14:paraId="000007C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7.73</w:t>
            </w:r>
          </w:p>
        </w:tc>
        <w:tc>
          <w:tcPr>
            <w:tcBorders>
              <w:top w:val="nil"/>
              <w:left w:val="nil"/>
              <w:bottom w:val="single" w:color="000000" w:sz="8" w:space="0"/>
              <w:right w:val="single" w:color="000000" w:sz="8" w:space="0"/>
            </w:tcBorders>
            <w:vAlign w:val="center"/>
          </w:tcPr>
          <w:p w14:paraId="000007C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1.39</w:t>
            </w:r>
          </w:p>
        </w:tc>
        <w:tc>
          <w:tcPr>
            <w:tcBorders>
              <w:top w:val="nil"/>
              <w:left w:val="nil"/>
              <w:bottom w:val="single" w:color="000000" w:sz="8" w:space="0"/>
              <w:right w:val="single" w:color="000000" w:sz="8" w:space="0"/>
            </w:tcBorders>
            <w:vAlign w:val="center"/>
          </w:tcPr>
          <w:p w14:paraId="000007C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949.24</w:t>
            </w:r>
          </w:p>
        </w:tc>
      </w:tr>
      <w:tr w14:paraId="1EFB354D">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C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8" w:space="0"/>
              <w:right w:val="single" w:color="000000" w:sz="8" w:space="0"/>
            </w:tcBorders>
            <w:vAlign w:val="center"/>
          </w:tcPr>
          <w:p w14:paraId="000007C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8" w:space="0"/>
              <w:right w:val="single" w:color="000000" w:sz="8" w:space="0"/>
            </w:tcBorders>
            <w:vAlign w:val="center"/>
          </w:tcPr>
          <w:p w14:paraId="000007C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27-Sep-19</w:t>
            </w:r>
          </w:p>
        </w:tc>
        <w:tc>
          <w:tcPr>
            <w:tcBorders>
              <w:top w:val="nil"/>
              <w:left w:val="nil"/>
              <w:bottom w:val="single" w:color="000000" w:sz="8" w:space="0"/>
              <w:right w:val="single" w:color="000000" w:sz="8" w:space="0"/>
            </w:tcBorders>
            <w:vAlign w:val="center"/>
          </w:tcPr>
          <w:p w14:paraId="000007C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17,587.50</w:t>
            </w:r>
          </w:p>
        </w:tc>
        <w:tc>
          <w:tcPr>
            <w:tcBorders>
              <w:top w:val="nil"/>
              <w:left w:val="nil"/>
              <w:bottom w:val="single" w:color="000000" w:sz="8" w:space="0"/>
              <w:right w:val="single" w:color="000000" w:sz="8" w:space="0"/>
            </w:tcBorders>
            <w:vAlign w:val="center"/>
          </w:tcPr>
          <w:p w14:paraId="000007C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7C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2,587.50</w:t>
            </w:r>
          </w:p>
        </w:tc>
        <w:tc>
          <w:tcPr>
            <w:tcBorders>
              <w:top w:val="nil"/>
              <w:left w:val="nil"/>
              <w:bottom w:val="single" w:color="000000" w:sz="8" w:space="0"/>
              <w:right w:val="single" w:color="000000" w:sz="8" w:space="0"/>
            </w:tcBorders>
            <w:vAlign w:val="center"/>
          </w:tcPr>
          <w:p w14:paraId="000007C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1,940.63</w:t>
            </w:r>
          </w:p>
        </w:tc>
        <w:tc>
          <w:tcPr>
            <w:tcBorders>
              <w:top w:val="nil"/>
              <w:left w:val="nil"/>
              <w:bottom w:val="single" w:color="000000" w:sz="8" w:space="0"/>
              <w:right w:val="single" w:color="000000" w:sz="8" w:space="0"/>
            </w:tcBorders>
            <w:vAlign w:val="center"/>
          </w:tcPr>
          <w:p w14:paraId="000007D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D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151</w:t>
            </w:r>
          </w:p>
        </w:tc>
        <w:tc>
          <w:tcPr>
            <w:tcBorders>
              <w:top w:val="nil"/>
              <w:left w:val="nil"/>
              <w:bottom w:val="single" w:color="000000" w:sz="8" w:space="0"/>
              <w:right w:val="single" w:color="000000" w:sz="8" w:space="0"/>
            </w:tcBorders>
            <w:vAlign w:val="center"/>
          </w:tcPr>
          <w:p w14:paraId="000007D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121</w:t>
            </w:r>
          </w:p>
        </w:tc>
        <w:tc>
          <w:tcPr>
            <w:tcBorders>
              <w:top w:val="nil"/>
              <w:left w:val="nil"/>
              <w:bottom w:val="single" w:color="000000" w:sz="8" w:space="0"/>
              <w:right w:val="single" w:color="000000" w:sz="8" w:space="0"/>
            </w:tcBorders>
            <w:vAlign w:val="center"/>
          </w:tcPr>
          <w:p w14:paraId="000007D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64.33</w:t>
            </w:r>
          </w:p>
        </w:tc>
        <w:tc>
          <w:tcPr>
            <w:tcBorders>
              <w:top w:val="nil"/>
              <w:left w:val="nil"/>
              <w:bottom w:val="single" w:color="000000" w:sz="8" w:space="0"/>
              <w:right w:val="single" w:color="000000" w:sz="8" w:space="0"/>
            </w:tcBorders>
            <w:vAlign w:val="center"/>
          </w:tcPr>
          <w:p w14:paraId="000007D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11.58</w:t>
            </w:r>
          </w:p>
        </w:tc>
        <w:tc>
          <w:tcPr>
            <w:tcBorders>
              <w:top w:val="nil"/>
              <w:left w:val="nil"/>
              <w:bottom w:val="single" w:color="000000" w:sz="8" w:space="0"/>
              <w:right w:val="single" w:color="000000" w:sz="8" w:space="0"/>
            </w:tcBorders>
            <w:vAlign w:val="center"/>
          </w:tcPr>
          <w:p w14:paraId="000007D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2,016.54</w:t>
            </w:r>
          </w:p>
        </w:tc>
      </w:tr>
      <w:tr w14:paraId="7C7415CD">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D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8" w:space="0"/>
              <w:right w:val="single" w:color="000000" w:sz="8" w:space="0"/>
            </w:tcBorders>
            <w:vAlign w:val="center"/>
          </w:tcPr>
          <w:p w14:paraId="000007D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8" w:space="0"/>
              <w:right w:val="single" w:color="000000" w:sz="8" w:space="0"/>
            </w:tcBorders>
            <w:vAlign w:val="center"/>
          </w:tcPr>
          <w:p w14:paraId="000007D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8" w:space="0"/>
              <w:right w:val="single" w:color="000000" w:sz="8" w:space="0"/>
            </w:tcBorders>
            <w:vAlign w:val="center"/>
          </w:tcPr>
          <w:p w14:paraId="000007D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24,578.00</w:t>
            </w:r>
          </w:p>
        </w:tc>
        <w:tc>
          <w:tcPr>
            <w:tcBorders>
              <w:top w:val="nil"/>
              <w:left w:val="nil"/>
              <w:bottom w:val="single" w:color="000000" w:sz="8" w:space="0"/>
              <w:right w:val="single" w:color="000000" w:sz="8" w:space="0"/>
            </w:tcBorders>
            <w:vAlign w:val="center"/>
          </w:tcPr>
          <w:p w14:paraId="000007D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7D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4,578.00</w:t>
            </w:r>
          </w:p>
        </w:tc>
        <w:tc>
          <w:tcPr>
            <w:tcBorders>
              <w:top w:val="nil"/>
              <w:left w:val="nil"/>
              <w:bottom w:val="single" w:color="000000" w:sz="8" w:space="0"/>
              <w:right w:val="single" w:color="000000" w:sz="8" w:space="0"/>
            </w:tcBorders>
            <w:vAlign w:val="center"/>
          </w:tcPr>
          <w:p w14:paraId="000007D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3,433.50</w:t>
            </w:r>
          </w:p>
        </w:tc>
        <w:tc>
          <w:tcPr>
            <w:tcBorders>
              <w:top w:val="nil"/>
              <w:left w:val="nil"/>
              <w:bottom w:val="single" w:color="000000" w:sz="8" w:space="0"/>
              <w:right w:val="single" w:color="000000" w:sz="8" w:space="0"/>
            </w:tcBorders>
            <w:vAlign w:val="center"/>
          </w:tcPr>
          <w:p w14:paraId="000007D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8" w:space="0"/>
              <w:right w:val="single" w:color="000000" w:sz="8" w:space="0"/>
            </w:tcBorders>
            <w:vAlign w:val="center"/>
          </w:tcPr>
          <w:p w14:paraId="000007D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29</w:t>
            </w:r>
          </w:p>
        </w:tc>
        <w:tc>
          <w:tcPr>
            <w:tcBorders>
              <w:top w:val="nil"/>
              <w:left w:val="nil"/>
              <w:bottom w:val="single" w:color="000000" w:sz="8" w:space="0"/>
              <w:right w:val="single" w:color="000000" w:sz="8" w:space="0"/>
            </w:tcBorders>
            <w:vAlign w:val="center"/>
          </w:tcPr>
          <w:p w14:paraId="000007D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8" w:space="0"/>
              <w:right w:val="single" w:color="000000" w:sz="8" w:space="0"/>
            </w:tcBorders>
            <w:vAlign w:val="center"/>
          </w:tcPr>
          <w:p w14:paraId="000007E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E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7E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3,433.50</w:t>
            </w:r>
          </w:p>
        </w:tc>
      </w:tr>
      <w:tr w14:paraId="0E7D059D">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vAlign w:val="center"/>
          </w:tcPr>
          <w:p w14:paraId="000007E3">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8" w:space="0"/>
              <w:right w:val="single" w:color="000000" w:sz="8" w:space="0"/>
            </w:tcBorders>
            <w:vAlign w:val="center"/>
          </w:tcPr>
          <w:p w14:paraId="000007E4">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nil"/>
              <w:left w:val="nil"/>
              <w:bottom w:val="single" w:color="000000" w:sz="8" w:space="0"/>
              <w:right w:val="single" w:color="000000" w:sz="8" w:space="0"/>
            </w:tcBorders>
            <w:vAlign w:val="center"/>
          </w:tcPr>
          <w:p w14:paraId="000007E5">
            <w:pPr>
              <w:spacing w:after="0" w:line="240" w:lineRule="auto"/>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tl w:val="0"/>
              </w:rPr>
              <w:t> </w:t>
            </w:r>
          </w:p>
        </w:tc>
        <w:tc>
          <w:tcPr>
            <w:tcBorders>
              <w:top w:val="nil"/>
              <w:left w:val="nil"/>
              <w:bottom w:val="single" w:color="000000" w:sz="8" w:space="0"/>
              <w:right w:val="single" w:color="000000" w:sz="8" w:space="0"/>
            </w:tcBorders>
            <w:vAlign w:val="center"/>
          </w:tcPr>
          <w:p w14:paraId="000007E6">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8" w:space="0"/>
              <w:right w:val="single" w:color="000000" w:sz="8" w:space="0"/>
            </w:tcBorders>
            <w:vAlign w:val="center"/>
          </w:tcPr>
          <w:p w14:paraId="000007E7">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8" w:space="0"/>
              <w:right w:val="single" w:color="000000" w:sz="8" w:space="0"/>
            </w:tcBorders>
            <w:vAlign w:val="center"/>
          </w:tcPr>
          <w:p w14:paraId="000007E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8" w:space="0"/>
              <w:right w:val="single" w:color="000000" w:sz="8" w:space="0"/>
            </w:tcBorders>
            <w:vAlign w:val="center"/>
          </w:tcPr>
          <w:p w14:paraId="000007E9">
            <w:pPr>
              <w:spacing w:after="0" w:line="240" w:lineRule="auto"/>
              <w:rPr>
                <w:rFonts w:ascii="Calibri" w:hAnsi="Calibri" w:eastAsia="Calibri" w:cs="Calibri"/>
                <w:b/>
                <w:bCs/>
                <w:color w:val="000000"/>
                <w:sz w:val="18"/>
                <w:szCs w:val="18"/>
              </w:rPr>
            </w:pPr>
            <w:r>
              <w:rPr>
                <w:rFonts w:ascii="Calibri" w:hAnsi="Calibri" w:eastAsia="Calibri" w:cs="Calibri"/>
                <w:b/>
                <w:bCs/>
                <w:color w:val="000000"/>
                <w:sz w:val="18"/>
                <w:szCs w:val="18"/>
                <w:rtl w:val="0"/>
              </w:rPr>
              <w:t> </w:t>
            </w:r>
          </w:p>
          <w:p w14:paraId="000007EA">
            <w:pPr>
              <w:rPr>
                <w:rFonts w:ascii="Calibri" w:hAnsi="Calibri" w:eastAsia="Calibri" w:cs="Calibri"/>
                <w:b/>
                <w:bCs/>
                <w:color w:val="000000"/>
                <w:sz w:val="18"/>
                <w:szCs w:val="18"/>
              </w:rPr>
            </w:pPr>
            <w:r>
              <w:rPr>
                <w:rFonts w:ascii="Calibri" w:hAnsi="Calibri" w:eastAsia="Calibri" w:cs="Calibri"/>
                <w:b/>
                <w:bCs/>
                <w:color w:val="000000"/>
                <w:sz w:val="18"/>
                <w:szCs w:val="18"/>
                <w:rtl w:val="0"/>
              </w:rPr>
              <w:t>25,964.63</w:t>
            </w:r>
          </w:p>
        </w:tc>
        <w:tc>
          <w:tcPr>
            <w:tcBorders>
              <w:top w:val="nil"/>
              <w:left w:val="nil"/>
              <w:bottom w:val="single" w:color="000000" w:sz="8" w:space="0"/>
              <w:right w:val="single" w:color="000000" w:sz="8" w:space="0"/>
            </w:tcBorders>
            <w:vAlign w:val="center"/>
          </w:tcPr>
          <w:p w14:paraId="000007EB">
            <w:pPr>
              <w:spacing w:after="0" w:line="240" w:lineRule="auto"/>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tl w:val="0"/>
              </w:rPr>
              <w:t> </w:t>
            </w:r>
          </w:p>
        </w:tc>
        <w:tc>
          <w:tcPr>
            <w:tcBorders>
              <w:top w:val="nil"/>
              <w:left w:val="nil"/>
              <w:bottom w:val="single" w:color="000000" w:sz="8" w:space="0"/>
              <w:right w:val="single" w:color="000000" w:sz="8" w:space="0"/>
            </w:tcBorders>
            <w:vAlign w:val="center"/>
          </w:tcPr>
          <w:p w14:paraId="000007EC">
            <w:pPr>
              <w:spacing w:after="0" w:line="240" w:lineRule="auto"/>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tl w:val="0"/>
              </w:rPr>
              <w:t> </w:t>
            </w:r>
          </w:p>
        </w:tc>
        <w:tc>
          <w:tcPr>
            <w:tcBorders>
              <w:top w:val="nil"/>
              <w:left w:val="nil"/>
              <w:bottom w:val="single" w:color="000000" w:sz="8" w:space="0"/>
              <w:right w:val="single" w:color="000000" w:sz="8" w:space="0"/>
            </w:tcBorders>
            <w:vAlign w:val="center"/>
          </w:tcPr>
          <w:p w14:paraId="000007ED">
            <w:pPr>
              <w:spacing w:after="0" w:line="240" w:lineRule="auto"/>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tl w:val="0"/>
              </w:rPr>
              <w:t> </w:t>
            </w:r>
          </w:p>
        </w:tc>
        <w:tc>
          <w:tcPr>
            <w:tcBorders>
              <w:top w:val="nil"/>
              <w:left w:val="nil"/>
              <w:bottom w:val="single" w:color="000000" w:sz="8" w:space="0"/>
              <w:right w:val="single" w:color="000000" w:sz="8" w:space="0"/>
            </w:tcBorders>
            <w:vAlign w:val="center"/>
          </w:tcPr>
          <w:p w14:paraId="000007EE">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p w14:paraId="000007EF">
            <w:pPr>
              <w:rPr>
                <w:rFonts w:ascii="Calibri" w:hAnsi="Calibri" w:eastAsia="Calibri" w:cs="Calibri"/>
                <w:b/>
                <w:bCs/>
                <w:color w:val="000000"/>
                <w:sz w:val="20"/>
                <w:szCs w:val="20"/>
              </w:rPr>
            </w:pPr>
            <w:r>
              <w:rPr>
                <w:rFonts w:ascii="Calibri" w:hAnsi="Calibri" w:eastAsia="Calibri" w:cs="Calibri"/>
                <w:b/>
                <w:bCs/>
                <w:color w:val="000000"/>
                <w:sz w:val="20"/>
                <w:szCs w:val="20"/>
                <w:rtl w:val="0"/>
              </w:rPr>
              <w:t>391.19</w:t>
            </w:r>
          </w:p>
          <w:p w14:paraId="000007F0">
            <w:pPr>
              <w:spacing w:after="0" w:line="240" w:lineRule="auto"/>
              <w:rPr>
                <w:rFonts w:ascii="Calibri" w:hAnsi="Calibri" w:eastAsia="Calibri" w:cs="Calibri"/>
                <w:b/>
                <w:bCs/>
                <w:color w:val="000000"/>
                <w:sz w:val="20"/>
                <w:szCs w:val="20"/>
              </w:rPr>
            </w:pPr>
          </w:p>
        </w:tc>
        <w:tc>
          <w:tcPr>
            <w:tcBorders>
              <w:top w:val="nil"/>
              <w:left w:val="nil"/>
              <w:bottom w:val="single" w:color="000000" w:sz="8" w:space="0"/>
              <w:right w:val="single" w:color="000000" w:sz="8" w:space="0"/>
            </w:tcBorders>
            <w:vAlign w:val="center"/>
          </w:tcPr>
          <w:p w14:paraId="000007F1">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70.41</w:t>
            </w:r>
          </w:p>
        </w:tc>
        <w:tc>
          <w:tcPr>
            <w:tcBorders>
              <w:top w:val="nil"/>
              <w:left w:val="nil"/>
              <w:bottom w:val="single" w:color="000000" w:sz="8" w:space="0"/>
              <w:right w:val="single" w:color="000000" w:sz="8" w:space="0"/>
            </w:tcBorders>
            <w:vAlign w:val="center"/>
          </w:tcPr>
          <w:p w14:paraId="000007F2">
            <w:pPr>
              <w:rPr>
                <w:rFonts w:ascii="Calibri" w:hAnsi="Calibri" w:eastAsia="Calibri" w:cs="Calibri"/>
                <w:b/>
                <w:bCs/>
                <w:color w:val="000000"/>
                <w:sz w:val="20"/>
                <w:szCs w:val="20"/>
              </w:rPr>
            </w:pPr>
            <w:r>
              <w:rPr>
                <w:rFonts w:ascii="Calibri" w:hAnsi="Calibri" w:eastAsia="Calibri" w:cs="Calibri"/>
                <w:b/>
                <w:bCs/>
                <w:color w:val="000000"/>
                <w:sz w:val="20"/>
                <w:szCs w:val="20"/>
                <w:rtl w:val="0"/>
              </w:rPr>
              <w:t>26,426.22</w:t>
            </w:r>
          </w:p>
          <w:p w14:paraId="000007F3">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r>
    </w:tbl>
    <w:p w14:paraId="000007F4">
      <w:pPr>
        <w:spacing w:line="252" w:lineRule="auto"/>
        <w:jc w:val="both"/>
        <w:rPr>
          <w:b/>
          <w:bCs/>
        </w:rPr>
      </w:pPr>
    </w:p>
    <w:p w14:paraId="000007F5">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7F6">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7F7">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Legalcost: </w:t>
      </w:r>
      <w:r>
        <w:rPr>
          <w:rFonts w:ascii="Calibri" w:hAnsi="Calibri" w:eastAsia="Calibri" w:cs="Calibri"/>
          <w:b w:val="0"/>
          <w:bCs w:val="0"/>
          <w:i w:val="0"/>
          <w:iCs w:val="0"/>
          <w:smallCaps w:val="0"/>
          <w:strike w:val="0"/>
          <w:color w:val="000000"/>
          <w:sz w:val="20"/>
          <w:szCs w:val="20"/>
          <w:u w:val="none"/>
          <w:shd w:val="clear" w:fill="auto"/>
          <w:vertAlign w:val="baseline"/>
          <w:rtl w:val="0"/>
        </w:rPr>
        <w:t>- System will take it from input file as it is.</w:t>
      </w:r>
    </w:p>
    <w:p w14:paraId="000007F8">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Net of Recovery: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 Legalcost.</w:t>
      </w:r>
    </w:p>
    <w:p w14:paraId="000007F9">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Net of Recovery *50% or 75% (The NCGTC Percentage is adjustable from the docket (e.g., 50% or 75%), 50% share will be applicable for all the records coming under 2019 -2020 profiles and 2020 and ahead will be having 75% as the Recovery Share Percentage).</w:t>
      </w:r>
    </w:p>
    <w:p w14:paraId="000007FA">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7FB">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Days Elapsed (Days diff between Date of Recovery and  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Days diff between Date of Recovery (From Borrower to MLI) and DATE when  the last tranche for full recovery  payment is receive</w:t>
      </w:r>
    </w:p>
    <w:p w14:paraId="000007FC">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7FD">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7FE">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7FF">
      <w:pPr>
        <w:keepNext w:val="0"/>
        <w:keepLines w:val="0"/>
        <w:pageBreakBefore w:val="0"/>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(A+E+F)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800">
      <w:pPr>
        <w:spacing w:line="252" w:lineRule="auto"/>
        <w:jc w:val="both"/>
        <w:rPr>
          <w:b/>
          <w:bCs/>
        </w:rPr>
      </w:pPr>
      <w:r>
        <w:rPr>
          <w:b/>
          <w:bCs/>
          <w:rtl w:val="0"/>
        </w:rPr>
        <w:t>Note:</w:t>
      </w:r>
    </w:p>
    <w:p w14:paraId="00000801">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rFonts w:ascii="Calibri" w:hAnsi="Calibri" w:eastAsia="Calibri" w:cs="Calibri"/>
          <w:b/>
          <w:bCs/>
          <w:i w:val="0"/>
          <w:iCs w:val="0"/>
          <w:smallCaps w:val="0"/>
          <w:strike w:val="0"/>
          <w:color w:val="000000"/>
          <w:sz w:val="18"/>
          <w:szCs w:val="18"/>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Amount of INR 25,964.63 /- is adjusted in Final claim settlement.</w:t>
      </w:r>
    </w:p>
    <w:p w14:paraId="00000802">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penalty, and hence a need for additional recoveries from MLI which is about  INR  4,61.60 /-</w:t>
      </w:r>
    </w:p>
    <w:p w14:paraId="00000803">
      <w:pPr>
        <w:keepNext w:val="0"/>
        <w:keepLines w:val="0"/>
        <w:pageBreakBefore w:val="0"/>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any penalty generated post first claim recovery, MLI will have an option to settle the penalty amount before lodging the Final claim. If penalty not settled before Final claim lodgment, then to be adjusted in the Final claim payout.</w:t>
      </w:r>
    </w:p>
    <w:p w14:paraId="00000804">
      <w:pPr>
        <w:rPr>
          <w:rFonts w:ascii="Calibri" w:hAnsi="Calibri" w:eastAsia="Calibri" w:cs="Calibri"/>
          <w:color w:val="000000"/>
          <w:sz w:val="20"/>
          <w:szCs w:val="20"/>
        </w:rPr>
      </w:pPr>
    </w:p>
    <w:p w14:paraId="00000805">
      <w:pPr>
        <w:rPr>
          <w:rFonts w:ascii="Calibri" w:hAnsi="Calibri" w:eastAsia="Calibri" w:cs="Calibri"/>
          <w:color w:val="000000"/>
          <w:sz w:val="20"/>
          <w:szCs w:val="20"/>
        </w:rPr>
      </w:pPr>
    </w:p>
    <w:p w14:paraId="00000806">
      <w:pPr>
        <w:rPr>
          <w:rFonts w:ascii="Calibri" w:hAnsi="Calibri" w:eastAsia="Calibri" w:cs="Calibri"/>
          <w:color w:val="000000"/>
          <w:sz w:val="20"/>
          <w:szCs w:val="20"/>
        </w:rPr>
      </w:pPr>
    </w:p>
    <w:p w14:paraId="00000807">
      <w:pPr>
        <w:rPr>
          <w:rFonts w:ascii="Calibri" w:hAnsi="Calibri" w:eastAsia="Calibri" w:cs="Calibri"/>
          <w:color w:val="000000"/>
          <w:sz w:val="20"/>
          <w:szCs w:val="20"/>
        </w:rPr>
      </w:pPr>
    </w:p>
    <w:p w14:paraId="00000808">
      <w:pPr>
        <w:rPr>
          <w:rFonts w:ascii="Calibri" w:hAnsi="Calibri" w:eastAsia="Calibri" w:cs="Calibri"/>
          <w:color w:val="000000"/>
          <w:sz w:val="20"/>
          <w:szCs w:val="20"/>
        </w:rPr>
      </w:pPr>
    </w:p>
    <w:p w14:paraId="00000809">
      <w:pPr>
        <w:rPr>
          <w:rFonts w:ascii="Calibri" w:hAnsi="Calibri" w:eastAsia="Calibri" w:cs="Calibri"/>
          <w:color w:val="000000"/>
          <w:sz w:val="20"/>
          <w:szCs w:val="20"/>
        </w:rPr>
      </w:pPr>
    </w:p>
    <w:p w14:paraId="0000080A">
      <w:pPr>
        <w:rPr>
          <w:rFonts w:ascii="Calibri" w:hAnsi="Calibri" w:eastAsia="Calibri" w:cs="Calibri"/>
          <w:color w:val="000000"/>
          <w:sz w:val="20"/>
          <w:szCs w:val="20"/>
        </w:rPr>
      </w:pPr>
    </w:p>
    <w:p w14:paraId="0000080B">
      <w:pPr>
        <w:rPr>
          <w:rFonts w:ascii="Calibri" w:hAnsi="Calibri" w:eastAsia="Calibri" w:cs="Calibri"/>
          <w:color w:val="000000"/>
          <w:sz w:val="20"/>
          <w:szCs w:val="20"/>
        </w:rPr>
      </w:pPr>
    </w:p>
    <w:p w14:paraId="0000080C">
      <w:pPr>
        <w:rPr>
          <w:rFonts w:ascii="Calibri" w:hAnsi="Calibri" w:eastAsia="Calibri" w:cs="Calibri"/>
          <w:color w:val="000000"/>
          <w:sz w:val="20"/>
          <w:szCs w:val="20"/>
        </w:rPr>
      </w:pPr>
    </w:p>
    <w:p w14:paraId="0000080D">
      <w:pPr>
        <w:rPr>
          <w:rFonts w:ascii="Calibri" w:hAnsi="Calibri" w:eastAsia="Calibri" w:cs="Calibri"/>
          <w:color w:val="000000"/>
          <w:sz w:val="20"/>
          <w:szCs w:val="20"/>
        </w:rPr>
      </w:pPr>
    </w:p>
    <w:p w14:paraId="0000080E">
      <w:pPr>
        <w:rPr>
          <w:rFonts w:ascii="Calibri" w:hAnsi="Calibri" w:eastAsia="Calibri" w:cs="Calibri"/>
          <w:color w:val="000000"/>
          <w:sz w:val="20"/>
          <w:szCs w:val="20"/>
        </w:rPr>
      </w:pPr>
    </w:p>
    <w:p w14:paraId="0000080F">
      <w:pPr>
        <w:rPr>
          <w:rFonts w:ascii="Calibri" w:hAnsi="Calibri" w:eastAsia="Calibri" w:cs="Calibri"/>
          <w:color w:val="000000"/>
          <w:sz w:val="20"/>
          <w:szCs w:val="20"/>
        </w:rPr>
      </w:pPr>
    </w:p>
    <w:p w14:paraId="00000810">
      <w:pPr>
        <w:rPr>
          <w:rFonts w:ascii="Calibri" w:hAnsi="Calibri" w:eastAsia="Calibri" w:cs="Calibri"/>
          <w:color w:val="000000"/>
          <w:sz w:val="20"/>
          <w:szCs w:val="20"/>
        </w:rPr>
      </w:pPr>
    </w:p>
    <w:p w14:paraId="00000811">
      <w:pPr>
        <w:keepNext w:val="0"/>
        <w:keepLines w:val="0"/>
        <w:pageBreakBefore w:val="0"/>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pPr>
      <w:sdt>
        <w:sdtPr>
          <w:tag w:val="goog_rdk_86"/>
          <w:id w:val="-841371734"/>
        </w:sdtPr>
        <w:sdtContent>
          <w:commentRangeStart w:id="78"/>
        </w:sdtContent>
      </w:sdt>
      <w:sdt>
        <w:sdtPr>
          <w:tag w:val="goog_rdk_87"/>
          <w:id w:val="-1016755359"/>
        </w:sdtPr>
        <w:sdtContent>
          <w:commentRangeStart w:id="79"/>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Annual Option</w:t>
      </w:r>
      <w:commentRangeEnd w:id="78"/>
      <w:r>
        <w:commentReference w:id="78"/>
      </w:r>
      <w:commentRangeEnd w:id="79"/>
      <w:r>
        <w:commentReference w:id="79"/>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 (Old Recovery Calculation without Penalty)</w:t>
      </w:r>
    </w:p>
    <w:tbl>
      <w:tblPr>
        <w:tblStyle w:val="41"/>
        <w:tblW w:w="7640" w:type="dxa"/>
        <w:tblInd w:w="0" w:type="dxa"/>
        <w:tblLayout w:type="fixed"/>
        <w:tblCellMar>
          <w:top w:w="0" w:type="dxa"/>
          <w:left w:w="115" w:type="dxa"/>
          <w:bottom w:w="0" w:type="dxa"/>
          <w:right w:w="115" w:type="dxa"/>
        </w:tblCellMar>
      </w:tblPr>
      <w:tblGrid>
        <w:gridCol w:w="6140"/>
        <w:gridCol w:w="1500"/>
      </w:tblGrid>
      <w:tr w14:paraId="606D6B96">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81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Month when recovery file is uploaded by MLI</w:t>
            </w:r>
          </w:p>
        </w:tc>
        <w:tc>
          <w:tcPr>
            <w:tcBorders>
              <w:top w:val="single" w:color="000000" w:sz="4" w:space="0"/>
              <w:left w:val="nil"/>
              <w:bottom w:val="single" w:color="000000" w:sz="4" w:space="0"/>
              <w:right w:val="single" w:color="000000" w:sz="4" w:space="0"/>
            </w:tcBorders>
            <w:shd w:val="clear" w:color="auto" w:fill="BDD7EE"/>
          </w:tcPr>
          <w:p w14:paraId="0000081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Feb-20</w:t>
            </w:r>
          </w:p>
        </w:tc>
      </w:tr>
      <w:tr w14:paraId="5ABD14BF">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81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Rate of Penalty</w:t>
            </w:r>
          </w:p>
        </w:tc>
        <w:tc>
          <w:tcPr>
            <w:tcBorders>
              <w:top w:val="nil"/>
              <w:left w:val="nil"/>
              <w:bottom w:val="single" w:color="000000" w:sz="4" w:space="0"/>
              <w:right w:val="single" w:color="000000" w:sz="4" w:space="0"/>
            </w:tcBorders>
            <w:shd w:val="clear" w:color="auto" w:fill="BDD7EE"/>
            <w:vAlign w:val="bottom"/>
          </w:tcPr>
          <w:p w14:paraId="0000081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10%</w:t>
            </w:r>
          </w:p>
        </w:tc>
      </w:tr>
      <w:tr w14:paraId="7DB143BB">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81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BDD7EE"/>
          </w:tcPr>
          <w:p w14:paraId="0000081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25-Feb-20</w:t>
            </w:r>
          </w:p>
        </w:tc>
      </w:tr>
      <w:tr w14:paraId="4B7D060B">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81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Recovery Cutoff Date as define by NCGTC in schemes</w:t>
            </w:r>
          </w:p>
        </w:tc>
        <w:tc>
          <w:tcPr>
            <w:tcBorders>
              <w:top w:val="nil"/>
              <w:left w:val="nil"/>
              <w:bottom w:val="single" w:color="000000" w:sz="4" w:space="0"/>
              <w:right w:val="single" w:color="000000" w:sz="4" w:space="0"/>
            </w:tcBorders>
            <w:shd w:val="clear" w:color="auto" w:fill="BDD7EE"/>
          </w:tcPr>
          <w:p w14:paraId="0000081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30-Apr-20</w:t>
            </w:r>
          </w:p>
        </w:tc>
      </w:tr>
      <w:tr w14:paraId="6FF1C177">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81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NCGTC Share of Recoveries</w:t>
            </w:r>
          </w:p>
        </w:tc>
        <w:tc>
          <w:tcPr>
            <w:tcBorders>
              <w:top w:val="nil"/>
              <w:left w:val="nil"/>
              <w:bottom w:val="single" w:color="000000" w:sz="4" w:space="0"/>
              <w:right w:val="single" w:color="000000" w:sz="4" w:space="0"/>
            </w:tcBorders>
            <w:shd w:val="clear" w:color="auto" w:fill="BDD7EE"/>
          </w:tcPr>
          <w:p w14:paraId="0000081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50%</w:t>
            </w:r>
          </w:p>
        </w:tc>
      </w:tr>
    </w:tbl>
    <w:p w14:paraId="000008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81D">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Scenario 1: </w:t>
      </w:r>
    </w:p>
    <w:p w14:paraId="0000081E">
      <w:pPr>
        <w:keepNext w:val="0"/>
        <w:keepLines w:val="0"/>
        <w:pageBreakBefore w:val="0"/>
        <w:widowControl/>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No Penalty Situation.</w:t>
      </w:r>
    </w:p>
    <w:p w14:paraId="0000081F">
      <w:pPr>
        <w:keepNext w:val="0"/>
        <w:keepLines w:val="0"/>
        <w:pageBreakBefore w:val="0"/>
        <w:widowControl/>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Information in Recovery File (XML)</w:t>
      </w:r>
    </w:p>
    <w:p w14:paraId="00000820">
      <w:pPr>
        <w:spacing w:line="252" w:lineRule="auto"/>
        <w:jc w:val="both"/>
      </w:pPr>
    </w:p>
    <w:tbl>
      <w:tblPr>
        <w:tblStyle w:val="42"/>
        <w:tblW w:w="11428" w:type="dxa"/>
        <w:tblInd w:w="-995" w:type="dxa"/>
        <w:tblLayout w:type="fixed"/>
        <w:tblCellMar>
          <w:top w:w="0" w:type="dxa"/>
          <w:left w:w="115" w:type="dxa"/>
          <w:bottom w:w="0" w:type="dxa"/>
          <w:right w:w="115" w:type="dxa"/>
        </w:tblCellMar>
      </w:tblPr>
      <w:tblGrid>
        <w:gridCol w:w="509"/>
        <w:gridCol w:w="1021"/>
        <w:gridCol w:w="1007"/>
        <w:gridCol w:w="1128"/>
        <w:gridCol w:w="1031"/>
        <w:gridCol w:w="1064"/>
        <w:gridCol w:w="1260"/>
        <w:gridCol w:w="1080"/>
        <w:gridCol w:w="1086"/>
        <w:gridCol w:w="843"/>
        <w:gridCol w:w="1399"/>
      </w:tblGrid>
      <w:tr w14:paraId="5FDB7CE3">
        <w:tblPrEx>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shd w:val="clear" w:color="auto" w:fill="F8CBAD"/>
            <w:vAlign w:val="center"/>
          </w:tcPr>
          <w:p w14:paraId="00000821">
            <w:pPr>
              <w:spacing w:after="0" w:line="240" w:lineRule="auto"/>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shd w:val="clear" w:color="auto" w:fill="F8CBAD"/>
            <w:vAlign w:val="center"/>
          </w:tcPr>
          <w:p w14:paraId="00000822">
            <w:pPr>
              <w:spacing w:after="0" w:line="240" w:lineRule="auto"/>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shd w:val="clear" w:color="auto" w:fill="F8CBAD"/>
            <w:vAlign w:val="center"/>
          </w:tcPr>
          <w:p w14:paraId="00000823">
            <w:pPr>
              <w:spacing w:after="0" w:line="240" w:lineRule="auto"/>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shd w:val="clear" w:color="auto" w:fill="F8CBAD"/>
            <w:vAlign w:val="center"/>
          </w:tcPr>
          <w:p w14:paraId="00000824">
            <w:pPr>
              <w:spacing w:after="0" w:line="240" w:lineRule="auto"/>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shd w:val="clear" w:color="auto" w:fill="F8CBAD"/>
            <w:vAlign w:val="center"/>
          </w:tcPr>
          <w:p w14:paraId="00000825">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A</w:t>
            </w:r>
          </w:p>
        </w:tc>
        <w:tc>
          <w:tcPr>
            <w:tcBorders>
              <w:top w:val="single" w:color="000000" w:sz="4" w:space="0"/>
              <w:left w:val="nil"/>
              <w:bottom w:val="single" w:color="000000" w:sz="4" w:space="0"/>
              <w:right w:val="single" w:color="000000" w:sz="4" w:space="0"/>
            </w:tcBorders>
            <w:shd w:val="clear" w:color="auto" w:fill="F8CBAD"/>
            <w:vAlign w:val="center"/>
          </w:tcPr>
          <w:p w14:paraId="00000826">
            <w:pPr>
              <w:spacing w:after="0" w:line="240" w:lineRule="auto"/>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shd w:val="clear" w:color="auto" w:fill="F8CBAD"/>
            <w:vAlign w:val="center"/>
          </w:tcPr>
          <w:p w14:paraId="00000827">
            <w:pPr>
              <w:spacing w:after="0" w:line="240" w:lineRule="auto"/>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shd w:val="clear" w:color="auto" w:fill="F8CBAD"/>
            <w:vAlign w:val="center"/>
          </w:tcPr>
          <w:p w14:paraId="00000828">
            <w:pPr>
              <w:spacing w:after="0" w:line="240" w:lineRule="auto"/>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shd w:val="clear" w:color="auto" w:fill="F8CBAD"/>
            <w:vAlign w:val="center"/>
          </w:tcPr>
          <w:p w14:paraId="00000829">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B</w:t>
            </w:r>
          </w:p>
        </w:tc>
        <w:tc>
          <w:tcPr>
            <w:tcBorders>
              <w:top w:val="single" w:color="000000" w:sz="4" w:space="0"/>
              <w:left w:val="nil"/>
              <w:bottom w:val="single" w:color="000000" w:sz="4" w:space="0"/>
              <w:right w:val="single" w:color="000000" w:sz="4" w:space="0"/>
            </w:tcBorders>
            <w:shd w:val="clear" w:color="auto" w:fill="F8CBAD"/>
            <w:vAlign w:val="center"/>
          </w:tcPr>
          <w:p w14:paraId="0000082A">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C</w:t>
            </w:r>
          </w:p>
        </w:tc>
        <w:tc>
          <w:tcPr>
            <w:tcBorders>
              <w:top w:val="single" w:color="000000" w:sz="4" w:space="0"/>
              <w:left w:val="nil"/>
              <w:bottom w:val="single" w:color="000000" w:sz="4" w:space="0"/>
              <w:right w:val="single" w:color="000000" w:sz="4" w:space="0"/>
            </w:tcBorders>
            <w:shd w:val="clear" w:color="auto" w:fill="F8CBAD"/>
            <w:vAlign w:val="center"/>
          </w:tcPr>
          <w:p w14:paraId="0000082B">
            <w:pPr>
              <w:spacing w:after="0" w:line="240" w:lineRule="auto"/>
              <w:rPr>
                <w:rFonts w:ascii="Calibri" w:hAnsi="Calibri" w:eastAsia="Calibri" w:cs="Calibri"/>
                <w:b/>
                <w:bCs/>
                <w:color w:val="000000"/>
                <w:sz w:val="20"/>
                <w:szCs w:val="20"/>
              </w:rPr>
            </w:pPr>
          </w:p>
        </w:tc>
      </w:tr>
      <w:tr w14:paraId="05D6FD30">
        <w:tblPrEx>
          <w:tblCellMar>
            <w:top w:w="0" w:type="dxa"/>
            <w:left w:w="115" w:type="dxa"/>
            <w:bottom w:w="0" w:type="dxa"/>
            <w:right w:w="115" w:type="dxa"/>
          </w:tblCellMar>
        </w:tblPrEx>
        <w:trPr>
          <w:trHeight w:val="3060" w:hRule="atLeast"/>
        </w:trPr>
        <w:tc>
          <w:tcPr>
            <w:tcBorders>
              <w:top w:val="single" w:color="000000" w:sz="4" w:space="0"/>
              <w:left w:val="single" w:color="000000" w:sz="4" w:space="0"/>
              <w:bottom w:val="single" w:color="000000" w:sz="4" w:space="0"/>
              <w:right w:val="single" w:color="000000" w:sz="4" w:space="0"/>
            </w:tcBorders>
            <w:shd w:val="clear" w:color="auto" w:fill="F8CBAD"/>
            <w:vAlign w:val="center"/>
          </w:tcPr>
          <w:p w14:paraId="0000082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tcBorders>
              <w:top w:val="single" w:color="000000" w:sz="4" w:space="0"/>
              <w:left w:val="nil"/>
              <w:bottom w:val="single" w:color="000000" w:sz="4" w:space="0"/>
              <w:right w:val="single" w:color="000000" w:sz="4" w:space="0"/>
            </w:tcBorders>
            <w:shd w:val="clear" w:color="auto" w:fill="F8CBAD"/>
            <w:vAlign w:val="center"/>
          </w:tcPr>
          <w:p w14:paraId="0000082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Id</w:t>
            </w:r>
          </w:p>
        </w:tc>
        <w:tc>
          <w:tcPr>
            <w:tcBorders>
              <w:top w:val="single" w:color="000000" w:sz="4" w:space="0"/>
              <w:left w:val="nil"/>
              <w:bottom w:val="single" w:color="000000" w:sz="4" w:space="0"/>
              <w:right w:val="single" w:color="000000" w:sz="4" w:space="0"/>
            </w:tcBorders>
            <w:shd w:val="clear" w:color="auto" w:fill="F8CBAD"/>
            <w:vAlign w:val="center"/>
          </w:tcPr>
          <w:p w14:paraId="0000082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tcBorders>
              <w:top w:val="single" w:color="000000" w:sz="4" w:space="0"/>
              <w:left w:val="nil"/>
              <w:bottom w:val="single" w:color="000000" w:sz="4" w:space="0"/>
              <w:right w:val="single" w:color="000000" w:sz="4" w:space="0"/>
            </w:tcBorders>
            <w:shd w:val="clear" w:color="auto" w:fill="F8CBAD"/>
            <w:vAlign w:val="center"/>
          </w:tcPr>
          <w:p w14:paraId="0000082F">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tcBorders>
              <w:top w:val="single" w:color="000000" w:sz="4" w:space="0"/>
              <w:left w:val="nil"/>
              <w:bottom w:val="single" w:color="000000" w:sz="4" w:space="0"/>
              <w:right w:val="single" w:color="000000" w:sz="4" w:space="0"/>
            </w:tcBorders>
            <w:shd w:val="clear" w:color="auto" w:fill="F8CBAD"/>
            <w:vAlign w:val="center"/>
          </w:tcPr>
          <w:p w14:paraId="0000083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p>
        </w:tc>
        <w:tc>
          <w:tcPr>
            <w:tcBorders>
              <w:top w:val="single" w:color="000000" w:sz="4" w:space="0"/>
              <w:left w:val="nil"/>
              <w:bottom w:val="single" w:color="000000" w:sz="4" w:space="0"/>
              <w:right w:val="single" w:color="000000" w:sz="4" w:space="0"/>
            </w:tcBorders>
            <w:shd w:val="clear" w:color="auto" w:fill="F8CBAD"/>
            <w:vAlign w:val="center"/>
          </w:tcPr>
          <w:p w14:paraId="0000083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 for full recovery payment is received</w:t>
            </w:r>
          </w:p>
        </w:tc>
        <w:tc>
          <w:tcPr>
            <w:tcBorders>
              <w:top w:val="single" w:color="000000" w:sz="4" w:space="0"/>
              <w:left w:val="nil"/>
              <w:bottom w:val="single" w:color="000000" w:sz="4" w:space="0"/>
              <w:right w:val="single" w:color="000000" w:sz="4" w:space="0"/>
            </w:tcBorders>
            <w:shd w:val="clear" w:color="auto" w:fill="F8CBAD"/>
            <w:vAlign w:val="center"/>
          </w:tcPr>
          <w:p w14:paraId="0000083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(Difference between Date when last tranch for full payment is received and Recovery cutoff date).</w:t>
            </w:r>
            <w:r>
              <w:rPr>
                <w:rFonts w:ascii="Calibri" w:hAnsi="Calibri" w:eastAsia="Calibri" w:cs="Calibri"/>
                <w:b/>
                <w:bCs/>
                <w:color w:val="000000"/>
                <w:sz w:val="20"/>
                <w:szCs w:val="20"/>
                <w:rtl w:val="0"/>
              </w:rPr>
              <w:br w:type="textWrapping"/>
            </w:r>
          </w:p>
        </w:tc>
        <w:tc>
          <w:tcPr>
            <w:tcBorders>
              <w:top w:val="single" w:color="000000" w:sz="4" w:space="0"/>
              <w:left w:val="nil"/>
              <w:bottom w:val="single" w:color="000000" w:sz="4" w:space="0"/>
              <w:right w:val="single" w:color="000000" w:sz="4" w:space="0"/>
            </w:tcBorders>
            <w:shd w:val="clear" w:color="auto" w:fill="F8CBAD"/>
            <w:vAlign w:val="center"/>
          </w:tcPr>
          <w:p w14:paraId="0000083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Eligible Days For Penalty</w:t>
            </w:r>
          </w:p>
        </w:tc>
        <w:tc>
          <w:tcPr>
            <w:tcBorders>
              <w:top w:val="single" w:color="000000" w:sz="4" w:space="0"/>
              <w:left w:val="nil"/>
              <w:bottom w:val="single" w:color="000000" w:sz="4" w:space="0"/>
              <w:right w:val="single" w:color="000000" w:sz="4" w:space="0"/>
            </w:tcBorders>
            <w:shd w:val="clear" w:color="auto" w:fill="F8CBAD"/>
            <w:vAlign w:val="center"/>
          </w:tcPr>
          <w:p w14:paraId="0000083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Penalty Calculated</w:t>
            </w:r>
          </w:p>
        </w:tc>
        <w:tc>
          <w:tcPr>
            <w:tcBorders>
              <w:top w:val="single" w:color="000000" w:sz="4" w:space="0"/>
              <w:left w:val="nil"/>
              <w:bottom w:val="single" w:color="000000" w:sz="4" w:space="0"/>
              <w:right w:val="single" w:color="000000" w:sz="4" w:space="0"/>
            </w:tcBorders>
            <w:shd w:val="clear" w:color="auto" w:fill="F8CBAD"/>
            <w:vAlign w:val="center"/>
          </w:tcPr>
          <w:p w14:paraId="0000083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Tax on Penalty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(@18% on B)</w:t>
            </w:r>
          </w:p>
        </w:tc>
        <w:tc>
          <w:tcPr>
            <w:tcBorders>
              <w:top w:val="single" w:color="000000" w:sz="4" w:space="0"/>
              <w:left w:val="nil"/>
              <w:bottom w:val="single" w:color="000000" w:sz="4" w:space="0"/>
              <w:right w:val="single" w:color="000000" w:sz="4" w:space="0"/>
            </w:tcBorders>
            <w:shd w:val="clear" w:color="auto" w:fill="F8CBAD"/>
            <w:vAlign w:val="center"/>
          </w:tcPr>
          <w:p w14:paraId="0000083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Full &amp; Final Claim (A+B+C) along with Penalty/Taxes</w:t>
            </w:r>
          </w:p>
        </w:tc>
      </w:tr>
      <w:tr w14:paraId="71F88006">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3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4" w:space="0"/>
              <w:right w:val="single" w:color="000000" w:sz="4" w:space="0"/>
            </w:tcBorders>
            <w:vAlign w:val="bottom"/>
          </w:tcPr>
          <w:p w14:paraId="0000083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4" w:space="0"/>
              <w:right w:val="single" w:color="000000" w:sz="4" w:space="0"/>
            </w:tcBorders>
            <w:vAlign w:val="bottom"/>
          </w:tcPr>
          <w:p w14:paraId="0000083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4-Feb-20</w:t>
            </w:r>
          </w:p>
        </w:tc>
        <w:tc>
          <w:tcPr>
            <w:tcBorders>
              <w:top w:val="nil"/>
              <w:left w:val="nil"/>
              <w:bottom w:val="single" w:color="000000" w:sz="4" w:space="0"/>
              <w:right w:val="single" w:color="000000" w:sz="4" w:space="0"/>
            </w:tcBorders>
            <w:vAlign w:val="bottom"/>
          </w:tcPr>
          <w:p w14:paraId="0000083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7,500.00 </w:t>
            </w:r>
          </w:p>
        </w:tc>
        <w:tc>
          <w:tcPr>
            <w:tcBorders>
              <w:top w:val="nil"/>
              <w:left w:val="nil"/>
              <w:bottom w:val="single" w:color="000000" w:sz="4" w:space="0"/>
              <w:right w:val="single" w:color="000000" w:sz="4" w:space="0"/>
            </w:tcBorders>
            <w:vAlign w:val="bottom"/>
          </w:tcPr>
          <w:p w14:paraId="0000083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3,750.00 </w:t>
            </w:r>
          </w:p>
        </w:tc>
        <w:tc>
          <w:tcPr>
            <w:tcBorders>
              <w:top w:val="nil"/>
              <w:left w:val="nil"/>
              <w:bottom w:val="single" w:color="000000" w:sz="4" w:space="0"/>
              <w:right w:val="single" w:color="000000" w:sz="4" w:space="0"/>
            </w:tcBorders>
            <w:vAlign w:val="bottom"/>
          </w:tcPr>
          <w:p w14:paraId="0000083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3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3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3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4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4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3,750.00 </w:t>
            </w:r>
          </w:p>
        </w:tc>
      </w:tr>
      <w:tr w14:paraId="3E6B46C2">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4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4" w:space="0"/>
              <w:right w:val="single" w:color="000000" w:sz="4" w:space="0"/>
            </w:tcBorders>
            <w:vAlign w:val="bottom"/>
          </w:tcPr>
          <w:p w14:paraId="0000084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4" w:space="0"/>
              <w:right w:val="single" w:color="000000" w:sz="4" w:space="0"/>
            </w:tcBorders>
            <w:vAlign w:val="bottom"/>
          </w:tcPr>
          <w:p w14:paraId="0000084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5-Feb-20</w:t>
            </w:r>
          </w:p>
        </w:tc>
        <w:tc>
          <w:tcPr>
            <w:tcBorders>
              <w:top w:val="nil"/>
              <w:left w:val="nil"/>
              <w:bottom w:val="single" w:color="000000" w:sz="4" w:space="0"/>
              <w:right w:val="single" w:color="000000" w:sz="4" w:space="0"/>
            </w:tcBorders>
            <w:vAlign w:val="bottom"/>
          </w:tcPr>
          <w:p w14:paraId="0000084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5,000.00 </w:t>
            </w:r>
          </w:p>
        </w:tc>
        <w:tc>
          <w:tcPr>
            <w:tcBorders>
              <w:top w:val="nil"/>
              <w:left w:val="nil"/>
              <w:bottom w:val="single" w:color="000000" w:sz="4" w:space="0"/>
              <w:right w:val="single" w:color="000000" w:sz="4" w:space="0"/>
            </w:tcBorders>
            <w:vAlign w:val="bottom"/>
          </w:tcPr>
          <w:p w14:paraId="0000084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2,500.00 </w:t>
            </w:r>
          </w:p>
        </w:tc>
        <w:tc>
          <w:tcPr>
            <w:tcBorders>
              <w:top w:val="nil"/>
              <w:left w:val="nil"/>
              <w:bottom w:val="single" w:color="000000" w:sz="4" w:space="0"/>
              <w:right w:val="single" w:color="000000" w:sz="4" w:space="0"/>
            </w:tcBorders>
            <w:vAlign w:val="bottom"/>
          </w:tcPr>
          <w:p w14:paraId="0000084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4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4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4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4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4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2,500.00 </w:t>
            </w:r>
          </w:p>
        </w:tc>
      </w:tr>
      <w:tr w14:paraId="44B6190F">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4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4" w:space="0"/>
              <w:right w:val="single" w:color="000000" w:sz="4" w:space="0"/>
            </w:tcBorders>
            <w:vAlign w:val="bottom"/>
          </w:tcPr>
          <w:p w14:paraId="0000084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4" w:space="0"/>
              <w:right w:val="single" w:color="000000" w:sz="4" w:space="0"/>
            </w:tcBorders>
            <w:vAlign w:val="bottom"/>
          </w:tcPr>
          <w:p w14:paraId="0000084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85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20,000.00 </w:t>
            </w:r>
          </w:p>
        </w:tc>
        <w:tc>
          <w:tcPr>
            <w:tcBorders>
              <w:top w:val="nil"/>
              <w:left w:val="nil"/>
              <w:bottom w:val="single" w:color="000000" w:sz="4" w:space="0"/>
              <w:right w:val="single" w:color="000000" w:sz="4" w:space="0"/>
            </w:tcBorders>
            <w:vAlign w:val="bottom"/>
          </w:tcPr>
          <w:p w14:paraId="0000085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10,000.00 </w:t>
            </w:r>
          </w:p>
        </w:tc>
        <w:tc>
          <w:tcPr>
            <w:tcBorders>
              <w:top w:val="nil"/>
              <w:left w:val="nil"/>
              <w:bottom w:val="single" w:color="000000" w:sz="4" w:space="0"/>
              <w:right w:val="single" w:color="000000" w:sz="4" w:space="0"/>
            </w:tcBorders>
            <w:vAlign w:val="bottom"/>
          </w:tcPr>
          <w:p w14:paraId="0000085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5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5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5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5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5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10,000.00 </w:t>
            </w:r>
          </w:p>
        </w:tc>
      </w:tr>
      <w:tr w14:paraId="70ECC996">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5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4" w:space="0"/>
              <w:right w:val="single" w:color="000000" w:sz="4" w:space="0"/>
            </w:tcBorders>
            <w:vAlign w:val="bottom"/>
          </w:tcPr>
          <w:p w14:paraId="0000085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4" w:space="0"/>
              <w:right w:val="single" w:color="000000" w:sz="4" w:space="0"/>
            </w:tcBorders>
            <w:vAlign w:val="bottom"/>
          </w:tcPr>
          <w:p w14:paraId="0000085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85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18,750.00 </w:t>
            </w:r>
          </w:p>
        </w:tc>
        <w:tc>
          <w:tcPr>
            <w:tcBorders>
              <w:top w:val="nil"/>
              <w:left w:val="nil"/>
              <w:bottom w:val="single" w:color="000000" w:sz="4" w:space="0"/>
              <w:right w:val="single" w:color="000000" w:sz="4" w:space="0"/>
            </w:tcBorders>
            <w:vAlign w:val="bottom"/>
          </w:tcPr>
          <w:p w14:paraId="0000085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9,375.00 </w:t>
            </w:r>
          </w:p>
        </w:tc>
        <w:tc>
          <w:tcPr>
            <w:tcBorders>
              <w:top w:val="nil"/>
              <w:left w:val="nil"/>
              <w:bottom w:val="single" w:color="000000" w:sz="4" w:space="0"/>
              <w:right w:val="single" w:color="000000" w:sz="4" w:space="0"/>
            </w:tcBorders>
            <w:vAlign w:val="bottom"/>
          </w:tcPr>
          <w:p w14:paraId="0000085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5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5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6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6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6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9,375.00 </w:t>
            </w:r>
          </w:p>
        </w:tc>
      </w:tr>
      <w:tr w14:paraId="1BC70F00">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6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4" w:space="0"/>
              <w:right w:val="single" w:color="000000" w:sz="4" w:space="0"/>
            </w:tcBorders>
            <w:vAlign w:val="bottom"/>
          </w:tcPr>
          <w:p w14:paraId="0000086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4" w:space="0"/>
              <w:right w:val="single" w:color="000000" w:sz="4" w:space="0"/>
            </w:tcBorders>
            <w:vAlign w:val="bottom"/>
          </w:tcPr>
          <w:p w14:paraId="0000086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86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4,500.00 </w:t>
            </w:r>
          </w:p>
        </w:tc>
        <w:tc>
          <w:tcPr>
            <w:tcBorders>
              <w:top w:val="nil"/>
              <w:left w:val="nil"/>
              <w:bottom w:val="single" w:color="000000" w:sz="4" w:space="0"/>
              <w:right w:val="single" w:color="000000" w:sz="4" w:space="0"/>
            </w:tcBorders>
            <w:vAlign w:val="bottom"/>
          </w:tcPr>
          <w:p w14:paraId="0000086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2,250.00 </w:t>
            </w:r>
          </w:p>
        </w:tc>
        <w:tc>
          <w:tcPr>
            <w:tcBorders>
              <w:top w:val="nil"/>
              <w:left w:val="nil"/>
              <w:bottom w:val="single" w:color="000000" w:sz="4" w:space="0"/>
              <w:right w:val="single" w:color="000000" w:sz="4" w:space="0"/>
            </w:tcBorders>
            <w:vAlign w:val="bottom"/>
          </w:tcPr>
          <w:p w14:paraId="0000086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6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6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6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6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6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2,250.00 </w:t>
            </w:r>
          </w:p>
        </w:tc>
      </w:tr>
      <w:tr w14:paraId="62589946">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6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4" w:space="0"/>
              <w:right w:val="single" w:color="000000" w:sz="4" w:space="0"/>
            </w:tcBorders>
            <w:vAlign w:val="bottom"/>
          </w:tcPr>
          <w:p w14:paraId="0000086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4" w:space="0"/>
              <w:right w:val="single" w:color="000000" w:sz="4" w:space="0"/>
            </w:tcBorders>
            <w:vAlign w:val="bottom"/>
          </w:tcPr>
          <w:p w14:paraId="0000087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87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6,000.00 </w:t>
            </w:r>
          </w:p>
        </w:tc>
        <w:tc>
          <w:tcPr>
            <w:tcBorders>
              <w:top w:val="nil"/>
              <w:left w:val="nil"/>
              <w:bottom w:val="single" w:color="000000" w:sz="4" w:space="0"/>
              <w:right w:val="single" w:color="000000" w:sz="4" w:space="0"/>
            </w:tcBorders>
            <w:vAlign w:val="bottom"/>
          </w:tcPr>
          <w:p w14:paraId="0000087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3,000.00 </w:t>
            </w:r>
          </w:p>
        </w:tc>
        <w:tc>
          <w:tcPr>
            <w:tcBorders>
              <w:top w:val="nil"/>
              <w:left w:val="nil"/>
              <w:bottom w:val="single" w:color="000000" w:sz="4" w:space="0"/>
              <w:right w:val="single" w:color="000000" w:sz="4" w:space="0"/>
            </w:tcBorders>
            <w:vAlign w:val="bottom"/>
          </w:tcPr>
          <w:p w14:paraId="0000087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7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7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7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7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7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3,000.00 </w:t>
            </w:r>
          </w:p>
        </w:tc>
      </w:tr>
      <w:tr w14:paraId="4788DDAC">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7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4" w:space="0"/>
              <w:right w:val="single" w:color="000000" w:sz="4" w:space="0"/>
            </w:tcBorders>
            <w:vAlign w:val="bottom"/>
          </w:tcPr>
          <w:p w14:paraId="0000087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4" w:space="0"/>
              <w:right w:val="single" w:color="000000" w:sz="4" w:space="0"/>
            </w:tcBorders>
            <w:vAlign w:val="bottom"/>
          </w:tcPr>
          <w:p w14:paraId="0000087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28-Jan-20</w:t>
            </w:r>
          </w:p>
        </w:tc>
        <w:tc>
          <w:tcPr>
            <w:tcBorders>
              <w:top w:val="nil"/>
              <w:left w:val="nil"/>
              <w:bottom w:val="single" w:color="000000" w:sz="4" w:space="0"/>
              <w:right w:val="single" w:color="000000" w:sz="4" w:space="0"/>
            </w:tcBorders>
            <w:vAlign w:val="bottom"/>
          </w:tcPr>
          <w:p w14:paraId="0000087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7,950.50 </w:t>
            </w:r>
          </w:p>
        </w:tc>
        <w:tc>
          <w:tcPr>
            <w:tcBorders>
              <w:top w:val="nil"/>
              <w:left w:val="nil"/>
              <w:bottom w:val="single" w:color="000000" w:sz="4" w:space="0"/>
              <w:right w:val="single" w:color="000000" w:sz="4" w:space="0"/>
            </w:tcBorders>
            <w:vAlign w:val="bottom"/>
          </w:tcPr>
          <w:p w14:paraId="0000087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3,975.25 </w:t>
            </w:r>
          </w:p>
        </w:tc>
        <w:tc>
          <w:tcPr>
            <w:tcBorders>
              <w:top w:val="nil"/>
              <w:left w:val="nil"/>
              <w:bottom w:val="single" w:color="000000" w:sz="4" w:space="0"/>
              <w:right w:val="single" w:color="000000" w:sz="4" w:space="0"/>
            </w:tcBorders>
            <w:vAlign w:val="bottom"/>
          </w:tcPr>
          <w:p w14:paraId="0000087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7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8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8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8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8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3,975.25 </w:t>
            </w:r>
          </w:p>
        </w:tc>
      </w:tr>
      <w:tr w14:paraId="4CBAC60F">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8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4" w:space="0"/>
              <w:right w:val="single" w:color="000000" w:sz="4" w:space="0"/>
            </w:tcBorders>
            <w:vAlign w:val="bottom"/>
          </w:tcPr>
          <w:p w14:paraId="0000088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4" w:space="0"/>
              <w:right w:val="single" w:color="000000" w:sz="4" w:space="0"/>
            </w:tcBorders>
            <w:vAlign w:val="bottom"/>
          </w:tcPr>
          <w:p w14:paraId="0000088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88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11,253.50 </w:t>
            </w:r>
          </w:p>
        </w:tc>
        <w:tc>
          <w:tcPr>
            <w:tcBorders>
              <w:top w:val="nil"/>
              <w:left w:val="nil"/>
              <w:bottom w:val="single" w:color="000000" w:sz="4" w:space="0"/>
              <w:right w:val="single" w:color="000000" w:sz="4" w:space="0"/>
            </w:tcBorders>
            <w:vAlign w:val="bottom"/>
          </w:tcPr>
          <w:p w14:paraId="0000088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5,626.75 </w:t>
            </w:r>
          </w:p>
        </w:tc>
        <w:tc>
          <w:tcPr>
            <w:tcBorders>
              <w:top w:val="nil"/>
              <w:left w:val="nil"/>
              <w:bottom w:val="single" w:color="000000" w:sz="4" w:space="0"/>
              <w:right w:val="single" w:color="000000" w:sz="4" w:space="0"/>
            </w:tcBorders>
            <w:vAlign w:val="bottom"/>
          </w:tcPr>
          <w:p w14:paraId="0000088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8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8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8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8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8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5,626.75 </w:t>
            </w:r>
          </w:p>
        </w:tc>
      </w:tr>
      <w:tr w14:paraId="2798E228">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8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4" w:space="0"/>
              <w:right w:val="single" w:color="000000" w:sz="4" w:space="0"/>
            </w:tcBorders>
            <w:vAlign w:val="bottom"/>
          </w:tcPr>
          <w:p w14:paraId="0000089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4" w:space="0"/>
              <w:right w:val="single" w:color="000000" w:sz="4" w:space="0"/>
            </w:tcBorders>
            <w:vAlign w:val="bottom"/>
          </w:tcPr>
          <w:p w14:paraId="0000089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89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17,587.50 </w:t>
            </w:r>
          </w:p>
        </w:tc>
        <w:tc>
          <w:tcPr>
            <w:tcBorders>
              <w:top w:val="nil"/>
              <w:left w:val="nil"/>
              <w:bottom w:val="single" w:color="000000" w:sz="4" w:space="0"/>
              <w:right w:val="single" w:color="000000" w:sz="4" w:space="0"/>
            </w:tcBorders>
            <w:vAlign w:val="bottom"/>
          </w:tcPr>
          <w:p w14:paraId="0000089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8,793.75 </w:t>
            </w:r>
          </w:p>
        </w:tc>
        <w:tc>
          <w:tcPr>
            <w:tcBorders>
              <w:top w:val="nil"/>
              <w:left w:val="nil"/>
              <w:bottom w:val="single" w:color="000000" w:sz="4" w:space="0"/>
              <w:right w:val="single" w:color="000000" w:sz="4" w:space="0"/>
            </w:tcBorders>
            <w:vAlign w:val="bottom"/>
          </w:tcPr>
          <w:p w14:paraId="0000089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9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9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9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9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9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8,793.75 </w:t>
            </w:r>
          </w:p>
        </w:tc>
      </w:tr>
      <w:tr w14:paraId="167C9DDD">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9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4" w:space="0"/>
              <w:right w:val="single" w:color="000000" w:sz="4" w:space="0"/>
            </w:tcBorders>
            <w:vAlign w:val="bottom"/>
          </w:tcPr>
          <w:p w14:paraId="0000089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4" w:space="0"/>
              <w:right w:val="single" w:color="000000" w:sz="4" w:space="0"/>
            </w:tcBorders>
            <w:vAlign w:val="bottom"/>
          </w:tcPr>
          <w:p w14:paraId="0000089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89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24,578.00 </w:t>
            </w:r>
          </w:p>
        </w:tc>
        <w:tc>
          <w:tcPr>
            <w:tcBorders>
              <w:top w:val="nil"/>
              <w:left w:val="nil"/>
              <w:bottom w:val="single" w:color="000000" w:sz="4" w:space="0"/>
              <w:right w:val="single" w:color="000000" w:sz="4" w:space="0"/>
            </w:tcBorders>
            <w:vAlign w:val="bottom"/>
          </w:tcPr>
          <w:p w14:paraId="0000089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12,289.00 </w:t>
            </w:r>
          </w:p>
        </w:tc>
        <w:tc>
          <w:tcPr>
            <w:tcBorders>
              <w:top w:val="nil"/>
              <w:left w:val="nil"/>
              <w:bottom w:val="single" w:color="000000" w:sz="4" w:space="0"/>
              <w:right w:val="single" w:color="000000" w:sz="4" w:space="0"/>
            </w:tcBorders>
            <w:vAlign w:val="bottom"/>
          </w:tcPr>
          <w:p w14:paraId="0000089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bottom"/>
          </w:tcPr>
          <w:p w14:paraId="000008A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A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bottom"/>
          </w:tcPr>
          <w:p w14:paraId="000008A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A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   </w:t>
            </w:r>
          </w:p>
        </w:tc>
        <w:tc>
          <w:tcPr>
            <w:tcBorders>
              <w:top w:val="nil"/>
              <w:left w:val="nil"/>
              <w:bottom w:val="single" w:color="000000" w:sz="4" w:space="0"/>
              <w:right w:val="single" w:color="000000" w:sz="4" w:space="0"/>
            </w:tcBorders>
            <w:vAlign w:val="bottom"/>
          </w:tcPr>
          <w:p w14:paraId="000008A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12,289.00 </w:t>
            </w:r>
          </w:p>
        </w:tc>
      </w:tr>
      <w:tr w14:paraId="00AFF1DD">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A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8A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8A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8A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123,119.50 </w:t>
            </w:r>
          </w:p>
        </w:tc>
        <w:tc>
          <w:tcPr>
            <w:tcBorders>
              <w:top w:val="nil"/>
              <w:left w:val="nil"/>
              <w:bottom w:val="single" w:color="000000" w:sz="4" w:space="0"/>
              <w:right w:val="single" w:color="000000" w:sz="4" w:space="0"/>
            </w:tcBorders>
            <w:vAlign w:val="bottom"/>
          </w:tcPr>
          <w:p w14:paraId="000008A9">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61,559.75 </w:t>
            </w:r>
          </w:p>
        </w:tc>
        <w:tc>
          <w:tcPr>
            <w:tcBorders>
              <w:top w:val="nil"/>
              <w:left w:val="nil"/>
              <w:bottom w:val="single" w:color="000000" w:sz="4" w:space="0"/>
              <w:right w:val="single" w:color="000000" w:sz="4" w:space="0"/>
            </w:tcBorders>
            <w:vAlign w:val="bottom"/>
          </w:tcPr>
          <w:p w14:paraId="000008A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8A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8A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8A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8A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8AF">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61,559.75 </w:t>
            </w:r>
          </w:p>
        </w:tc>
      </w:tr>
    </w:tbl>
    <w:p w14:paraId="000008B0">
      <w:pPr>
        <w:spacing w:line="252" w:lineRule="auto"/>
        <w:jc w:val="both"/>
        <w:rPr>
          <w:b/>
          <w:bCs/>
        </w:rPr>
      </w:pPr>
    </w:p>
    <w:p w14:paraId="000008B1">
      <w:pPr>
        <w:spacing w:line="252" w:lineRule="auto"/>
        <w:jc w:val="both"/>
        <w:rPr>
          <w:b/>
          <w:bCs/>
        </w:rPr>
      </w:pPr>
    </w:p>
    <w:p w14:paraId="000008B2">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8B3">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8B4">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Net of Recovery *50% . (NCGTC Recovery Percentage system taking from docket).</w:t>
      </w:r>
    </w:p>
    <w:p w14:paraId="000008B5">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8B6">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Days Elapsed :- </w:t>
      </w:r>
      <w:r>
        <w:rPr>
          <w:rFonts w:ascii="Calibri" w:hAnsi="Calibri" w:eastAsia="Calibri" w:cs="Calibri"/>
          <w:b w:val="0"/>
          <w:bCs w:val="0"/>
          <w:i w:val="0"/>
          <w:iCs w:val="0"/>
          <w:smallCaps w:val="0"/>
          <w:strike w:val="0"/>
          <w:color w:val="000000"/>
          <w:sz w:val="20"/>
          <w:szCs w:val="20"/>
          <w:u w:val="none"/>
          <w:shd w:val="clear" w:fill="auto"/>
          <w:vertAlign w:val="baseline"/>
          <w:rtl w:val="0"/>
        </w:rPr>
        <w:t>Difference between Date when last tranch for full payment is received and Recovery cutoff date)</w:t>
      </w:r>
      <w:r>
        <w:rPr>
          <w:rFonts w:ascii="Calibri" w:hAnsi="Calibri" w:eastAsia="Calibri" w:cs="Calibri"/>
          <w:b/>
          <w:bCs/>
          <w:i w:val="0"/>
          <w:iCs w:val="0"/>
          <w:smallCaps w:val="0"/>
          <w:strike w:val="0"/>
          <w:color w:val="000000"/>
          <w:sz w:val="20"/>
          <w:szCs w:val="20"/>
          <w:u w:val="none"/>
          <w:shd w:val="clear" w:fill="auto"/>
          <w:vertAlign w:val="baseline"/>
          <w:rtl w:val="0"/>
        </w:rPr>
        <w:t>.</w:t>
      </w:r>
    </w:p>
    <w:p w14:paraId="000008B7">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8B8">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8B9">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8BA">
      <w:pPr>
        <w:keepNext w:val="0"/>
        <w:keepLines w:val="0"/>
        <w:pageBreakBefore w:val="0"/>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(A+B+C)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8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p w14:paraId="000008BC">
      <w:pPr>
        <w:spacing w:line="252" w:lineRule="auto"/>
        <w:jc w:val="both"/>
        <w:rPr>
          <w:b/>
          <w:bCs/>
        </w:rPr>
      </w:pPr>
      <w:r>
        <w:rPr>
          <w:b/>
          <w:bCs/>
          <w:rtl w:val="0"/>
        </w:rPr>
        <w:t>Note:</w:t>
      </w:r>
    </w:p>
    <w:p w14:paraId="000008BD">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Amount of INR 61,559.75/- is adjusted in Final claim settlement.</w:t>
      </w:r>
    </w:p>
    <w:p w14:paraId="000008BE">
      <w:pPr>
        <w:keepNext w:val="0"/>
        <w:keepLines w:val="0"/>
        <w:pageBreakBefore w:val="0"/>
        <w:widowControl/>
        <w:numPr>
          <w:ilvl w:val="0"/>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no penalty, there is no need for any additional recoveries from MLI</w:t>
      </w:r>
    </w:p>
    <w:p w14:paraId="000008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8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8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firstLine="0"/>
        <w:jc w:val="both"/>
        <w:rPr>
          <w:rFonts w:ascii="Calibri" w:hAnsi="Calibri" w:eastAsia="Calibri" w:cs="Calibri"/>
          <w:b w:val="0"/>
          <w:bCs w:val="0"/>
          <w:i w:val="0"/>
          <w:iCs w:val="0"/>
          <w:smallCaps w:val="0"/>
          <w:strike w:val="0"/>
          <w:color w:val="000000"/>
          <w:sz w:val="22"/>
          <w:szCs w:val="22"/>
          <w:u w:val="single"/>
          <w:shd w:val="clear" w:fill="auto"/>
          <w:vertAlign w:val="baseline"/>
        </w:rPr>
      </w:pPr>
    </w:p>
    <w:p w14:paraId="000008C2">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pPr>
      <w:sdt>
        <w:sdtPr>
          <w:tag w:val="goog_rdk_88"/>
          <w:id w:val="1975336225"/>
        </w:sdtPr>
        <w:sdtContent>
          <w:commentRangeStart w:id="80"/>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Scenario 2: (Old Recovery Calculation with Penalty)</w:t>
      </w:r>
      <w:commentRangeEnd w:id="80"/>
      <w:r>
        <w:commentReference w:id="80"/>
      </w:r>
    </w:p>
    <w:p w14:paraId="000008C3">
      <w:pPr>
        <w:keepNext w:val="0"/>
        <w:keepLines w:val="0"/>
        <w:pageBreakBefore w:val="0"/>
        <w:widowControl/>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Penalty Situation (File uploaded before cutoff date &amp; Full payment done after cutoff date)</w:t>
      </w:r>
    </w:p>
    <w:p w14:paraId="000008C4">
      <w:pPr>
        <w:keepNext w:val="0"/>
        <w:keepLines w:val="0"/>
        <w:pageBreakBefore w:val="0"/>
        <w:widowControl/>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Information in Recovery File (XML)</w:t>
      </w:r>
    </w:p>
    <w:tbl>
      <w:tblPr>
        <w:tblStyle w:val="43"/>
        <w:tblW w:w="9340" w:type="dxa"/>
        <w:tblInd w:w="0" w:type="dxa"/>
        <w:tblLayout w:type="fixed"/>
        <w:tblCellMar>
          <w:top w:w="0" w:type="dxa"/>
          <w:left w:w="115" w:type="dxa"/>
          <w:bottom w:w="0" w:type="dxa"/>
          <w:right w:w="115" w:type="dxa"/>
        </w:tblCellMar>
      </w:tblPr>
      <w:tblGrid>
        <w:gridCol w:w="6140"/>
        <w:gridCol w:w="1500"/>
        <w:gridCol w:w="1700"/>
      </w:tblGrid>
      <w:tr w14:paraId="23895F8D">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8C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Month when recovery file is uploaded by MLI</w:t>
            </w:r>
          </w:p>
        </w:tc>
        <w:tc>
          <w:tcPr>
            <w:tcBorders>
              <w:top w:val="single" w:color="000000" w:sz="4" w:space="0"/>
              <w:left w:val="nil"/>
              <w:bottom w:val="single" w:color="000000" w:sz="4" w:space="0"/>
              <w:right w:val="single" w:color="000000" w:sz="4" w:space="0"/>
            </w:tcBorders>
            <w:shd w:val="clear" w:color="auto" w:fill="BDD7EE"/>
          </w:tcPr>
          <w:p w14:paraId="000008C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Feb-20</w:t>
            </w:r>
          </w:p>
        </w:tc>
        <w:tc>
          <w:tcPr>
            <w:tcBorders>
              <w:top w:val="single" w:color="000000" w:sz="4" w:space="0"/>
              <w:left w:val="nil"/>
              <w:bottom w:val="single" w:color="000000" w:sz="4" w:space="0"/>
              <w:right w:val="single" w:color="000000" w:sz="4" w:space="0"/>
            </w:tcBorders>
            <w:vAlign w:val="bottom"/>
          </w:tcPr>
          <w:p w14:paraId="000008C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0E2089B8">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8C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Rate of Penalty</w:t>
            </w:r>
          </w:p>
        </w:tc>
        <w:tc>
          <w:tcPr>
            <w:tcBorders>
              <w:top w:val="nil"/>
              <w:left w:val="nil"/>
              <w:bottom w:val="single" w:color="000000" w:sz="4" w:space="0"/>
              <w:right w:val="single" w:color="000000" w:sz="4" w:space="0"/>
            </w:tcBorders>
            <w:shd w:val="clear" w:color="auto" w:fill="BDD7EE"/>
            <w:vAlign w:val="bottom"/>
          </w:tcPr>
          <w:p w14:paraId="000008C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10%</w:t>
            </w:r>
          </w:p>
        </w:tc>
        <w:tc>
          <w:tcPr>
            <w:tcBorders>
              <w:top w:val="nil"/>
              <w:left w:val="nil"/>
              <w:bottom w:val="single" w:color="000000" w:sz="4" w:space="0"/>
              <w:right w:val="single" w:color="000000" w:sz="4" w:space="0"/>
            </w:tcBorders>
            <w:vAlign w:val="bottom"/>
          </w:tcPr>
          <w:p w14:paraId="000008C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2D8A7316">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8C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BDD7EE"/>
          </w:tcPr>
          <w:p w14:paraId="000008C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8C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4E874447">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8C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Recovery Cutoff Date as define by NCGTC in schemes</w:t>
            </w:r>
          </w:p>
        </w:tc>
        <w:tc>
          <w:tcPr>
            <w:tcBorders>
              <w:top w:val="nil"/>
              <w:left w:val="nil"/>
              <w:bottom w:val="single" w:color="000000" w:sz="4" w:space="0"/>
              <w:right w:val="single" w:color="000000" w:sz="4" w:space="0"/>
            </w:tcBorders>
            <w:shd w:val="clear" w:color="auto" w:fill="BDD7EE"/>
          </w:tcPr>
          <w:p w14:paraId="000008C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30-Apr-20</w:t>
            </w:r>
          </w:p>
        </w:tc>
        <w:tc>
          <w:tcPr>
            <w:tcBorders>
              <w:top w:val="nil"/>
              <w:left w:val="nil"/>
              <w:bottom w:val="single" w:color="000000" w:sz="4" w:space="0"/>
              <w:right w:val="single" w:color="000000" w:sz="4" w:space="0"/>
            </w:tcBorders>
            <w:vAlign w:val="bottom"/>
          </w:tcPr>
          <w:p w14:paraId="000008D0">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D1</w:t>
            </w:r>
          </w:p>
        </w:tc>
      </w:tr>
      <w:tr w14:paraId="15409B4B">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8D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NCGTC Share of Recoveries</w:t>
            </w:r>
          </w:p>
        </w:tc>
        <w:tc>
          <w:tcPr>
            <w:tcBorders>
              <w:top w:val="nil"/>
              <w:left w:val="nil"/>
              <w:bottom w:val="single" w:color="000000" w:sz="4" w:space="0"/>
              <w:right w:val="single" w:color="000000" w:sz="4" w:space="0"/>
            </w:tcBorders>
            <w:shd w:val="clear" w:color="auto" w:fill="BDD7EE"/>
          </w:tcPr>
          <w:p w14:paraId="000008D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50%</w:t>
            </w:r>
          </w:p>
        </w:tc>
        <w:tc>
          <w:tcPr>
            <w:tcBorders>
              <w:top w:val="nil"/>
              <w:left w:val="nil"/>
              <w:bottom w:val="single" w:color="000000" w:sz="4" w:space="0"/>
              <w:right w:val="single" w:color="000000" w:sz="4" w:space="0"/>
            </w:tcBorders>
            <w:vAlign w:val="bottom"/>
          </w:tcPr>
          <w:p w14:paraId="000008D3">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r>
    </w:tbl>
    <w:p w14:paraId="000008D4">
      <w:pPr>
        <w:spacing w:line="252" w:lineRule="auto"/>
        <w:jc w:val="both"/>
      </w:pPr>
    </w:p>
    <w:p w14:paraId="000008D5">
      <w:pPr>
        <w:spacing w:line="252" w:lineRule="auto"/>
        <w:jc w:val="both"/>
      </w:pPr>
    </w:p>
    <w:p w14:paraId="000008D6">
      <w:pPr>
        <w:spacing w:line="252" w:lineRule="auto"/>
        <w:jc w:val="both"/>
      </w:pPr>
    </w:p>
    <w:p w14:paraId="000008D7">
      <w:pPr>
        <w:spacing w:line="252" w:lineRule="auto"/>
        <w:jc w:val="both"/>
      </w:pPr>
    </w:p>
    <w:p w14:paraId="000008D8">
      <w:pPr>
        <w:spacing w:line="252" w:lineRule="auto"/>
        <w:jc w:val="both"/>
      </w:pPr>
    </w:p>
    <w:p w14:paraId="000008D9">
      <w:pPr>
        <w:spacing w:line="252" w:lineRule="auto"/>
        <w:jc w:val="both"/>
      </w:pPr>
    </w:p>
    <w:p w14:paraId="000008DA">
      <w:pPr>
        <w:spacing w:line="252" w:lineRule="auto"/>
        <w:jc w:val="both"/>
      </w:pPr>
    </w:p>
    <w:p w14:paraId="000008DB">
      <w:pPr>
        <w:spacing w:line="252" w:lineRule="auto"/>
        <w:jc w:val="both"/>
      </w:pPr>
    </w:p>
    <w:p w14:paraId="000008DC">
      <w:pPr>
        <w:spacing w:line="252" w:lineRule="auto"/>
        <w:jc w:val="both"/>
      </w:pPr>
    </w:p>
    <w:p w14:paraId="000008DD">
      <w:pPr>
        <w:spacing w:line="252" w:lineRule="auto"/>
        <w:jc w:val="both"/>
      </w:pPr>
    </w:p>
    <w:tbl>
      <w:tblPr>
        <w:tblStyle w:val="44"/>
        <w:tblW w:w="11149" w:type="dxa"/>
        <w:tblInd w:w="-815" w:type="dxa"/>
        <w:tblLayout w:type="fixed"/>
        <w:tblCellMar>
          <w:top w:w="0" w:type="dxa"/>
          <w:left w:w="115" w:type="dxa"/>
          <w:bottom w:w="0" w:type="dxa"/>
          <w:right w:w="115" w:type="dxa"/>
        </w:tblCellMar>
      </w:tblPr>
      <w:tblGrid>
        <w:gridCol w:w="540"/>
        <w:gridCol w:w="1021"/>
        <w:gridCol w:w="1007"/>
        <w:gridCol w:w="1128"/>
        <w:gridCol w:w="1031"/>
        <w:gridCol w:w="1393"/>
        <w:gridCol w:w="857"/>
        <w:gridCol w:w="843"/>
        <w:gridCol w:w="1086"/>
        <w:gridCol w:w="843"/>
        <w:gridCol w:w="1400"/>
      </w:tblGrid>
      <w:tr w14:paraId="7AED4C23">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vAlign w:val="bottom"/>
          </w:tcPr>
          <w:p w14:paraId="000008D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8DF">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8E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8E1">
            <w:pPr>
              <w:spacing w:after="0" w:line="240" w:lineRule="auto"/>
              <w:jc w:val="center"/>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vAlign w:val="bottom"/>
          </w:tcPr>
          <w:p w14:paraId="000008E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w:t>
            </w:r>
          </w:p>
        </w:tc>
        <w:tc>
          <w:tcPr>
            <w:tcBorders>
              <w:top w:val="single" w:color="000000" w:sz="4" w:space="0"/>
              <w:left w:val="nil"/>
              <w:bottom w:val="single" w:color="000000" w:sz="4" w:space="0"/>
              <w:right w:val="single" w:color="000000" w:sz="4" w:space="0"/>
            </w:tcBorders>
            <w:vAlign w:val="bottom"/>
          </w:tcPr>
          <w:p w14:paraId="000008E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D2 </w:t>
            </w:r>
          </w:p>
        </w:tc>
        <w:tc>
          <w:tcPr>
            <w:tcBorders>
              <w:top w:val="single" w:color="000000" w:sz="4" w:space="0"/>
              <w:left w:val="nil"/>
              <w:bottom w:val="single" w:color="000000" w:sz="4" w:space="0"/>
              <w:right w:val="single" w:color="000000" w:sz="4" w:space="0"/>
            </w:tcBorders>
            <w:vAlign w:val="bottom"/>
          </w:tcPr>
          <w:p w14:paraId="000008E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8E5">
            <w:pPr>
              <w:spacing w:after="0" w:line="240" w:lineRule="auto"/>
              <w:jc w:val="center"/>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vAlign w:val="bottom"/>
          </w:tcPr>
          <w:p w14:paraId="000008E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B</w:t>
            </w:r>
          </w:p>
        </w:tc>
        <w:tc>
          <w:tcPr>
            <w:tcBorders>
              <w:top w:val="single" w:color="000000" w:sz="4" w:space="0"/>
              <w:left w:val="nil"/>
              <w:bottom w:val="single" w:color="000000" w:sz="4" w:space="0"/>
              <w:right w:val="single" w:color="000000" w:sz="4" w:space="0"/>
            </w:tcBorders>
            <w:vAlign w:val="bottom"/>
          </w:tcPr>
          <w:p w14:paraId="000008E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C</w:t>
            </w:r>
          </w:p>
        </w:tc>
        <w:tc>
          <w:tcPr>
            <w:tcBorders>
              <w:top w:val="single" w:color="000000" w:sz="4" w:space="0"/>
              <w:left w:val="nil"/>
              <w:bottom w:val="single" w:color="000000" w:sz="4" w:space="0"/>
              <w:right w:val="single" w:color="000000" w:sz="4" w:space="0"/>
            </w:tcBorders>
            <w:vAlign w:val="bottom"/>
          </w:tcPr>
          <w:p w14:paraId="000008E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648C3289">
        <w:tblPrEx>
          <w:tblCellMar>
            <w:top w:w="0" w:type="dxa"/>
            <w:left w:w="115" w:type="dxa"/>
            <w:bottom w:w="0" w:type="dxa"/>
            <w:right w:w="115" w:type="dxa"/>
          </w:tblCellMar>
        </w:tblPrEx>
        <w:trPr>
          <w:trHeight w:val="1785" w:hRule="atLeast"/>
        </w:trPr>
        <w:tc>
          <w:tcPr>
            <w:tcBorders>
              <w:top w:val="nil"/>
              <w:left w:val="single" w:color="000000" w:sz="4" w:space="0"/>
              <w:bottom w:val="single" w:color="000000" w:sz="4" w:space="0"/>
              <w:right w:val="single" w:color="000000" w:sz="4" w:space="0"/>
            </w:tcBorders>
            <w:shd w:val="clear" w:color="auto" w:fill="F8CBAD"/>
            <w:vAlign w:val="center"/>
          </w:tcPr>
          <w:p w14:paraId="000008E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tcBorders>
              <w:top w:val="nil"/>
              <w:left w:val="nil"/>
              <w:bottom w:val="single" w:color="000000" w:sz="4" w:space="0"/>
              <w:right w:val="single" w:color="000000" w:sz="4" w:space="0"/>
            </w:tcBorders>
            <w:shd w:val="clear" w:color="auto" w:fill="F8CBAD"/>
            <w:vAlign w:val="center"/>
          </w:tcPr>
          <w:p w14:paraId="000008E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Id</w:t>
            </w:r>
          </w:p>
        </w:tc>
        <w:tc>
          <w:tcPr>
            <w:tcBorders>
              <w:top w:val="nil"/>
              <w:left w:val="nil"/>
              <w:bottom w:val="single" w:color="000000" w:sz="4" w:space="0"/>
              <w:right w:val="single" w:color="000000" w:sz="4" w:space="0"/>
            </w:tcBorders>
            <w:shd w:val="clear" w:color="auto" w:fill="F8CBAD"/>
            <w:vAlign w:val="center"/>
          </w:tcPr>
          <w:p w14:paraId="000008E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tcBorders>
              <w:top w:val="nil"/>
              <w:left w:val="nil"/>
              <w:bottom w:val="single" w:color="000000" w:sz="4" w:space="0"/>
              <w:right w:val="single" w:color="000000" w:sz="4" w:space="0"/>
            </w:tcBorders>
            <w:shd w:val="clear" w:color="auto" w:fill="F8CBAD"/>
            <w:vAlign w:val="center"/>
          </w:tcPr>
          <w:p w14:paraId="000008E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tcBorders>
              <w:top w:val="nil"/>
              <w:left w:val="nil"/>
              <w:bottom w:val="single" w:color="000000" w:sz="4" w:space="0"/>
              <w:right w:val="single" w:color="000000" w:sz="4" w:space="0"/>
            </w:tcBorders>
            <w:shd w:val="clear" w:color="auto" w:fill="F8CBAD"/>
            <w:vAlign w:val="center"/>
          </w:tcPr>
          <w:p w14:paraId="000008E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p>
        </w:tc>
        <w:tc>
          <w:tcPr>
            <w:tcBorders>
              <w:top w:val="nil"/>
              <w:left w:val="nil"/>
              <w:bottom w:val="single" w:color="000000" w:sz="4" w:space="0"/>
              <w:right w:val="single" w:color="000000" w:sz="4" w:space="0"/>
            </w:tcBorders>
            <w:shd w:val="clear" w:color="auto" w:fill="F8CBAD"/>
            <w:vAlign w:val="center"/>
          </w:tcPr>
          <w:p w14:paraId="000008E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F8CBAD"/>
            <w:vAlign w:val="center"/>
          </w:tcPr>
          <w:p w14:paraId="000008EF">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  D2-D1 )</w:t>
            </w:r>
          </w:p>
        </w:tc>
        <w:tc>
          <w:tcPr>
            <w:tcBorders>
              <w:top w:val="nil"/>
              <w:left w:val="nil"/>
              <w:bottom w:val="single" w:color="000000" w:sz="4" w:space="0"/>
              <w:right w:val="single" w:color="000000" w:sz="4" w:space="0"/>
            </w:tcBorders>
            <w:shd w:val="clear" w:color="auto" w:fill="F8CBAD"/>
            <w:vAlign w:val="center"/>
          </w:tcPr>
          <w:p w14:paraId="000008F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Eligible Days For Penalty</w:t>
            </w:r>
          </w:p>
        </w:tc>
        <w:tc>
          <w:tcPr>
            <w:tcBorders>
              <w:top w:val="nil"/>
              <w:left w:val="nil"/>
              <w:bottom w:val="single" w:color="000000" w:sz="4" w:space="0"/>
              <w:right w:val="single" w:color="000000" w:sz="4" w:space="0"/>
            </w:tcBorders>
            <w:shd w:val="clear" w:color="auto" w:fill="F8CBAD"/>
            <w:vAlign w:val="center"/>
          </w:tcPr>
          <w:p w14:paraId="000008F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Penalty Calculated</w:t>
            </w:r>
          </w:p>
        </w:tc>
        <w:tc>
          <w:tcPr>
            <w:tcBorders>
              <w:top w:val="nil"/>
              <w:left w:val="nil"/>
              <w:bottom w:val="single" w:color="000000" w:sz="4" w:space="0"/>
              <w:right w:val="single" w:color="000000" w:sz="4" w:space="0"/>
            </w:tcBorders>
            <w:shd w:val="clear" w:color="auto" w:fill="F8CBAD"/>
            <w:vAlign w:val="center"/>
          </w:tcPr>
          <w:p w14:paraId="000008F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Tax on Penalty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(@18% on E)</w:t>
            </w:r>
          </w:p>
        </w:tc>
        <w:tc>
          <w:tcPr>
            <w:tcBorders>
              <w:top w:val="nil"/>
              <w:left w:val="nil"/>
              <w:bottom w:val="single" w:color="000000" w:sz="4" w:space="0"/>
              <w:right w:val="single" w:color="000000" w:sz="4" w:space="0"/>
            </w:tcBorders>
            <w:shd w:val="clear" w:color="auto" w:fill="F8CBAD"/>
            <w:vAlign w:val="center"/>
          </w:tcPr>
          <w:p w14:paraId="000008F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Full &amp; Final Claim (A+B+C) along with Penalty/Taxes</w:t>
            </w:r>
          </w:p>
        </w:tc>
      </w:tr>
      <w:tr w14:paraId="2592E3EB">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F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4" w:space="0"/>
              <w:right w:val="single" w:color="000000" w:sz="4" w:space="0"/>
            </w:tcBorders>
            <w:vAlign w:val="bottom"/>
          </w:tcPr>
          <w:p w14:paraId="000008F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4" w:space="0"/>
              <w:right w:val="single" w:color="000000" w:sz="4" w:space="0"/>
            </w:tcBorders>
            <w:vAlign w:val="bottom"/>
          </w:tcPr>
          <w:p w14:paraId="000008F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4-Feb-20</w:t>
            </w:r>
          </w:p>
        </w:tc>
        <w:tc>
          <w:tcPr>
            <w:tcBorders>
              <w:top w:val="nil"/>
              <w:left w:val="nil"/>
              <w:bottom w:val="single" w:color="000000" w:sz="4" w:space="0"/>
              <w:right w:val="single" w:color="000000" w:sz="4" w:space="0"/>
            </w:tcBorders>
            <w:vAlign w:val="bottom"/>
          </w:tcPr>
          <w:p w14:paraId="000008F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7,500.00 </w:t>
            </w:r>
          </w:p>
        </w:tc>
        <w:tc>
          <w:tcPr>
            <w:tcBorders>
              <w:top w:val="nil"/>
              <w:left w:val="nil"/>
              <w:bottom w:val="single" w:color="000000" w:sz="4" w:space="0"/>
              <w:right w:val="single" w:color="000000" w:sz="4" w:space="0"/>
            </w:tcBorders>
            <w:vAlign w:val="bottom"/>
          </w:tcPr>
          <w:p w14:paraId="000008F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3,750.00 </w:t>
            </w:r>
          </w:p>
        </w:tc>
        <w:tc>
          <w:tcPr>
            <w:tcBorders>
              <w:top w:val="nil"/>
              <w:left w:val="nil"/>
              <w:bottom w:val="single" w:color="000000" w:sz="4" w:space="0"/>
              <w:right w:val="single" w:color="000000" w:sz="4" w:space="0"/>
            </w:tcBorders>
            <w:vAlign w:val="bottom"/>
          </w:tcPr>
          <w:p w14:paraId="000008F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8F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8F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8F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88.36 </w:t>
            </w:r>
          </w:p>
        </w:tc>
        <w:tc>
          <w:tcPr>
            <w:tcBorders>
              <w:top w:val="nil"/>
              <w:left w:val="nil"/>
              <w:bottom w:val="single" w:color="000000" w:sz="4" w:space="0"/>
              <w:right w:val="single" w:color="000000" w:sz="4" w:space="0"/>
            </w:tcBorders>
            <w:vAlign w:val="bottom"/>
          </w:tcPr>
          <w:p w14:paraId="000008F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15.90 </w:t>
            </w:r>
          </w:p>
        </w:tc>
        <w:tc>
          <w:tcPr>
            <w:tcBorders>
              <w:top w:val="nil"/>
              <w:left w:val="nil"/>
              <w:bottom w:val="single" w:color="000000" w:sz="4" w:space="0"/>
              <w:right w:val="single" w:color="000000" w:sz="4" w:space="0"/>
            </w:tcBorders>
            <w:vAlign w:val="bottom"/>
          </w:tcPr>
          <w:p w14:paraId="000008F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3,854.26 </w:t>
            </w:r>
          </w:p>
        </w:tc>
      </w:tr>
      <w:tr w14:paraId="156EC96A">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8F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4" w:space="0"/>
              <w:right w:val="single" w:color="000000" w:sz="4" w:space="0"/>
            </w:tcBorders>
            <w:vAlign w:val="bottom"/>
          </w:tcPr>
          <w:p w14:paraId="0000090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4" w:space="0"/>
              <w:right w:val="single" w:color="000000" w:sz="4" w:space="0"/>
            </w:tcBorders>
            <w:vAlign w:val="bottom"/>
          </w:tcPr>
          <w:p w14:paraId="0000090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5-Feb-20</w:t>
            </w:r>
          </w:p>
        </w:tc>
        <w:tc>
          <w:tcPr>
            <w:tcBorders>
              <w:top w:val="nil"/>
              <w:left w:val="nil"/>
              <w:bottom w:val="single" w:color="000000" w:sz="4" w:space="0"/>
              <w:right w:val="single" w:color="000000" w:sz="4" w:space="0"/>
            </w:tcBorders>
            <w:vAlign w:val="bottom"/>
          </w:tcPr>
          <w:p w14:paraId="0000090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5,000.00 </w:t>
            </w:r>
          </w:p>
        </w:tc>
        <w:tc>
          <w:tcPr>
            <w:tcBorders>
              <w:top w:val="nil"/>
              <w:left w:val="nil"/>
              <w:bottom w:val="single" w:color="000000" w:sz="4" w:space="0"/>
              <w:right w:val="single" w:color="000000" w:sz="4" w:space="0"/>
            </w:tcBorders>
            <w:vAlign w:val="bottom"/>
          </w:tcPr>
          <w:p w14:paraId="0000090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2,500.00 </w:t>
            </w:r>
          </w:p>
        </w:tc>
        <w:tc>
          <w:tcPr>
            <w:tcBorders>
              <w:top w:val="nil"/>
              <w:left w:val="nil"/>
              <w:bottom w:val="single" w:color="000000" w:sz="4" w:space="0"/>
              <w:right w:val="single" w:color="000000" w:sz="4" w:space="0"/>
            </w:tcBorders>
            <w:vAlign w:val="bottom"/>
          </w:tcPr>
          <w:p w14:paraId="0000090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0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0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0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58.90 </w:t>
            </w:r>
          </w:p>
        </w:tc>
        <w:tc>
          <w:tcPr>
            <w:tcBorders>
              <w:top w:val="nil"/>
              <w:left w:val="nil"/>
              <w:bottom w:val="single" w:color="000000" w:sz="4" w:space="0"/>
              <w:right w:val="single" w:color="000000" w:sz="4" w:space="0"/>
            </w:tcBorders>
            <w:vAlign w:val="bottom"/>
          </w:tcPr>
          <w:p w14:paraId="0000090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10.60 </w:t>
            </w:r>
          </w:p>
        </w:tc>
        <w:tc>
          <w:tcPr>
            <w:tcBorders>
              <w:top w:val="nil"/>
              <w:left w:val="nil"/>
              <w:bottom w:val="single" w:color="000000" w:sz="4" w:space="0"/>
              <w:right w:val="single" w:color="000000" w:sz="4" w:space="0"/>
            </w:tcBorders>
            <w:vAlign w:val="bottom"/>
          </w:tcPr>
          <w:p w14:paraId="0000090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2,569.51 </w:t>
            </w:r>
          </w:p>
        </w:tc>
      </w:tr>
      <w:tr w14:paraId="2B476CC4">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0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4" w:space="0"/>
              <w:right w:val="single" w:color="000000" w:sz="4" w:space="0"/>
            </w:tcBorders>
            <w:vAlign w:val="bottom"/>
          </w:tcPr>
          <w:p w14:paraId="0000090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4" w:space="0"/>
              <w:right w:val="single" w:color="000000" w:sz="4" w:space="0"/>
            </w:tcBorders>
            <w:vAlign w:val="bottom"/>
          </w:tcPr>
          <w:p w14:paraId="0000090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90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20,000.00 </w:t>
            </w:r>
          </w:p>
        </w:tc>
        <w:tc>
          <w:tcPr>
            <w:tcBorders>
              <w:top w:val="nil"/>
              <w:left w:val="nil"/>
              <w:bottom w:val="single" w:color="000000" w:sz="4" w:space="0"/>
              <w:right w:val="single" w:color="000000" w:sz="4" w:space="0"/>
            </w:tcBorders>
            <w:vAlign w:val="bottom"/>
          </w:tcPr>
          <w:p w14:paraId="0000090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10,000.00 </w:t>
            </w:r>
          </w:p>
        </w:tc>
        <w:tc>
          <w:tcPr>
            <w:tcBorders>
              <w:top w:val="nil"/>
              <w:left w:val="nil"/>
              <w:bottom w:val="single" w:color="000000" w:sz="4" w:space="0"/>
              <w:right w:val="single" w:color="000000" w:sz="4" w:space="0"/>
            </w:tcBorders>
            <w:vAlign w:val="bottom"/>
          </w:tcPr>
          <w:p w14:paraId="0000090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1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1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1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235.62 </w:t>
            </w:r>
          </w:p>
        </w:tc>
        <w:tc>
          <w:tcPr>
            <w:tcBorders>
              <w:top w:val="nil"/>
              <w:left w:val="nil"/>
              <w:bottom w:val="single" w:color="000000" w:sz="4" w:space="0"/>
              <w:right w:val="single" w:color="000000" w:sz="4" w:space="0"/>
            </w:tcBorders>
            <w:vAlign w:val="bottom"/>
          </w:tcPr>
          <w:p w14:paraId="0000091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42.41 </w:t>
            </w:r>
          </w:p>
        </w:tc>
        <w:tc>
          <w:tcPr>
            <w:tcBorders>
              <w:top w:val="nil"/>
              <w:left w:val="nil"/>
              <w:bottom w:val="single" w:color="000000" w:sz="4" w:space="0"/>
              <w:right w:val="single" w:color="000000" w:sz="4" w:space="0"/>
            </w:tcBorders>
            <w:vAlign w:val="bottom"/>
          </w:tcPr>
          <w:p w14:paraId="0000091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10,278.03 </w:t>
            </w:r>
          </w:p>
        </w:tc>
      </w:tr>
      <w:tr w14:paraId="3B4A18CD">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1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4" w:space="0"/>
              <w:right w:val="single" w:color="000000" w:sz="4" w:space="0"/>
            </w:tcBorders>
            <w:vAlign w:val="bottom"/>
          </w:tcPr>
          <w:p w14:paraId="0000091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4" w:space="0"/>
              <w:right w:val="single" w:color="000000" w:sz="4" w:space="0"/>
            </w:tcBorders>
            <w:vAlign w:val="bottom"/>
          </w:tcPr>
          <w:p w14:paraId="0000091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91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18,750.00 </w:t>
            </w:r>
          </w:p>
        </w:tc>
        <w:tc>
          <w:tcPr>
            <w:tcBorders>
              <w:top w:val="nil"/>
              <w:left w:val="nil"/>
              <w:bottom w:val="single" w:color="000000" w:sz="4" w:space="0"/>
              <w:right w:val="single" w:color="000000" w:sz="4" w:space="0"/>
            </w:tcBorders>
            <w:vAlign w:val="bottom"/>
          </w:tcPr>
          <w:p w14:paraId="0000091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9,375.00 </w:t>
            </w:r>
          </w:p>
        </w:tc>
        <w:tc>
          <w:tcPr>
            <w:tcBorders>
              <w:top w:val="nil"/>
              <w:left w:val="nil"/>
              <w:bottom w:val="single" w:color="000000" w:sz="4" w:space="0"/>
              <w:right w:val="single" w:color="000000" w:sz="4" w:space="0"/>
            </w:tcBorders>
            <w:vAlign w:val="bottom"/>
          </w:tcPr>
          <w:p w14:paraId="0000091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1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1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1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220.89 </w:t>
            </w:r>
          </w:p>
        </w:tc>
        <w:tc>
          <w:tcPr>
            <w:tcBorders>
              <w:top w:val="nil"/>
              <w:left w:val="nil"/>
              <w:bottom w:val="single" w:color="000000" w:sz="4" w:space="0"/>
              <w:right w:val="single" w:color="000000" w:sz="4" w:space="0"/>
            </w:tcBorders>
            <w:vAlign w:val="bottom"/>
          </w:tcPr>
          <w:p w14:paraId="0000091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39.76 </w:t>
            </w:r>
          </w:p>
        </w:tc>
        <w:tc>
          <w:tcPr>
            <w:tcBorders>
              <w:top w:val="nil"/>
              <w:left w:val="nil"/>
              <w:bottom w:val="single" w:color="000000" w:sz="4" w:space="0"/>
              <w:right w:val="single" w:color="000000" w:sz="4" w:space="0"/>
            </w:tcBorders>
            <w:vAlign w:val="bottom"/>
          </w:tcPr>
          <w:p w14:paraId="0000091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9,635.65 </w:t>
            </w:r>
          </w:p>
        </w:tc>
      </w:tr>
      <w:tr w14:paraId="4891AC98">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2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4" w:space="0"/>
              <w:right w:val="single" w:color="000000" w:sz="4" w:space="0"/>
            </w:tcBorders>
            <w:vAlign w:val="bottom"/>
          </w:tcPr>
          <w:p w14:paraId="0000092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4" w:space="0"/>
              <w:right w:val="single" w:color="000000" w:sz="4" w:space="0"/>
            </w:tcBorders>
            <w:vAlign w:val="bottom"/>
          </w:tcPr>
          <w:p w14:paraId="0000092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92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4,500.00 </w:t>
            </w:r>
          </w:p>
        </w:tc>
        <w:tc>
          <w:tcPr>
            <w:tcBorders>
              <w:top w:val="nil"/>
              <w:left w:val="nil"/>
              <w:bottom w:val="single" w:color="000000" w:sz="4" w:space="0"/>
              <w:right w:val="single" w:color="000000" w:sz="4" w:space="0"/>
            </w:tcBorders>
            <w:vAlign w:val="bottom"/>
          </w:tcPr>
          <w:p w14:paraId="0000092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2,250.00 </w:t>
            </w:r>
          </w:p>
        </w:tc>
        <w:tc>
          <w:tcPr>
            <w:tcBorders>
              <w:top w:val="nil"/>
              <w:left w:val="nil"/>
              <w:bottom w:val="single" w:color="000000" w:sz="4" w:space="0"/>
              <w:right w:val="single" w:color="000000" w:sz="4" w:space="0"/>
            </w:tcBorders>
            <w:vAlign w:val="bottom"/>
          </w:tcPr>
          <w:p w14:paraId="0000092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2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2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2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53.01 </w:t>
            </w:r>
          </w:p>
        </w:tc>
        <w:tc>
          <w:tcPr>
            <w:tcBorders>
              <w:top w:val="nil"/>
              <w:left w:val="nil"/>
              <w:bottom w:val="single" w:color="000000" w:sz="4" w:space="0"/>
              <w:right w:val="single" w:color="000000" w:sz="4" w:space="0"/>
            </w:tcBorders>
            <w:vAlign w:val="bottom"/>
          </w:tcPr>
          <w:p w14:paraId="0000092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9.54 </w:t>
            </w:r>
          </w:p>
        </w:tc>
        <w:tc>
          <w:tcPr>
            <w:tcBorders>
              <w:top w:val="nil"/>
              <w:left w:val="nil"/>
              <w:bottom w:val="single" w:color="000000" w:sz="4" w:space="0"/>
              <w:right w:val="single" w:color="000000" w:sz="4" w:space="0"/>
            </w:tcBorders>
            <w:vAlign w:val="bottom"/>
          </w:tcPr>
          <w:p w14:paraId="0000092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2,312.56 </w:t>
            </w:r>
          </w:p>
        </w:tc>
      </w:tr>
      <w:tr w14:paraId="04806DC5">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2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4" w:space="0"/>
              <w:right w:val="single" w:color="000000" w:sz="4" w:space="0"/>
            </w:tcBorders>
            <w:vAlign w:val="bottom"/>
          </w:tcPr>
          <w:p w14:paraId="0000092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4" w:space="0"/>
              <w:right w:val="single" w:color="000000" w:sz="4" w:space="0"/>
            </w:tcBorders>
            <w:vAlign w:val="bottom"/>
          </w:tcPr>
          <w:p w14:paraId="0000092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92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6,000.00 </w:t>
            </w:r>
          </w:p>
        </w:tc>
        <w:tc>
          <w:tcPr>
            <w:tcBorders>
              <w:top w:val="nil"/>
              <w:left w:val="nil"/>
              <w:bottom w:val="single" w:color="000000" w:sz="4" w:space="0"/>
              <w:right w:val="single" w:color="000000" w:sz="4" w:space="0"/>
            </w:tcBorders>
            <w:vAlign w:val="bottom"/>
          </w:tcPr>
          <w:p w14:paraId="0000092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3,000.00 </w:t>
            </w:r>
          </w:p>
        </w:tc>
        <w:tc>
          <w:tcPr>
            <w:tcBorders>
              <w:top w:val="nil"/>
              <w:left w:val="nil"/>
              <w:bottom w:val="single" w:color="000000" w:sz="4" w:space="0"/>
              <w:right w:val="single" w:color="000000" w:sz="4" w:space="0"/>
            </w:tcBorders>
            <w:vAlign w:val="bottom"/>
          </w:tcPr>
          <w:p w14:paraId="0000093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3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3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3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70.68 </w:t>
            </w:r>
          </w:p>
        </w:tc>
        <w:tc>
          <w:tcPr>
            <w:tcBorders>
              <w:top w:val="nil"/>
              <w:left w:val="nil"/>
              <w:bottom w:val="single" w:color="000000" w:sz="4" w:space="0"/>
              <w:right w:val="single" w:color="000000" w:sz="4" w:space="0"/>
            </w:tcBorders>
            <w:vAlign w:val="bottom"/>
          </w:tcPr>
          <w:p w14:paraId="0000093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12.72 </w:t>
            </w:r>
          </w:p>
        </w:tc>
        <w:tc>
          <w:tcPr>
            <w:tcBorders>
              <w:top w:val="nil"/>
              <w:left w:val="nil"/>
              <w:bottom w:val="single" w:color="000000" w:sz="4" w:space="0"/>
              <w:right w:val="single" w:color="000000" w:sz="4" w:space="0"/>
            </w:tcBorders>
            <w:vAlign w:val="bottom"/>
          </w:tcPr>
          <w:p w14:paraId="0000093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3,083.41 </w:t>
            </w:r>
          </w:p>
        </w:tc>
      </w:tr>
      <w:tr w14:paraId="7664C567">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3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4" w:space="0"/>
              <w:right w:val="single" w:color="000000" w:sz="4" w:space="0"/>
            </w:tcBorders>
            <w:vAlign w:val="bottom"/>
          </w:tcPr>
          <w:p w14:paraId="0000093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4" w:space="0"/>
              <w:right w:val="single" w:color="000000" w:sz="4" w:space="0"/>
            </w:tcBorders>
            <w:vAlign w:val="bottom"/>
          </w:tcPr>
          <w:p w14:paraId="0000093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28-Jan-20</w:t>
            </w:r>
          </w:p>
        </w:tc>
        <w:tc>
          <w:tcPr>
            <w:tcBorders>
              <w:top w:val="nil"/>
              <w:left w:val="nil"/>
              <w:bottom w:val="single" w:color="000000" w:sz="4" w:space="0"/>
              <w:right w:val="single" w:color="000000" w:sz="4" w:space="0"/>
            </w:tcBorders>
            <w:vAlign w:val="bottom"/>
          </w:tcPr>
          <w:p w14:paraId="0000093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7,950.50 </w:t>
            </w:r>
          </w:p>
        </w:tc>
        <w:tc>
          <w:tcPr>
            <w:tcBorders>
              <w:top w:val="nil"/>
              <w:left w:val="nil"/>
              <w:bottom w:val="single" w:color="000000" w:sz="4" w:space="0"/>
              <w:right w:val="single" w:color="000000" w:sz="4" w:space="0"/>
            </w:tcBorders>
            <w:vAlign w:val="bottom"/>
          </w:tcPr>
          <w:p w14:paraId="0000093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3,975.25 </w:t>
            </w:r>
          </w:p>
        </w:tc>
        <w:tc>
          <w:tcPr>
            <w:tcBorders>
              <w:top w:val="nil"/>
              <w:left w:val="nil"/>
              <w:bottom w:val="single" w:color="000000" w:sz="4" w:space="0"/>
              <w:right w:val="single" w:color="000000" w:sz="4" w:space="0"/>
            </w:tcBorders>
            <w:vAlign w:val="bottom"/>
          </w:tcPr>
          <w:p w14:paraId="0000093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3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3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3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93.66 </w:t>
            </w:r>
          </w:p>
        </w:tc>
        <w:tc>
          <w:tcPr>
            <w:tcBorders>
              <w:top w:val="nil"/>
              <w:left w:val="nil"/>
              <w:bottom w:val="single" w:color="000000" w:sz="4" w:space="0"/>
              <w:right w:val="single" w:color="000000" w:sz="4" w:space="0"/>
            </w:tcBorders>
            <w:vAlign w:val="bottom"/>
          </w:tcPr>
          <w:p w14:paraId="0000093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16.86 </w:t>
            </w:r>
          </w:p>
        </w:tc>
        <w:tc>
          <w:tcPr>
            <w:tcBorders>
              <w:top w:val="nil"/>
              <w:left w:val="nil"/>
              <w:bottom w:val="single" w:color="000000" w:sz="4" w:space="0"/>
              <w:right w:val="single" w:color="000000" w:sz="4" w:space="0"/>
            </w:tcBorders>
            <w:vAlign w:val="bottom"/>
          </w:tcPr>
          <w:p w14:paraId="0000094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4,085.77 </w:t>
            </w:r>
          </w:p>
        </w:tc>
      </w:tr>
      <w:tr w14:paraId="72D57AAA">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4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4" w:space="0"/>
              <w:right w:val="single" w:color="000000" w:sz="4" w:space="0"/>
            </w:tcBorders>
            <w:vAlign w:val="bottom"/>
          </w:tcPr>
          <w:p w14:paraId="0000094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4" w:space="0"/>
              <w:right w:val="single" w:color="000000" w:sz="4" w:space="0"/>
            </w:tcBorders>
            <w:vAlign w:val="bottom"/>
          </w:tcPr>
          <w:p w14:paraId="0000094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94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11,253.50 </w:t>
            </w:r>
          </w:p>
        </w:tc>
        <w:tc>
          <w:tcPr>
            <w:tcBorders>
              <w:top w:val="nil"/>
              <w:left w:val="nil"/>
              <w:bottom w:val="single" w:color="000000" w:sz="4" w:space="0"/>
              <w:right w:val="single" w:color="000000" w:sz="4" w:space="0"/>
            </w:tcBorders>
            <w:vAlign w:val="bottom"/>
          </w:tcPr>
          <w:p w14:paraId="0000094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5,626.75 </w:t>
            </w:r>
          </w:p>
        </w:tc>
        <w:tc>
          <w:tcPr>
            <w:tcBorders>
              <w:top w:val="nil"/>
              <w:left w:val="nil"/>
              <w:bottom w:val="single" w:color="000000" w:sz="4" w:space="0"/>
              <w:right w:val="single" w:color="000000" w:sz="4" w:space="0"/>
            </w:tcBorders>
            <w:vAlign w:val="bottom"/>
          </w:tcPr>
          <w:p w14:paraId="0000094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4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4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4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132.58 </w:t>
            </w:r>
          </w:p>
        </w:tc>
        <w:tc>
          <w:tcPr>
            <w:tcBorders>
              <w:top w:val="nil"/>
              <w:left w:val="nil"/>
              <w:bottom w:val="single" w:color="000000" w:sz="4" w:space="0"/>
              <w:right w:val="single" w:color="000000" w:sz="4" w:space="0"/>
            </w:tcBorders>
            <w:vAlign w:val="bottom"/>
          </w:tcPr>
          <w:p w14:paraId="0000094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23.86 </w:t>
            </w:r>
          </w:p>
        </w:tc>
        <w:tc>
          <w:tcPr>
            <w:tcBorders>
              <w:top w:val="nil"/>
              <w:left w:val="nil"/>
              <w:bottom w:val="single" w:color="000000" w:sz="4" w:space="0"/>
              <w:right w:val="single" w:color="000000" w:sz="4" w:space="0"/>
            </w:tcBorders>
            <w:vAlign w:val="bottom"/>
          </w:tcPr>
          <w:p w14:paraId="0000094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5,783.19 </w:t>
            </w:r>
          </w:p>
        </w:tc>
      </w:tr>
      <w:tr w14:paraId="4CCB8D7B">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4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4" w:space="0"/>
              <w:right w:val="single" w:color="000000" w:sz="4" w:space="0"/>
            </w:tcBorders>
            <w:vAlign w:val="bottom"/>
          </w:tcPr>
          <w:p w14:paraId="0000094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4" w:space="0"/>
              <w:right w:val="single" w:color="000000" w:sz="4" w:space="0"/>
            </w:tcBorders>
            <w:vAlign w:val="bottom"/>
          </w:tcPr>
          <w:p w14:paraId="0000094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94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17,587.50 </w:t>
            </w:r>
          </w:p>
        </w:tc>
        <w:tc>
          <w:tcPr>
            <w:tcBorders>
              <w:top w:val="nil"/>
              <w:left w:val="nil"/>
              <w:bottom w:val="single" w:color="000000" w:sz="4" w:space="0"/>
              <w:right w:val="single" w:color="000000" w:sz="4" w:space="0"/>
            </w:tcBorders>
            <w:vAlign w:val="bottom"/>
          </w:tcPr>
          <w:p w14:paraId="0000095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8,793.75 </w:t>
            </w:r>
          </w:p>
        </w:tc>
        <w:tc>
          <w:tcPr>
            <w:tcBorders>
              <w:top w:val="nil"/>
              <w:left w:val="nil"/>
              <w:bottom w:val="single" w:color="000000" w:sz="4" w:space="0"/>
              <w:right w:val="single" w:color="000000" w:sz="4" w:space="0"/>
            </w:tcBorders>
            <w:vAlign w:val="bottom"/>
          </w:tcPr>
          <w:p w14:paraId="0000095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5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5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5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207.20 </w:t>
            </w:r>
          </w:p>
        </w:tc>
        <w:tc>
          <w:tcPr>
            <w:tcBorders>
              <w:top w:val="nil"/>
              <w:left w:val="nil"/>
              <w:bottom w:val="single" w:color="000000" w:sz="4" w:space="0"/>
              <w:right w:val="single" w:color="000000" w:sz="4" w:space="0"/>
            </w:tcBorders>
            <w:vAlign w:val="bottom"/>
          </w:tcPr>
          <w:p w14:paraId="0000095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37.30 </w:t>
            </w:r>
          </w:p>
        </w:tc>
        <w:tc>
          <w:tcPr>
            <w:tcBorders>
              <w:top w:val="nil"/>
              <w:left w:val="nil"/>
              <w:bottom w:val="single" w:color="000000" w:sz="4" w:space="0"/>
              <w:right w:val="single" w:color="000000" w:sz="4" w:space="0"/>
            </w:tcBorders>
            <w:vAlign w:val="bottom"/>
          </w:tcPr>
          <w:p w14:paraId="0000095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9,038.24 </w:t>
            </w:r>
          </w:p>
        </w:tc>
      </w:tr>
      <w:tr w14:paraId="53E55DE2">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5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4" w:space="0"/>
              <w:right w:val="single" w:color="000000" w:sz="4" w:space="0"/>
            </w:tcBorders>
            <w:vAlign w:val="bottom"/>
          </w:tcPr>
          <w:p w14:paraId="0000095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4" w:space="0"/>
              <w:right w:val="single" w:color="000000" w:sz="4" w:space="0"/>
            </w:tcBorders>
            <w:vAlign w:val="bottom"/>
          </w:tcPr>
          <w:p w14:paraId="0000095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95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24,578.00 </w:t>
            </w:r>
          </w:p>
        </w:tc>
        <w:tc>
          <w:tcPr>
            <w:tcBorders>
              <w:top w:val="nil"/>
              <w:left w:val="nil"/>
              <w:bottom w:val="single" w:color="000000" w:sz="4" w:space="0"/>
              <w:right w:val="single" w:color="000000" w:sz="4" w:space="0"/>
            </w:tcBorders>
            <w:vAlign w:val="bottom"/>
          </w:tcPr>
          <w:p w14:paraId="0000095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12,289.00 </w:t>
            </w:r>
          </w:p>
        </w:tc>
        <w:tc>
          <w:tcPr>
            <w:tcBorders>
              <w:top w:val="nil"/>
              <w:left w:val="nil"/>
              <w:bottom w:val="single" w:color="000000" w:sz="4" w:space="0"/>
              <w:right w:val="single" w:color="000000" w:sz="4" w:space="0"/>
            </w:tcBorders>
            <w:vAlign w:val="bottom"/>
          </w:tcPr>
          <w:p w14:paraId="0000095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95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5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bottom"/>
          </w:tcPr>
          <w:p w14:paraId="0000095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289.55 </w:t>
            </w:r>
          </w:p>
        </w:tc>
        <w:tc>
          <w:tcPr>
            <w:tcBorders>
              <w:top w:val="nil"/>
              <w:left w:val="nil"/>
              <w:bottom w:val="single" w:color="000000" w:sz="4" w:space="0"/>
              <w:right w:val="single" w:color="000000" w:sz="4" w:space="0"/>
            </w:tcBorders>
            <w:vAlign w:val="bottom"/>
          </w:tcPr>
          <w:p w14:paraId="0000096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52.12 </w:t>
            </w:r>
          </w:p>
        </w:tc>
        <w:tc>
          <w:tcPr>
            <w:tcBorders>
              <w:top w:val="nil"/>
              <w:left w:val="nil"/>
              <w:bottom w:val="single" w:color="000000" w:sz="4" w:space="0"/>
              <w:right w:val="single" w:color="000000" w:sz="4" w:space="0"/>
            </w:tcBorders>
            <w:vAlign w:val="bottom"/>
          </w:tcPr>
          <w:p w14:paraId="0000096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12,630.67 </w:t>
            </w:r>
          </w:p>
        </w:tc>
      </w:tr>
      <w:tr w14:paraId="24878B7C">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6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96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96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96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123,119.50 </w:t>
            </w:r>
          </w:p>
        </w:tc>
        <w:tc>
          <w:tcPr>
            <w:tcBorders>
              <w:top w:val="nil"/>
              <w:left w:val="nil"/>
              <w:bottom w:val="single" w:color="000000" w:sz="4" w:space="0"/>
              <w:right w:val="single" w:color="000000" w:sz="4" w:space="0"/>
            </w:tcBorders>
            <w:vAlign w:val="bottom"/>
          </w:tcPr>
          <w:p w14:paraId="00000966">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61,559.75 </w:t>
            </w:r>
          </w:p>
        </w:tc>
        <w:tc>
          <w:tcPr>
            <w:tcBorders>
              <w:top w:val="nil"/>
              <w:left w:val="nil"/>
              <w:bottom w:val="single" w:color="000000" w:sz="4" w:space="0"/>
              <w:right w:val="single" w:color="000000" w:sz="4" w:space="0"/>
            </w:tcBorders>
            <w:vAlign w:val="bottom"/>
          </w:tcPr>
          <w:p w14:paraId="00000967">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bottom"/>
          </w:tcPr>
          <w:p w14:paraId="00000968">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bottom"/>
          </w:tcPr>
          <w:p w14:paraId="0000096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96A">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1,450.45 </w:t>
            </w:r>
          </w:p>
        </w:tc>
        <w:tc>
          <w:tcPr>
            <w:tcBorders>
              <w:top w:val="nil"/>
              <w:left w:val="nil"/>
              <w:bottom w:val="single" w:color="000000" w:sz="4" w:space="0"/>
              <w:right w:val="single" w:color="000000" w:sz="4" w:space="0"/>
            </w:tcBorders>
            <w:vAlign w:val="bottom"/>
          </w:tcPr>
          <w:p w14:paraId="0000096B">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261.08 </w:t>
            </w:r>
          </w:p>
        </w:tc>
        <w:tc>
          <w:tcPr>
            <w:tcBorders>
              <w:top w:val="nil"/>
              <w:left w:val="nil"/>
              <w:bottom w:val="single" w:color="000000" w:sz="4" w:space="0"/>
              <w:right w:val="single" w:color="000000" w:sz="4" w:space="0"/>
            </w:tcBorders>
            <w:vAlign w:val="bottom"/>
          </w:tcPr>
          <w:p w14:paraId="0000096C">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63,271.28 </w:t>
            </w:r>
          </w:p>
        </w:tc>
      </w:tr>
    </w:tbl>
    <w:p w14:paraId="0000096D">
      <w:pPr>
        <w:spacing w:line="252" w:lineRule="auto"/>
        <w:jc w:val="both"/>
        <w:rPr>
          <w:b/>
          <w:bCs/>
        </w:rPr>
      </w:pPr>
    </w:p>
    <w:p w14:paraId="0000096E">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96F">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970">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Net of Recovery *50% . (NCGTC Recovery Percentage system taking from docket).</w:t>
      </w:r>
    </w:p>
    <w:p w14:paraId="00000971">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972">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Days Elapsed :- </w:t>
      </w:r>
      <w:r>
        <w:rPr>
          <w:rFonts w:ascii="Calibri" w:hAnsi="Calibri" w:eastAsia="Calibri" w:cs="Calibri"/>
          <w:b w:val="0"/>
          <w:bCs w:val="0"/>
          <w:i w:val="0"/>
          <w:iCs w:val="0"/>
          <w:smallCaps w:val="0"/>
          <w:strike w:val="0"/>
          <w:color w:val="000000"/>
          <w:sz w:val="20"/>
          <w:szCs w:val="20"/>
          <w:u w:val="none"/>
          <w:shd w:val="clear" w:fill="auto"/>
          <w:vertAlign w:val="baseline"/>
          <w:rtl w:val="0"/>
        </w:rPr>
        <w:t>Difference between Date when last tranch for full payment is received and Recovery cutoff date</w:t>
      </w:r>
      <w:r>
        <w:rPr>
          <w:rFonts w:ascii="Calibri" w:hAnsi="Calibri" w:eastAsia="Calibri" w:cs="Calibri"/>
          <w:b/>
          <w:bCs/>
          <w:i w:val="0"/>
          <w:iCs w:val="0"/>
          <w:smallCaps w:val="0"/>
          <w:strike w:val="0"/>
          <w:color w:val="000000"/>
          <w:sz w:val="20"/>
          <w:szCs w:val="20"/>
          <w:u w:val="none"/>
          <w:shd w:val="clear" w:fill="auto"/>
          <w:vertAlign w:val="baseline"/>
          <w:rtl w:val="0"/>
        </w:rPr>
        <w:t>.</w:t>
      </w:r>
    </w:p>
    <w:p w14:paraId="00000973">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974">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975">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976">
      <w:pPr>
        <w:keepNext w:val="0"/>
        <w:keepLines w:val="0"/>
        <w:pageBreakBefore w:val="0"/>
        <w:widowControl/>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(A+B+C)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977">
      <w:pPr>
        <w:spacing w:line="252" w:lineRule="auto"/>
        <w:jc w:val="both"/>
      </w:pPr>
    </w:p>
    <w:p w14:paraId="00000978">
      <w:pPr>
        <w:spacing w:line="252" w:lineRule="auto"/>
        <w:jc w:val="both"/>
        <w:rPr>
          <w:b/>
          <w:bCs/>
        </w:rPr>
      </w:pPr>
      <w:r>
        <w:rPr>
          <w:b/>
          <w:bCs/>
          <w:rtl w:val="0"/>
        </w:rPr>
        <w:t>Note:</w:t>
      </w:r>
    </w:p>
    <w:p w14:paraId="00000979">
      <w:pPr>
        <w:keepNext w:val="0"/>
        <w:keepLines w:val="0"/>
        <w:pageBreakBefore w:val="0"/>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Amount of INR 61,559.75 /- is adjusted in Final claim settlement.</w:t>
      </w:r>
    </w:p>
    <w:p w14:paraId="0000097A">
      <w:pPr>
        <w:keepNext w:val="0"/>
        <w:keepLines w:val="0"/>
        <w:pageBreakBefore w:val="0"/>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penalty, and hence a need for additional recoveries from MLI which is about  INR  1,711.53 /-</w:t>
      </w:r>
    </w:p>
    <w:p w14:paraId="0000097B">
      <w:pPr>
        <w:spacing w:line="252" w:lineRule="auto"/>
        <w:jc w:val="both"/>
      </w:pPr>
    </w:p>
    <w:p w14:paraId="0000097C">
      <w:pPr>
        <w:keepNext w:val="0"/>
        <w:keepLines w:val="0"/>
        <w:pageBreakBefore w:val="0"/>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360" w:right="0" w:hanging="360"/>
        <w:jc w:val="both"/>
      </w:pPr>
      <w:sdt>
        <w:sdtPr>
          <w:tag w:val="goog_rdk_89"/>
          <w:id w:val="587026934"/>
        </w:sdtPr>
        <w:sdtContent>
          <w:commentRangeStart w:id="81"/>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Scenario 2: Penalty Situation (File uploaded &amp; Full payment done after cutoff date)</w:t>
      </w:r>
      <w:commentRangeEnd w:id="81"/>
      <w:r>
        <w:commentReference w:id="81"/>
      </w:r>
    </w:p>
    <w:p w14:paraId="000009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36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tbl>
      <w:tblPr>
        <w:tblStyle w:val="45"/>
        <w:tblW w:w="9340" w:type="dxa"/>
        <w:tblInd w:w="0" w:type="dxa"/>
        <w:tblLayout w:type="fixed"/>
        <w:tblCellMar>
          <w:top w:w="0" w:type="dxa"/>
          <w:left w:w="115" w:type="dxa"/>
          <w:bottom w:w="0" w:type="dxa"/>
          <w:right w:w="115" w:type="dxa"/>
        </w:tblCellMar>
      </w:tblPr>
      <w:tblGrid>
        <w:gridCol w:w="6140"/>
        <w:gridCol w:w="1500"/>
        <w:gridCol w:w="1700"/>
      </w:tblGrid>
      <w:tr w14:paraId="30DBE12A">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97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Month when recovery file is uploaded by MLI</w:t>
            </w:r>
          </w:p>
        </w:tc>
        <w:tc>
          <w:tcPr>
            <w:tcBorders>
              <w:top w:val="single" w:color="000000" w:sz="4" w:space="0"/>
              <w:left w:val="nil"/>
              <w:bottom w:val="single" w:color="000000" w:sz="4" w:space="0"/>
              <w:right w:val="single" w:color="000000" w:sz="4" w:space="0"/>
            </w:tcBorders>
            <w:shd w:val="clear" w:color="auto" w:fill="BDD7EE"/>
          </w:tcPr>
          <w:p w14:paraId="0000097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Oct-20</w:t>
            </w:r>
          </w:p>
        </w:tc>
        <w:tc>
          <w:tcPr>
            <w:tcBorders>
              <w:top w:val="single" w:color="000000" w:sz="4" w:space="0"/>
              <w:left w:val="nil"/>
              <w:bottom w:val="single" w:color="000000" w:sz="4" w:space="0"/>
              <w:right w:val="single" w:color="000000" w:sz="4" w:space="0"/>
            </w:tcBorders>
            <w:vAlign w:val="bottom"/>
          </w:tcPr>
          <w:p w14:paraId="0000098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1DDE2CFC">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98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Rate of Penalty</w:t>
            </w:r>
          </w:p>
        </w:tc>
        <w:tc>
          <w:tcPr>
            <w:tcBorders>
              <w:top w:val="nil"/>
              <w:left w:val="nil"/>
              <w:bottom w:val="single" w:color="000000" w:sz="4" w:space="0"/>
              <w:right w:val="single" w:color="000000" w:sz="4" w:space="0"/>
            </w:tcBorders>
            <w:shd w:val="clear" w:color="auto" w:fill="BDD7EE"/>
            <w:vAlign w:val="bottom"/>
          </w:tcPr>
          <w:p w14:paraId="0000098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10%</w:t>
            </w:r>
          </w:p>
        </w:tc>
        <w:tc>
          <w:tcPr>
            <w:tcBorders>
              <w:top w:val="nil"/>
              <w:left w:val="nil"/>
              <w:bottom w:val="single" w:color="000000" w:sz="4" w:space="0"/>
              <w:right w:val="single" w:color="000000" w:sz="4" w:space="0"/>
            </w:tcBorders>
            <w:vAlign w:val="bottom"/>
          </w:tcPr>
          <w:p w14:paraId="0000098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50AD8AF0">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98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BDD7EE"/>
          </w:tcPr>
          <w:p w14:paraId="0000098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8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7E69E303">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98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Recovery Cutoff Date as define by NCGTC in schemes</w:t>
            </w:r>
          </w:p>
        </w:tc>
        <w:tc>
          <w:tcPr>
            <w:tcBorders>
              <w:top w:val="nil"/>
              <w:left w:val="nil"/>
              <w:bottom w:val="single" w:color="000000" w:sz="4" w:space="0"/>
              <w:right w:val="single" w:color="000000" w:sz="4" w:space="0"/>
            </w:tcBorders>
            <w:shd w:val="clear" w:color="auto" w:fill="BDD7EE"/>
          </w:tcPr>
          <w:p w14:paraId="0000098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30-Apr-20</w:t>
            </w:r>
          </w:p>
        </w:tc>
        <w:tc>
          <w:tcPr>
            <w:tcBorders>
              <w:top w:val="nil"/>
              <w:left w:val="nil"/>
              <w:bottom w:val="single" w:color="000000" w:sz="4" w:space="0"/>
              <w:right w:val="single" w:color="000000" w:sz="4" w:space="0"/>
            </w:tcBorders>
            <w:vAlign w:val="bottom"/>
          </w:tcPr>
          <w:p w14:paraId="00000989">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D1</w:t>
            </w:r>
          </w:p>
        </w:tc>
      </w:tr>
      <w:tr w14:paraId="78918B88">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98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NCGTC Share of Recoveries</w:t>
            </w:r>
          </w:p>
        </w:tc>
        <w:tc>
          <w:tcPr>
            <w:tcBorders>
              <w:top w:val="nil"/>
              <w:left w:val="nil"/>
              <w:bottom w:val="single" w:color="000000" w:sz="4" w:space="0"/>
              <w:right w:val="single" w:color="000000" w:sz="4" w:space="0"/>
            </w:tcBorders>
            <w:shd w:val="clear" w:color="auto" w:fill="BDD7EE"/>
          </w:tcPr>
          <w:p w14:paraId="0000098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50%</w:t>
            </w:r>
          </w:p>
        </w:tc>
        <w:tc>
          <w:tcPr>
            <w:tcBorders>
              <w:top w:val="nil"/>
              <w:left w:val="nil"/>
              <w:bottom w:val="single" w:color="000000" w:sz="4" w:space="0"/>
              <w:right w:val="single" w:color="000000" w:sz="4" w:space="0"/>
            </w:tcBorders>
            <w:vAlign w:val="bottom"/>
          </w:tcPr>
          <w:p w14:paraId="0000098C">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r>
    </w:tbl>
    <w:p w14:paraId="0000098D">
      <w:pPr>
        <w:spacing w:line="252" w:lineRule="auto"/>
        <w:jc w:val="both"/>
      </w:pPr>
    </w:p>
    <w:tbl>
      <w:tblPr>
        <w:tblStyle w:val="46"/>
        <w:tblW w:w="11430" w:type="dxa"/>
        <w:tblInd w:w="-1085" w:type="dxa"/>
        <w:tblLayout w:type="fixed"/>
        <w:tblCellMar>
          <w:top w:w="0" w:type="dxa"/>
          <w:left w:w="115" w:type="dxa"/>
          <w:bottom w:w="0" w:type="dxa"/>
          <w:right w:w="115" w:type="dxa"/>
        </w:tblCellMar>
      </w:tblPr>
      <w:tblGrid>
        <w:gridCol w:w="630"/>
        <w:gridCol w:w="1021"/>
        <w:gridCol w:w="1007"/>
        <w:gridCol w:w="1128"/>
        <w:gridCol w:w="1074"/>
        <w:gridCol w:w="1170"/>
        <w:gridCol w:w="857"/>
        <w:gridCol w:w="883"/>
        <w:gridCol w:w="1086"/>
        <w:gridCol w:w="864"/>
        <w:gridCol w:w="1710"/>
      </w:tblGrid>
      <w:tr w14:paraId="410E77B5">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vAlign w:val="bottom"/>
          </w:tcPr>
          <w:p w14:paraId="0000098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98F">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99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99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99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w:t>
            </w:r>
          </w:p>
        </w:tc>
        <w:tc>
          <w:tcPr>
            <w:tcBorders>
              <w:top w:val="single" w:color="000000" w:sz="4" w:space="0"/>
              <w:left w:val="nil"/>
              <w:bottom w:val="single" w:color="000000" w:sz="4" w:space="0"/>
              <w:right w:val="single" w:color="000000" w:sz="4" w:space="0"/>
            </w:tcBorders>
            <w:vAlign w:val="bottom"/>
          </w:tcPr>
          <w:p w14:paraId="0000099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D2</w:t>
            </w:r>
          </w:p>
        </w:tc>
        <w:tc>
          <w:tcPr>
            <w:tcBorders>
              <w:top w:val="single" w:color="000000" w:sz="4" w:space="0"/>
              <w:left w:val="nil"/>
              <w:bottom w:val="single" w:color="000000" w:sz="4" w:space="0"/>
              <w:right w:val="single" w:color="000000" w:sz="4" w:space="0"/>
            </w:tcBorders>
            <w:vAlign w:val="bottom"/>
          </w:tcPr>
          <w:p w14:paraId="0000099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995">
            <w:pPr>
              <w:spacing w:after="0" w:line="240" w:lineRule="auto"/>
              <w:jc w:val="center"/>
              <w:rPr>
                <w:rFonts w:ascii="Calibri" w:hAnsi="Calibri" w:eastAsia="Calibri" w:cs="Calibri"/>
                <w:b/>
                <w:bCs/>
                <w:color w:val="000000"/>
                <w:sz w:val="20"/>
                <w:szCs w:val="20"/>
              </w:rPr>
            </w:pPr>
          </w:p>
        </w:tc>
        <w:tc>
          <w:tcPr>
            <w:tcBorders>
              <w:top w:val="single" w:color="000000" w:sz="4" w:space="0"/>
              <w:left w:val="nil"/>
              <w:bottom w:val="single" w:color="000000" w:sz="4" w:space="0"/>
              <w:right w:val="single" w:color="000000" w:sz="4" w:space="0"/>
            </w:tcBorders>
            <w:vAlign w:val="bottom"/>
          </w:tcPr>
          <w:p w14:paraId="0000099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B</w:t>
            </w:r>
          </w:p>
        </w:tc>
        <w:tc>
          <w:tcPr>
            <w:tcBorders>
              <w:top w:val="single" w:color="000000" w:sz="4" w:space="0"/>
              <w:left w:val="nil"/>
              <w:bottom w:val="single" w:color="000000" w:sz="4" w:space="0"/>
              <w:right w:val="single" w:color="000000" w:sz="4" w:space="0"/>
            </w:tcBorders>
            <w:vAlign w:val="bottom"/>
          </w:tcPr>
          <w:p w14:paraId="0000099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C</w:t>
            </w:r>
          </w:p>
        </w:tc>
        <w:tc>
          <w:tcPr>
            <w:tcBorders>
              <w:top w:val="single" w:color="000000" w:sz="4" w:space="0"/>
              <w:left w:val="nil"/>
              <w:bottom w:val="single" w:color="000000" w:sz="4" w:space="0"/>
              <w:right w:val="single" w:color="000000" w:sz="4" w:space="0"/>
            </w:tcBorders>
            <w:vAlign w:val="bottom"/>
          </w:tcPr>
          <w:p w14:paraId="0000099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333E3D7A">
        <w:tblPrEx>
          <w:tblCellMar>
            <w:top w:w="0" w:type="dxa"/>
            <w:left w:w="115" w:type="dxa"/>
            <w:bottom w:w="0" w:type="dxa"/>
            <w:right w:w="115" w:type="dxa"/>
          </w:tblCellMar>
        </w:tblPrEx>
        <w:trPr>
          <w:trHeight w:val="1785" w:hRule="atLeast"/>
        </w:trPr>
        <w:tc>
          <w:tcPr>
            <w:tcBorders>
              <w:top w:val="nil"/>
              <w:left w:val="single" w:color="000000" w:sz="4" w:space="0"/>
              <w:bottom w:val="single" w:color="000000" w:sz="4" w:space="0"/>
              <w:right w:val="single" w:color="000000" w:sz="4" w:space="0"/>
            </w:tcBorders>
            <w:shd w:val="clear" w:color="auto" w:fill="F8CBAD"/>
            <w:vAlign w:val="center"/>
          </w:tcPr>
          <w:p w14:paraId="0000099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tcBorders>
              <w:top w:val="nil"/>
              <w:left w:val="nil"/>
              <w:bottom w:val="single" w:color="000000" w:sz="4" w:space="0"/>
              <w:right w:val="single" w:color="000000" w:sz="4" w:space="0"/>
            </w:tcBorders>
            <w:shd w:val="clear" w:color="auto" w:fill="F8CBAD"/>
            <w:vAlign w:val="center"/>
          </w:tcPr>
          <w:p w14:paraId="0000099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 xml:space="preserve"> Id</w:t>
            </w:r>
          </w:p>
        </w:tc>
        <w:tc>
          <w:tcPr>
            <w:tcBorders>
              <w:top w:val="nil"/>
              <w:left w:val="nil"/>
              <w:bottom w:val="single" w:color="000000" w:sz="4" w:space="0"/>
              <w:right w:val="single" w:color="000000" w:sz="4" w:space="0"/>
            </w:tcBorders>
            <w:shd w:val="clear" w:color="auto" w:fill="F8CBAD"/>
            <w:vAlign w:val="center"/>
          </w:tcPr>
          <w:p w14:paraId="0000099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tcBorders>
              <w:top w:val="nil"/>
              <w:left w:val="nil"/>
              <w:bottom w:val="single" w:color="000000" w:sz="4" w:space="0"/>
              <w:right w:val="single" w:color="000000" w:sz="4" w:space="0"/>
            </w:tcBorders>
            <w:shd w:val="clear" w:color="auto" w:fill="F8CBAD"/>
            <w:vAlign w:val="center"/>
          </w:tcPr>
          <w:p w14:paraId="0000099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tcBorders>
              <w:top w:val="nil"/>
              <w:left w:val="nil"/>
              <w:bottom w:val="single" w:color="000000" w:sz="4" w:space="0"/>
              <w:right w:val="single" w:color="000000" w:sz="4" w:space="0"/>
            </w:tcBorders>
            <w:shd w:val="clear" w:color="auto" w:fill="F8CBAD"/>
            <w:vAlign w:val="center"/>
          </w:tcPr>
          <w:p w14:paraId="0000099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p>
        </w:tc>
        <w:tc>
          <w:tcPr>
            <w:tcBorders>
              <w:top w:val="nil"/>
              <w:left w:val="nil"/>
              <w:bottom w:val="single" w:color="000000" w:sz="4" w:space="0"/>
              <w:right w:val="single" w:color="000000" w:sz="4" w:space="0"/>
            </w:tcBorders>
            <w:shd w:val="clear" w:color="auto" w:fill="F8CBAD"/>
            <w:vAlign w:val="center"/>
          </w:tcPr>
          <w:p w14:paraId="0000099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F8CBAD"/>
            <w:vAlign w:val="center"/>
          </w:tcPr>
          <w:p w14:paraId="0000099F">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  D2-D1 )</w:t>
            </w:r>
          </w:p>
        </w:tc>
        <w:tc>
          <w:tcPr>
            <w:tcBorders>
              <w:top w:val="nil"/>
              <w:left w:val="nil"/>
              <w:bottom w:val="single" w:color="000000" w:sz="4" w:space="0"/>
              <w:right w:val="single" w:color="000000" w:sz="4" w:space="0"/>
            </w:tcBorders>
            <w:shd w:val="clear" w:color="auto" w:fill="F8CBAD"/>
            <w:vAlign w:val="center"/>
          </w:tcPr>
          <w:p w14:paraId="000009A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Eligible Days For Penalty</w:t>
            </w:r>
          </w:p>
        </w:tc>
        <w:tc>
          <w:tcPr>
            <w:tcBorders>
              <w:top w:val="nil"/>
              <w:left w:val="nil"/>
              <w:bottom w:val="single" w:color="000000" w:sz="4" w:space="0"/>
              <w:right w:val="single" w:color="000000" w:sz="4" w:space="0"/>
            </w:tcBorders>
            <w:shd w:val="clear" w:color="auto" w:fill="F8CBAD"/>
            <w:vAlign w:val="center"/>
          </w:tcPr>
          <w:p w14:paraId="000009A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Penalty Calculated</w:t>
            </w:r>
          </w:p>
        </w:tc>
        <w:tc>
          <w:tcPr>
            <w:tcBorders>
              <w:top w:val="nil"/>
              <w:left w:val="nil"/>
              <w:bottom w:val="single" w:color="000000" w:sz="4" w:space="0"/>
              <w:right w:val="single" w:color="000000" w:sz="4" w:space="0"/>
            </w:tcBorders>
            <w:shd w:val="clear" w:color="auto" w:fill="F8CBAD"/>
            <w:vAlign w:val="center"/>
          </w:tcPr>
          <w:p w14:paraId="000009A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Tax on Pealty </w:t>
            </w:r>
            <w:r>
              <w:rPr>
                <w:rFonts w:ascii="Calibri" w:hAnsi="Calibri" w:eastAsia="Calibri" w:cs="Calibri"/>
                <w:b/>
                <w:bCs/>
                <w:color w:val="000000"/>
                <w:sz w:val="20"/>
                <w:szCs w:val="20"/>
                <w:rtl w:val="0"/>
              </w:rPr>
              <w:br w:type="textWrapping"/>
            </w:r>
            <w:r>
              <w:rPr>
                <w:rFonts w:ascii="Calibri" w:hAnsi="Calibri" w:eastAsia="Calibri" w:cs="Calibri"/>
                <w:b/>
                <w:bCs/>
                <w:color w:val="000000"/>
                <w:sz w:val="20"/>
                <w:szCs w:val="20"/>
                <w:rtl w:val="0"/>
              </w:rPr>
              <w:t>(@18% on E)</w:t>
            </w:r>
          </w:p>
        </w:tc>
        <w:tc>
          <w:tcPr>
            <w:tcBorders>
              <w:top w:val="nil"/>
              <w:left w:val="nil"/>
              <w:bottom w:val="single" w:color="000000" w:sz="4" w:space="0"/>
              <w:right w:val="single" w:color="000000" w:sz="4" w:space="0"/>
            </w:tcBorders>
            <w:shd w:val="clear" w:color="auto" w:fill="F8CBAD"/>
            <w:vAlign w:val="center"/>
          </w:tcPr>
          <w:p w14:paraId="000009A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Final Claim (A+B+C) along with Penalty/Taxes</w:t>
            </w:r>
          </w:p>
        </w:tc>
      </w:tr>
      <w:tr w14:paraId="3DF21A68">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A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4" w:space="0"/>
              <w:right w:val="single" w:color="000000" w:sz="4" w:space="0"/>
            </w:tcBorders>
            <w:vAlign w:val="bottom"/>
          </w:tcPr>
          <w:p w14:paraId="000009A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4" w:space="0"/>
              <w:right w:val="single" w:color="000000" w:sz="4" w:space="0"/>
            </w:tcBorders>
            <w:vAlign w:val="bottom"/>
          </w:tcPr>
          <w:p w14:paraId="000009A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4-Feb-20</w:t>
            </w:r>
          </w:p>
        </w:tc>
        <w:tc>
          <w:tcPr>
            <w:tcBorders>
              <w:top w:val="nil"/>
              <w:left w:val="nil"/>
              <w:bottom w:val="single" w:color="000000" w:sz="4" w:space="0"/>
              <w:right w:val="single" w:color="000000" w:sz="4" w:space="0"/>
            </w:tcBorders>
            <w:vAlign w:val="bottom"/>
          </w:tcPr>
          <w:p w14:paraId="000009A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7,500.00 </w:t>
            </w:r>
          </w:p>
        </w:tc>
        <w:tc>
          <w:tcPr>
            <w:tcBorders>
              <w:top w:val="nil"/>
              <w:left w:val="nil"/>
              <w:bottom w:val="single" w:color="000000" w:sz="4" w:space="0"/>
              <w:right w:val="single" w:color="000000" w:sz="4" w:space="0"/>
            </w:tcBorders>
            <w:vAlign w:val="bottom"/>
          </w:tcPr>
          <w:p w14:paraId="000009A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3,750.00 </w:t>
            </w:r>
          </w:p>
        </w:tc>
        <w:tc>
          <w:tcPr>
            <w:tcBorders>
              <w:top w:val="nil"/>
              <w:left w:val="nil"/>
              <w:bottom w:val="single" w:color="000000" w:sz="4" w:space="0"/>
              <w:right w:val="single" w:color="000000" w:sz="4" w:space="0"/>
            </w:tcBorders>
            <w:vAlign w:val="bottom"/>
          </w:tcPr>
          <w:p w14:paraId="000009A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A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A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A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182.88 </w:t>
            </w:r>
          </w:p>
        </w:tc>
        <w:tc>
          <w:tcPr>
            <w:tcBorders>
              <w:top w:val="nil"/>
              <w:left w:val="nil"/>
              <w:bottom w:val="single" w:color="000000" w:sz="4" w:space="0"/>
              <w:right w:val="single" w:color="000000" w:sz="4" w:space="0"/>
            </w:tcBorders>
            <w:vAlign w:val="bottom"/>
          </w:tcPr>
          <w:p w14:paraId="000009A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32.92 </w:t>
            </w:r>
          </w:p>
        </w:tc>
        <w:tc>
          <w:tcPr>
            <w:tcBorders>
              <w:top w:val="nil"/>
              <w:left w:val="nil"/>
              <w:bottom w:val="single" w:color="000000" w:sz="4" w:space="0"/>
              <w:right w:val="single" w:color="000000" w:sz="4" w:space="0"/>
            </w:tcBorders>
            <w:vAlign w:val="bottom"/>
          </w:tcPr>
          <w:p w14:paraId="000009A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3,965.79 </w:t>
            </w:r>
          </w:p>
        </w:tc>
      </w:tr>
      <w:tr w14:paraId="37D473A6">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A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4" w:space="0"/>
              <w:right w:val="single" w:color="000000" w:sz="4" w:space="0"/>
            </w:tcBorders>
            <w:vAlign w:val="bottom"/>
          </w:tcPr>
          <w:p w14:paraId="000009B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4" w:space="0"/>
              <w:right w:val="single" w:color="000000" w:sz="4" w:space="0"/>
            </w:tcBorders>
            <w:vAlign w:val="bottom"/>
          </w:tcPr>
          <w:p w14:paraId="000009B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5-Feb-20</w:t>
            </w:r>
          </w:p>
        </w:tc>
        <w:tc>
          <w:tcPr>
            <w:tcBorders>
              <w:top w:val="nil"/>
              <w:left w:val="nil"/>
              <w:bottom w:val="single" w:color="000000" w:sz="4" w:space="0"/>
              <w:right w:val="single" w:color="000000" w:sz="4" w:space="0"/>
            </w:tcBorders>
            <w:vAlign w:val="bottom"/>
          </w:tcPr>
          <w:p w14:paraId="000009B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5,000.00 </w:t>
            </w:r>
          </w:p>
        </w:tc>
        <w:tc>
          <w:tcPr>
            <w:tcBorders>
              <w:top w:val="nil"/>
              <w:left w:val="nil"/>
              <w:bottom w:val="single" w:color="000000" w:sz="4" w:space="0"/>
              <w:right w:val="single" w:color="000000" w:sz="4" w:space="0"/>
            </w:tcBorders>
            <w:vAlign w:val="bottom"/>
          </w:tcPr>
          <w:p w14:paraId="000009B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2,500.00 </w:t>
            </w:r>
          </w:p>
        </w:tc>
        <w:tc>
          <w:tcPr>
            <w:tcBorders>
              <w:top w:val="nil"/>
              <w:left w:val="nil"/>
              <w:bottom w:val="single" w:color="000000" w:sz="4" w:space="0"/>
              <w:right w:val="single" w:color="000000" w:sz="4" w:space="0"/>
            </w:tcBorders>
            <w:vAlign w:val="bottom"/>
          </w:tcPr>
          <w:p w14:paraId="000009B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B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B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B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121.92 </w:t>
            </w:r>
          </w:p>
        </w:tc>
        <w:tc>
          <w:tcPr>
            <w:tcBorders>
              <w:top w:val="nil"/>
              <w:left w:val="nil"/>
              <w:bottom w:val="single" w:color="000000" w:sz="4" w:space="0"/>
              <w:right w:val="single" w:color="000000" w:sz="4" w:space="0"/>
            </w:tcBorders>
            <w:vAlign w:val="bottom"/>
          </w:tcPr>
          <w:p w14:paraId="000009B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21.95 </w:t>
            </w:r>
          </w:p>
        </w:tc>
        <w:tc>
          <w:tcPr>
            <w:tcBorders>
              <w:top w:val="nil"/>
              <w:left w:val="nil"/>
              <w:bottom w:val="single" w:color="000000" w:sz="4" w:space="0"/>
              <w:right w:val="single" w:color="000000" w:sz="4" w:space="0"/>
            </w:tcBorders>
            <w:vAlign w:val="bottom"/>
          </w:tcPr>
          <w:p w14:paraId="000009B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2,643.86 </w:t>
            </w:r>
          </w:p>
        </w:tc>
      </w:tr>
      <w:tr w14:paraId="735B4C1A">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B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4" w:space="0"/>
              <w:right w:val="single" w:color="000000" w:sz="4" w:space="0"/>
            </w:tcBorders>
            <w:vAlign w:val="bottom"/>
          </w:tcPr>
          <w:p w14:paraId="000009B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4" w:space="0"/>
              <w:right w:val="single" w:color="000000" w:sz="4" w:space="0"/>
            </w:tcBorders>
            <w:vAlign w:val="bottom"/>
          </w:tcPr>
          <w:p w14:paraId="000009B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9B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20,000.00 </w:t>
            </w:r>
          </w:p>
        </w:tc>
        <w:tc>
          <w:tcPr>
            <w:tcBorders>
              <w:top w:val="nil"/>
              <w:left w:val="nil"/>
              <w:bottom w:val="single" w:color="000000" w:sz="4" w:space="0"/>
              <w:right w:val="single" w:color="000000" w:sz="4" w:space="0"/>
            </w:tcBorders>
            <w:vAlign w:val="bottom"/>
          </w:tcPr>
          <w:p w14:paraId="000009B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10,000.00 </w:t>
            </w:r>
          </w:p>
        </w:tc>
        <w:tc>
          <w:tcPr>
            <w:tcBorders>
              <w:top w:val="nil"/>
              <w:left w:val="nil"/>
              <w:bottom w:val="single" w:color="000000" w:sz="4" w:space="0"/>
              <w:right w:val="single" w:color="000000" w:sz="4" w:space="0"/>
            </w:tcBorders>
            <w:vAlign w:val="bottom"/>
          </w:tcPr>
          <w:p w14:paraId="000009B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C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C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C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487.67 </w:t>
            </w:r>
          </w:p>
        </w:tc>
        <w:tc>
          <w:tcPr>
            <w:tcBorders>
              <w:top w:val="nil"/>
              <w:left w:val="nil"/>
              <w:bottom w:val="single" w:color="000000" w:sz="4" w:space="0"/>
              <w:right w:val="single" w:color="000000" w:sz="4" w:space="0"/>
            </w:tcBorders>
            <w:vAlign w:val="bottom"/>
          </w:tcPr>
          <w:p w14:paraId="000009C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87.78 </w:t>
            </w:r>
          </w:p>
        </w:tc>
        <w:tc>
          <w:tcPr>
            <w:tcBorders>
              <w:top w:val="nil"/>
              <w:left w:val="nil"/>
              <w:bottom w:val="single" w:color="000000" w:sz="4" w:space="0"/>
              <w:right w:val="single" w:color="000000" w:sz="4" w:space="0"/>
            </w:tcBorders>
            <w:vAlign w:val="bottom"/>
          </w:tcPr>
          <w:p w14:paraId="000009C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10,575.45 </w:t>
            </w:r>
          </w:p>
        </w:tc>
      </w:tr>
      <w:tr w14:paraId="000F042F">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C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4" w:space="0"/>
              <w:right w:val="single" w:color="000000" w:sz="4" w:space="0"/>
            </w:tcBorders>
            <w:vAlign w:val="bottom"/>
          </w:tcPr>
          <w:p w14:paraId="000009C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4" w:space="0"/>
              <w:right w:val="single" w:color="000000" w:sz="4" w:space="0"/>
            </w:tcBorders>
            <w:vAlign w:val="bottom"/>
          </w:tcPr>
          <w:p w14:paraId="000009C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bottom"/>
          </w:tcPr>
          <w:p w14:paraId="000009C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18,750.00 </w:t>
            </w:r>
          </w:p>
        </w:tc>
        <w:tc>
          <w:tcPr>
            <w:tcBorders>
              <w:top w:val="nil"/>
              <w:left w:val="nil"/>
              <w:bottom w:val="single" w:color="000000" w:sz="4" w:space="0"/>
              <w:right w:val="single" w:color="000000" w:sz="4" w:space="0"/>
            </w:tcBorders>
            <w:vAlign w:val="bottom"/>
          </w:tcPr>
          <w:p w14:paraId="000009C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9,375.00 </w:t>
            </w:r>
          </w:p>
        </w:tc>
        <w:tc>
          <w:tcPr>
            <w:tcBorders>
              <w:top w:val="nil"/>
              <w:left w:val="nil"/>
              <w:bottom w:val="single" w:color="000000" w:sz="4" w:space="0"/>
              <w:right w:val="single" w:color="000000" w:sz="4" w:space="0"/>
            </w:tcBorders>
            <w:vAlign w:val="bottom"/>
          </w:tcPr>
          <w:p w14:paraId="000009C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C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C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C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457.19 </w:t>
            </w:r>
          </w:p>
        </w:tc>
        <w:tc>
          <w:tcPr>
            <w:tcBorders>
              <w:top w:val="nil"/>
              <w:left w:val="nil"/>
              <w:bottom w:val="single" w:color="000000" w:sz="4" w:space="0"/>
              <w:right w:val="single" w:color="000000" w:sz="4" w:space="0"/>
            </w:tcBorders>
            <w:vAlign w:val="bottom"/>
          </w:tcPr>
          <w:p w14:paraId="000009C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82.29 </w:t>
            </w:r>
          </w:p>
        </w:tc>
        <w:tc>
          <w:tcPr>
            <w:tcBorders>
              <w:top w:val="nil"/>
              <w:left w:val="nil"/>
              <w:bottom w:val="single" w:color="000000" w:sz="4" w:space="0"/>
              <w:right w:val="single" w:color="000000" w:sz="4" w:space="0"/>
            </w:tcBorders>
            <w:vAlign w:val="bottom"/>
          </w:tcPr>
          <w:p w14:paraId="000009C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9,914.49 </w:t>
            </w:r>
          </w:p>
        </w:tc>
      </w:tr>
      <w:tr w14:paraId="55C48A18">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D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4" w:space="0"/>
              <w:right w:val="single" w:color="000000" w:sz="4" w:space="0"/>
            </w:tcBorders>
            <w:vAlign w:val="bottom"/>
          </w:tcPr>
          <w:p w14:paraId="000009D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4" w:space="0"/>
              <w:right w:val="single" w:color="000000" w:sz="4" w:space="0"/>
            </w:tcBorders>
            <w:vAlign w:val="bottom"/>
          </w:tcPr>
          <w:p w14:paraId="000009D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9D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4,500.00 </w:t>
            </w:r>
          </w:p>
        </w:tc>
        <w:tc>
          <w:tcPr>
            <w:tcBorders>
              <w:top w:val="nil"/>
              <w:left w:val="nil"/>
              <w:bottom w:val="single" w:color="000000" w:sz="4" w:space="0"/>
              <w:right w:val="single" w:color="000000" w:sz="4" w:space="0"/>
            </w:tcBorders>
            <w:vAlign w:val="bottom"/>
          </w:tcPr>
          <w:p w14:paraId="000009D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2,250.00 </w:t>
            </w:r>
          </w:p>
        </w:tc>
        <w:tc>
          <w:tcPr>
            <w:tcBorders>
              <w:top w:val="nil"/>
              <w:left w:val="nil"/>
              <w:bottom w:val="single" w:color="000000" w:sz="4" w:space="0"/>
              <w:right w:val="single" w:color="000000" w:sz="4" w:space="0"/>
            </w:tcBorders>
            <w:vAlign w:val="bottom"/>
          </w:tcPr>
          <w:p w14:paraId="000009D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D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D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D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109.73 </w:t>
            </w:r>
          </w:p>
        </w:tc>
        <w:tc>
          <w:tcPr>
            <w:tcBorders>
              <w:top w:val="nil"/>
              <w:left w:val="nil"/>
              <w:bottom w:val="single" w:color="000000" w:sz="4" w:space="0"/>
              <w:right w:val="single" w:color="000000" w:sz="4" w:space="0"/>
            </w:tcBorders>
            <w:vAlign w:val="bottom"/>
          </w:tcPr>
          <w:p w14:paraId="000009D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19.75 </w:t>
            </w:r>
          </w:p>
        </w:tc>
        <w:tc>
          <w:tcPr>
            <w:tcBorders>
              <w:top w:val="nil"/>
              <w:left w:val="nil"/>
              <w:bottom w:val="single" w:color="000000" w:sz="4" w:space="0"/>
              <w:right w:val="single" w:color="000000" w:sz="4" w:space="0"/>
            </w:tcBorders>
            <w:vAlign w:val="bottom"/>
          </w:tcPr>
          <w:p w14:paraId="000009D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2,379.48 </w:t>
            </w:r>
          </w:p>
        </w:tc>
      </w:tr>
      <w:tr w14:paraId="057A66D8">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D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4" w:space="0"/>
              <w:right w:val="single" w:color="000000" w:sz="4" w:space="0"/>
            </w:tcBorders>
            <w:vAlign w:val="bottom"/>
          </w:tcPr>
          <w:p w14:paraId="000009D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4" w:space="0"/>
              <w:right w:val="single" w:color="000000" w:sz="4" w:space="0"/>
            </w:tcBorders>
            <w:vAlign w:val="bottom"/>
          </w:tcPr>
          <w:p w14:paraId="000009D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bottom"/>
          </w:tcPr>
          <w:p w14:paraId="000009D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6,000.00 </w:t>
            </w:r>
          </w:p>
        </w:tc>
        <w:tc>
          <w:tcPr>
            <w:tcBorders>
              <w:top w:val="nil"/>
              <w:left w:val="nil"/>
              <w:bottom w:val="single" w:color="000000" w:sz="4" w:space="0"/>
              <w:right w:val="single" w:color="000000" w:sz="4" w:space="0"/>
            </w:tcBorders>
            <w:vAlign w:val="bottom"/>
          </w:tcPr>
          <w:p w14:paraId="000009D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3,000.00 </w:t>
            </w:r>
          </w:p>
        </w:tc>
        <w:tc>
          <w:tcPr>
            <w:tcBorders>
              <w:top w:val="nil"/>
              <w:left w:val="nil"/>
              <w:bottom w:val="single" w:color="000000" w:sz="4" w:space="0"/>
              <w:right w:val="single" w:color="000000" w:sz="4" w:space="0"/>
            </w:tcBorders>
            <w:vAlign w:val="bottom"/>
          </w:tcPr>
          <w:p w14:paraId="000009E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E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E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E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146.30 </w:t>
            </w:r>
          </w:p>
        </w:tc>
        <w:tc>
          <w:tcPr>
            <w:tcBorders>
              <w:top w:val="nil"/>
              <w:left w:val="nil"/>
              <w:bottom w:val="single" w:color="000000" w:sz="4" w:space="0"/>
              <w:right w:val="single" w:color="000000" w:sz="4" w:space="0"/>
            </w:tcBorders>
            <w:vAlign w:val="bottom"/>
          </w:tcPr>
          <w:p w14:paraId="000009E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26.33 </w:t>
            </w:r>
          </w:p>
        </w:tc>
        <w:tc>
          <w:tcPr>
            <w:tcBorders>
              <w:top w:val="nil"/>
              <w:left w:val="nil"/>
              <w:bottom w:val="single" w:color="000000" w:sz="4" w:space="0"/>
              <w:right w:val="single" w:color="000000" w:sz="4" w:space="0"/>
            </w:tcBorders>
            <w:vAlign w:val="bottom"/>
          </w:tcPr>
          <w:p w14:paraId="000009E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3,172.64 </w:t>
            </w:r>
          </w:p>
        </w:tc>
      </w:tr>
      <w:tr w14:paraId="649E94E0">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E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4" w:space="0"/>
              <w:right w:val="single" w:color="000000" w:sz="4" w:space="0"/>
            </w:tcBorders>
            <w:vAlign w:val="bottom"/>
          </w:tcPr>
          <w:p w14:paraId="000009E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4" w:space="0"/>
              <w:right w:val="single" w:color="000000" w:sz="4" w:space="0"/>
            </w:tcBorders>
            <w:vAlign w:val="bottom"/>
          </w:tcPr>
          <w:p w14:paraId="000009E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28-Jan-20</w:t>
            </w:r>
          </w:p>
        </w:tc>
        <w:tc>
          <w:tcPr>
            <w:tcBorders>
              <w:top w:val="nil"/>
              <w:left w:val="nil"/>
              <w:bottom w:val="single" w:color="000000" w:sz="4" w:space="0"/>
              <w:right w:val="single" w:color="000000" w:sz="4" w:space="0"/>
            </w:tcBorders>
            <w:vAlign w:val="bottom"/>
          </w:tcPr>
          <w:p w14:paraId="000009E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7,950.50 </w:t>
            </w:r>
          </w:p>
        </w:tc>
        <w:tc>
          <w:tcPr>
            <w:tcBorders>
              <w:top w:val="nil"/>
              <w:left w:val="nil"/>
              <w:bottom w:val="single" w:color="000000" w:sz="4" w:space="0"/>
              <w:right w:val="single" w:color="000000" w:sz="4" w:space="0"/>
            </w:tcBorders>
            <w:vAlign w:val="bottom"/>
          </w:tcPr>
          <w:p w14:paraId="000009E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3,975.25 </w:t>
            </w:r>
          </w:p>
        </w:tc>
        <w:tc>
          <w:tcPr>
            <w:tcBorders>
              <w:top w:val="nil"/>
              <w:left w:val="nil"/>
              <w:bottom w:val="single" w:color="000000" w:sz="4" w:space="0"/>
              <w:right w:val="single" w:color="000000" w:sz="4" w:space="0"/>
            </w:tcBorders>
            <w:vAlign w:val="bottom"/>
          </w:tcPr>
          <w:p w14:paraId="000009E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E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E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E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193.86 </w:t>
            </w:r>
          </w:p>
        </w:tc>
        <w:tc>
          <w:tcPr>
            <w:tcBorders>
              <w:top w:val="nil"/>
              <w:left w:val="nil"/>
              <w:bottom w:val="single" w:color="000000" w:sz="4" w:space="0"/>
              <w:right w:val="single" w:color="000000" w:sz="4" w:space="0"/>
            </w:tcBorders>
            <w:vAlign w:val="bottom"/>
          </w:tcPr>
          <w:p w14:paraId="000009E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34.90 </w:t>
            </w:r>
          </w:p>
        </w:tc>
        <w:tc>
          <w:tcPr>
            <w:tcBorders>
              <w:top w:val="nil"/>
              <w:left w:val="nil"/>
              <w:bottom w:val="single" w:color="000000" w:sz="4" w:space="0"/>
              <w:right w:val="single" w:color="000000" w:sz="4" w:space="0"/>
            </w:tcBorders>
            <w:vAlign w:val="bottom"/>
          </w:tcPr>
          <w:p w14:paraId="000009F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4,204.01 </w:t>
            </w:r>
          </w:p>
        </w:tc>
      </w:tr>
      <w:tr w14:paraId="00E86431">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F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4" w:space="0"/>
              <w:right w:val="single" w:color="000000" w:sz="4" w:space="0"/>
            </w:tcBorders>
            <w:vAlign w:val="bottom"/>
          </w:tcPr>
          <w:p w14:paraId="000009F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4" w:space="0"/>
              <w:right w:val="single" w:color="000000" w:sz="4" w:space="0"/>
            </w:tcBorders>
            <w:vAlign w:val="bottom"/>
          </w:tcPr>
          <w:p w14:paraId="000009F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9F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11,253.50 </w:t>
            </w:r>
          </w:p>
        </w:tc>
        <w:tc>
          <w:tcPr>
            <w:tcBorders>
              <w:top w:val="nil"/>
              <w:left w:val="nil"/>
              <w:bottom w:val="single" w:color="000000" w:sz="4" w:space="0"/>
              <w:right w:val="single" w:color="000000" w:sz="4" w:space="0"/>
            </w:tcBorders>
            <w:vAlign w:val="bottom"/>
          </w:tcPr>
          <w:p w14:paraId="000009F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5,626.75 </w:t>
            </w:r>
          </w:p>
        </w:tc>
        <w:tc>
          <w:tcPr>
            <w:tcBorders>
              <w:top w:val="nil"/>
              <w:left w:val="nil"/>
              <w:bottom w:val="single" w:color="000000" w:sz="4" w:space="0"/>
              <w:right w:val="single" w:color="000000" w:sz="4" w:space="0"/>
            </w:tcBorders>
            <w:vAlign w:val="bottom"/>
          </w:tcPr>
          <w:p w14:paraId="000009F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9F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F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9F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274.40 </w:t>
            </w:r>
          </w:p>
        </w:tc>
        <w:tc>
          <w:tcPr>
            <w:tcBorders>
              <w:top w:val="nil"/>
              <w:left w:val="nil"/>
              <w:bottom w:val="single" w:color="000000" w:sz="4" w:space="0"/>
              <w:right w:val="single" w:color="000000" w:sz="4" w:space="0"/>
            </w:tcBorders>
            <w:vAlign w:val="bottom"/>
          </w:tcPr>
          <w:p w14:paraId="000009F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49.39 </w:t>
            </w:r>
          </w:p>
        </w:tc>
        <w:tc>
          <w:tcPr>
            <w:tcBorders>
              <w:top w:val="nil"/>
              <w:left w:val="nil"/>
              <w:bottom w:val="single" w:color="000000" w:sz="4" w:space="0"/>
              <w:right w:val="single" w:color="000000" w:sz="4" w:space="0"/>
            </w:tcBorders>
            <w:vAlign w:val="bottom"/>
          </w:tcPr>
          <w:p w14:paraId="000009F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5,950.54 </w:t>
            </w:r>
          </w:p>
        </w:tc>
      </w:tr>
      <w:tr w14:paraId="007945E7">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9F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4" w:space="0"/>
              <w:right w:val="single" w:color="000000" w:sz="4" w:space="0"/>
            </w:tcBorders>
            <w:vAlign w:val="bottom"/>
          </w:tcPr>
          <w:p w14:paraId="000009F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4" w:space="0"/>
              <w:right w:val="single" w:color="000000" w:sz="4" w:space="0"/>
            </w:tcBorders>
            <w:vAlign w:val="bottom"/>
          </w:tcPr>
          <w:p w14:paraId="000009F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9F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17,587.50 </w:t>
            </w:r>
          </w:p>
        </w:tc>
        <w:tc>
          <w:tcPr>
            <w:tcBorders>
              <w:top w:val="nil"/>
              <w:left w:val="nil"/>
              <w:bottom w:val="single" w:color="000000" w:sz="4" w:space="0"/>
              <w:right w:val="single" w:color="000000" w:sz="4" w:space="0"/>
            </w:tcBorders>
            <w:vAlign w:val="bottom"/>
          </w:tcPr>
          <w:p w14:paraId="00000A0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8,793.75 </w:t>
            </w:r>
          </w:p>
        </w:tc>
        <w:tc>
          <w:tcPr>
            <w:tcBorders>
              <w:top w:val="nil"/>
              <w:left w:val="nil"/>
              <w:bottom w:val="single" w:color="000000" w:sz="4" w:space="0"/>
              <w:right w:val="single" w:color="000000" w:sz="4" w:space="0"/>
            </w:tcBorders>
            <w:vAlign w:val="bottom"/>
          </w:tcPr>
          <w:p w14:paraId="00000A0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A0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A0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A0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428.85 </w:t>
            </w:r>
          </w:p>
        </w:tc>
        <w:tc>
          <w:tcPr>
            <w:tcBorders>
              <w:top w:val="nil"/>
              <w:left w:val="nil"/>
              <w:bottom w:val="single" w:color="000000" w:sz="4" w:space="0"/>
              <w:right w:val="single" w:color="000000" w:sz="4" w:space="0"/>
            </w:tcBorders>
            <w:vAlign w:val="bottom"/>
          </w:tcPr>
          <w:p w14:paraId="00000A0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77.19 </w:t>
            </w:r>
          </w:p>
        </w:tc>
        <w:tc>
          <w:tcPr>
            <w:tcBorders>
              <w:top w:val="nil"/>
              <w:left w:val="nil"/>
              <w:bottom w:val="single" w:color="000000" w:sz="4" w:space="0"/>
              <w:right w:val="single" w:color="000000" w:sz="4" w:space="0"/>
            </w:tcBorders>
            <w:vAlign w:val="bottom"/>
          </w:tcPr>
          <w:p w14:paraId="00000A0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9,299.79 </w:t>
            </w:r>
          </w:p>
        </w:tc>
      </w:tr>
      <w:tr w14:paraId="37F78347">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A0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4" w:space="0"/>
              <w:right w:val="single" w:color="000000" w:sz="4" w:space="0"/>
            </w:tcBorders>
            <w:vAlign w:val="bottom"/>
          </w:tcPr>
          <w:p w14:paraId="00000A0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4" w:space="0"/>
              <w:right w:val="single" w:color="000000" w:sz="4" w:space="0"/>
            </w:tcBorders>
            <w:vAlign w:val="bottom"/>
          </w:tcPr>
          <w:p w14:paraId="00000A0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bottom"/>
          </w:tcPr>
          <w:p w14:paraId="00000A0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24,578.00 </w:t>
            </w:r>
          </w:p>
        </w:tc>
        <w:tc>
          <w:tcPr>
            <w:tcBorders>
              <w:top w:val="nil"/>
              <w:left w:val="nil"/>
              <w:bottom w:val="single" w:color="000000" w:sz="4" w:space="0"/>
              <w:right w:val="single" w:color="000000" w:sz="4" w:space="0"/>
            </w:tcBorders>
            <w:vAlign w:val="bottom"/>
          </w:tcPr>
          <w:p w14:paraId="00000A0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12,289.00 </w:t>
            </w:r>
          </w:p>
        </w:tc>
        <w:tc>
          <w:tcPr>
            <w:tcBorders>
              <w:top w:val="nil"/>
              <w:left w:val="nil"/>
              <w:bottom w:val="single" w:color="000000" w:sz="4" w:space="0"/>
              <w:right w:val="single" w:color="000000" w:sz="4" w:space="0"/>
            </w:tcBorders>
            <w:vAlign w:val="bottom"/>
          </w:tcPr>
          <w:p w14:paraId="00000A0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A0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A0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bottom"/>
          </w:tcPr>
          <w:p w14:paraId="00000A0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599.30 </w:t>
            </w:r>
          </w:p>
        </w:tc>
        <w:tc>
          <w:tcPr>
            <w:tcBorders>
              <w:top w:val="nil"/>
              <w:left w:val="nil"/>
              <w:bottom w:val="single" w:color="000000" w:sz="4" w:space="0"/>
              <w:right w:val="single" w:color="000000" w:sz="4" w:space="0"/>
            </w:tcBorders>
            <w:vAlign w:val="bottom"/>
          </w:tcPr>
          <w:p w14:paraId="00000A1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107.87 </w:t>
            </w:r>
          </w:p>
        </w:tc>
        <w:tc>
          <w:tcPr>
            <w:tcBorders>
              <w:top w:val="nil"/>
              <w:left w:val="nil"/>
              <w:bottom w:val="single" w:color="000000" w:sz="4" w:space="0"/>
              <w:right w:val="single" w:color="000000" w:sz="4" w:space="0"/>
            </w:tcBorders>
            <w:vAlign w:val="bottom"/>
          </w:tcPr>
          <w:p w14:paraId="00000A1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12,996.17 </w:t>
            </w:r>
          </w:p>
        </w:tc>
      </w:tr>
      <w:tr w14:paraId="40E31AEC">
        <w:tblPrEx>
          <w:tblCellMar>
            <w:top w:w="0" w:type="dxa"/>
            <w:left w:w="115" w:type="dxa"/>
            <w:bottom w:w="0" w:type="dxa"/>
            <w:right w:w="115" w:type="dxa"/>
          </w:tblCellMar>
        </w:tblPrEx>
        <w:trPr>
          <w:trHeight w:val="255" w:hRule="atLeast"/>
        </w:trPr>
        <w:tc>
          <w:tcPr>
            <w:tcBorders>
              <w:top w:val="nil"/>
              <w:left w:val="single" w:color="000000" w:sz="4" w:space="0"/>
              <w:bottom w:val="single" w:color="000000" w:sz="4" w:space="0"/>
              <w:right w:val="single" w:color="000000" w:sz="4" w:space="0"/>
            </w:tcBorders>
            <w:vAlign w:val="bottom"/>
          </w:tcPr>
          <w:p w14:paraId="00000A1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A1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A1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bottom"/>
          </w:tcPr>
          <w:p w14:paraId="00000A1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    123,119.50 </w:t>
            </w:r>
          </w:p>
        </w:tc>
        <w:tc>
          <w:tcPr>
            <w:tcBorders>
              <w:top w:val="nil"/>
              <w:left w:val="nil"/>
              <w:bottom w:val="single" w:color="000000" w:sz="4" w:space="0"/>
              <w:right w:val="single" w:color="000000" w:sz="4" w:space="0"/>
            </w:tcBorders>
            <w:vAlign w:val="bottom"/>
          </w:tcPr>
          <w:p w14:paraId="00000A16">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61,559.75 </w:t>
            </w:r>
          </w:p>
        </w:tc>
        <w:tc>
          <w:tcPr>
            <w:tcBorders>
              <w:top w:val="nil"/>
              <w:left w:val="nil"/>
              <w:bottom w:val="single" w:color="000000" w:sz="4" w:space="0"/>
              <w:right w:val="single" w:color="000000" w:sz="4" w:space="0"/>
            </w:tcBorders>
            <w:vAlign w:val="bottom"/>
          </w:tcPr>
          <w:p w14:paraId="00000A17">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bottom"/>
          </w:tcPr>
          <w:p w14:paraId="00000A18">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bottom"/>
          </w:tcPr>
          <w:p w14:paraId="00000A19">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bottom"/>
          </w:tcPr>
          <w:p w14:paraId="00000A1A">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3,002.09 </w:t>
            </w:r>
          </w:p>
        </w:tc>
        <w:tc>
          <w:tcPr>
            <w:tcBorders>
              <w:top w:val="nil"/>
              <w:left w:val="nil"/>
              <w:bottom w:val="single" w:color="000000" w:sz="4" w:space="0"/>
              <w:right w:val="single" w:color="000000" w:sz="4" w:space="0"/>
            </w:tcBorders>
            <w:vAlign w:val="bottom"/>
          </w:tcPr>
          <w:p w14:paraId="00000A1B">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540.38 </w:t>
            </w:r>
          </w:p>
        </w:tc>
        <w:tc>
          <w:tcPr>
            <w:tcBorders>
              <w:top w:val="nil"/>
              <w:left w:val="nil"/>
              <w:bottom w:val="single" w:color="000000" w:sz="4" w:space="0"/>
              <w:right w:val="single" w:color="000000" w:sz="4" w:space="0"/>
            </w:tcBorders>
            <w:vAlign w:val="bottom"/>
          </w:tcPr>
          <w:p w14:paraId="00000A1C">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xml:space="preserve">          65,102.22 </w:t>
            </w:r>
          </w:p>
        </w:tc>
      </w:tr>
    </w:tbl>
    <w:p w14:paraId="00000A1D">
      <w:pPr>
        <w:spacing w:line="252" w:lineRule="auto"/>
        <w:jc w:val="both"/>
      </w:pPr>
    </w:p>
    <w:p w14:paraId="00000A1E">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A1F">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A20">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Net of Recovery *50% . (NCGTC Recovery Percentage system taking from docket).</w:t>
      </w:r>
    </w:p>
    <w:p w14:paraId="00000A21">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A22">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Days Elapsed :- </w:t>
      </w:r>
      <w:r>
        <w:rPr>
          <w:rFonts w:ascii="Calibri" w:hAnsi="Calibri" w:eastAsia="Calibri" w:cs="Calibri"/>
          <w:b w:val="0"/>
          <w:bCs w:val="0"/>
          <w:i w:val="0"/>
          <w:iCs w:val="0"/>
          <w:smallCaps w:val="0"/>
          <w:strike w:val="0"/>
          <w:color w:val="000000"/>
          <w:sz w:val="20"/>
          <w:szCs w:val="20"/>
          <w:u w:val="none"/>
          <w:shd w:val="clear" w:fill="auto"/>
          <w:vertAlign w:val="baseline"/>
          <w:rtl w:val="0"/>
        </w:rPr>
        <w:t>Difference between Date when last tranch for full payment is received and Recovery cutoff date</w:t>
      </w:r>
      <w:r>
        <w:rPr>
          <w:rFonts w:ascii="Calibri" w:hAnsi="Calibri" w:eastAsia="Calibri" w:cs="Calibri"/>
          <w:b/>
          <w:bCs/>
          <w:i w:val="0"/>
          <w:iCs w:val="0"/>
          <w:smallCaps w:val="0"/>
          <w:strike w:val="0"/>
          <w:color w:val="000000"/>
          <w:sz w:val="20"/>
          <w:szCs w:val="20"/>
          <w:u w:val="none"/>
          <w:shd w:val="clear" w:fill="auto"/>
          <w:vertAlign w:val="baseline"/>
          <w:rtl w:val="0"/>
        </w:rPr>
        <w:t>.</w:t>
      </w:r>
    </w:p>
    <w:p w14:paraId="00000A23">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A24">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A25">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A26">
      <w:pPr>
        <w:keepNext w:val="0"/>
        <w:keepLines w:val="0"/>
        <w:pageBreakBefore w:val="0"/>
        <w:widowControl/>
        <w:numPr>
          <w:ilvl w:val="1"/>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(A+B+C)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A27">
      <w:pPr>
        <w:spacing w:line="252" w:lineRule="auto"/>
        <w:jc w:val="both"/>
      </w:pPr>
    </w:p>
    <w:p w14:paraId="00000A28">
      <w:pPr>
        <w:spacing w:line="252" w:lineRule="auto"/>
        <w:jc w:val="both"/>
        <w:rPr>
          <w:b/>
          <w:bCs/>
        </w:rPr>
      </w:pPr>
      <w:r>
        <w:rPr>
          <w:b/>
          <w:bCs/>
          <w:rtl w:val="0"/>
        </w:rPr>
        <w:t>Note:</w:t>
      </w:r>
    </w:p>
    <w:p w14:paraId="00000A29">
      <w:pPr>
        <w:keepNext w:val="0"/>
        <w:keepLines w:val="0"/>
        <w:pageBreakBefore w:val="0"/>
        <w:widowControl/>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Amount of INR 61,559.75/- is recovered from MLI</w:t>
      </w:r>
    </w:p>
    <w:p w14:paraId="00000A2A">
      <w:pPr>
        <w:keepNext w:val="0"/>
        <w:keepLines w:val="0"/>
        <w:pageBreakBefore w:val="0"/>
        <w:widowControl/>
        <w:numPr>
          <w:ilvl w:val="0"/>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penalty, and hence a need for additional recoveries from MLI which is about  INR  3,542.47 /-</w:t>
      </w:r>
    </w:p>
    <w:p w14:paraId="00000A2B">
      <w:pPr>
        <w:spacing w:line="252" w:lineRule="auto"/>
        <w:jc w:val="both"/>
      </w:pPr>
    </w:p>
    <w:p w14:paraId="00000A2C">
      <w:pPr>
        <w:spacing w:line="252" w:lineRule="auto"/>
        <w:jc w:val="both"/>
      </w:pPr>
    </w:p>
    <w:p w14:paraId="00000A2D">
      <w:pPr>
        <w:keepNext w:val="0"/>
        <w:keepLines w:val="0"/>
        <w:pageBreakBefore w:val="0"/>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pPr>
      <w:sdt>
        <w:sdtPr>
          <w:tag w:val="goog_rdk_90"/>
          <w:id w:val="-1991283740"/>
        </w:sdtPr>
        <w:sdtContent>
          <w:commentRangeStart w:id="82"/>
        </w:sdtContent>
      </w:sdt>
      <w:r>
        <w:rPr>
          <w:rFonts w:ascii="Calibri" w:hAnsi="Calibri" w:eastAsia="Calibri" w:cs="Calibri"/>
          <w:b w:val="0"/>
          <w:bCs w:val="0"/>
          <w:i w:val="0"/>
          <w:iCs w:val="0"/>
          <w:smallCaps w:val="0"/>
          <w:strike w:val="0"/>
          <w:color w:val="000000"/>
          <w:sz w:val="22"/>
          <w:szCs w:val="22"/>
          <w:u w:val="none"/>
          <w:shd w:val="clear" w:fill="auto"/>
          <w:vertAlign w:val="baseline"/>
          <w:rtl w:val="0"/>
        </w:rPr>
        <w:t>Annual Option</w:t>
      </w:r>
      <w:commentRangeEnd w:id="82"/>
      <w:r>
        <w:commentReference w:id="82"/>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 (New Recovery Calculation without Penalty)</w:t>
      </w:r>
    </w:p>
    <w:tbl>
      <w:tblPr>
        <w:tblStyle w:val="47"/>
        <w:tblW w:w="7640" w:type="dxa"/>
        <w:tblInd w:w="0" w:type="dxa"/>
        <w:tblLayout w:type="fixed"/>
        <w:tblCellMar>
          <w:top w:w="0" w:type="dxa"/>
          <w:left w:w="115" w:type="dxa"/>
          <w:bottom w:w="0" w:type="dxa"/>
          <w:right w:w="115" w:type="dxa"/>
        </w:tblCellMar>
      </w:tblPr>
      <w:tblGrid>
        <w:gridCol w:w="6140"/>
        <w:gridCol w:w="1500"/>
      </w:tblGrid>
      <w:tr w14:paraId="12396A5C">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A2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Month when recovery file is uploaded by MLI</w:t>
            </w:r>
          </w:p>
        </w:tc>
        <w:tc>
          <w:tcPr>
            <w:tcBorders>
              <w:top w:val="single" w:color="000000" w:sz="4" w:space="0"/>
              <w:left w:val="nil"/>
              <w:bottom w:val="single" w:color="000000" w:sz="4" w:space="0"/>
              <w:right w:val="single" w:color="000000" w:sz="4" w:space="0"/>
            </w:tcBorders>
            <w:shd w:val="clear" w:color="auto" w:fill="BDD7EE"/>
          </w:tcPr>
          <w:p w14:paraId="00000A2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Feb-20</w:t>
            </w:r>
          </w:p>
        </w:tc>
      </w:tr>
      <w:tr w14:paraId="424C0AC9">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A3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Rate of Penalty</w:t>
            </w:r>
          </w:p>
        </w:tc>
        <w:tc>
          <w:tcPr>
            <w:tcBorders>
              <w:top w:val="nil"/>
              <w:left w:val="nil"/>
              <w:bottom w:val="single" w:color="000000" w:sz="4" w:space="0"/>
              <w:right w:val="single" w:color="000000" w:sz="4" w:space="0"/>
            </w:tcBorders>
            <w:shd w:val="clear" w:color="auto" w:fill="BDD7EE"/>
            <w:vAlign w:val="bottom"/>
          </w:tcPr>
          <w:p w14:paraId="00000A3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10%</w:t>
            </w:r>
          </w:p>
        </w:tc>
      </w:tr>
      <w:tr w14:paraId="043593BE">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A3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BDD7EE"/>
          </w:tcPr>
          <w:p w14:paraId="00000A3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25-Feb-20</w:t>
            </w:r>
          </w:p>
        </w:tc>
      </w:tr>
      <w:tr w14:paraId="262CE2FF">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A3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Recovery Cutoff Date as define by NCGTC in schemes</w:t>
            </w:r>
          </w:p>
        </w:tc>
        <w:tc>
          <w:tcPr>
            <w:tcBorders>
              <w:top w:val="nil"/>
              <w:left w:val="nil"/>
              <w:bottom w:val="single" w:color="000000" w:sz="4" w:space="0"/>
              <w:right w:val="single" w:color="000000" w:sz="4" w:space="0"/>
            </w:tcBorders>
            <w:shd w:val="clear" w:color="auto" w:fill="BDD7EE"/>
          </w:tcPr>
          <w:p w14:paraId="00000A3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30-Apr-20</w:t>
            </w:r>
          </w:p>
        </w:tc>
      </w:tr>
      <w:tr w14:paraId="64EC9F04">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A3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NCGTC Share of Recoveries</w:t>
            </w:r>
          </w:p>
        </w:tc>
        <w:tc>
          <w:tcPr>
            <w:tcBorders>
              <w:top w:val="nil"/>
              <w:left w:val="nil"/>
              <w:bottom w:val="single" w:color="000000" w:sz="4" w:space="0"/>
              <w:right w:val="single" w:color="000000" w:sz="4" w:space="0"/>
            </w:tcBorders>
            <w:shd w:val="clear" w:color="auto" w:fill="BDD7EE"/>
          </w:tcPr>
          <w:p w14:paraId="00000A3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75%</w:t>
            </w:r>
          </w:p>
        </w:tc>
      </w:tr>
    </w:tbl>
    <w:p w14:paraId="00000A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36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A39">
      <w:pPr>
        <w:spacing w:line="252" w:lineRule="auto"/>
        <w:jc w:val="both"/>
      </w:pPr>
      <w:r>
        <w:rPr>
          <w:rtl w:val="0"/>
        </w:rPr>
        <w:t xml:space="preserve">a) Scenario 1: </w:t>
      </w:r>
    </w:p>
    <w:p w14:paraId="00000A3A">
      <w:pPr>
        <w:keepNext w:val="0"/>
        <w:keepLines w:val="0"/>
        <w:pageBreakBefore w:val="0"/>
        <w:widowControl/>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No Penalty Situation.</w:t>
      </w:r>
    </w:p>
    <w:p w14:paraId="00000A3B">
      <w:pPr>
        <w:keepNext w:val="0"/>
        <w:keepLines w:val="0"/>
        <w:pageBreakBefore w:val="0"/>
        <w:widowControl/>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Information in Recovery File (XML)</w:t>
      </w:r>
    </w:p>
    <w:p w14:paraId="00000A3C">
      <w:pPr>
        <w:spacing w:line="252" w:lineRule="auto"/>
        <w:jc w:val="both"/>
      </w:pPr>
    </w:p>
    <w:p w14:paraId="00000A3D">
      <w:pPr>
        <w:spacing w:line="252" w:lineRule="auto"/>
        <w:jc w:val="both"/>
      </w:pPr>
    </w:p>
    <w:p w14:paraId="00000A3E">
      <w:pPr>
        <w:spacing w:line="252" w:lineRule="auto"/>
        <w:jc w:val="both"/>
      </w:pPr>
    </w:p>
    <w:p w14:paraId="00000A3F">
      <w:pPr>
        <w:spacing w:line="252" w:lineRule="auto"/>
        <w:jc w:val="both"/>
      </w:pPr>
    </w:p>
    <w:p w14:paraId="00000A40">
      <w:pPr>
        <w:spacing w:line="252" w:lineRule="auto"/>
        <w:jc w:val="both"/>
      </w:pPr>
    </w:p>
    <w:p w14:paraId="00000A41">
      <w:pPr>
        <w:spacing w:line="252" w:lineRule="auto"/>
        <w:jc w:val="both"/>
      </w:pPr>
    </w:p>
    <w:p w14:paraId="00000A42">
      <w:pPr>
        <w:spacing w:line="252" w:lineRule="auto"/>
        <w:jc w:val="both"/>
      </w:pPr>
    </w:p>
    <w:p w14:paraId="00000A43">
      <w:pPr>
        <w:spacing w:line="252" w:lineRule="auto"/>
        <w:jc w:val="both"/>
      </w:pPr>
    </w:p>
    <w:tbl>
      <w:tblPr>
        <w:tblStyle w:val="48"/>
        <w:tblW w:w="10632" w:type="dxa"/>
        <w:tblInd w:w="-5" w:type="dxa"/>
        <w:tblLayout w:type="fixed"/>
        <w:tblCellMar>
          <w:top w:w="0" w:type="dxa"/>
          <w:left w:w="115" w:type="dxa"/>
          <w:bottom w:w="0" w:type="dxa"/>
          <w:right w:w="115" w:type="dxa"/>
        </w:tblCellMar>
      </w:tblPr>
      <w:tblGrid>
        <w:gridCol w:w="509"/>
        <w:gridCol w:w="625"/>
        <w:gridCol w:w="709"/>
        <w:gridCol w:w="851"/>
        <w:gridCol w:w="567"/>
        <w:gridCol w:w="773"/>
        <w:gridCol w:w="1026"/>
        <w:gridCol w:w="1004"/>
        <w:gridCol w:w="1145"/>
        <w:gridCol w:w="729"/>
        <w:gridCol w:w="709"/>
        <w:gridCol w:w="567"/>
        <w:gridCol w:w="1418"/>
      </w:tblGrid>
      <w:tr w14:paraId="365D4D43">
        <w:tblPrEx>
          <w:tblCellMar>
            <w:top w:w="0" w:type="dxa"/>
            <w:left w:w="115" w:type="dxa"/>
            <w:bottom w:w="0" w:type="dxa"/>
            <w:right w:w="115"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F8CBAD"/>
            <w:vAlign w:val="center"/>
          </w:tcPr>
          <w:p w14:paraId="00000A44">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5">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6">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7">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8">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A">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A</w:t>
            </w:r>
          </w:p>
        </w:tc>
        <w:tc>
          <w:tcPr>
            <w:tcBorders>
              <w:top w:val="single" w:color="000000" w:sz="4" w:space="0"/>
              <w:left w:val="nil"/>
              <w:bottom w:val="single" w:color="000000" w:sz="4" w:space="0"/>
              <w:right w:val="single" w:color="000000" w:sz="4" w:space="0"/>
            </w:tcBorders>
            <w:shd w:val="clear" w:color="auto" w:fill="F8CBAD"/>
            <w:vAlign w:val="center"/>
          </w:tcPr>
          <w:p w14:paraId="00000A4B">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C">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D">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shd w:val="clear" w:color="auto" w:fill="F8CBAD"/>
            <w:vAlign w:val="center"/>
          </w:tcPr>
          <w:p w14:paraId="00000A4E">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B</w:t>
            </w:r>
          </w:p>
        </w:tc>
        <w:tc>
          <w:tcPr>
            <w:tcBorders>
              <w:top w:val="single" w:color="000000" w:sz="4" w:space="0"/>
              <w:left w:val="nil"/>
              <w:bottom w:val="single" w:color="000000" w:sz="4" w:space="0"/>
              <w:right w:val="single" w:color="000000" w:sz="4" w:space="0"/>
            </w:tcBorders>
            <w:shd w:val="clear" w:color="auto" w:fill="F8CBAD"/>
            <w:vAlign w:val="center"/>
          </w:tcPr>
          <w:p w14:paraId="00000A4F">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C</w:t>
            </w:r>
          </w:p>
        </w:tc>
        <w:tc>
          <w:tcPr>
            <w:tcBorders>
              <w:top w:val="single" w:color="000000" w:sz="4" w:space="0"/>
              <w:left w:val="nil"/>
              <w:bottom w:val="single" w:color="000000" w:sz="4" w:space="0"/>
              <w:right w:val="single" w:color="000000" w:sz="4" w:space="0"/>
            </w:tcBorders>
            <w:shd w:val="clear" w:color="auto" w:fill="F8CBAD"/>
            <w:vAlign w:val="center"/>
          </w:tcPr>
          <w:p w14:paraId="00000A50">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r>
      <w:tr w14:paraId="737287F0">
        <w:tblPrEx>
          <w:tblCellMar>
            <w:top w:w="0" w:type="dxa"/>
            <w:left w:w="115" w:type="dxa"/>
            <w:bottom w:w="0" w:type="dxa"/>
            <w:right w:w="115" w:type="dxa"/>
          </w:tblCellMar>
        </w:tblPrEx>
        <w:trPr>
          <w:trHeight w:val="3510" w:hRule="atLeast"/>
        </w:trPr>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 ID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legalcost</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Net of Recovery</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7">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8">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 for full recovery payment is received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(Difference between Date when last tranch for full payment is received and Recovery cutoff date).</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Eligible Days For Penalty</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Penalty Calculated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Tax on Penalty (@18% on B)</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A5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Full &amp; Final Claim (A+B+C) along with Penalty/Taxes</w:t>
            </w:r>
          </w:p>
        </w:tc>
      </w:tr>
      <w:tr w14:paraId="30223BF4">
        <w:tblPrEx>
          <w:tblCellMar>
            <w:top w:w="0" w:type="dxa"/>
            <w:left w:w="115" w:type="dxa"/>
            <w:bottom w:w="0" w:type="dxa"/>
            <w:right w:w="115" w:type="dxa"/>
          </w:tblCellMar>
        </w:tblPrEx>
        <w:trPr>
          <w:trHeight w:val="450" w:hRule="atLeast"/>
        </w:trPr>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A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61A94A40">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6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4" w:space="0"/>
              <w:right w:val="single" w:color="000000" w:sz="4" w:space="0"/>
            </w:tcBorders>
            <w:vAlign w:val="center"/>
          </w:tcPr>
          <w:p w14:paraId="00000A6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4" w:space="0"/>
              <w:right w:val="single" w:color="000000" w:sz="4" w:space="0"/>
            </w:tcBorders>
            <w:vAlign w:val="center"/>
          </w:tcPr>
          <w:p w14:paraId="00000A6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04-Feb-20</w:t>
            </w:r>
          </w:p>
        </w:tc>
        <w:tc>
          <w:tcPr>
            <w:tcBorders>
              <w:top w:val="nil"/>
              <w:left w:val="nil"/>
              <w:bottom w:val="single" w:color="000000" w:sz="4" w:space="0"/>
              <w:right w:val="single" w:color="000000" w:sz="4" w:space="0"/>
            </w:tcBorders>
            <w:vAlign w:val="center"/>
          </w:tcPr>
          <w:p w14:paraId="00000A6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nil"/>
              <w:bottom w:val="single" w:color="000000" w:sz="8" w:space="0"/>
              <w:right w:val="single" w:color="000000" w:sz="8" w:space="0"/>
            </w:tcBorders>
            <w:vAlign w:val="center"/>
          </w:tcPr>
          <w:p w14:paraId="00000A6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A7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5,500.00</w:t>
            </w:r>
          </w:p>
        </w:tc>
        <w:tc>
          <w:tcPr>
            <w:tcBorders>
              <w:top w:val="nil"/>
              <w:left w:val="nil"/>
              <w:bottom w:val="single" w:color="000000" w:sz="8" w:space="0"/>
              <w:right w:val="single" w:color="000000" w:sz="8" w:space="0"/>
            </w:tcBorders>
            <w:vAlign w:val="center"/>
          </w:tcPr>
          <w:p w14:paraId="00000A7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4,125.00</w:t>
            </w:r>
          </w:p>
        </w:tc>
        <w:tc>
          <w:tcPr>
            <w:tcBorders>
              <w:top w:val="nil"/>
              <w:left w:val="single" w:color="000000" w:sz="4" w:space="0"/>
              <w:bottom w:val="single" w:color="000000" w:sz="4" w:space="0"/>
              <w:right w:val="single" w:color="000000" w:sz="4" w:space="0"/>
            </w:tcBorders>
            <w:vAlign w:val="center"/>
          </w:tcPr>
          <w:p w14:paraId="00000A7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7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7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7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7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7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4,125.00</w:t>
            </w:r>
          </w:p>
        </w:tc>
      </w:tr>
      <w:tr w14:paraId="32196505">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7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4" w:space="0"/>
              <w:right w:val="single" w:color="000000" w:sz="4" w:space="0"/>
            </w:tcBorders>
            <w:vAlign w:val="center"/>
          </w:tcPr>
          <w:p w14:paraId="00000A7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4" w:space="0"/>
              <w:right w:val="single" w:color="000000" w:sz="4" w:space="0"/>
            </w:tcBorders>
            <w:vAlign w:val="center"/>
          </w:tcPr>
          <w:p w14:paraId="00000A7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05-Feb-20</w:t>
            </w:r>
          </w:p>
        </w:tc>
        <w:tc>
          <w:tcPr>
            <w:tcBorders>
              <w:top w:val="nil"/>
              <w:left w:val="nil"/>
              <w:bottom w:val="single" w:color="000000" w:sz="4" w:space="0"/>
              <w:right w:val="single" w:color="000000" w:sz="4" w:space="0"/>
            </w:tcBorders>
            <w:vAlign w:val="center"/>
          </w:tcPr>
          <w:p w14:paraId="00000A7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A7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A7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A7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w:t>
            </w:r>
          </w:p>
        </w:tc>
        <w:tc>
          <w:tcPr>
            <w:tcBorders>
              <w:top w:val="nil"/>
              <w:left w:val="single" w:color="000000" w:sz="4" w:space="0"/>
              <w:bottom w:val="single" w:color="000000" w:sz="4" w:space="0"/>
              <w:right w:val="single" w:color="000000" w:sz="4" w:space="0"/>
            </w:tcBorders>
            <w:vAlign w:val="center"/>
          </w:tcPr>
          <w:p w14:paraId="00000A7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8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8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8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8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8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w:t>
            </w:r>
          </w:p>
        </w:tc>
      </w:tr>
      <w:tr w14:paraId="298DA71A">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8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4" w:space="0"/>
              <w:right w:val="single" w:color="000000" w:sz="4" w:space="0"/>
            </w:tcBorders>
            <w:vAlign w:val="center"/>
          </w:tcPr>
          <w:p w14:paraId="00000A8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4" w:space="0"/>
              <w:right w:val="single" w:color="000000" w:sz="4" w:space="0"/>
            </w:tcBorders>
            <w:vAlign w:val="center"/>
          </w:tcPr>
          <w:p w14:paraId="00000A8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center"/>
          </w:tcPr>
          <w:p w14:paraId="00000A8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A8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A8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A8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single" w:color="000000" w:sz="4" w:space="0"/>
              <w:bottom w:val="single" w:color="000000" w:sz="4" w:space="0"/>
              <w:right w:val="single" w:color="000000" w:sz="4" w:space="0"/>
            </w:tcBorders>
            <w:vAlign w:val="center"/>
          </w:tcPr>
          <w:p w14:paraId="00000A8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8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8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8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9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9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r>
      <w:tr w14:paraId="5B8D9CD4">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9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4" w:space="0"/>
              <w:right w:val="single" w:color="000000" w:sz="4" w:space="0"/>
            </w:tcBorders>
            <w:vAlign w:val="center"/>
          </w:tcPr>
          <w:p w14:paraId="00000A9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4" w:space="0"/>
              <w:right w:val="single" w:color="000000" w:sz="4" w:space="0"/>
            </w:tcBorders>
            <w:vAlign w:val="center"/>
          </w:tcPr>
          <w:p w14:paraId="00000A9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center"/>
          </w:tcPr>
          <w:p w14:paraId="00000A9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18,750.00</w:t>
            </w:r>
          </w:p>
        </w:tc>
        <w:tc>
          <w:tcPr>
            <w:tcBorders>
              <w:top w:val="nil"/>
              <w:left w:val="nil"/>
              <w:bottom w:val="single" w:color="000000" w:sz="8" w:space="0"/>
              <w:right w:val="single" w:color="000000" w:sz="8" w:space="0"/>
            </w:tcBorders>
            <w:vAlign w:val="center"/>
          </w:tcPr>
          <w:p w14:paraId="00000A9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A9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3,750.00</w:t>
            </w:r>
          </w:p>
        </w:tc>
        <w:tc>
          <w:tcPr>
            <w:tcBorders>
              <w:top w:val="nil"/>
              <w:left w:val="nil"/>
              <w:bottom w:val="single" w:color="000000" w:sz="8" w:space="0"/>
              <w:right w:val="single" w:color="000000" w:sz="8" w:space="0"/>
            </w:tcBorders>
            <w:vAlign w:val="center"/>
          </w:tcPr>
          <w:p w14:paraId="00000A9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2,812.50</w:t>
            </w:r>
          </w:p>
        </w:tc>
        <w:tc>
          <w:tcPr>
            <w:tcBorders>
              <w:top w:val="nil"/>
              <w:left w:val="single" w:color="000000" w:sz="4" w:space="0"/>
              <w:bottom w:val="single" w:color="000000" w:sz="4" w:space="0"/>
              <w:right w:val="single" w:color="000000" w:sz="4" w:space="0"/>
            </w:tcBorders>
            <w:vAlign w:val="center"/>
          </w:tcPr>
          <w:p w14:paraId="00000A9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9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9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9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9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9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2,812.50</w:t>
            </w:r>
          </w:p>
        </w:tc>
      </w:tr>
      <w:tr w14:paraId="389EF7B2">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9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4" w:space="0"/>
              <w:right w:val="single" w:color="000000" w:sz="4" w:space="0"/>
            </w:tcBorders>
            <w:vAlign w:val="center"/>
          </w:tcPr>
          <w:p w14:paraId="00000AA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4" w:space="0"/>
              <w:right w:val="single" w:color="000000" w:sz="4" w:space="0"/>
            </w:tcBorders>
            <w:vAlign w:val="center"/>
          </w:tcPr>
          <w:p w14:paraId="00000AA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center"/>
          </w:tcPr>
          <w:p w14:paraId="00000AA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4,500.00</w:t>
            </w:r>
          </w:p>
        </w:tc>
        <w:tc>
          <w:tcPr>
            <w:tcBorders>
              <w:top w:val="nil"/>
              <w:left w:val="nil"/>
              <w:bottom w:val="single" w:color="000000" w:sz="8" w:space="0"/>
              <w:right w:val="single" w:color="000000" w:sz="8" w:space="0"/>
            </w:tcBorders>
            <w:vAlign w:val="center"/>
          </w:tcPr>
          <w:p w14:paraId="00000AA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AA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AA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single" w:color="000000" w:sz="4" w:space="0"/>
              <w:bottom w:val="single" w:color="000000" w:sz="4" w:space="0"/>
              <w:right w:val="single" w:color="000000" w:sz="4" w:space="0"/>
            </w:tcBorders>
            <w:vAlign w:val="center"/>
          </w:tcPr>
          <w:p w14:paraId="00000AA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A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A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A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A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A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6CAC4C16">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A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4" w:space="0"/>
              <w:right w:val="single" w:color="000000" w:sz="4" w:space="0"/>
            </w:tcBorders>
            <w:vAlign w:val="center"/>
          </w:tcPr>
          <w:p w14:paraId="00000AA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4" w:space="0"/>
              <w:right w:val="single" w:color="000000" w:sz="4" w:space="0"/>
            </w:tcBorders>
            <w:vAlign w:val="center"/>
          </w:tcPr>
          <w:p w14:paraId="00000AA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center"/>
          </w:tcPr>
          <w:p w14:paraId="00000AA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6,000.00</w:t>
            </w:r>
          </w:p>
        </w:tc>
        <w:tc>
          <w:tcPr>
            <w:tcBorders>
              <w:top w:val="nil"/>
              <w:left w:val="nil"/>
              <w:bottom w:val="single" w:color="000000" w:sz="8" w:space="0"/>
              <w:right w:val="single" w:color="000000" w:sz="8" w:space="0"/>
            </w:tcBorders>
            <w:vAlign w:val="center"/>
          </w:tcPr>
          <w:p w14:paraId="00000AB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7,000.00</w:t>
            </w:r>
          </w:p>
        </w:tc>
        <w:tc>
          <w:tcPr>
            <w:tcBorders>
              <w:top w:val="nil"/>
              <w:left w:val="nil"/>
              <w:bottom w:val="single" w:color="000000" w:sz="8" w:space="0"/>
              <w:right w:val="single" w:color="000000" w:sz="8" w:space="0"/>
            </w:tcBorders>
            <w:vAlign w:val="center"/>
          </w:tcPr>
          <w:p w14:paraId="00000AB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AB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single" w:color="000000" w:sz="4" w:space="0"/>
              <w:bottom w:val="single" w:color="000000" w:sz="4" w:space="0"/>
              <w:right w:val="single" w:color="000000" w:sz="4" w:space="0"/>
            </w:tcBorders>
            <w:vAlign w:val="center"/>
          </w:tcPr>
          <w:p w14:paraId="00000AB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B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B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B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B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B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3583863E">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B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4" w:space="0"/>
              <w:right w:val="single" w:color="000000" w:sz="4" w:space="0"/>
            </w:tcBorders>
            <w:vAlign w:val="center"/>
          </w:tcPr>
          <w:p w14:paraId="00000AB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4" w:space="0"/>
              <w:right w:val="single" w:color="000000" w:sz="4" w:space="0"/>
            </w:tcBorders>
            <w:vAlign w:val="center"/>
          </w:tcPr>
          <w:p w14:paraId="00000AB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28-Jan-20</w:t>
            </w:r>
          </w:p>
        </w:tc>
        <w:tc>
          <w:tcPr>
            <w:tcBorders>
              <w:top w:val="nil"/>
              <w:left w:val="nil"/>
              <w:bottom w:val="single" w:color="000000" w:sz="4" w:space="0"/>
              <w:right w:val="single" w:color="000000" w:sz="4" w:space="0"/>
            </w:tcBorders>
            <w:vAlign w:val="center"/>
          </w:tcPr>
          <w:p w14:paraId="00000AB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7,950.50</w:t>
            </w:r>
          </w:p>
        </w:tc>
        <w:tc>
          <w:tcPr>
            <w:tcBorders>
              <w:top w:val="nil"/>
              <w:left w:val="nil"/>
              <w:bottom w:val="single" w:color="000000" w:sz="8" w:space="0"/>
              <w:right w:val="single" w:color="000000" w:sz="8" w:space="0"/>
            </w:tcBorders>
            <w:vAlign w:val="center"/>
          </w:tcPr>
          <w:p w14:paraId="00000AB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AB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4,950.50</w:t>
            </w:r>
          </w:p>
        </w:tc>
        <w:tc>
          <w:tcPr>
            <w:tcBorders>
              <w:top w:val="nil"/>
              <w:left w:val="nil"/>
              <w:bottom w:val="single" w:color="000000" w:sz="8" w:space="0"/>
              <w:right w:val="single" w:color="000000" w:sz="8" w:space="0"/>
            </w:tcBorders>
            <w:vAlign w:val="center"/>
          </w:tcPr>
          <w:p w14:paraId="00000AB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3,712.88</w:t>
            </w:r>
          </w:p>
        </w:tc>
        <w:tc>
          <w:tcPr>
            <w:tcBorders>
              <w:top w:val="nil"/>
              <w:left w:val="single" w:color="000000" w:sz="4" w:space="0"/>
              <w:bottom w:val="single" w:color="000000" w:sz="4" w:space="0"/>
              <w:right w:val="single" w:color="000000" w:sz="4" w:space="0"/>
            </w:tcBorders>
            <w:vAlign w:val="center"/>
          </w:tcPr>
          <w:p w14:paraId="00000AC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C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C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C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C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C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3,712.88</w:t>
            </w:r>
          </w:p>
        </w:tc>
      </w:tr>
      <w:tr w14:paraId="17F0CF0B">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C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4" w:space="0"/>
              <w:right w:val="single" w:color="000000" w:sz="4" w:space="0"/>
            </w:tcBorders>
            <w:vAlign w:val="center"/>
          </w:tcPr>
          <w:p w14:paraId="00000AC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4" w:space="0"/>
              <w:right w:val="single" w:color="000000" w:sz="4" w:space="0"/>
            </w:tcBorders>
            <w:vAlign w:val="center"/>
          </w:tcPr>
          <w:p w14:paraId="00000AC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AC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11,253.50</w:t>
            </w:r>
          </w:p>
        </w:tc>
        <w:tc>
          <w:tcPr>
            <w:tcBorders>
              <w:top w:val="nil"/>
              <w:left w:val="nil"/>
              <w:bottom w:val="single" w:color="000000" w:sz="8" w:space="0"/>
              <w:right w:val="single" w:color="000000" w:sz="8" w:space="0"/>
            </w:tcBorders>
            <w:vAlign w:val="center"/>
          </w:tcPr>
          <w:p w14:paraId="00000AC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AC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1,253.50</w:t>
            </w:r>
          </w:p>
        </w:tc>
        <w:tc>
          <w:tcPr>
            <w:tcBorders>
              <w:top w:val="nil"/>
              <w:left w:val="nil"/>
              <w:bottom w:val="single" w:color="000000" w:sz="8" w:space="0"/>
              <w:right w:val="single" w:color="000000" w:sz="8" w:space="0"/>
            </w:tcBorders>
            <w:vAlign w:val="center"/>
          </w:tcPr>
          <w:p w14:paraId="00000AC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940.13</w:t>
            </w:r>
          </w:p>
        </w:tc>
        <w:tc>
          <w:tcPr>
            <w:tcBorders>
              <w:top w:val="nil"/>
              <w:left w:val="single" w:color="000000" w:sz="4" w:space="0"/>
              <w:bottom w:val="single" w:color="000000" w:sz="4" w:space="0"/>
              <w:right w:val="single" w:color="000000" w:sz="4" w:space="0"/>
            </w:tcBorders>
            <w:vAlign w:val="center"/>
          </w:tcPr>
          <w:p w14:paraId="00000AC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C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C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D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D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D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940.13</w:t>
            </w:r>
          </w:p>
        </w:tc>
      </w:tr>
      <w:tr w14:paraId="1A76C90C">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D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4" w:space="0"/>
              <w:right w:val="single" w:color="000000" w:sz="4" w:space="0"/>
            </w:tcBorders>
            <w:vAlign w:val="center"/>
          </w:tcPr>
          <w:p w14:paraId="00000AD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4" w:space="0"/>
              <w:right w:val="single" w:color="000000" w:sz="4" w:space="0"/>
            </w:tcBorders>
            <w:vAlign w:val="center"/>
          </w:tcPr>
          <w:p w14:paraId="00000AD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AD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17,587.50</w:t>
            </w:r>
          </w:p>
        </w:tc>
        <w:tc>
          <w:tcPr>
            <w:tcBorders>
              <w:top w:val="nil"/>
              <w:left w:val="nil"/>
              <w:bottom w:val="single" w:color="000000" w:sz="8" w:space="0"/>
              <w:right w:val="single" w:color="000000" w:sz="8" w:space="0"/>
            </w:tcBorders>
            <w:vAlign w:val="center"/>
          </w:tcPr>
          <w:p w14:paraId="00000AD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AD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2,587.50</w:t>
            </w:r>
          </w:p>
        </w:tc>
        <w:tc>
          <w:tcPr>
            <w:tcBorders>
              <w:top w:val="nil"/>
              <w:left w:val="nil"/>
              <w:bottom w:val="single" w:color="000000" w:sz="8" w:space="0"/>
              <w:right w:val="single" w:color="000000" w:sz="8" w:space="0"/>
            </w:tcBorders>
            <w:vAlign w:val="center"/>
          </w:tcPr>
          <w:p w14:paraId="00000AD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1,940.63</w:t>
            </w:r>
          </w:p>
        </w:tc>
        <w:tc>
          <w:tcPr>
            <w:tcBorders>
              <w:top w:val="nil"/>
              <w:left w:val="single" w:color="000000" w:sz="4" w:space="0"/>
              <w:bottom w:val="single" w:color="000000" w:sz="4" w:space="0"/>
              <w:right w:val="single" w:color="000000" w:sz="4" w:space="0"/>
            </w:tcBorders>
            <w:vAlign w:val="center"/>
          </w:tcPr>
          <w:p w14:paraId="00000AD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D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D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D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D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D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1,940.63</w:t>
            </w:r>
          </w:p>
        </w:tc>
      </w:tr>
      <w:tr w14:paraId="7B5E3F8B">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AE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4" w:space="0"/>
              <w:right w:val="single" w:color="000000" w:sz="4" w:space="0"/>
            </w:tcBorders>
            <w:vAlign w:val="center"/>
          </w:tcPr>
          <w:p w14:paraId="00000AE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4" w:space="0"/>
              <w:right w:val="single" w:color="000000" w:sz="4" w:space="0"/>
            </w:tcBorders>
            <w:vAlign w:val="center"/>
          </w:tcPr>
          <w:p w14:paraId="00000AE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AE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24,578.00</w:t>
            </w:r>
          </w:p>
        </w:tc>
        <w:tc>
          <w:tcPr>
            <w:tcBorders>
              <w:top w:val="nil"/>
              <w:left w:val="nil"/>
              <w:bottom w:val="single" w:color="000000" w:sz="8" w:space="0"/>
              <w:right w:val="single" w:color="000000" w:sz="8" w:space="0"/>
            </w:tcBorders>
            <w:vAlign w:val="center"/>
          </w:tcPr>
          <w:p w14:paraId="00000AE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AE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4,578.00</w:t>
            </w:r>
          </w:p>
        </w:tc>
        <w:tc>
          <w:tcPr>
            <w:tcBorders>
              <w:top w:val="nil"/>
              <w:left w:val="nil"/>
              <w:bottom w:val="single" w:color="000000" w:sz="8" w:space="0"/>
              <w:right w:val="single" w:color="000000" w:sz="8" w:space="0"/>
            </w:tcBorders>
            <w:vAlign w:val="center"/>
          </w:tcPr>
          <w:p w14:paraId="00000AE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3,433.50</w:t>
            </w:r>
          </w:p>
        </w:tc>
        <w:tc>
          <w:tcPr>
            <w:tcBorders>
              <w:top w:val="nil"/>
              <w:left w:val="single" w:color="000000" w:sz="4" w:space="0"/>
              <w:bottom w:val="single" w:color="000000" w:sz="4" w:space="0"/>
              <w:right w:val="single" w:color="000000" w:sz="4" w:space="0"/>
            </w:tcBorders>
            <w:vAlign w:val="center"/>
          </w:tcPr>
          <w:p w14:paraId="00000AE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25-Feb-20</w:t>
            </w:r>
          </w:p>
        </w:tc>
        <w:tc>
          <w:tcPr>
            <w:tcBorders>
              <w:top w:val="nil"/>
              <w:left w:val="nil"/>
              <w:bottom w:val="single" w:color="000000" w:sz="4" w:space="0"/>
              <w:right w:val="single" w:color="000000" w:sz="4" w:space="0"/>
            </w:tcBorders>
            <w:vAlign w:val="center"/>
          </w:tcPr>
          <w:p w14:paraId="00000AE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E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w:t>
            </w:r>
          </w:p>
        </w:tc>
        <w:tc>
          <w:tcPr>
            <w:tcBorders>
              <w:top w:val="nil"/>
              <w:left w:val="nil"/>
              <w:bottom w:val="single" w:color="000000" w:sz="4" w:space="0"/>
              <w:right w:val="single" w:color="000000" w:sz="4" w:space="0"/>
            </w:tcBorders>
            <w:vAlign w:val="center"/>
          </w:tcPr>
          <w:p w14:paraId="00000AE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E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E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3,433.50</w:t>
            </w:r>
          </w:p>
        </w:tc>
      </w:tr>
      <w:tr w14:paraId="1A6B4200">
        <w:tblPrEx>
          <w:tblCellMar>
            <w:top w:w="0" w:type="dxa"/>
            <w:left w:w="115" w:type="dxa"/>
            <w:bottom w:w="0" w:type="dxa"/>
            <w:right w:w="115" w:type="dxa"/>
          </w:tblCellMar>
        </w:tblPrEx>
        <w:trPr>
          <w:trHeight w:val="300" w:hRule="atLeast"/>
        </w:trPr>
        <w:tc>
          <w:tcPr>
            <w:tcBorders>
              <w:top w:val="nil"/>
              <w:left w:val="single" w:color="000000" w:sz="4" w:space="0"/>
              <w:bottom w:val="single" w:color="000000" w:sz="4" w:space="0"/>
              <w:right w:val="single" w:color="000000" w:sz="4" w:space="0"/>
            </w:tcBorders>
            <w:vAlign w:val="center"/>
          </w:tcPr>
          <w:p w14:paraId="00000AE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E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E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F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1,23,119.50</w:t>
            </w:r>
          </w:p>
        </w:tc>
        <w:tc>
          <w:tcPr>
            <w:tcBorders>
              <w:top w:val="single" w:color="000000" w:sz="4" w:space="0"/>
              <w:left w:val="nil"/>
              <w:bottom w:val="single" w:color="000000" w:sz="4" w:space="0"/>
              <w:right w:val="single" w:color="000000" w:sz="4" w:space="0"/>
            </w:tcBorders>
            <w:vAlign w:val="bottom"/>
          </w:tcPr>
          <w:p w14:paraId="00000AF1">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bottom"/>
          </w:tcPr>
          <w:p w14:paraId="00000AF2">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center"/>
          </w:tcPr>
          <w:p w14:paraId="00000AF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25,964.63</w:t>
            </w:r>
          </w:p>
        </w:tc>
        <w:tc>
          <w:tcPr>
            <w:tcBorders>
              <w:top w:val="nil"/>
              <w:left w:val="nil"/>
              <w:bottom w:val="single" w:color="000000" w:sz="4" w:space="0"/>
              <w:right w:val="single" w:color="000000" w:sz="4" w:space="0"/>
            </w:tcBorders>
            <w:vAlign w:val="center"/>
          </w:tcPr>
          <w:p w14:paraId="00000AF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F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F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F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F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AF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25,964.63</w:t>
            </w:r>
          </w:p>
        </w:tc>
      </w:tr>
    </w:tbl>
    <w:p w14:paraId="00000AFA">
      <w:pPr>
        <w:spacing w:line="252" w:lineRule="auto"/>
        <w:jc w:val="both"/>
        <w:rPr>
          <w:b/>
          <w:bCs/>
        </w:rPr>
      </w:pPr>
    </w:p>
    <w:p w14:paraId="00000AFB">
      <w:pPr>
        <w:spacing w:line="252" w:lineRule="auto"/>
        <w:jc w:val="both"/>
        <w:rPr>
          <w:b/>
          <w:bCs/>
        </w:rPr>
      </w:pPr>
    </w:p>
    <w:p w14:paraId="00000AFC">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AFD">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AFE">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Legalcost: </w:t>
      </w:r>
      <w:r>
        <w:rPr>
          <w:rFonts w:ascii="Calibri" w:hAnsi="Calibri" w:eastAsia="Calibri" w:cs="Calibri"/>
          <w:b w:val="0"/>
          <w:bCs w:val="0"/>
          <w:i w:val="0"/>
          <w:iCs w:val="0"/>
          <w:smallCaps w:val="0"/>
          <w:strike w:val="0"/>
          <w:color w:val="000000"/>
          <w:sz w:val="20"/>
          <w:szCs w:val="20"/>
          <w:u w:val="none"/>
          <w:shd w:val="clear" w:fill="auto"/>
          <w:vertAlign w:val="baseline"/>
          <w:rtl w:val="0"/>
        </w:rPr>
        <w:t>- System will take it from input file as it is.</w:t>
      </w:r>
    </w:p>
    <w:p w14:paraId="00000AFF">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Net of Recovery: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 Legalcost.</w:t>
      </w:r>
    </w:p>
    <w:p w14:paraId="00000B00">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Net of Recovery *50% or 75% (The NCGTC Percentage is adjustable from the docket (e.g., 50% or 75%), 50% share will be applicable for all the records coming under 2019 -2020 profiles and 2020 and ahead will be having 75% as the Recovery Share Percentage).</w:t>
      </w:r>
    </w:p>
    <w:p w14:paraId="00000B01">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B02">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Days Elapsed :- </w:t>
      </w:r>
      <w:r>
        <w:rPr>
          <w:rFonts w:ascii="Calibri" w:hAnsi="Calibri" w:eastAsia="Calibri" w:cs="Calibri"/>
          <w:b w:val="0"/>
          <w:bCs w:val="0"/>
          <w:i w:val="0"/>
          <w:iCs w:val="0"/>
          <w:smallCaps w:val="0"/>
          <w:strike w:val="0"/>
          <w:color w:val="000000"/>
          <w:sz w:val="20"/>
          <w:szCs w:val="20"/>
          <w:u w:val="none"/>
          <w:shd w:val="clear" w:fill="auto"/>
          <w:vertAlign w:val="baseline"/>
          <w:rtl w:val="0"/>
        </w:rPr>
        <w:t>Difference between Date when last tranch for full payment is received and Recovery cutoff date)</w:t>
      </w:r>
      <w:r>
        <w:rPr>
          <w:rFonts w:ascii="Calibri" w:hAnsi="Calibri" w:eastAsia="Calibri" w:cs="Calibri"/>
          <w:b/>
          <w:bCs/>
          <w:i w:val="0"/>
          <w:iCs w:val="0"/>
          <w:smallCaps w:val="0"/>
          <w:strike w:val="0"/>
          <w:color w:val="000000"/>
          <w:sz w:val="20"/>
          <w:szCs w:val="20"/>
          <w:u w:val="none"/>
          <w:shd w:val="clear" w:fill="auto"/>
          <w:vertAlign w:val="baseline"/>
          <w:rtl w:val="0"/>
        </w:rPr>
        <w:t>.</w:t>
      </w:r>
    </w:p>
    <w:p w14:paraId="00000B03">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B04">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B05">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B06">
      <w:pPr>
        <w:keepNext w:val="0"/>
        <w:keepLines w:val="0"/>
        <w:pageBreakBefore w:val="0"/>
        <w:widowControl/>
        <w:numPr>
          <w:ilvl w:val="0"/>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(A+B+C)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B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p w14:paraId="00000B08">
      <w:pPr>
        <w:spacing w:line="252" w:lineRule="auto"/>
        <w:jc w:val="both"/>
        <w:rPr>
          <w:b/>
          <w:bCs/>
        </w:rPr>
      </w:pPr>
      <w:r>
        <w:rPr>
          <w:b/>
          <w:bCs/>
          <w:rtl w:val="0"/>
        </w:rPr>
        <w:t>Note:</w:t>
      </w:r>
    </w:p>
    <w:p w14:paraId="00000B09">
      <w:pPr>
        <w:keepNext w:val="0"/>
        <w:keepLines w:val="0"/>
        <w:pageBreakBefore w:val="0"/>
        <w:widowControl/>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Amount of INR 25,964.63/- is adjusted in Final claim settlement.</w:t>
      </w:r>
    </w:p>
    <w:p w14:paraId="00000B0A">
      <w:pPr>
        <w:keepNext w:val="0"/>
        <w:keepLines w:val="0"/>
        <w:pageBreakBefore w:val="0"/>
        <w:widowControl/>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no penalty, there is no need for any additional recoveries from MLI</w:t>
      </w:r>
    </w:p>
    <w:p w14:paraId="00000B0B">
      <w:pPr>
        <w:spacing w:line="252" w:lineRule="auto"/>
        <w:jc w:val="both"/>
      </w:pPr>
    </w:p>
    <w:p w14:paraId="00000B0C">
      <w:pPr>
        <w:spacing w:line="252" w:lineRule="auto"/>
        <w:jc w:val="both"/>
      </w:pPr>
      <w:r>
        <w:rPr>
          <w:rtl w:val="0"/>
        </w:rPr>
        <w:t>b)</w:t>
      </w:r>
      <w:sdt>
        <w:sdtPr>
          <w:tag w:val="goog_rdk_91"/>
          <w:id w:val="-1175817055"/>
        </w:sdtPr>
        <w:sdtContent>
          <w:commentRangeStart w:id="83"/>
        </w:sdtContent>
      </w:sdt>
      <w:r>
        <w:rPr>
          <w:rtl w:val="0"/>
        </w:rPr>
        <w:t>Scenario 2: (New Recovery Calculation with Penalty)</w:t>
      </w:r>
      <w:commentRangeEnd w:id="83"/>
      <w:r>
        <w:commentReference w:id="83"/>
      </w:r>
    </w:p>
    <w:p w14:paraId="00000B0D">
      <w:pPr>
        <w:keepNext w:val="0"/>
        <w:keepLines w:val="0"/>
        <w:pageBreakBefore w:val="0"/>
        <w:widowControl/>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Penalty Situation (File uploaded before cutoff date &amp; Full payment done after cutoff date)</w:t>
      </w:r>
    </w:p>
    <w:p w14:paraId="00000B0E">
      <w:pPr>
        <w:keepNext w:val="0"/>
        <w:keepLines w:val="0"/>
        <w:pageBreakBefore w:val="0"/>
        <w:widowControl/>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1080"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Information in Recovery File (XML)</w:t>
      </w:r>
    </w:p>
    <w:tbl>
      <w:tblPr>
        <w:tblStyle w:val="49"/>
        <w:tblW w:w="9340" w:type="dxa"/>
        <w:tblInd w:w="0" w:type="dxa"/>
        <w:tblLayout w:type="fixed"/>
        <w:tblCellMar>
          <w:top w:w="0" w:type="dxa"/>
          <w:left w:w="115" w:type="dxa"/>
          <w:bottom w:w="0" w:type="dxa"/>
          <w:right w:w="115" w:type="dxa"/>
        </w:tblCellMar>
      </w:tblPr>
      <w:tblGrid>
        <w:gridCol w:w="6140"/>
        <w:gridCol w:w="1500"/>
        <w:gridCol w:w="1700"/>
      </w:tblGrid>
      <w:tr w14:paraId="18A1ECC0">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B0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Month when recovery file is uploaded by MLI</w:t>
            </w:r>
          </w:p>
        </w:tc>
        <w:tc>
          <w:tcPr>
            <w:tcBorders>
              <w:top w:val="single" w:color="000000" w:sz="4" w:space="0"/>
              <w:left w:val="nil"/>
              <w:bottom w:val="single" w:color="000000" w:sz="4" w:space="0"/>
              <w:right w:val="single" w:color="000000" w:sz="4" w:space="0"/>
            </w:tcBorders>
            <w:shd w:val="clear" w:color="auto" w:fill="BDD7EE"/>
          </w:tcPr>
          <w:p w14:paraId="00000B1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Feb-20</w:t>
            </w:r>
          </w:p>
        </w:tc>
        <w:tc>
          <w:tcPr>
            <w:tcBorders>
              <w:top w:val="single" w:color="000000" w:sz="4" w:space="0"/>
              <w:left w:val="nil"/>
              <w:bottom w:val="single" w:color="000000" w:sz="4" w:space="0"/>
              <w:right w:val="single" w:color="000000" w:sz="4" w:space="0"/>
            </w:tcBorders>
            <w:vAlign w:val="bottom"/>
          </w:tcPr>
          <w:p w14:paraId="00000B1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20BDAB27">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B1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Rate of Penalty</w:t>
            </w:r>
          </w:p>
        </w:tc>
        <w:tc>
          <w:tcPr>
            <w:tcBorders>
              <w:top w:val="nil"/>
              <w:left w:val="nil"/>
              <w:bottom w:val="single" w:color="000000" w:sz="4" w:space="0"/>
              <w:right w:val="single" w:color="000000" w:sz="4" w:space="0"/>
            </w:tcBorders>
            <w:shd w:val="clear" w:color="auto" w:fill="BDD7EE"/>
            <w:vAlign w:val="bottom"/>
          </w:tcPr>
          <w:p w14:paraId="00000B1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10%</w:t>
            </w:r>
          </w:p>
        </w:tc>
        <w:tc>
          <w:tcPr>
            <w:tcBorders>
              <w:top w:val="nil"/>
              <w:left w:val="nil"/>
              <w:bottom w:val="single" w:color="000000" w:sz="4" w:space="0"/>
              <w:right w:val="single" w:color="000000" w:sz="4" w:space="0"/>
            </w:tcBorders>
            <w:vAlign w:val="bottom"/>
          </w:tcPr>
          <w:p w14:paraId="00000B1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653446B1">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B1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BDD7EE"/>
          </w:tcPr>
          <w:p w14:paraId="00000B1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bottom"/>
          </w:tcPr>
          <w:p w14:paraId="00000B1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6D2ABB53">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B1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Recovery Cutoff Date as define by NCGTC in schemes</w:t>
            </w:r>
          </w:p>
        </w:tc>
        <w:tc>
          <w:tcPr>
            <w:tcBorders>
              <w:top w:val="nil"/>
              <w:left w:val="nil"/>
              <w:bottom w:val="single" w:color="000000" w:sz="4" w:space="0"/>
              <w:right w:val="single" w:color="000000" w:sz="4" w:space="0"/>
            </w:tcBorders>
            <w:shd w:val="clear" w:color="auto" w:fill="BDD7EE"/>
          </w:tcPr>
          <w:p w14:paraId="00000B1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30-Apr-20</w:t>
            </w:r>
          </w:p>
        </w:tc>
        <w:tc>
          <w:tcPr>
            <w:tcBorders>
              <w:top w:val="nil"/>
              <w:left w:val="nil"/>
              <w:bottom w:val="single" w:color="000000" w:sz="4" w:space="0"/>
              <w:right w:val="single" w:color="000000" w:sz="4" w:space="0"/>
            </w:tcBorders>
            <w:vAlign w:val="bottom"/>
          </w:tcPr>
          <w:p w14:paraId="00000B1A">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D1</w:t>
            </w:r>
          </w:p>
        </w:tc>
      </w:tr>
      <w:tr w14:paraId="449A06A7">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B1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NCGTC Share of Recoveries</w:t>
            </w:r>
          </w:p>
        </w:tc>
        <w:tc>
          <w:tcPr>
            <w:tcBorders>
              <w:top w:val="nil"/>
              <w:left w:val="nil"/>
              <w:bottom w:val="single" w:color="000000" w:sz="4" w:space="0"/>
              <w:right w:val="single" w:color="000000" w:sz="4" w:space="0"/>
            </w:tcBorders>
            <w:shd w:val="clear" w:color="auto" w:fill="BDD7EE"/>
          </w:tcPr>
          <w:p w14:paraId="00000B1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75%</w:t>
            </w:r>
          </w:p>
        </w:tc>
        <w:tc>
          <w:tcPr>
            <w:tcBorders>
              <w:top w:val="nil"/>
              <w:left w:val="nil"/>
              <w:bottom w:val="single" w:color="000000" w:sz="4" w:space="0"/>
              <w:right w:val="single" w:color="000000" w:sz="4" w:space="0"/>
            </w:tcBorders>
            <w:vAlign w:val="bottom"/>
          </w:tcPr>
          <w:p w14:paraId="00000B1D">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r>
    </w:tbl>
    <w:p w14:paraId="00000B1E">
      <w:pPr>
        <w:spacing w:line="252" w:lineRule="auto"/>
        <w:jc w:val="both"/>
      </w:pPr>
    </w:p>
    <w:p w14:paraId="00000B1F">
      <w:pPr>
        <w:spacing w:line="252" w:lineRule="auto"/>
        <w:jc w:val="both"/>
      </w:pPr>
    </w:p>
    <w:p w14:paraId="00000B20">
      <w:pPr>
        <w:spacing w:line="252" w:lineRule="auto"/>
        <w:jc w:val="both"/>
      </w:pPr>
    </w:p>
    <w:p w14:paraId="00000B21">
      <w:pPr>
        <w:spacing w:line="252" w:lineRule="auto"/>
        <w:jc w:val="both"/>
      </w:pPr>
    </w:p>
    <w:p w14:paraId="00000B22">
      <w:pPr>
        <w:spacing w:line="252" w:lineRule="auto"/>
        <w:jc w:val="both"/>
      </w:pPr>
    </w:p>
    <w:p w14:paraId="00000B23">
      <w:pPr>
        <w:spacing w:line="252" w:lineRule="auto"/>
        <w:jc w:val="both"/>
      </w:pPr>
    </w:p>
    <w:tbl>
      <w:tblPr>
        <w:tblStyle w:val="50"/>
        <w:tblW w:w="12783" w:type="dxa"/>
        <w:tblInd w:w="-1130" w:type="dxa"/>
        <w:tblLayout w:type="fixed"/>
        <w:tblCellMar>
          <w:top w:w="0" w:type="dxa"/>
          <w:left w:w="115" w:type="dxa"/>
          <w:bottom w:w="0" w:type="dxa"/>
          <w:right w:w="115" w:type="dxa"/>
        </w:tblCellMar>
      </w:tblPr>
      <w:tblGrid>
        <w:gridCol w:w="509"/>
        <w:gridCol w:w="758"/>
        <w:gridCol w:w="1134"/>
        <w:gridCol w:w="992"/>
        <w:gridCol w:w="1134"/>
        <w:gridCol w:w="993"/>
        <w:gridCol w:w="1278"/>
        <w:gridCol w:w="957"/>
        <w:gridCol w:w="857"/>
        <w:gridCol w:w="843"/>
        <w:gridCol w:w="742"/>
        <w:gridCol w:w="851"/>
        <w:gridCol w:w="1735"/>
      </w:tblGrid>
      <w:tr w14:paraId="1BE1468E">
        <w:tblPrEx>
          <w:tblCellMar>
            <w:top w:w="0" w:type="dxa"/>
            <w:left w:w="115" w:type="dxa"/>
            <w:bottom w:w="0" w:type="dxa"/>
            <w:right w:w="115" w:type="dxa"/>
          </w:tblCellMar>
        </w:tblPrEx>
        <w:trPr>
          <w:trHeight w:val="283" w:hRule="atLeast"/>
        </w:trPr>
        <w:tc>
          <w:tcPr>
            <w:tcBorders>
              <w:top w:val="single" w:color="000000" w:sz="4" w:space="0"/>
              <w:left w:val="single" w:color="000000" w:sz="4" w:space="0"/>
              <w:bottom w:val="single" w:color="000000" w:sz="4" w:space="0"/>
              <w:right w:val="single" w:color="000000" w:sz="4" w:space="0"/>
            </w:tcBorders>
            <w:vAlign w:val="center"/>
          </w:tcPr>
          <w:p w14:paraId="00000B2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B2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B2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B27">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bottom"/>
          </w:tcPr>
          <w:p w14:paraId="00000B28">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bottom"/>
          </w:tcPr>
          <w:p w14:paraId="00000B29">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center"/>
          </w:tcPr>
          <w:p w14:paraId="00000B2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w:t>
            </w:r>
          </w:p>
        </w:tc>
        <w:tc>
          <w:tcPr>
            <w:tcBorders>
              <w:top w:val="single" w:color="000000" w:sz="4" w:space="0"/>
              <w:left w:val="nil"/>
              <w:bottom w:val="single" w:color="000000" w:sz="4" w:space="0"/>
              <w:right w:val="single" w:color="000000" w:sz="4" w:space="0"/>
            </w:tcBorders>
            <w:vAlign w:val="center"/>
          </w:tcPr>
          <w:p w14:paraId="00000B2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D2 </w:t>
            </w:r>
          </w:p>
        </w:tc>
        <w:tc>
          <w:tcPr>
            <w:tcBorders>
              <w:top w:val="single" w:color="000000" w:sz="4" w:space="0"/>
              <w:left w:val="nil"/>
              <w:bottom w:val="single" w:color="000000" w:sz="4" w:space="0"/>
              <w:right w:val="single" w:color="000000" w:sz="4" w:space="0"/>
            </w:tcBorders>
            <w:vAlign w:val="center"/>
          </w:tcPr>
          <w:p w14:paraId="00000B2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bottom"/>
          </w:tcPr>
          <w:p w14:paraId="00000B2D">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center"/>
          </w:tcPr>
          <w:p w14:paraId="00000B2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B</w:t>
            </w:r>
          </w:p>
        </w:tc>
        <w:tc>
          <w:tcPr>
            <w:tcBorders>
              <w:top w:val="single" w:color="000000" w:sz="4" w:space="0"/>
              <w:left w:val="nil"/>
              <w:bottom w:val="single" w:color="000000" w:sz="4" w:space="0"/>
              <w:right w:val="single" w:color="000000" w:sz="4" w:space="0"/>
            </w:tcBorders>
            <w:vAlign w:val="center"/>
          </w:tcPr>
          <w:p w14:paraId="00000B2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C</w:t>
            </w:r>
          </w:p>
        </w:tc>
        <w:tc>
          <w:tcPr>
            <w:tcBorders>
              <w:top w:val="single" w:color="000000" w:sz="4" w:space="0"/>
              <w:left w:val="nil"/>
              <w:bottom w:val="single" w:color="000000" w:sz="4" w:space="0"/>
              <w:right w:val="single" w:color="000000" w:sz="4" w:space="0"/>
            </w:tcBorders>
            <w:vAlign w:val="center"/>
          </w:tcPr>
          <w:p w14:paraId="00000B3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6E3C3E44">
        <w:tblPrEx>
          <w:tblCellMar>
            <w:top w:w="0" w:type="dxa"/>
            <w:left w:w="115" w:type="dxa"/>
            <w:bottom w:w="0" w:type="dxa"/>
            <w:right w:w="115" w:type="dxa"/>
          </w:tblCellMar>
        </w:tblPrEx>
        <w:trPr>
          <w:trHeight w:val="1056" w:hRule="atLeast"/>
        </w:trPr>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 ID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legalcost</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Net of Recovery</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7">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8">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 for full recovery payment is received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  D2-D1 )</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Eligible Days For Penalty</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Penalty Calculated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Tax on Penalty (@18% on B)</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B3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Full &amp; Final Claim (A+B+C) along with Penalty/Taxes</w:t>
            </w:r>
          </w:p>
        </w:tc>
      </w:tr>
      <w:tr w14:paraId="1E984D1E">
        <w:tblPrEx>
          <w:tblCellMar>
            <w:top w:w="0" w:type="dxa"/>
            <w:left w:w="115" w:type="dxa"/>
            <w:bottom w:w="0" w:type="dxa"/>
            <w:right w:w="115" w:type="dxa"/>
          </w:tblCellMar>
        </w:tblPrEx>
        <w:trPr>
          <w:trHeight w:val="1445" w:hRule="atLeast"/>
        </w:trPr>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B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7C2B6890">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4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4" w:space="0"/>
              <w:right w:val="single" w:color="000000" w:sz="4" w:space="0"/>
            </w:tcBorders>
            <w:vAlign w:val="center"/>
          </w:tcPr>
          <w:p w14:paraId="00000B4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4" w:space="0"/>
              <w:right w:val="single" w:color="000000" w:sz="4" w:space="0"/>
            </w:tcBorders>
            <w:vAlign w:val="center"/>
          </w:tcPr>
          <w:p w14:paraId="00000B4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04-Feb-20</w:t>
            </w:r>
          </w:p>
        </w:tc>
        <w:tc>
          <w:tcPr>
            <w:tcBorders>
              <w:top w:val="nil"/>
              <w:left w:val="nil"/>
              <w:bottom w:val="single" w:color="000000" w:sz="4" w:space="0"/>
              <w:right w:val="single" w:color="000000" w:sz="4" w:space="0"/>
            </w:tcBorders>
            <w:vAlign w:val="center"/>
          </w:tcPr>
          <w:p w14:paraId="00000B4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nil"/>
              <w:bottom w:val="single" w:color="000000" w:sz="8" w:space="0"/>
              <w:right w:val="single" w:color="000000" w:sz="8" w:space="0"/>
            </w:tcBorders>
            <w:vAlign w:val="center"/>
          </w:tcPr>
          <w:p w14:paraId="00000B4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B5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5,500.00</w:t>
            </w:r>
          </w:p>
        </w:tc>
        <w:tc>
          <w:tcPr>
            <w:tcBorders>
              <w:top w:val="nil"/>
              <w:left w:val="nil"/>
              <w:bottom w:val="single" w:color="000000" w:sz="8" w:space="0"/>
              <w:right w:val="single" w:color="000000" w:sz="8" w:space="0"/>
            </w:tcBorders>
            <w:vAlign w:val="center"/>
          </w:tcPr>
          <w:p w14:paraId="00000B5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4,125.00</w:t>
            </w:r>
          </w:p>
        </w:tc>
        <w:tc>
          <w:tcPr>
            <w:tcBorders>
              <w:top w:val="nil"/>
              <w:left w:val="single" w:color="000000" w:sz="4" w:space="0"/>
              <w:bottom w:val="single" w:color="000000" w:sz="4" w:space="0"/>
              <w:right w:val="single" w:color="000000" w:sz="4" w:space="0"/>
            </w:tcBorders>
            <w:vAlign w:val="center"/>
          </w:tcPr>
          <w:p w14:paraId="00000B5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5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5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5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97.19</w:t>
            </w:r>
          </w:p>
        </w:tc>
        <w:tc>
          <w:tcPr>
            <w:tcBorders>
              <w:top w:val="nil"/>
              <w:left w:val="nil"/>
              <w:bottom w:val="single" w:color="000000" w:sz="4" w:space="0"/>
              <w:right w:val="single" w:color="000000" w:sz="4" w:space="0"/>
            </w:tcBorders>
            <w:vAlign w:val="center"/>
          </w:tcPr>
          <w:p w14:paraId="00000B5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17.49</w:t>
            </w:r>
          </w:p>
        </w:tc>
        <w:tc>
          <w:tcPr>
            <w:tcBorders>
              <w:top w:val="nil"/>
              <w:left w:val="nil"/>
              <w:bottom w:val="single" w:color="000000" w:sz="4" w:space="0"/>
              <w:right w:val="single" w:color="000000" w:sz="4" w:space="0"/>
            </w:tcBorders>
            <w:vAlign w:val="center"/>
          </w:tcPr>
          <w:p w14:paraId="00000B5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4,239.69</w:t>
            </w:r>
          </w:p>
        </w:tc>
      </w:tr>
      <w:tr w14:paraId="3C83AFAD">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5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4" w:space="0"/>
              <w:right w:val="single" w:color="000000" w:sz="4" w:space="0"/>
            </w:tcBorders>
            <w:vAlign w:val="center"/>
          </w:tcPr>
          <w:p w14:paraId="00000B5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4" w:space="0"/>
              <w:right w:val="single" w:color="000000" w:sz="4" w:space="0"/>
            </w:tcBorders>
            <w:vAlign w:val="center"/>
          </w:tcPr>
          <w:p w14:paraId="00000B5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05-Feb-20</w:t>
            </w:r>
          </w:p>
        </w:tc>
        <w:tc>
          <w:tcPr>
            <w:tcBorders>
              <w:top w:val="nil"/>
              <w:left w:val="nil"/>
              <w:bottom w:val="single" w:color="000000" w:sz="4" w:space="0"/>
              <w:right w:val="single" w:color="000000" w:sz="4" w:space="0"/>
            </w:tcBorders>
            <w:vAlign w:val="center"/>
          </w:tcPr>
          <w:p w14:paraId="00000B5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B5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B5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B5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w:t>
            </w:r>
          </w:p>
        </w:tc>
        <w:tc>
          <w:tcPr>
            <w:tcBorders>
              <w:top w:val="nil"/>
              <w:left w:val="single" w:color="000000" w:sz="4" w:space="0"/>
              <w:bottom w:val="single" w:color="000000" w:sz="4" w:space="0"/>
              <w:right w:val="single" w:color="000000" w:sz="4" w:space="0"/>
            </w:tcBorders>
            <w:vAlign w:val="center"/>
          </w:tcPr>
          <w:p w14:paraId="00000B5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6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6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6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35.34</w:t>
            </w:r>
          </w:p>
        </w:tc>
        <w:tc>
          <w:tcPr>
            <w:tcBorders>
              <w:top w:val="nil"/>
              <w:left w:val="nil"/>
              <w:bottom w:val="single" w:color="000000" w:sz="4" w:space="0"/>
              <w:right w:val="single" w:color="000000" w:sz="4" w:space="0"/>
            </w:tcBorders>
            <w:vAlign w:val="center"/>
          </w:tcPr>
          <w:p w14:paraId="00000B6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6.36</w:t>
            </w:r>
          </w:p>
        </w:tc>
        <w:tc>
          <w:tcPr>
            <w:tcBorders>
              <w:top w:val="nil"/>
              <w:left w:val="nil"/>
              <w:bottom w:val="single" w:color="000000" w:sz="4" w:space="0"/>
              <w:right w:val="single" w:color="000000" w:sz="4" w:space="0"/>
            </w:tcBorders>
            <w:vAlign w:val="center"/>
          </w:tcPr>
          <w:p w14:paraId="00000B6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1,541.70</w:t>
            </w:r>
          </w:p>
        </w:tc>
      </w:tr>
      <w:tr w14:paraId="0BE5383E">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6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4" w:space="0"/>
              <w:right w:val="single" w:color="000000" w:sz="4" w:space="0"/>
            </w:tcBorders>
            <w:vAlign w:val="center"/>
          </w:tcPr>
          <w:p w14:paraId="00000B6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4" w:space="0"/>
              <w:right w:val="single" w:color="000000" w:sz="4" w:space="0"/>
            </w:tcBorders>
            <w:vAlign w:val="center"/>
          </w:tcPr>
          <w:p w14:paraId="00000B6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center"/>
          </w:tcPr>
          <w:p w14:paraId="00000B6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B6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B6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B6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single" w:color="000000" w:sz="4" w:space="0"/>
              <w:bottom w:val="single" w:color="000000" w:sz="4" w:space="0"/>
              <w:right w:val="single" w:color="000000" w:sz="4" w:space="0"/>
            </w:tcBorders>
            <w:vAlign w:val="center"/>
          </w:tcPr>
          <w:p w14:paraId="00000B6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6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6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6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176.71</w:t>
            </w:r>
          </w:p>
        </w:tc>
        <w:tc>
          <w:tcPr>
            <w:tcBorders>
              <w:top w:val="nil"/>
              <w:left w:val="nil"/>
              <w:bottom w:val="single" w:color="000000" w:sz="4" w:space="0"/>
              <w:right w:val="single" w:color="000000" w:sz="4" w:space="0"/>
            </w:tcBorders>
            <w:vAlign w:val="center"/>
          </w:tcPr>
          <w:p w14:paraId="00000B7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31.81</w:t>
            </w:r>
          </w:p>
        </w:tc>
        <w:tc>
          <w:tcPr>
            <w:tcBorders>
              <w:top w:val="nil"/>
              <w:left w:val="nil"/>
              <w:bottom w:val="single" w:color="000000" w:sz="4" w:space="0"/>
              <w:right w:val="single" w:color="000000" w:sz="4" w:space="0"/>
            </w:tcBorders>
            <w:vAlign w:val="center"/>
          </w:tcPr>
          <w:p w14:paraId="00000B7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7,708.52</w:t>
            </w:r>
          </w:p>
        </w:tc>
      </w:tr>
      <w:tr w14:paraId="08780B4F">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7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4" w:space="0"/>
              <w:right w:val="single" w:color="000000" w:sz="4" w:space="0"/>
            </w:tcBorders>
            <w:vAlign w:val="center"/>
          </w:tcPr>
          <w:p w14:paraId="00000B7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4" w:space="0"/>
              <w:right w:val="single" w:color="000000" w:sz="4" w:space="0"/>
            </w:tcBorders>
            <w:vAlign w:val="center"/>
          </w:tcPr>
          <w:p w14:paraId="00000B7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center"/>
          </w:tcPr>
          <w:p w14:paraId="00000B7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18,750.00</w:t>
            </w:r>
          </w:p>
        </w:tc>
        <w:tc>
          <w:tcPr>
            <w:tcBorders>
              <w:top w:val="nil"/>
              <w:left w:val="nil"/>
              <w:bottom w:val="single" w:color="000000" w:sz="8" w:space="0"/>
              <w:right w:val="single" w:color="000000" w:sz="8" w:space="0"/>
            </w:tcBorders>
            <w:vAlign w:val="center"/>
          </w:tcPr>
          <w:p w14:paraId="00000B7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B7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3,750.00</w:t>
            </w:r>
          </w:p>
        </w:tc>
        <w:tc>
          <w:tcPr>
            <w:tcBorders>
              <w:top w:val="nil"/>
              <w:left w:val="nil"/>
              <w:bottom w:val="single" w:color="000000" w:sz="8" w:space="0"/>
              <w:right w:val="single" w:color="000000" w:sz="8" w:space="0"/>
            </w:tcBorders>
            <w:vAlign w:val="center"/>
          </w:tcPr>
          <w:p w14:paraId="00000B7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2,812.50</w:t>
            </w:r>
          </w:p>
        </w:tc>
        <w:tc>
          <w:tcPr>
            <w:tcBorders>
              <w:top w:val="nil"/>
              <w:left w:val="single" w:color="000000" w:sz="4" w:space="0"/>
              <w:bottom w:val="single" w:color="000000" w:sz="4" w:space="0"/>
              <w:right w:val="single" w:color="000000" w:sz="4" w:space="0"/>
            </w:tcBorders>
            <w:vAlign w:val="center"/>
          </w:tcPr>
          <w:p w14:paraId="00000B7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7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7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7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66.27</w:t>
            </w:r>
          </w:p>
        </w:tc>
        <w:tc>
          <w:tcPr>
            <w:tcBorders>
              <w:top w:val="nil"/>
              <w:left w:val="nil"/>
              <w:bottom w:val="single" w:color="000000" w:sz="4" w:space="0"/>
              <w:right w:val="single" w:color="000000" w:sz="4" w:space="0"/>
            </w:tcBorders>
            <w:vAlign w:val="center"/>
          </w:tcPr>
          <w:p w14:paraId="00000B7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11.93</w:t>
            </w:r>
          </w:p>
        </w:tc>
        <w:tc>
          <w:tcPr>
            <w:tcBorders>
              <w:top w:val="nil"/>
              <w:left w:val="nil"/>
              <w:bottom w:val="single" w:color="000000" w:sz="4" w:space="0"/>
              <w:right w:val="single" w:color="000000" w:sz="4" w:space="0"/>
            </w:tcBorders>
            <w:vAlign w:val="center"/>
          </w:tcPr>
          <w:p w14:paraId="00000B7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2,890.70</w:t>
            </w:r>
          </w:p>
        </w:tc>
      </w:tr>
      <w:tr w14:paraId="58A7FA8C">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7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4" w:space="0"/>
              <w:right w:val="single" w:color="000000" w:sz="4" w:space="0"/>
            </w:tcBorders>
            <w:vAlign w:val="center"/>
          </w:tcPr>
          <w:p w14:paraId="00000B8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4" w:space="0"/>
              <w:right w:val="single" w:color="000000" w:sz="4" w:space="0"/>
            </w:tcBorders>
            <w:vAlign w:val="center"/>
          </w:tcPr>
          <w:p w14:paraId="00000B8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center"/>
          </w:tcPr>
          <w:p w14:paraId="00000B8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4,500.00</w:t>
            </w:r>
          </w:p>
        </w:tc>
        <w:tc>
          <w:tcPr>
            <w:tcBorders>
              <w:top w:val="nil"/>
              <w:left w:val="nil"/>
              <w:bottom w:val="single" w:color="000000" w:sz="8" w:space="0"/>
              <w:right w:val="single" w:color="000000" w:sz="8" w:space="0"/>
            </w:tcBorders>
            <w:vAlign w:val="center"/>
          </w:tcPr>
          <w:p w14:paraId="00000B8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B8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B8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single" w:color="000000" w:sz="4" w:space="0"/>
              <w:bottom w:val="single" w:color="000000" w:sz="4" w:space="0"/>
              <w:right w:val="single" w:color="000000" w:sz="4" w:space="0"/>
            </w:tcBorders>
            <w:vAlign w:val="center"/>
          </w:tcPr>
          <w:p w14:paraId="00000B8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8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8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8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4" w:space="0"/>
              <w:right w:val="single" w:color="000000" w:sz="4" w:space="0"/>
            </w:tcBorders>
            <w:vAlign w:val="center"/>
          </w:tcPr>
          <w:p w14:paraId="00000B8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4" w:space="0"/>
              <w:right w:val="single" w:color="000000" w:sz="4" w:space="0"/>
            </w:tcBorders>
            <w:vAlign w:val="center"/>
          </w:tcPr>
          <w:p w14:paraId="00000B8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67C797A8">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8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4" w:space="0"/>
              <w:right w:val="single" w:color="000000" w:sz="4" w:space="0"/>
            </w:tcBorders>
            <w:vAlign w:val="center"/>
          </w:tcPr>
          <w:p w14:paraId="00000B8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4" w:space="0"/>
              <w:right w:val="single" w:color="000000" w:sz="4" w:space="0"/>
            </w:tcBorders>
            <w:vAlign w:val="center"/>
          </w:tcPr>
          <w:p w14:paraId="00000B8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center"/>
          </w:tcPr>
          <w:p w14:paraId="00000B8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6,000.00</w:t>
            </w:r>
          </w:p>
        </w:tc>
        <w:tc>
          <w:tcPr>
            <w:tcBorders>
              <w:top w:val="nil"/>
              <w:left w:val="nil"/>
              <w:bottom w:val="single" w:color="000000" w:sz="8" w:space="0"/>
              <w:right w:val="single" w:color="000000" w:sz="8" w:space="0"/>
            </w:tcBorders>
            <w:vAlign w:val="center"/>
          </w:tcPr>
          <w:p w14:paraId="00000B9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7,000.00</w:t>
            </w:r>
          </w:p>
        </w:tc>
        <w:tc>
          <w:tcPr>
            <w:tcBorders>
              <w:top w:val="nil"/>
              <w:left w:val="nil"/>
              <w:bottom w:val="single" w:color="000000" w:sz="8" w:space="0"/>
              <w:right w:val="single" w:color="000000" w:sz="8" w:space="0"/>
            </w:tcBorders>
            <w:vAlign w:val="center"/>
          </w:tcPr>
          <w:p w14:paraId="00000B9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B9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single" w:color="000000" w:sz="4" w:space="0"/>
              <w:bottom w:val="single" w:color="000000" w:sz="4" w:space="0"/>
              <w:right w:val="single" w:color="000000" w:sz="4" w:space="0"/>
            </w:tcBorders>
            <w:vAlign w:val="center"/>
          </w:tcPr>
          <w:p w14:paraId="00000B9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9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9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9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4" w:space="0"/>
              <w:right w:val="single" w:color="000000" w:sz="4" w:space="0"/>
            </w:tcBorders>
            <w:vAlign w:val="center"/>
          </w:tcPr>
          <w:p w14:paraId="00000B9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4" w:space="0"/>
              <w:right w:val="single" w:color="000000" w:sz="4" w:space="0"/>
            </w:tcBorders>
            <w:vAlign w:val="center"/>
          </w:tcPr>
          <w:p w14:paraId="00000B9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6698C06C">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9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4" w:space="0"/>
              <w:right w:val="single" w:color="000000" w:sz="4" w:space="0"/>
            </w:tcBorders>
            <w:vAlign w:val="center"/>
          </w:tcPr>
          <w:p w14:paraId="00000B9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4" w:space="0"/>
              <w:right w:val="single" w:color="000000" w:sz="4" w:space="0"/>
            </w:tcBorders>
            <w:vAlign w:val="center"/>
          </w:tcPr>
          <w:p w14:paraId="00000B9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28-Jan-20</w:t>
            </w:r>
          </w:p>
        </w:tc>
        <w:tc>
          <w:tcPr>
            <w:tcBorders>
              <w:top w:val="nil"/>
              <w:left w:val="nil"/>
              <w:bottom w:val="single" w:color="000000" w:sz="4" w:space="0"/>
              <w:right w:val="single" w:color="000000" w:sz="4" w:space="0"/>
            </w:tcBorders>
            <w:vAlign w:val="center"/>
          </w:tcPr>
          <w:p w14:paraId="00000B9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7,950.50</w:t>
            </w:r>
          </w:p>
        </w:tc>
        <w:tc>
          <w:tcPr>
            <w:tcBorders>
              <w:top w:val="nil"/>
              <w:left w:val="nil"/>
              <w:bottom w:val="single" w:color="000000" w:sz="8" w:space="0"/>
              <w:right w:val="single" w:color="000000" w:sz="8" w:space="0"/>
            </w:tcBorders>
            <w:vAlign w:val="center"/>
          </w:tcPr>
          <w:p w14:paraId="00000B9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B9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4,950.50</w:t>
            </w:r>
          </w:p>
        </w:tc>
        <w:tc>
          <w:tcPr>
            <w:tcBorders>
              <w:top w:val="nil"/>
              <w:left w:val="nil"/>
              <w:bottom w:val="single" w:color="000000" w:sz="8" w:space="0"/>
              <w:right w:val="single" w:color="000000" w:sz="8" w:space="0"/>
            </w:tcBorders>
            <w:vAlign w:val="center"/>
          </w:tcPr>
          <w:p w14:paraId="00000B9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3,712.88</w:t>
            </w:r>
          </w:p>
        </w:tc>
        <w:tc>
          <w:tcPr>
            <w:tcBorders>
              <w:top w:val="nil"/>
              <w:left w:val="single" w:color="000000" w:sz="4" w:space="0"/>
              <w:bottom w:val="single" w:color="000000" w:sz="4" w:space="0"/>
              <w:right w:val="single" w:color="000000" w:sz="4" w:space="0"/>
            </w:tcBorders>
            <w:vAlign w:val="center"/>
          </w:tcPr>
          <w:p w14:paraId="00000BA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A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A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A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87.48</w:t>
            </w:r>
          </w:p>
        </w:tc>
        <w:tc>
          <w:tcPr>
            <w:tcBorders>
              <w:top w:val="nil"/>
              <w:left w:val="nil"/>
              <w:bottom w:val="single" w:color="000000" w:sz="4" w:space="0"/>
              <w:right w:val="single" w:color="000000" w:sz="4" w:space="0"/>
            </w:tcBorders>
            <w:vAlign w:val="center"/>
          </w:tcPr>
          <w:p w14:paraId="00000BA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15.75</w:t>
            </w:r>
          </w:p>
        </w:tc>
        <w:tc>
          <w:tcPr>
            <w:tcBorders>
              <w:top w:val="nil"/>
              <w:left w:val="nil"/>
              <w:bottom w:val="single" w:color="000000" w:sz="4" w:space="0"/>
              <w:right w:val="single" w:color="000000" w:sz="4" w:space="0"/>
            </w:tcBorders>
            <w:vAlign w:val="center"/>
          </w:tcPr>
          <w:p w14:paraId="00000BA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3,816.10</w:t>
            </w:r>
          </w:p>
        </w:tc>
      </w:tr>
      <w:tr w14:paraId="6CCEBDDB">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A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4" w:space="0"/>
              <w:right w:val="single" w:color="000000" w:sz="4" w:space="0"/>
            </w:tcBorders>
            <w:vAlign w:val="center"/>
          </w:tcPr>
          <w:p w14:paraId="00000BA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4" w:space="0"/>
              <w:right w:val="single" w:color="000000" w:sz="4" w:space="0"/>
            </w:tcBorders>
            <w:vAlign w:val="center"/>
          </w:tcPr>
          <w:p w14:paraId="00000BA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BA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11,253.50</w:t>
            </w:r>
          </w:p>
        </w:tc>
        <w:tc>
          <w:tcPr>
            <w:tcBorders>
              <w:top w:val="nil"/>
              <w:left w:val="nil"/>
              <w:bottom w:val="single" w:color="000000" w:sz="8" w:space="0"/>
              <w:right w:val="single" w:color="000000" w:sz="8" w:space="0"/>
            </w:tcBorders>
            <w:vAlign w:val="center"/>
          </w:tcPr>
          <w:p w14:paraId="00000BA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BA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1,253.50</w:t>
            </w:r>
          </w:p>
        </w:tc>
        <w:tc>
          <w:tcPr>
            <w:tcBorders>
              <w:top w:val="nil"/>
              <w:left w:val="nil"/>
              <w:bottom w:val="single" w:color="000000" w:sz="8" w:space="0"/>
              <w:right w:val="single" w:color="000000" w:sz="8" w:space="0"/>
            </w:tcBorders>
            <w:vAlign w:val="center"/>
          </w:tcPr>
          <w:p w14:paraId="00000BA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940.13</w:t>
            </w:r>
          </w:p>
        </w:tc>
        <w:tc>
          <w:tcPr>
            <w:tcBorders>
              <w:top w:val="nil"/>
              <w:left w:val="single" w:color="000000" w:sz="4" w:space="0"/>
              <w:bottom w:val="single" w:color="000000" w:sz="4" w:space="0"/>
              <w:right w:val="single" w:color="000000" w:sz="4" w:space="0"/>
            </w:tcBorders>
            <w:vAlign w:val="center"/>
          </w:tcPr>
          <w:p w14:paraId="00000BA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A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A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B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22.15</w:t>
            </w:r>
          </w:p>
        </w:tc>
        <w:tc>
          <w:tcPr>
            <w:tcBorders>
              <w:top w:val="nil"/>
              <w:left w:val="nil"/>
              <w:bottom w:val="single" w:color="000000" w:sz="4" w:space="0"/>
              <w:right w:val="single" w:color="000000" w:sz="4" w:space="0"/>
            </w:tcBorders>
            <w:vAlign w:val="center"/>
          </w:tcPr>
          <w:p w14:paraId="00000BB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3.99</w:t>
            </w:r>
          </w:p>
        </w:tc>
        <w:tc>
          <w:tcPr>
            <w:tcBorders>
              <w:top w:val="nil"/>
              <w:left w:val="nil"/>
              <w:bottom w:val="single" w:color="000000" w:sz="4" w:space="0"/>
              <w:right w:val="single" w:color="000000" w:sz="4" w:space="0"/>
            </w:tcBorders>
            <w:vAlign w:val="center"/>
          </w:tcPr>
          <w:p w14:paraId="00000BB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966.26</w:t>
            </w:r>
          </w:p>
        </w:tc>
      </w:tr>
      <w:tr w14:paraId="049A2828">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B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4" w:space="0"/>
              <w:right w:val="single" w:color="000000" w:sz="4" w:space="0"/>
            </w:tcBorders>
            <w:vAlign w:val="center"/>
          </w:tcPr>
          <w:p w14:paraId="00000BB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4" w:space="0"/>
              <w:right w:val="single" w:color="000000" w:sz="4" w:space="0"/>
            </w:tcBorders>
            <w:vAlign w:val="center"/>
          </w:tcPr>
          <w:p w14:paraId="00000BB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BB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17,587.50</w:t>
            </w:r>
          </w:p>
        </w:tc>
        <w:tc>
          <w:tcPr>
            <w:tcBorders>
              <w:top w:val="nil"/>
              <w:left w:val="nil"/>
              <w:bottom w:val="single" w:color="000000" w:sz="8" w:space="0"/>
              <w:right w:val="single" w:color="000000" w:sz="8" w:space="0"/>
            </w:tcBorders>
            <w:vAlign w:val="center"/>
          </w:tcPr>
          <w:p w14:paraId="00000BB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BB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2,587.50</w:t>
            </w:r>
          </w:p>
        </w:tc>
        <w:tc>
          <w:tcPr>
            <w:tcBorders>
              <w:top w:val="nil"/>
              <w:left w:val="nil"/>
              <w:bottom w:val="single" w:color="000000" w:sz="8" w:space="0"/>
              <w:right w:val="single" w:color="000000" w:sz="8" w:space="0"/>
            </w:tcBorders>
            <w:vAlign w:val="center"/>
          </w:tcPr>
          <w:p w14:paraId="00000BB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1,940.63</w:t>
            </w:r>
          </w:p>
        </w:tc>
        <w:tc>
          <w:tcPr>
            <w:tcBorders>
              <w:top w:val="nil"/>
              <w:left w:val="single" w:color="000000" w:sz="4" w:space="0"/>
              <w:bottom w:val="single" w:color="000000" w:sz="4" w:space="0"/>
              <w:right w:val="single" w:color="000000" w:sz="4" w:space="0"/>
            </w:tcBorders>
            <w:vAlign w:val="center"/>
          </w:tcPr>
          <w:p w14:paraId="00000BB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B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B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B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45.72</w:t>
            </w:r>
          </w:p>
        </w:tc>
        <w:tc>
          <w:tcPr>
            <w:tcBorders>
              <w:top w:val="nil"/>
              <w:left w:val="nil"/>
              <w:bottom w:val="single" w:color="000000" w:sz="4" w:space="0"/>
              <w:right w:val="single" w:color="000000" w:sz="4" w:space="0"/>
            </w:tcBorders>
            <w:vAlign w:val="center"/>
          </w:tcPr>
          <w:p w14:paraId="00000BB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8.23</w:t>
            </w:r>
          </w:p>
        </w:tc>
        <w:tc>
          <w:tcPr>
            <w:tcBorders>
              <w:top w:val="nil"/>
              <w:left w:val="nil"/>
              <w:bottom w:val="single" w:color="000000" w:sz="4" w:space="0"/>
              <w:right w:val="single" w:color="000000" w:sz="4" w:space="0"/>
            </w:tcBorders>
            <w:vAlign w:val="center"/>
          </w:tcPr>
          <w:p w14:paraId="00000BB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1,994.58</w:t>
            </w:r>
          </w:p>
        </w:tc>
      </w:tr>
      <w:tr w14:paraId="73BA26C7">
        <w:tblPrEx>
          <w:tblCellMar>
            <w:top w:w="0" w:type="dxa"/>
            <w:left w:w="115" w:type="dxa"/>
            <w:bottom w:w="0" w:type="dxa"/>
            <w:right w:w="115" w:type="dxa"/>
          </w:tblCellMar>
        </w:tblPrEx>
        <w:trPr>
          <w:trHeight w:val="325" w:hRule="atLeast"/>
        </w:trPr>
        <w:tc>
          <w:tcPr>
            <w:tcBorders>
              <w:top w:val="nil"/>
              <w:left w:val="single" w:color="000000" w:sz="4" w:space="0"/>
              <w:bottom w:val="single" w:color="000000" w:sz="4" w:space="0"/>
              <w:right w:val="single" w:color="000000" w:sz="4" w:space="0"/>
            </w:tcBorders>
            <w:vAlign w:val="center"/>
          </w:tcPr>
          <w:p w14:paraId="00000BC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4" w:space="0"/>
              <w:right w:val="single" w:color="000000" w:sz="4" w:space="0"/>
            </w:tcBorders>
            <w:vAlign w:val="center"/>
          </w:tcPr>
          <w:p w14:paraId="00000BC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4" w:space="0"/>
              <w:right w:val="single" w:color="000000" w:sz="4" w:space="0"/>
            </w:tcBorders>
            <w:vAlign w:val="center"/>
          </w:tcPr>
          <w:p w14:paraId="00000BC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BC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24,578.00</w:t>
            </w:r>
          </w:p>
        </w:tc>
        <w:tc>
          <w:tcPr>
            <w:tcBorders>
              <w:top w:val="nil"/>
              <w:left w:val="nil"/>
              <w:bottom w:val="single" w:color="000000" w:sz="8" w:space="0"/>
              <w:right w:val="single" w:color="000000" w:sz="8" w:space="0"/>
            </w:tcBorders>
            <w:vAlign w:val="center"/>
          </w:tcPr>
          <w:p w14:paraId="00000BC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BC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4,578.00</w:t>
            </w:r>
          </w:p>
        </w:tc>
        <w:tc>
          <w:tcPr>
            <w:tcBorders>
              <w:top w:val="nil"/>
              <w:left w:val="nil"/>
              <w:bottom w:val="single" w:color="000000" w:sz="8" w:space="0"/>
              <w:right w:val="single" w:color="000000" w:sz="8" w:space="0"/>
            </w:tcBorders>
            <w:vAlign w:val="center"/>
          </w:tcPr>
          <w:p w14:paraId="00000BC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3,433.50</w:t>
            </w:r>
          </w:p>
        </w:tc>
        <w:tc>
          <w:tcPr>
            <w:tcBorders>
              <w:top w:val="nil"/>
              <w:left w:val="single" w:color="000000" w:sz="4" w:space="0"/>
              <w:bottom w:val="single" w:color="000000" w:sz="4" w:space="0"/>
              <w:right w:val="single" w:color="000000" w:sz="4" w:space="0"/>
            </w:tcBorders>
            <w:vAlign w:val="center"/>
          </w:tcPr>
          <w:p w14:paraId="00000BC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25-Jul-20</w:t>
            </w:r>
          </w:p>
        </w:tc>
        <w:tc>
          <w:tcPr>
            <w:tcBorders>
              <w:top w:val="nil"/>
              <w:left w:val="nil"/>
              <w:bottom w:val="single" w:color="000000" w:sz="4" w:space="0"/>
              <w:right w:val="single" w:color="000000" w:sz="4" w:space="0"/>
            </w:tcBorders>
            <w:vAlign w:val="center"/>
          </w:tcPr>
          <w:p w14:paraId="00000BC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C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86</w:t>
            </w:r>
          </w:p>
        </w:tc>
        <w:tc>
          <w:tcPr>
            <w:tcBorders>
              <w:top w:val="nil"/>
              <w:left w:val="nil"/>
              <w:bottom w:val="single" w:color="000000" w:sz="4" w:space="0"/>
              <w:right w:val="single" w:color="000000" w:sz="4" w:space="0"/>
            </w:tcBorders>
            <w:vAlign w:val="center"/>
          </w:tcPr>
          <w:p w14:paraId="00000BC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80.90</w:t>
            </w:r>
          </w:p>
        </w:tc>
        <w:tc>
          <w:tcPr>
            <w:tcBorders>
              <w:top w:val="nil"/>
              <w:left w:val="nil"/>
              <w:bottom w:val="single" w:color="000000" w:sz="4" w:space="0"/>
              <w:right w:val="single" w:color="000000" w:sz="4" w:space="0"/>
            </w:tcBorders>
            <w:vAlign w:val="center"/>
          </w:tcPr>
          <w:p w14:paraId="00000BC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14.56</w:t>
            </w:r>
          </w:p>
        </w:tc>
        <w:tc>
          <w:tcPr>
            <w:tcBorders>
              <w:top w:val="nil"/>
              <w:left w:val="nil"/>
              <w:bottom w:val="single" w:color="000000" w:sz="4" w:space="0"/>
              <w:right w:val="single" w:color="000000" w:sz="4" w:space="0"/>
            </w:tcBorders>
            <w:vAlign w:val="center"/>
          </w:tcPr>
          <w:p w14:paraId="00000BC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3,528.96</w:t>
            </w:r>
          </w:p>
        </w:tc>
      </w:tr>
      <w:tr w14:paraId="0A562CA3">
        <w:tblPrEx>
          <w:tblCellMar>
            <w:top w:w="0" w:type="dxa"/>
            <w:left w:w="115" w:type="dxa"/>
            <w:bottom w:w="0" w:type="dxa"/>
            <w:right w:w="115" w:type="dxa"/>
          </w:tblCellMar>
        </w:tblPrEx>
        <w:trPr>
          <w:trHeight w:val="310" w:hRule="atLeast"/>
        </w:trPr>
        <w:tc>
          <w:tcPr>
            <w:tcBorders>
              <w:top w:val="nil"/>
              <w:left w:val="single" w:color="000000" w:sz="4" w:space="0"/>
              <w:bottom w:val="single" w:color="000000" w:sz="4" w:space="0"/>
              <w:right w:val="single" w:color="000000" w:sz="4" w:space="0"/>
            </w:tcBorders>
            <w:vAlign w:val="center"/>
          </w:tcPr>
          <w:p w14:paraId="00000BC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BC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BC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BD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1,23,119.50</w:t>
            </w:r>
          </w:p>
        </w:tc>
        <w:tc>
          <w:tcPr>
            <w:tcBorders>
              <w:top w:val="single" w:color="000000" w:sz="4" w:space="0"/>
              <w:left w:val="nil"/>
              <w:bottom w:val="single" w:color="000000" w:sz="4" w:space="0"/>
              <w:right w:val="single" w:color="000000" w:sz="4" w:space="0"/>
            </w:tcBorders>
            <w:vAlign w:val="bottom"/>
          </w:tcPr>
          <w:p w14:paraId="00000BD1">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bottom"/>
          </w:tcPr>
          <w:p w14:paraId="00000BD2">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center"/>
          </w:tcPr>
          <w:p w14:paraId="00000BD3">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25,964.63</w:t>
            </w:r>
          </w:p>
        </w:tc>
        <w:tc>
          <w:tcPr>
            <w:tcBorders>
              <w:top w:val="nil"/>
              <w:left w:val="nil"/>
              <w:bottom w:val="single" w:color="000000" w:sz="4" w:space="0"/>
              <w:right w:val="single" w:color="000000" w:sz="4" w:space="0"/>
            </w:tcBorders>
            <w:vAlign w:val="center"/>
          </w:tcPr>
          <w:p w14:paraId="00000BD4">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center"/>
          </w:tcPr>
          <w:p w14:paraId="00000BD5">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center"/>
          </w:tcPr>
          <w:p w14:paraId="00000BD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BD7">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611.77</w:t>
            </w:r>
          </w:p>
        </w:tc>
        <w:tc>
          <w:tcPr>
            <w:tcBorders>
              <w:top w:val="nil"/>
              <w:left w:val="nil"/>
              <w:bottom w:val="single" w:color="000000" w:sz="4" w:space="0"/>
              <w:right w:val="single" w:color="000000" w:sz="4" w:space="0"/>
            </w:tcBorders>
            <w:vAlign w:val="center"/>
          </w:tcPr>
          <w:p w14:paraId="00000BD8">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110.12</w:t>
            </w:r>
          </w:p>
        </w:tc>
        <w:tc>
          <w:tcPr>
            <w:tcBorders>
              <w:top w:val="nil"/>
              <w:left w:val="nil"/>
              <w:bottom w:val="single" w:color="000000" w:sz="4" w:space="0"/>
              <w:right w:val="single" w:color="000000" w:sz="4" w:space="0"/>
            </w:tcBorders>
            <w:vAlign w:val="center"/>
          </w:tcPr>
          <w:p w14:paraId="00000BD9">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26,686.51</w:t>
            </w:r>
          </w:p>
        </w:tc>
      </w:tr>
    </w:tbl>
    <w:p w14:paraId="00000BDA">
      <w:pPr>
        <w:spacing w:line="252" w:lineRule="auto"/>
        <w:jc w:val="both"/>
        <w:rPr>
          <w:b/>
          <w:bCs/>
        </w:rPr>
      </w:pPr>
    </w:p>
    <w:p w14:paraId="00000BDB">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BDC">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BDD">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Net of Recovery *50% or 75% (The NCGTC Percentage is adjustable from the docket (e.g., 50% or 75%), 50% share will be applicable for all the records coming </w:t>
      </w:r>
      <w:bookmarkStart w:id="42" w:name="_GoBack"/>
      <w:bookmarkEnd w:id="42"/>
      <w:r>
        <w:rPr>
          <w:rFonts w:ascii="Calibri" w:hAnsi="Calibri" w:eastAsia="Calibri" w:cs="Calibri"/>
          <w:b w:val="0"/>
          <w:bCs w:val="0"/>
          <w:i w:val="0"/>
          <w:iCs w:val="0"/>
          <w:smallCaps w:val="0"/>
          <w:strike w:val="0"/>
          <w:color w:val="000000"/>
          <w:sz w:val="20"/>
          <w:szCs w:val="20"/>
          <w:u w:val="none"/>
          <w:shd w:val="clear" w:fill="auto"/>
          <w:vertAlign w:val="baseline"/>
          <w:rtl w:val="0"/>
        </w:rPr>
        <w:t>under 2019 -2020 profiles and 2020 and ahead will be having 75% as the Recovery Share Percentage).</w:t>
      </w:r>
    </w:p>
    <w:p w14:paraId="00000BDE">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BDF">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Days Elapsed :- </w:t>
      </w:r>
      <w:r>
        <w:rPr>
          <w:rFonts w:ascii="Calibri" w:hAnsi="Calibri" w:eastAsia="Calibri" w:cs="Calibri"/>
          <w:b w:val="0"/>
          <w:bCs w:val="0"/>
          <w:i w:val="0"/>
          <w:iCs w:val="0"/>
          <w:smallCaps w:val="0"/>
          <w:strike w:val="0"/>
          <w:color w:val="000000"/>
          <w:sz w:val="20"/>
          <w:szCs w:val="20"/>
          <w:u w:val="none"/>
          <w:shd w:val="clear" w:fill="auto"/>
          <w:vertAlign w:val="baseline"/>
          <w:rtl w:val="0"/>
        </w:rPr>
        <w:t>Difference between Date when last tranch for full payment is received and Recovery cutoff date</w:t>
      </w:r>
      <w:r>
        <w:rPr>
          <w:rFonts w:ascii="Calibri" w:hAnsi="Calibri" w:eastAsia="Calibri" w:cs="Calibri"/>
          <w:b/>
          <w:bCs/>
          <w:i w:val="0"/>
          <w:iCs w:val="0"/>
          <w:smallCaps w:val="0"/>
          <w:strike w:val="0"/>
          <w:color w:val="000000"/>
          <w:sz w:val="20"/>
          <w:szCs w:val="20"/>
          <w:u w:val="none"/>
          <w:shd w:val="clear" w:fill="auto"/>
          <w:vertAlign w:val="baseline"/>
          <w:rtl w:val="0"/>
        </w:rPr>
        <w:t>.</w:t>
      </w:r>
    </w:p>
    <w:p w14:paraId="00000BE0">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BE1">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BE2">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BE3">
      <w:pPr>
        <w:keepNext w:val="0"/>
        <w:keepLines w:val="0"/>
        <w:pageBreakBefore w:val="0"/>
        <w:widowControl/>
        <w:numPr>
          <w:ilvl w:val="0"/>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(A+B+C)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BE4">
      <w:pPr>
        <w:spacing w:line="252" w:lineRule="auto"/>
        <w:jc w:val="both"/>
        <w:rPr>
          <w:b/>
          <w:bCs/>
        </w:rPr>
      </w:pPr>
      <w:r>
        <w:rPr>
          <w:b/>
          <w:bCs/>
          <w:rtl w:val="0"/>
        </w:rPr>
        <w:t>Note:</w:t>
      </w:r>
    </w:p>
    <w:p w14:paraId="00000BE5">
      <w:pPr>
        <w:keepNext w:val="0"/>
        <w:keepLines w:val="0"/>
        <w:pageBreakBefore w:val="0"/>
        <w:widowControl/>
        <w:numPr>
          <w:ilvl w:val="0"/>
          <w:numId w:val="55"/>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Amount of INR 25,964.63 /- is adjusted in Final claim settlement.</w:t>
      </w:r>
    </w:p>
    <w:p w14:paraId="00000BE6">
      <w:pPr>
        <w:keepNext w:val="0"/>
        <w:keepLines w:val="0"/>
        <w:pageBreakBefore w:val="0"/>
        <w:widowControl/>
        <w:numPr>
          <w:ilvl w:val="0"/>
          <w:numId w:val="5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penalty, and hence a need for additional recoveries from MLI which is about  INR  7,21.89 /-</w:t>
      </w:r>
    </w:p>
    <w:p w14:paraId="00000BE7">
      <w:pPr>
        <w:spacing w:line="252" w:lineRule="auto"/>
        <w:jc w:val="both"/>
      </w:pPr>
    </w:p>
    <w:p w14:paraId="00000BE8">
      <w:pPr>
        <w:spacing w:line="252" w:lineRule="auto"/>
        <w:jc w:val="both"/>
      </w:pPr>
    </w:p>
    <w:p w14:paraId="00000BE9">
      <w:pPr>
        <w:spacing w:line="252" w:lineRule="auto"/>
        <w:jc w:val="both"/>
      </w:pPr>
      <w:r>
        <w:rPr>
          <w:rtl w:val="0"/>
        </w:rPr>
        <w:t xml:space="preserve">c) </w:t>
      </w:r>
      <w:sdt>
        <w:sdtPr>
          <w:tag w:val="goog_rdk_92"/>
          <w:id w:val="-1222478499"/>
        </w:sdtPr>
        <w:sdtContent>
          <w:commentRangeStart w:id="84"/>
        </w:sdtContent>
      </w:sdt>
      <w:r>
        <w:rPr>
          <w:rtl w:val="0"/>
        </w:rPr>
        <w:t>Scenario 2: Penalty Situation (File uploaded &amp; Full payment done after cutoff date)</w:t>
      </w:r>
      <w:commentRangeEnd w:id="84"/>
      <w:r>
        <w:commentReference w:id="84"/>
      </w:r>
    </w:p>
    <w:p w14:paraId="00000B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36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tbl>
      <w:tblPr>
        <w:tblStyle w:val="51"/>
        <w:tblW w:w="9340" w:type="dxa"/>
        <w:tblInd w:w="0" w:type="dxa"/>
        <w:tblLayout w:type="fixed"/>
        <w:tblCellMar>
          <w:top w:w="0" w:type="dxa"/>
          <w:left w:w="115" w:type="dxa"/>
          <w:bottom w:w="0" w:type="dxa"/>
          <w:right w:w="115" w:type="dxa"/>
        </w:tblCellMar>
      </w:tblPr>
      <w:tblGrid>
        <w:gridCol w:w="6140"/>
        <w:gridCol w:w="1500"/>
        <w:gridCol w:w="1700"/>
      </w:tblGrid>
      <w:tr w14:paraId="508EE8E8">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BE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Month when recovery file is uploaded by MLI</w:t>
            </w:r>
          </w:p>
        </w:tc>
        <w:tc>
          <w:tcPr>
            <w:tcBorders>
              <w:top w:val="single" w:color="000000" w:sz="4" w:space="0"/>
              <w:left w:val="nil"/>
              <w:bottom w:val="single" w:color="000000" w:sz="4" w:space="0"/>
              <w:right w:val="single" w:color="000000" w:sz="4" w:space="0"/>
            </w:tcBorders>
            <w:shd w:val="clear" w:color="auto" w:fill="BDD7EE"/>
          </w:tcPr>
          <w:p w14:paraId="00000BE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Oct-20</w:t>
            </w:r>
          </w:p>
        </w:tc>
        <w:tc>
          <w:tcPr>
            <w:tcBorders>
              <w:top w:val="single" w:color="000000" w:sz="4" w:space="0"/>
              <w:left w:val="nil"/>
              <w:bottom w:val="single" w:color="000000" w:sz="4" w:space="0"/>
              <w:right w:val="single" w:color="000000" w:sz="4" w:space="0"/>
            </w:tcBorders>
            <w:vAlign w:val="bottom"/>
          </w:tcPr>
          <w:p w14:paraId="00000BE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2C575A2D">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vAlign w:val="bottom"/>
          </w:tcPr>
          <w:p w14:paraId="00000BE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Rate of Penalty</w:t>
            </w:r>
          </w:p>
        </w:tc>
        <w:tc>
          <w:tcPr>
            <w:tcBorders>
              <w:top w:val="nil"/>
              <w:left w:val="nil"/>
              <w:bottom w:val="single" w:color="000000" w:sz="4" w:space="0"/>
              <w:right w:val="single" w:color="000000" w:sz="4" w:space="0"/>
            </w:tcBorders>
            <w:shd w:val="clear" w:color="auto" w:fill="BDD7EE"/>
            <w:vAlign w:val="bottom"/>
          </w:tcPr>
          <w:p w14:paraId="00000BE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10%</w:t>
            </w:r>
          </w:p>
        </w:tc>
        <w:tc>
          <w:tcPr>
            <w:tcBorders>
              <w:top w:val="nil"/>
              <w:left w:val="nil"/>
              <w:bottom w:val="single" w:color="000000" w:sz="4" w:space="0"/>
              <w:right w:val="single" w:color="000000" w:sz="4" w:space="0"/>
            </w:tcBorders>
            <w:vAlign w:val="bottom"/>
          </w:tcPr>
          <w:p w14:paraId="00000BF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337A3C13">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BF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DATE when the last tranch for full recovery payment is received</w:t>
            </w:r>
          </w:p>
        </w:tc>
        <w:tc>
          <w:tcPr>
            <w:tcBorders>
              <w:top w:val="nil"/>
              <w:left w:val="nil"/>
              <w:bottom w:val="single" w:color="000000" w:sz="4" w:space="0"/>
              <w:right w:val="single" w:color="000000" w:sz="4" w:space="0"/>
            </w:tcBorders>
            <w:shd w:val="clear" w:color="auto" w:fill="BDD7EE"/>
          </w:tcPr>
          <w:p w14:paraId="00000BF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bottom"/>
          </w:tcPr>
          <w:p w14:paraId="00000BF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r>
      <w:tr w14:paraId="51793F99">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BF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Recovery Cutoff Date as define by NCGTC in schemes</w:t>
            </w:r>
          </w:p>
        </w:tc>
        <w:tc>
          <w:tcPr>
            <w:tcBorders>
              <w:top w:val="nil"/>
              <w:left w:val="nil"/>
              <w:bottom w:val="single" w:color="000000" w:sz="4" w:space="0"/>
              <w:right w:val="single" w:color="000000" w:sz="4" w:space="0"/>
            </w:tcBorders>
            <w:shd w:val="clear" w:color="auto" w:fill="BDD7EE"/>
          </w:tcPr>
          <w:p w14:paraId="00000BF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30-Apr-20</w:t>
            </w:r>
          </w:p>
        </w:tc>
        <w:tc>
          <w:tcPr>
            <w:tcBorders>
              <w:top w:val="nil"/>
              <w:left w:val="nil"/>
              <w:bottom w:val="single" w:color="000000" w:sz="4" w:space="0"/>
              <w:right w:val="single" w:color="000000" w:sz="4" w:space="0"/>
            </w:tcBorders>
            <w:vAlign w:val="bottom"/>
          </w:tcPr>
          <w:p w14:paraId="00000BF6">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D1</w:t>
            </w:r>
          </w:p>
        </w:tc>
      </w:tr>
      <w:tr w14:paraId="0071E33B">
        <w:tblPrEx>
          <w:tblCellMar>
            <w:top w:w="0" w:type="dxa"/>
            <w:left w:w="115" w:type="dxa"/>
            <w:bottom w:w="0" w:type="dxa"/>
            <w:right w:w="115"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BDD7EE"/>
          </w:tcPr>
          <w:p w14:paraId="00000BF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NCGTC Share of Recoveries</w:t>
            </w:r>
          </w:p>
        </w:tc>
        <w:tc>
          <w:tcPr>
            <w:tcBorders>
              <w:top w:val="nil"/>
              <w:left w:val="nil"/>
              <w:bottom w:val="single" w:color="000000" w:sz="4" w:space="0"/>
              <w:right w:val="single" w:color="000000" w:sz="4" w:space="0"/>
            </w:tcBorders>
            <w:shd w:val="clear" w:color="auto" w:fill="BDD7EE"/>
          </w:tcPr>
          <w:p w14:paraId="00000BF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75%</w:t>
            </w:r>
          </w:p>
        </w:tc>
        <w:tc>
          <w:tcPr>
            <w:tcBorders>
              <w:top w:val="nil"/>
              <w:left w:val="nil"/>
              <w:bottom w:val="single" w:color="000000" w:sz="4" w:space="0"/>
              <w:right w:val="single" w:color="000000" w:sz="4" w:space="0"/>
            </w:tcBorders>
            <w:vAlign w:val="bottom"/>
          </w:tcPr>
          <w:p w14:paraId="00000BF9">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r>
    </w:tbl>
    <w:p w14:paraId="00000BFA">
      <w:pPr>
        <w:spacing w:line="252" w:lineRule="auto"/>
        <w:jc w:val="both"/>
      </w:pPr>
    </w:p>
    <w:p w14:paraId="00000BFB">
      <w:pPr>
        <w:spacing w:line="252" w:lineRule="auto"/>
        <w:jc w:val="both"/>
      </w:pPr>
    </w:p>
    <w:tbl>
      <w:tblPr>
        <w:tblStyle w:val="52"/>
        <w:tblW w:w="13109" w:type="dxa"/>
        <w:tblInd w:w="-5" w:type="dxa"/>
        <w:tblLayout w:type="fixed"/>
        <w:tblCellMar>
          <w:top w:w="0" w:type="dxa"/>
          <w:left w:w="115" w:type="dxa"/>
          <w:bottom w:w="0" w:type="dxa"/>
          <w:right w:w="115" w:type="dxa"/>
        </w:tblCellMar>
      </w:tblPr>
      <w:tblGrid>
        <w:gridCol w:w="509"/>
        <w:gridCol w:w="1021"/>
        <w:gridCol w:w="1007"/>
        <w:gridCol w:w="1178"/>
        <w:gridCol w:w="1026"/>
        <w:gridCol w:w="1026"/>
        <w:gridCol w:w="1031"/>
        <w:gridCol w:w="957"/>
        <w:gridCol w:w="1145"/>
        <w:gridCol w:w="881"/>
        <w:gridCol w:w="1086"/>
        <w:gridCol w:w="843"/>
        <w:gridCol w:w="1399"/>
      </w:tblGrid>
      <w:tr w14:paraId="7DA5443D">
        <w:tblPrEx>
          <w:tblCellMar>
            <w:top w:w="0" w:type="dxa"/>
            <w:left w:w="115" w:type="dxa"/>
            <w:bottom w:w="0" w:type="dxa"/>
            <w:right w:w="115" w:type="dxa"/>
          </w:tblCellMar>
        </w:tblPrEx>
        <w:trPr>
          <w:trHeight w:val="300" w:hRule="atLeast"/>
        </w:trPr>
        <w:tc>
          <w:tcPr>
            <w:tcBorders>
              <w:top w:val="single" w:color="000000" w:sz="4" w:space="0"/>
              <w:left w:val="single" w:color="000000" w:sz="4" w:space="0"/>
              <w:bottom w:val="single" w:color="000000" w:sz="4" w:space="0"/>
              <w:right w:val="single" w:color="000000" w:sz="4" w:space="0"/>
            </w:tcBorders>
            <w:vAlign w:val="center"/>
          </w:tcPr>
          <w:p w14:paraId="00000BF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BF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BF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BF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C0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C0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C0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w:t>
            </w:r>
          </w:p>
        </w:tc>
        <w:tc>
          <w:tcPr>
            <w:tcBorders>
              <w:top w:val="single" w:color="000000" w:sz="4" w:space="0"/>
              <w:left w:val="nil"/>
              <w:bottom w:val="single" w:color="000000" w:sz="4" w:space="0"/>
              <w:right w:val="single" w:color="000000" w:sz="4" w:space="0"/>
            </w:tcBorders>
            <w:vAlign w:val="center"/>
          </w:tcPr>
          <w:p w14:paraId="00000C0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D2</w:t>
            </w:r>
          </w:p>
        </w:tc>
        <w:tc>
          <w:tcPr>
            <w:tcBorders>
              <w:top w:val="single" w:color="000000" w:sz="4" w:space="0"/>
              <w:left w:val="nil"/>
              <w:bottom w:val="single" w:color="000000" w:sz="4" w:space="0"/>
              <w:right w:val="single" w:color="000000" w:sz="4" w:space="0"/>
            </w:tcBorders>
            <w:vAlign w:val="center"/>
          </w:tcPr>
          <w:p w14:paraId="00000C0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C0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single" w:color="000000" w:sz="4" w:space="0"/>
              <w:left w:val="nil"/>
              <w:bottom w:val="single" w:color="000000" w:sz="4" w:space="0"/>
              <w:right w:val="single" w:color="000000" w:sz="4" w:space="0"/>
            </w:tcBorders>
            <w:vAlign w:val="center"/>
          </w:tcPr>
          <w:p w14:paraId="00000C06">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B</w:t>
            </w:r>
          </w:p>
        </w:tc>
        <w:tc>
          <w:tcPr>
            <w:tcBorders>
              <w:top w:val="single" w:color="000000" w:sz="4" w:space="0"/>
              <w:left w:val="nil"/>
              <w:bottom w:val="single" w:color="000000" w:sz="4" w:space="0"/>
              <w:right w:val="single" w:color="000000" w:sz="4" w:space="0"/>
            </w:tcBorders>
            <w:vAlign w:val="center"/>
          </w:tcPr>
          <w:p w14:paraId="00000C07">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w:t>
            </w:r>
          </w:p>
        </w:tc>
        <w:tc>
          <w:tcPr>
            <w:tcBorders>
              <w:top w:val="single" w:color="000000" w:sz="4" w:space="0"/>
              <w:left w:val="nil"/>
              <w:bottom w:val="single" w:color="000000" w:sz="4" w:space="0"/>
              <w:right w:val="single" w:color="000000" w:sz="4" w:space="0"/>
            </w:tcBorders>
            <w:vAlign w:val="center"/>
          </w:tcPr>
          <w:p w14:paraId="00000C08">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r>
      <w:tr w14:paraId="675FBF03">
        <w:tblPrEx>
          <w:tblCellMar>
            <w:top w:w="0" w:type="dxa"/>
            <w:left w:w="115" w:type="dxa"/>
            <w:bottom w:w="0" w:type="dxa"/>
            <w:right w:w="115" w:type="dxa"/>
          </w:tblCellMar>
        </w:tblPrEx>
        <w:trPr>
          <w:trHeight w:val="3300" w:hRule="atLeast"/>
        </w:trPr>
        <w:tc>
          <w:tcPr>
            <w:vMerge w:val="restart"/>
            <w:tcBorders>
              <w:top w:val="nil"/>
              <w:left w:val="single" w:color="000000" w:sz="4" w:space="0"/>
              <w:bottom w:val="single" w:color="000000" w:sz="4" w:space="0"/>
              <w:right w:val="single" w:color="000000" w:sz="4" w:space="0"/>
            </w:tcBorders>
            <w:shd w:val="clear" w:color="auto" w:fill="F8CBAD"/>
            <w:vAlign w:val="center"/>
          </w:tcPr>
          <w:p w14:paraId="00000C09">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A/c No.</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0A">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Customer ID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0B">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of Recovery (From Borrower to MLI)</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0C">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(Entire amount)</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0D">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legalcost</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0E">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Net of Recovery</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0F">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Amount (NCGTC Share)</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10">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DATE when the last tranch for full recovery payment is received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11">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Days Elapsed (Difference between Date when last tranch for full payment is received and Recovery cutoff date).</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12">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Eligible Days For Penalty</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13">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Penalty Calculated</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14">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Tax on Penalty (@18% on B)</w:t>
            </w:r>
          </w:p>
        </w:tc>
        <w:tc>
          <w:tcPr>
            <w:vMerge w:val="restart"/>
            <w:tcBorders>
              <w:top w:val="nil"/>
              <w:left w:val="single" w:color="000000" w:sz="4" w:space="0"/>
              <w:bottom w:val="single" w:color="000000" w:sz="4" w:space="0"/>
              <w:right w:val="single" w:color="000000" w:sz="4" w:space="0"/>
            </w:tcBorders>
            <w:shd w:val="clear" w:color="auto" w:fill="F8CBAD"/>
            <w:vAlign w:val="center"/>
          </w:tcPr>
          <w:p w14:paraId="00000C15">
            <w:pPr>
              <w:spacing w:after="0" w:line="240" w:lineRule="auto"/>
              <w:jc w:val="center"/>
              <w:rPr>
                <w:rFonts w:ascii="Calibri" w:hAnsi="Calibri" w:eastAsia="Calibri" w:cs="Calibri"/>
                <w:b/>
                <w:bCs/>
                <w:color w:val="000000"/>
                <w:sz w:val="20"/>
                <w:szCs w:val="20"/>
              </w:rPr>
            </w:pPr>
            <w:r>
              <w:rPr>
                <w:rFonts w:ascii="Calibri" w:hAnsi="Calibri" w:eastAsia="Calibri" w:cs="Calibri"/>
                <w:b/>
                <w:bCs/>
                <w:color w:val="000000"/>
                <w:sz w:val="20"/>
                <w:szCs w:val="20"/>
                <w:rtl w:val="0"/>
              </w:rPr>
              <w:t>Recovery Proceedings for Cases -  Post Full &amp; Final Claim (A+B+C) along with Penalty/Taxes</w:t>
            </w:r>
          </w:p>
        </w:tc>
      </w:tr>
      <w:tr w14:paraId="21A1760A">
        <w:tblPrEx>
          <w:tblCellMar>
            <w:top w:w="0" w:type="dxa"/>
            <w:left w:w="115" w:type="dxa"/>
            <w:bottom w:w="0" w:type="dxa"/>
            <w:right w:w="115" w:type="dxa"/>
          </w:tblCellMar>
        </w:tblPrEx>
        <w:trPr>
          <w:trHeight w:val="450" w:hRule="atLeast"/>
        </w:trPr>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c>
          <w:tcPr>
            <w:vMerge w:val="continue"/>
            <w:tcBorders>
              <w:top w:val="nil"/>
              <w:left w:val="single" w:color="000000" w:sz="4" w:space="0"/>
              <w:bottom w:val="single" w:color="000000" w:sz="4" w:space="0"/>
              <w:right w:val="single" w:color="000000" w:sz="4" w:space="0"/>
            </w:tcBorders>
            <w:shd w:val="clear" w:color="auto" w:fill="F8CBAD"/>
            <w:vAlign w:val="center"/>
          </w:tcPr>
          <w:p w14:paraId="00000C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color w:val="000000"/>
                <w:sz w:val="20"/>
                <w:szCs w:val="20"/>
              </w:rPr>
            </w:pPr>
          </w:p>
        </w:tc>
      </w:tr>
      <w:tr w14:paraId="22ECC582">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23">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w:t>
            </w:r>
          </w:p>
        </w:tc>
        <w:tc>
          <w:tcPr>
            <w:tcBorders>
              <w:top w:val="nil"/>
              <w:left w:val="nil"/>
              <w:bottom w:val="single" w:color="000000" w:sz="4" w:space="0"/>
              <w:right w:val="single" w:color="000000" w:sz="4" w:space="0"/>
            </w:tcBorders>
            <w:vAlign w:val="center"/>
          </w:tcPr>
          <w:p w14:paraId="00000C2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w:t>
            </w:r>
          </w:p>
        </w:tc>
        <w:tc>
          <w:tcPr>
            <w:tcBorders>
              <w:top w:val="nil"/>
              <w:left w:val="nil"/>
              <w:bottom w:val="single" w:color="000000" w:sz="4" w:space="0"/>
              <w:right w:val="single" w:color="000000" w:sz="4" w:space="0"/>
            </w:tcBorders>
            <w:vAlign w:val="center"/>
          </w:tcPr>
          <w:p w14:paraId="00000C2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04-Feb-20</w:t>
            </w:r>
          </w:p>
        </w:tc>
        <w:tc>
          <w:tcPr>
            <w:tcBorders>
              <w:top w:val="nil"/>
              <w:left w:val="nil"/>
              <w:bottom w:val="single" w:color="000000" w:sz="4" w:space="0"/>
              <w:right w:val="single" w:color="000000" w:sz="4" w:space="0"/>
            </w:tcBorders>
            <w:vAlign w:val="center"/>
          </w:tcPr>
          <w:p w14:paraId="00000C2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nil"/>
              <w:bottom w:val="single" w:color="000000" w:sz="4" w:space="0"/>
              <w:right w:val="single" w:color="000000" w:sz="4" w:space="0"/>
            </w:tcBorders>
            <w:vAlign w:val="center"/>
          </w:tcPr>
          <w:p w14:paraId="00000C2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C2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5,500.00</w:t>
            </w:r>
          </w:p>
        </w:tc>
        <w:tc>
          <w:tcPr>
            <w:tcBorders>
              <w:top w:val="nil"/>
              <w:left w:val="nil"/>
              <w:bottom w:val="single" w:color="000000" w:sz="8" w:space="0"/>
              <w:right w:val="single" w:color="000000" w:sz="8" w:space="0"/>
            </w:tcBorders>
            <w:vAlign w:val="center"/>
          </w:tcPr>
          <w:p w14:paraId="00000C2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4,125.00</w:t>
            </w:r>
          </w:p>
        </w:tc>
        <w:tc>
          <w:tcPr>
            <w:tcBorders>
              <w:top w:val="nil"/>
              <w:left w:val="single" w:color="000000" w:sz="4" w:space="0"/>
              <w:bottom w:val="single" w:color="000000" w:sz="4" w:space="0"/>
              <w:right w:val="single" w:color="000000" w:sz="4" w:space="0"/>
            </w:tcBorders>
            <w:vAlign w:val="center"/>
          </w:tcPr>
          <w:p w14:paraId="00000C2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2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2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2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201.16</w:t>
            </w:r>
          </w:p>
        </w:tc>
        <w:tc>
          <w:tcPr>
            <w:tcBorders>
              <w:top w:val="nil"/>
              <w:left w:val="nil"/>
              <w:bottom w:val="single" w:color="000000" w:sz="4" w:space="0"/>
              <w:right w:val="single" w:color="000000" w:sz="4" w:space="0"/>
            </w:tcBorders>
            <w:vAlign w:val="center"/>
          </w:tcPr>
          <w:p w14:paraId="00000C2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36.21</w:t>
            </w:r>
          </w:p>
        </w:tc>
        <w:tc>
          <w:tcPr>
            <w:tcBorders>
              <w:top w:val="nil"/>
              <w:left w:val="nil"/>
              <w:bottom w:val="single" w:color="000000" w:sz="4" w:space="0"/>
              <w:right w:val="single" w:color="000000" w:sz="4" w:space="0"/>
            </w:tcBorders>
            <w:vAlign w:val="center"/>
          </w:tcPr>
          <w:p w14:paraId="00000C2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4,362.37</w:t>
            </w:r>
          </w:p>
        </w:tc>
      </w:tr>
      <w:tr w14:paraId="57B5674F">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30">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L2</w:t>
            </w:r>
          </w:p>
        </w:tc>
        <w:tc>
          <w:tcPr>
            <w:tcBorders>
              <w:top w:val="nil"/>
              <w:left w:val="nil"/>
              <w:bottom w:val="single" w:color="000000" w:sz="4" w:space="0"/>
              <w:right w:val="single" w:color="000000" w:sz="4" w:space="0"/>
            </w:tcBorders>
            <w:vAlign w:val="center"/>
          </w:tcPr>
          <w:p w14:paraId="00000C3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A2</w:t>
            </w:r>
          </w:p>
        </w:tc>
        <w:tc>
          <w:tcPr>
            <w:tcBorders>
              <w:top w:val="nil"/>
              <w:left w:val="nil"/>
              <w:bottom w:val="single" w:color="000000" w:sz="4" w:space="0"/>
              <w:right w:val="single" w:color="000000" w:sz="4" w:space="0"/>
            </w:tcBorders>
            <w:vAlign w:val="center"/>
          </w:tcPr>
          <w:p w14:paraId="00000C3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05-Feb-20</w:t>
            </w:r>
          </w:p>
        </w:tc>
        <w:tc>
          <w:tcPr>
            <w:tcBorders>
              <w:top w:val="nil"/>
              <w:left w:val="nil"/>
              <w:bottom w:val="single" w:color="000000" w:sz="4" w:space="0"/>
              <w:right w:val="single" w:color="000000" w:sz="4" w:space="0"/>
            </w:tcBorders>
            <w:vAlign w:val="center"/>
          </w:tcPr>
          <w:p w14:paraId="00000C3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4" w:space="0"/>
              <w:right w:val="single" w:color="000000" w:sz="4" w:space="0"/>
            </w:tcBorders>
            <w:vAlign w:val="center"/>
          </w:tcPr>
          <w:p w14:paraId="00000C3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C3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w:t>
            </w:r>
          </w:p>
        </w:tc>
        <w:tc>
          <w:tcPr>
            <w:tcBorders>
              <w:top w:val="nil"/>
              <w:left w:val="nil"/>
              <w:bottom w:val="single" w:color="000000" w:sz="8" w:space="0"/>
              <w:right w:val="single" w:color="000000" w:sz="8" w:space="0"/>
            </w:tcBorders>
            <w:vAlign w:val="center"/>
          </w:tcPr>
          <w:p w14:paraId="00000C3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w:t>
            </w:r>
          </w:p>
        </w:tc>
        <w:tc>
          <w:tcPr>
            <w:tcBorders>
              <w:top w:val="nil"/>
              <w:left w:val="single" w:color="000000" w:sz="4" w:space="0"/>
              <w:bottom w:val="single" w:color="000000" w:sz="4" w:space="0"/>
              <w:right w:val="single" w:color="000000" w:sz="4" w:space="0"/>
            </w:tcBorders>
            <w:vAlign w:val="center"/>
          </w:tcPr>
          <w:p w14:paraId="00000C3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3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3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3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73.15</w:t>
            </w:r>
          </w:p>
        </w:tc>
        <w:tc>
          <w:tcPr>
            <w:tcBorders>
              <w:top w:val="nil"/>
              <w:left w:val="nil"/>
              <w:bottom w:val="single" w:color="000000" w:sz="4" w:space="0"/>
              <w:right w:val="single" w:color="000000" w:sz="4" w:space="0"/>
            </w:tcBorders>
            <w:vAlign w:val="center"/>
          </w:tcPr>
          <w:p w14:paraId="00000C3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13.17</w:t>
            </w:r>
          </w:p>
        </w:tc>
        <w:tc>
          <w:tcPr>
            <w:tcBorders>
              <w:top w:val="nil"/>
              <w:left w:val="nil"/>
              <w:bottom w:val="single" w:color="000000" w:sz="4" w:space="0"/>
              <w:right w:val="single" w:color="000000" w:sz="4" w:space="0"/>
            </w:tcBorders>
            <w:vAlign w:val="center"/>
          </w:tcPr>
          <w:p w14:paraId="00000C3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1,586.32</w:t>
            </w:r>
          </w:p>
        </w:tc>
      </w:tr>
      <w:tr w14:paraId="278CCD4E">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3D">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L3</w:t>
            </w:r>
          </w:p>
        </w:tc>
        <w:tc>
          <w:tcPr>
            <w:tcBorders>
              <w:top w:val="nil"/>
              <w:left w:val="nil"/>
              <w:bottom w:val="single" w:color="000000" w:sz="4" w:space="0"/>
              <w:right w:val="single" w:color="000000" w:sz="4" w:space="0"/>
            </w:tcBorders>
            <w:vAlign w:val="center"/>
          </w:tcPr>
          <w:p w14:paraId="00000C3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A3</w:t>
            </w:r>
          </w:p>
        </w:tc>
        <w:tc>
          <w:tcPr>
            <w:tcBorders>
              <w:top w:val="nil"/>
              <w:left w:val="nil"/>
              <w:bottom w:val="single" w:color="000000" w:sz="4" w:space="0"/>
              <w:right w:val="single" w:color="000000" w:sz="4" w:space="0"/>
            </w:tcBorders>
            <w:vAlign w:val="center"/>
          </w:tcPr>
          <w:p w14:paraId="00000C3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center"/>
          </w:tcPr>
          <w:p w14:paraId="00000C4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4" w:space="0"/>
              <w:right w:val="single" w:color="000000" w:sz="4" w:space="0"/>
            </w:tcBorders>
            <w:vAlign w:val="center"/>
          </w:tcPr>
          <w:p w14:paraId="00000C4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C4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C4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7,500.00</w:t>
            </w:r>
          </w:p>
        </w:tc>
        <w:tc>
          <w:tcPr>
            <w:tcBorders>
              <w:top w:val="nil"/>
              <w:left w:val="single" w:color="000000" w:sz="4" w:space="0"/>
              <w:bottom w:val="single" w:color="000000" w:sz="4" w:space="0"/>
              <w:right w:val="single" w:color="000000" w:sz="4" w:space="0"/>
            </w:tcBorders>
            <w:vAlign w:val="center"/>
          </w:tcPr>
          <w:p w14:paraId="00000C4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4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4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4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365.75</w:t>
            </w:r>
          </w:p>
        </w:tc>
        <w:tc>
          <w:tcPr>
            <w:tcBorders>
              <w:top w:val="nil"/>
              <w:left w:val="nil"/>
              <w:bottom w:val="single" w:color="000000" w:sz="4" w:space="0"/>
              <w:right w:val="single" w:color="000000" w:sz="4" w:space="0"/>
            </w:tcBorders>
            <w:vAlign w:val="center"/>
          </w:tcPr>
          <w:p w14:paraId="00000C4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65.84</w:t>
            </w:r>
          </w:p>
        </w:tc>
        <w:tc>
          <w:tcPr>
            <w:tcBorders>
              <w:top w:val="nil"/>
              <w:left w:val="nil"/>
              <w:bottom w:val="single" w:color="000000" w:sz="4" w:space="0"/>
              <w:right w:val="single" w:color="000000" w:sz="4" w:space="0"/>
            </w:tcBorders>
            <w:vAlign w:val="center"/>
          </w:tcPr>
          <w:p w14:paraId="00000C4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7,931.59</w:t>
            </w:r>
          </w:p>
        </w:tc>
      </w:tr>
      <w:tr w14:paraId="065114FF">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4A">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L4</w:t>
            </w:r>
          </w:p>
        </w:tc>
        <w:tc>
          <w:tcPr>
            <w:tcBorders>
              <w:top w:val="nil"/>
              <w:left w:val="nil"/>
              <w:bottom w:val="single" w:color="000000" w:sz="4" w:space="0"/>
              <w:right w:val="single" w:color="000000" w:sz="4" w:space="0"/>
            </w:tcBorders>
            <w:vAlign w:val="center"/>
          </w:tcPr>
          <w:p w14:paraId="00000C4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A4</w:t>
            </w:r>
          </w:p>
        </w:tc>
        <w:tc>
          <w:tcPr>
            <w:tcBorders>
              <w:top w:val="nil"/>
              <w:left w:val="nil"/>
              <w:bottom w:val="single" w:color="000000" w:sz="4" w:space="0"/>
              <w:right w:val="single" w:color="000000" w:sz="4" w:space="0"/>
            </w:tcBorders>
            <w:vAlign w:val="center"/>
          </w:tcPr>
          <w:p w14:paraId="00000C4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10-Feb-20</w:t>
            </w:r>
          </w:p>
        </w:tc>
        <w:tc>
          <w:tcPr>
            <w:tcBorders>
              <w:top w:val="nil"/>
              <w:left w:val="nil"/>
              <w:bottom w:val="single" w:color="000000" w:sz="4" w:space="0"/>
              <w:right w:val="single" w:color="000000" w:sz="4" w:space="0"/>
            </w:tcBorders>
            <w:vAlign w:val="center"/>
          </w:tcPr>
          <w:p w14:paraId="00000C4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18,750.00</w:t>
            </w:r>
          </w:p>
        </w:tc>
        <w:tc>
          <w:tcPr>
            <w:tcBorders>
              <w:top w:val="nil"/>
              <w:left w:val="nil"/>
              <w:bottom w:val="single" w:color="000000" w:sz="4" w:space="0"/>
              <w:right w:val="single" w:color="000000" w:sz="4" w:space="0"/>
            </w:tcBorders>
            <w:vAlign w:val="center"/>
          </w:tcPr>
          <w:p w14:paraId="00000C4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C4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3,750.00</w:t>
            </w:r>
          </w:p>
        </w:tc>
        <w:tc>
          <w:tcPr>
            <w:tcBorders>
              <w:top w:val="nil"/>
              <w:left w:val="nil"/>
              <w:bottom w:val="single" w:color="000000" w:sz="8" w:space="0"/>
              <w:right w:val="single" w:color="000000" w:sz="8" w:space="0"/>
            </w:tcBorders>
            <w:vAlign w:val="center"/>
          </w:tcPr>
          <w:p w14:paraId="00000C5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2,812.50</w:t>
            </w:r>
          </w:p>
        </w:tc>
        <w:tc>
          <w:tcPr>
            <w:tcBorders>
              <w:top w:val="nil"/>
              <w:left w:val="single" w:color="000000" w:sz="4" w:space="0"/>
              <w:bottom w:val="single" w:color="000000" w:sz="4" w:space="0"/>
              <w:right w:val="single" w:color="000000" w:sz="4" w:space="0"/>
            </w:tcBorders>
            <w:vAlign w:val="center"/>
          </w:tcPr>
          <w:p w14:paraId="00000C5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5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5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5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137.16</w:t>
            </w:r>
          </w:p>
        </w:tc>
        <w:tc>
          <w:tcPr>
            <w:tcBorders>
              <w:top w:val="nil"/>
              <w:left w:val="nil"/>
              <w:bottom w:val="single" w:color="000000" w:sz="4" w:space="0"/>
              <w:right w:val="single" w:color="000000" w:sz="4" w:space="0"/>
            </w:tcBorders>
            <w:vAlign w:val="center"/>
          </w:tcPr>
          <w:p w14:paraId="00000C5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24.69</w:t>
            </w:r>
          </w:p>
        </w:tc>
        <w:tc>
          <w:tcPr>
            <w:tcBorders>
              <w:top w:val="nil"/>
              <w:left w:val="nil"/>
              <w:bottom w:val="single" w:color="000000" w:sz="4" w:space="0"/>
              <w:right w:val="single" w:color="000000" w:sz="4" w:space="0"/>
            </w:tcBorders>
            <w:vAlign w:val="center"/>
          </w:tcPr>
          <w:p w14:paraId="00000C5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2,974.35</w:t>
            </w:r>
          </w:p>
        </w:tc>
      </w:tr>
      <w:tr w14:paraId="61AF9ECD">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5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L5</w:t>
            </w:r>
          </w:p>
        </w:tc>
        <w:tc>
          <w:tcPr>
            <w:tcBorders>
              <w:top w:val="nil"/>
              <w:left w:val="nil"/>
              <w:bottom w:val="single" w:color="000000" w:sz="4" w:space="0"/>
              <w:right w:val="single" w:color="000000" w:sz="4" w:space="0"/>
            </w:tcBorders>
            <w:vAlign w:val="center"/>
          </w:tcPr>
          <w:p w14:paraId="00000C5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A5</w:t>
            </w:r>
          </w:p>
        </w:tc>
        <w:tc>
          <w:tcPr>
            <w:tcBorders>
              <w:top w:val="nil"/>
              <w:left w:val="nil"/>
              <w:bottom w:val="single" w:color="000000" w:sz="4" w:space="0"/>
              <w:right w:val="single" w:color="000000" w:sz="4" w:space="0"/>
            </w:tcBorders>
            <w:vAlign w:val="center"/>
          </w:tcPr>
          <w:p w14:paraId="00000C5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center"/>
          </w:tcPr>
          <w:p w14:paraId="00000C5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4,500.00</w:t>
            </w:r>
          </w:p>
        </w:tc>
        <w:tc>
          <w:tcPr>
            <w:tcBorders>
              <w:top w:val="nil"/>
              <w:left w:val="nil"/>
              <w:bottom w:val="single" w:color="000000" w:sz="4" w:space="0"/>
              <w:right w:val="single" w:color="000000" w:sz="4" w:space="0"/>
            </w:tcBorders>
            <w:vAlign w:val="center"/>
          </w:tcPr>
          <w:p w14:paraId="00000C5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5,000.00</w:t>
            </w:r>
          </w:p>
        </w:tc>
        <w:tc>
          <w:tcPr>
            <w:tcBorders>
              <w:top w:val="nil"/>
              <w:left w:val="nil"/>
              <w:bottom w:val="single" w:color="000000" w:sz="8" w:space="0"/>
              <w:right w:val="single" w:color="000000" w:sz="8" w:space="0"/>
            </w:tcBorders>
            <w:vAlign w:val="center"/>
          </w:tcPr>
          <w:p w14:paraId="00000C5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C5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single" w:color="000000" w:sz="4" w:space="0"/>
              <w:bottom w:val="single" w:color="000000" w:sz="4" w:space="0"/>
              <w:right w:val="single" w:color="000000" w:sz="4" w:space="0"/>
            </w:tcBorders>
            <w:vAlign w:val="center"/>
          </w:tcPr>
          <w:p w14:paraId="00000C5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5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6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6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4" w:space="0"/>
              <w:right w:val="single" w:color="000000" w:sz="4" w:space="0"/>
            </w:tcBorders>
            <w:vAlign w:val="center"/>
          </w:tcPr>
          <w:p w14:paraId="00000C6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4" w:space="0"/>
              <w:right w:val="single" w:color="000000" w:sz="4" w:space="0"/>
            </w:tcBorders>
            <w:vAlign w:val="center"/>
          </w:tcPr>
          <w:p w14:paraId="00000C6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1CF2D9FB">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64">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L6</w:t>
            </w:r>
          </w:p>
        </w:tc>
        <w:tc>
          <w:tcPr>
            <w:tcBorders>
              <w:top w:val="nil"/>
              <w:left w:val="nil"/>
              <w:bottom w:val="single" w:color="000000" w:sz="4" w:space="0"/>
              <w:right w:val="single" w:color="000000" w:sz="4" w:space="0"/>
            </w:tcBorders>
            <w:vAlign w:val="center"/>
          </w:tcPr>
          <w:p w14:paraId="00000C6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A6</w:t>
            </w:r>
          </w:p>
        </w:tc>
        <w:tc>
          <w:tcPr>
            <w:tcBorders>
              <w:top w:val="nil"/>
              <w:left w:val="nil"/>
              <w:bottom w:val="single" w:color="000000" w:sz="4" w:space="0"/>
              <w:right w:val="single" w:color="000000" w:sz="4" w:space="0"/>
            </w:tcBorders>
            <w:vAlign w:val="center"/>
          </w:tcPr>
          <w:p w14:paraId="00000C6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12-Feb-20</w:t>
            </w:r>
          </w:p>
        </w:tc>
        <w:tc>
          <w:tcPr>
            <w:tcBorders>
              <w:top w:val="nil"/>
              <w:left w:val="nil"/>
              <w:bottom w:val="single" w:color="000000" w:sz="4" w:space="0"/>
              <w:right w:val="single" w:color="000000" w:sz="4" w:space="0"/>
            </w:tcBorders>
            <w:vAlign w:val="center"/>
          </w:tcPr>
          <w:p w14:paraId="00000C6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6,000.00</w:t>
            </w:r>
          </w:p>
        </w:tc>
        <w:tc>
          <w:tcPr>
            <w:tcBorders>
              <w:top w:val="nil"/>
              <w:left w:val="nil"/>
              <w:bottom w:val="single" w:color="000000" w:sz="4" w:space="0"/>
              <w:right w:val="single" w:color="000000" w:sz="4" w:space="0"/>
            </w:tcBorders>
            <w:vAlign w:val="center"/>
          </w:tcPr>
          <w:p w14:paraId="00000C6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7,000.00</w:t>
            </w:r>
          </w:p>
        </w:tc>
        <w:tc>
          <w:tcPr>
            <w:tcBorders>
              <w:top w:val="nil"/>
              <w:left w:val="nil"/>
              <w:bottom w:val="single" w:color="000000" w:sz="8" w:space="0"/>
              <w:right w:val="single" w:color="000000" w:sz="8" w:space="0"/>
            </w:tcBorders>
            <w:vAlign w:val="center"/>
          </w:tcPr>
          <w:p w14:paraId="00000C6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8" w:space="0"/>
              <w:right w:val="single" w:color="000000" w:sz="8" w:space="0"/>
            </w:tcBorders>
            <w:vAlign w:val="center"/>
          </w:tcPr>
          <w:p w14:paraId="00000C6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single" w:color="000000" w:sz="4" w:space="0"/>
              <w:bottom w:val="single" w:color="000000" w:sz="4" w:space="0"/>
              <w:right w:val="single" w:color="000000" w:sz="4" w:space="0"/>
            </w:tcBorders>
            <w:vAlign w:val="center"/>
          </w:tcPr>
          <w:p w14:paraId="00000C6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6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6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6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4" w:space="0"/>
              <w:right w:val="single" w:color="000000" w:sz="4" w:space="0"/>
            </w:tcBorders>
            <w:vAlign w:val="center"/>
          </w:tcPr>
          <w:p w14:paraId="00000C6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c>
          <w:tcPr>
            <w:tcBorders>
              <w:top w:val="nil"/>
              <w:left w:val="nil"/>
              <w:bottom w:val="single" w:color="000000" w:sz="4" w:space="0"/>
              <w:right w:val="single" w:color="000000" w:sz="4" w:space="0"/>
            </w:tcBorders>
            <w:vAlign w:val="center"/>
          </w:tcPr>
          <w:p w14:paraId="00000C7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0.00</w:t>
            </w:r>
          </w:p>
        </w:tc>
      </w:tr>
      <w:tr w14:paraId="448198C0">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71">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L7</w:t>
            </w:r>
          </w:p>
        </w:tc>
        <w:tc>
          <w:tcPr>
            <w:tcBorders>
              <w:top w:val="nil"/>
              <w:left w:val="nil"/>
              <w:bottom w:val="single" w:color="000000" w:sz="4" w:space="0"/>
              <w:right w:val="single" w:color="000000" w:sz="4" w:space="0"/>
            </w:tcBorders>
            <w:vAlign w:val="center"/>
          </w:tcPr>
          <w:p w14:paraId="00000C72">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A7</w:t>
            </w:r>
          </w:p>
        </w:tc>
        <w:tc>
          <w:tcPr>
            <w:tcBorders>
              <w:top w:val="nil"/>
              <w:left w:val="nil"/>
              <w:bottom w:val="single" w:color="000000" w:sz="4" w:space="0"/>
              <w:right w:val="single" w:color="000000" w:sz="4" w:space="0"/>
            </w:tcBorders>
            <w:vAlign w:val="center"/>
          </w:tcPr>
          <w:p w14:paraId="00000C7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28-Jan-20</w:t>
            </w:r>
          </w:p>
        </w:tc>
        <w:tc>
          <w:tcPr>
            <w:tcBorders>
              <w:top w:val="nil"/>
              <w:left w:val="nil"/>
              <w:bottom w:val="single" w:color="000000" w:sz="4" w:space="0"/>
              <w:right w:val="single" w:color="000000" w:sz="4" w:space="0"/>
            </w:tcBorders>
            <w:vAlign w:val="center"/>
          </w:tcPr>
          <w:p w14:paraId="00000C7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7,950.50</w:t>
            </w:r>
          </w:p>
        </w:tc>
        <w:tc>
          <w:tcPr>
            <w:tcBorders>
              <w:top w:val="nil"/>
              <w:left w:val="nil"/>
              <w:bottom w:val="single" w:color="000000" w:sz="4" w:space="0"/>
              <w:right w:val="single" w:color="000000" w:sz="4" w:space="0"/>
            </w:tcBorders>
            <w:vAlign w:val="center"/>
          </w:tcPr>
          <w:p w14:paraId="00000C7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3,000.00</w:t>
            </w:r>
          </w:p>
        </w:tc>
        <w:tc>
          <w:tcPr>
            <w:tcBorders>
              <w:top w:val="nil"/>
              <w:left w:val="nil"/>
              <w:bottom w:val="single" w:color="000000" w:sz="8" w:space="0"/>
              <w:right w:val="single" w:color="000000" w:sz="8" w:space="0"/>
            </w:tcBorders>
            <w:vAlign w:val="center"/>
          </w:tcPr>
          <w:p w14:paraId="00000C7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4,950.50</w:t>
            </w:r>
          </w:p>
        </w:tc>
        <w:tc>
          <w:tcPr>
            <w:tcBorders>
              <w:top w:val="nil"/>
              <w:left w:val="nil"/>
              <w:bottom w:val="single" w:color="000000" w:sz="8" w:space="0"/>
              <w:right w:val="single" w:color="000000" w:sz="8" w:space="0"/>
            </w:tcBorders>
            <w:vAlign w:val="center"/>
          </w:tcPr>
          <w:p w14:paraId="00000C7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3,712.88</w:t>
            </w:r>
          </w:p>
        </w:tc>
        <w:tc>
          <w:tcPr>
            <w:tcBorders>
              <w:top w:val="nil"/>
              <w:left w:val="single" w:color="000000" w:sz="4" w:space="0"/>
              <w:bottom w:val="single" w:color="000000" w:sz="4" w:space="0"/>
              <w:right w:val="single" w:color="000000" w:sz="4" w:space="0"/>
            </w:tcBorders>
            <w:vAlign w:val="center"/>
          </w:tcPr>
          <w:p w14:paraId="00000C7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7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7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7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181.07</w:t>
            </w:r>
          </w:p>
        </w:tc>
        <w:tc>
          <w:tcPr>
            <w:tcBorders>
              <w:top w:val="nil"/>
              <w:left w:val="nil"/>
              <w:bottom w:val="single" w:color="000000" w:sz="4" w:space="0"/>
              <w:right w:val="single" w:color="000000" w:sz="4" w:space="0"/>
            </w:tcBorders>
            <w:vAlign w:val="center"/>
          </w:tcPr>
          <w:p w14:paraId="00000C7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32.59</w:t>
            </w:r>
          </w:p>
        </w:tc>
        <w:tc>
          <w:tcPr>
            <w:tcBorders>
              <w:top w:val="nil"/>
              <w:left w:val="nil"/>
              <w:bottom w:val="single" w:color="000000" w:sz="4" w:space="0"/>
              <w:right w:val="single" w:color="000000" w:sz="4" w:space="0"/>
            </w:tcBorders>
            <w:vAlign w:val="center"/>
          </w:tcPr>
          <w:p w14:paraId="00000C7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3,926.53</w:t>
            </w:r>
          </w:p>
        </w:tc>
      </w:tr>
      <w:tr w14:paraId="3F4C8D83">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7E">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L8</w:t>
            </w:r>
          </w:p>
        </w:tc>
        <w:tc>
          <w:tcPr>
            <w:tcBorders>
              <w:top w:val="nil"/>
              <w:left w:val="nil"/>
              <w:bottom w:val="single" w:color="000000" w:sz="4" w:space="0"/>
              <w:right w:val="single" w:color="000000" w:sz="4" w:space="0"/>
            </w:tcBorders>
            <w:vAlign w:val="center"/>
          </w:tcPr>
          <w:p w14:paraId="00000C7F">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A8</w:t>
            </w:r>
          </w:p>
        </w:tc>
        <w:tc>
          <w:tcPr>
            <w:tcBorders>
              <w:top w:val="nil"/>
              <w:left w:val="nil"/>
              <w:bottom w:val="single" w:color="000000" w:sz="4" w:space="0"/>
              <w:right w:val="single" w:color="000000" w:sz="4" w:space="0"/>
            </w:tcBorders>
            <w:vAlign w:val="center"/>
          </w:tcPr>
          <w:p w14:paraId="00000C8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C8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11,253.50</w:t>
            </w:r>
          </w:p>
        </w:tc>
        <w:tc>
          <w:tcPr>
            <w:tcBorders>
              <w:top w:val="nil"/>
              <w:left w:val="nil"/>
              <w:bottom w:val="single" w:color="000000" w:sz="4" w:space="0"/>
              <w:right w:val="single" w:color="000000" w:sz="4" w:space="0"/>
            </w:tcBorders>
            <w:vAlign w:val="center"/>
          </w:tcPr>
          <w:p w14:paraId="00000C8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10,000.00</w:t>
            </w:r>
          </w:p>
        </w:tc>
        <w:tc>
          <w:tcPr>
            <w:tcBorders>
              <w:top w:val="nil"/>
              <w:left w:val="nil"/>
              <w:bottom w:val="single" w:color="000000" w:sz="8" w:space="0"/>
              <w:right w:val="single" w:color="000000" w:sz="8" w:space="0"/>
            </w:tcBorders>
            <w:vAlign w:val="center"/>
          </w:tcPr>
          <w:p w14:paraId="00000C8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1,253.50</w:t>
            </w:r>
          </w:p>
        </w:tc>
        <w:tc>
          <w:tcPr>
            <w:tcBorders>
              <w:top w:val="nil"/>
              <w:left w:val="nil"/>
              <w:bottom w:val="single" w:color="000000" w:sz="8" w:space="0"/>
              <w:right w:val="single" w:color="000000" w:sz="8" w:space="0"/>
            </w:tcBorders>
            <w:vAlign w:val="center"/>
          </w:tcPr>
          <w:p w14:paraId="00000C8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940.13</w:t>
            </w:r>
          </w:p>
        </w:tc>
        <w:tc>
          <w:tcPr>
            <w:tcBorders>
              <w:top w:val="nil"/>
              <w:left w:val="single" w:color="000000" w:sz="4" w:space="0"/>
              <w:bottom w:val="single" w:color="000000" w:sz="4" w:space="0"/>
              <w:right w:val="single" w:color="000000" w:sz="4" w:space="0"/>
            </w:tcBorders>
            <w:vAlign w:val="center"/>
          </w:tcPr>
          <w:p w14:paraId="00000C8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8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8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8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45.85</w:t>
            </w:r>
          </w:p>
        </w:tc>
        <w:tc>
          <w:tcPr>
            <w:tcBorders>
              <w:top w:val="nil"/>
              <w:left w:val="nil"/>
              <w:bottom w:val="single" w:color="000000" w:sz="4" w:space="0"/>
              <w:right w:val="single" w:color="000000" w:sz="4" w:space="0"/>
            </w:tcBorders>
            <w:vAlign w:val="center"/>
          </w:tcPr>
          <w:p w14:paraId="00000C89">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8.25</w:t>
            </w:r>
          </w:p>
        </w:tc>
        <w:tc>
          <w:tcPr>
            <w:tcBorders>
              <w:top w:val="nil"/>
              <w:left w:val="nil"/>
              <w:bottom w:val="single" w:color="000000" w:sz="4" w:space="0"/>
              <w:right w:val="single" w:color="000000" w:sz="4" w:space="0"/>
            </w:tcBorders>
            <w:vAlign w:val="center"/>
          </w:tcPr>
          <w:p w14:paraId="00000C8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994.22</w:t>
            </w:r>
          </w:p>
        </w:tc>
      </w:tr>
      <w:tr w14:paraId="0DD76599">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8B">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L9</w:t>
            </w:r>
          </w:p>
        </w:tc>
        <w:tc>
          <w:tcPr>
            <w:tcBorders>
              <w:top w:val="nil"/>
              <w:left w:val="nil"/>
              <w:bottom w:val="single" w:color="000000" w:sz="4" w:space="0"/>
              <w:right w:val="single" w:color="000000" w:sz="4" w:space="0"/>
            </w:tcBorders>
            <w:vAlign w:val="center"/>
          </w:tcPr>
          <w:p w14:paraId="00000C8C">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A9</w:t>
            </w:r>
          </w:p>
        </w:tc>
        <w:tc>
          <w:tcPr>
            <w:tcBorders>
              <w:top w:val="nil"/>
              <w:left w:val="nil"/>
              <w:bottom w:val="single" w:color="000000" w:sz="4" w:space="0"/>
              <w:right w:val="single" w:color="000000" w:sz="4" w:space="0"/>
            </w:tcBorders>
            <w:vAlign w:val="center"/>
          </w:tcPr>
          <w:p w14:paraId="00000C8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C8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17,587.50</w:t>
            </w:r>
          </w:p>
        </w:tc>
        <w:tc>
          <w:tcPr>
            <w:tcBorders>
              <w:top w:val="nil"/>
              <w:left w:val="nil"/>
              <w:bottom w:val="single" w:color="000000" w:sz="4" w:space="0"/>
              <w:right w:val="single" w:color="000000" w:sz="4" w:space="0"/>
            </w:tcBorders>
            <w:vAlign w:val="center"/>
          </w:tcPr>
          <w:p w14:paraId="00000C8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15,000.00</w:t>
            </w:r>
          </w:p>
        </w:tc>
        <w:tc>
          <w:tcPr>
            <w:tcBorders>
              <w:top w:val="nil"/>
              <w:left w:val="nil"/>
              <w:bottom w:val="single" w:color="000000" w:sz="8" w:space="0"/>
              <w:right w:val="single" w:color="000000" w:sz="8" w:space="0"/>
            </w:tcBorders>
            <w:vAlign w:val="center"/>
          </w:tcPr>
          <w:p w14:paraId="00000C9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2,587.50</w:t>
            </w:r>
          </w:p>
        </w:tc>
        <w:tc>
          <w:tcPr>
            <w:tcBorders>
              <w:top w:val="nil"/>
              <w:left w:val="nil"/>
              <w:bottom w:val="single" w:color="000000" w:sz="8" w:space="0"/>
              <w:right w:val="single" w:color="000000" w:sz="8" w:space="0"/>
            </w:tcBorders>
            <w:vAlign w:val="center"/>
          </w:tcPr>
          <w:p w14:paraId="00000C9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1,940.63</w:t>
            </w:r>
          </w:p>
        </w:tc>
        <w:tc>
          <w:tcPr>
            <w:tcBorders>
              <w:top w:val="nil"/>
              <w:left w:val="single" w:color="000000" w:sz="4" w:space="0"/>
              <w:bottom w:val="single" w:color="000000" w:sz="4" w:space="0"/>
              <w:right w:val="single" w:color="000000" w:sz="4" w:space="0"/>
            </w:tcBorders>
            <w:vAlign w:val="center"/>
          </w:tcPr>
          <w:p w14:paraId="00000C9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9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9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95">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94.64</w:t>
            </w:r>
          </w:p>
        </w:tc>
        <w:tc>
          <w:tcPr>
            <w:tcBorders>
              <w:top w:val="nil"/>
              <w:left w:val="nil"/>
              <w:bottom w:val="single" w:color="000000" w:sz="4" w:space="0"/>
              <w:right w:val="single" w:color="000000" w:sz="4" w:space="0"/>
            </w:tcBorders>
            <w:vAlign w:val="center"/>
          </w:tcPr>
          <w:p w14:paraId="00000C96">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17.03</w:t>
            </w:r>
          </w:p>
        </w:tc>
        <w:tc>
          <w:tcPr>
            <w:tcBorders>
              <w:top w:val="nil"/>
              <w:left w:val="nil"/>
              <w:bottom w:val="single" w:color="000000" w:sz="4" w:space="0"/>
              <w:right w:val="single" w:color="000000" w:sz="4" w:space="0"/>
            </w:tcBorders>
            <w:vAlign w:val="center"/>
          </w:tcPr>
          <w:p w14:paraId="00000C97">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2,052.30</w:t>
            </w:r>
          </w:p>
        </w:tc>
      </w:tr>
      <w:tr w14:paraId="153EC4CD">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vAlign w:val="center"/>
          </w:tcPr>
          <w:p w14:paraId="00000C98">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L10</w:t>
            </w:r>
          </w:p>
        </w:tc>
        <w:tc>
          <w:tcPr>
            <w:tcBorders>
              <w:top w:val="nil"/>
              <w:left w:val="nil"/>
              <w:bottom w:val="single" w:color="000000" w:sz="4" w:space="0"/>
              <w:right w:val="single" w:color="000000" w:sz="4" w:space="0"/>
            </w:tcBorders>
            <w:vAlign w:val="center"/>
          </w:tcPr>
          <w:p w14:paraId="00000C99">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A10</w:t>
            </w:r>
          </w:p>
        </w:tc>
        <w:tc>
          <w:tcPr>
            <w:tcBorders>
              <w:top w:val="nil"/>
              <w:left w:val="nil"/>
              <w:bottom w:val="single" w:color="000000" w:sz="4" w:space="0"/>
              <w:right w:val="single" w:color="000000" w:sz="4" w:space="0"/>
            </w:tcBorders>
            <w:vAlign w:val="center"/>
          </w:tcPr>
          <w:p w14:paraId="00000C9A">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27-Jan-20</w:t>
            </w:r>
          </w:p>
        </w:tc>
        <w:tc>
          <w:tcPr>
            <w:tcBorders>
              <w:top w:val="nil"/>
              <w:left w:val="nil"/>
              <w:bottom w:val="single" w:color="000000" w:sz="4" w:space="0"/>
              <w:right w:val="single" w:color="000000" w:sz="4" w:space="0"/>
            </w:tcBorders>
            <w:vAlign w:val="center"/>
          </w:tcPr>
          <w:p w14:paraId="00000C9B">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24,578.00</w:t>
            </w:r>
          </w:p>
        </w:tc>
        <w:tc>
          <w:tcPr>
            <w:tcBorders>
              <w:top w:val="nil"/>
              <w:left w:val="nil"/>
              <w:bottom w:val="single" w:color="000000" w:sz="4" w:space="0"/>
              <w:right w:val="single" w:color="000000" w:sz="4" w:space="0"/>
            </w:tcBorders>
            <w:vAlign w:val="center"/>
          </w:tcPr>
          <w:p w14:paraId="00000C9C">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20,000.00</w:t>
            </w:r>
          </w:p>
        </w:tc>
        <w:tc>
          <w:tcPr>
            <w:tcBorders>
              <w:top w:val="nil"/>
              <w:left w:val="nil"/>
              <w:bottom w:val="single" w:color="000000" w:sz="8" w:space="0"/>
              <w:right w:val="single" w:color="000000" w:sz="8" w:space="0"/>
            </w:tcBorders>
            <w:vAlign w:val="center"/>
          </w:tcPr>
          <w:p w14:paraId="00000C9D">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4,578.00</w:t>
            </w:r>
          </w:p>
        </w:tc>
        <w:tc>
          <w:tcPr>
            <w:tcBorders>
              <w:top w:val="nil"/>
              <w:left w:val="nil"/>
              <w:bottom w:val="single" w:color="000000" w:sz="8" w:space="0"/>
              <w:right w:val="single" w:color="000000" w:sz="8" w:space="0"/>
            </w:tcBorders>
            <w:vAlign w:val="center"/>
          </w:tcPr>
          <w:p w14:paraId="00000C9E">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3,433.50</w:t>
            </w:r>
          </w:p>
        </w:tc>
        <w:tc>
          <w:tcPr>
            <w:tcBorders>
              <w:top w:val="nil"/>
              <w:left w:val="single" w:color="000000" w:sz="4" w:space="0"/>
              <w:bottom w:val="single" w:color="000000" w:sz="4" w:space="0"/>
              <w:right w:val="single" w:color="000000" w:sz="4" w:space="0"/>
            </w:tcBorders>
            <w:vAlign w:val="center"/>
          </w:tcPr>
          <w:p w14:paraId="00000C9F">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25-Oct-20</w:t>
            </w:r>
          </w:p>
        </w:tc>
        <w:tc>
          <w:tcPr>
            <w:tcBorders>
              <w:top w:val="nil"/>
              <w:left w:val="nil"/>
              <w:bottom w:val="single" w:color="000000" w:sz="4" w:space="0"/>
              <w:right w:val="single" w:color="000000" w:sz="4" w:space="0"/>
            </w:tcBorders>
            <w:vAlign w:val="center"/>
          </w:tcPr>
          <w:p w14:paraId="00000CA0">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A1">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178</w:t>
            </w:r>
          </w:p>
        </w:tc>
        <w:tc>
          <w:tcPr>
            <w:tcBorders>
              <w:top w:val="nil"/>
              <w:left w:val="nil"/>
              <w:bottom w:val="single" w:color="000000" w:sz="4" w:space="0"/>
              <w:right w:val="single" w:color="000000" w:sz="4" w:space="0"/>
            </w:tcBorders>
            <w:vAlign w:val="center"/>
          </w:tcPr>
          <w:p w14:paraId="00000CA2">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167.44</w:t>
            </w:r>
          </w:p>
        </w:tc>
        <w:tc>
          <w:tcPr>
            <w:tcBorders>
              <w:top w:val="nil"/>
              <w:left w:val="nil"/>
              <w:bottom w:val="single" w:color="000000" w:sz="4" w:space="0"/>
              <w:right w:val="single" w:color="000000" w:sz="4" w:space="0"/>
            </w:tcBorders>
            <w:vAlign w:val="center"/>
          </w:tcPr>
          <w:p w14:paraId="00000CA3">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30.14</w:t>
            </w:r>
          </w:p>
        </w:tc>
        <w:tc>
          <w:tcPr>
            <w:tcBorders>
              <w:top w:val="nil"/>
              <w:left w:val="nil"/>
              <w:bottom w:val="single" w:color="000000" w:sz="4" w:space="0"/>
              <w:right w:val="single" w:color="000000" w:sz="4" w:space="0"/>
            </w:tcBorders>
            <w:vAlign w:val="center"/>
          </w:tcPr>
          <w:p w14:paraId="00000CA4">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3,631.08</w:t>
            </w:r>
          </w:p>
        </w:tc>
      </w:tr>
      <w:tr w14:paraId="0A0F922B">
        <w:tblPrEx>
          <w:tblCellMar>
            <w:top w:w="0" w:type="dxa"/>
            <w:left w:w="115" w:type="dxa"/>
            <w:bottom w:w="0" w:type="dxa"/>
            <w:right w:w="115" w:type="dxa"/>
          </w:tblCellMar>
        </w:tblPrEx>
        <w:trPr>
          <w:trHeight w:val="300" w:hRule="atLeast"/>
        </w:trPr>
        <w:tc>
          <w:tcPr>
            <w:tcBorders>
              <w:top w:val="nil"/>
              <w:left w:val="single" w:color="000000" w:sz="4" w:space="0"/>
              <w:bottom w:val="single" w:color="000000" w:sz="4" w:space="0"/>
              <w:right w:val="single" w:color="000000" w:sz="4" w:space="0"/>
            </w:tcBorders>
            <w:vAlign w:val="center"/>
          </w:tcPr>
          <w:p w14:paraId="00000CA5">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CA6">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CA7">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w:t>
            </w:r>
          </w:p>
        </w:tc>
        <w:tc>
          <w:tcPr>
            <w:tcBorders>
              <w:top w:val="nil"/>
              <w:left w:val="nil"/>
              <w:bottom w:val="single" w:color="000000" w:sz="4" w:space="0"/>
              <w:right w:val="single" w:color="000000" w:sz="4" w:space="0"/>
            </w:tcBorders>
            <w:vAlign w:val="center"/>
          </w:tcPr>
          <w:p w14:paraId="00000CA8">
            <w:pPr>
              <w:spacing w:after="0" w:line="240" w:lineRule="auto"/>
              <w:jc w:val="right"/>
              <w:rPr>
                <w:rFonts w:ascii="Calibri" w:hAnsi="Calibri" w:eastAsia="Calibri" w:cs="Calibri"/>
                <w:color w:val="000000"/>
                <w:sz w:val="20"/>
                <w:szCs w:val="20"/>
              </w:rPr>
            </w:pPr>
            <w:r>
              <w:rPr>
                <w:rFonts w:ascii="Calibri" w:hAnsi="Calibri" w:eastAsia="Calibri" w:cs="Calibri"/>
                <w:color w:val="000000"/>
                <w:sz w:val="20"/>
                <w:szCs w:val="20"/>
                <w:rtl w:val="0"/>
              </w:rPr>
              <w:t>1,23,119.50</w:t>
            </w:r>
          </w:p>
        </w:tc>
        <w:tc>
          <w:tcPr>
            <w:tcBorders>
              <w:top w:val="nil"/>
              <w:left w:val="nil"/>
              <w:bottom w:val="single" w:color="000000" w:sz="4" w:space="0"/>
              <w:right w:val="single" w:color="000000" w:sz="4" w:space="0"/>
            </w:tcBorders>
            <w:vAlign w:val="bottom"/>
          </w:tcPr>
          <w:p w14:paraId="00000CA9">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bottom"/>
          </w:tcPr>
          <w:p w14:paraId="00000CAA">
            <w:pPr>
              <w:spacing w:after="0" w:line="240" w:lineRule="auto"/>
              <w:rPr>
                <w:rFonts w:ascii="Calibri" w:hAnsi="Calibri" w:eastAsia="Calibri" w:cs="Calibri"/>
                <w:color w:val="000000"/>
              </w:rPr>
            </w:pPr>
            <w:r>
              <w:rPr>
                <w:rFonts w:ascii="Calibri" w:hAnsi="Calibri" w:eastAsia="Calibri" w:cs="Calibri"/>
                <w:color w:val="000000"/>
                <w:rtl w:val="0"/>
              </w:rPr>
              <w:t> </w:t>
            </w:r>
          </w:p>
        </w:tc>
        <w:tc>
          <w:tcPr>
            <w:tcBorders>
              <w:top w:val="single" w:color="000000" w:sz="4" w:space="0"/>
              <w:left w:val="nil"/>
              <w:bottom w:val="single" w:color="000000" w:sz="4" w:space="0"/>
              <w:right w:val="single" w:color="000000" w:sz="4" w:space="0"/>
            </w:tcBorders>
            <w:vAlign w:val="center"/>
          </w:tcPr>
          <w:p w14:paraId="00000CAB">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25,964.63</w:t>
            </w:r>
          </w:p>
        </w:tc>
        <w:tc>
          <w:tcPr>
            <w:tcBorders>
              <w:top w:val="nil"/>
              <w:left w:val="nil"/>
              <w:bottom w:val="single" w:color="000000" w:sz="4" w:space="0"/>
              <w:right w:val="single" w:color="000000" w:sz="4" w:space="0"/>
            </w:tcBorders>
            <w:vAlign w:val="center"/>
          </w:tcPr>
          <w:p w14:paraId="00000CAC">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center"/>
          </w:tcPr>
          <w:p w14:paraId="00000CAD">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center"/>
          </w:tcPr>
          <w:p w14:paraId="00000CAE">
            <w:pPr>
              <w:spacing w:after="0" w:line="240" w:lineRule="auto"/>
              <w:rPr>
                <w:rFonts w:ascii="Calibri" w:hAnsi="Calibri" w:eastAsia="Calibri" w:cs="Calibri"/>
                <w:b/>
                <w:bCs/>
                <w:color w:val="000000"/>
                <w:sz w:val="20"/>
                <w:szCs w:val="20"/>
              </w:rPr>
            </w:pPr>
            <w:r>
              <w:rPr>
                <w:rFonts w:ascii="Calibri" w:hAnsi="Calibri" w:eastAsia="Calibri" w:cs="Calibri"/>
                <w:b/>
                <w:bCs/>
                <w:color w:val="000000"/>
                <w:sz w:val="20"/>
                <w:szCs w:val="20"/>
                <w:rtl w:val="0"/>
              </w:rPr>
              <w:t> </w:t>
            </w:r>
          </w:p>
        </w:tc>
        <w:tc>
          <w:tcPr>
            <w:tcBorders>
              <w:top w:val="nil"/>
              <w:left w:val="nil"/>
              <w:bottom w:val="single" w:color="000000" w:sz="4" w:space="0"/>
              <w:right w:val="single" w:color="000000" w:sz="4" w:space="0"/>
            </w:tcBorders>
            <w:vAlign w:val="center"/>
          </w:tcPr>
          <w:p w14:paraId="00000CAF">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1,266.22</w:t>
            </w:r>
          </w:p>
        </w:tc>
        <w:tc>
          <w:tcPr>
            <w:tcBorders>
              <w:top w:val="nil"/>
              <w:left w:val="nil"/>
              <w:bottom w:val="single" w:color="000000" w:sz="4" w:space="0"/>
              <w:right w:val="single" w:color="000000" w:sz="4" w:space="0"/>
            </w:tcBorders>
            <w:vAlign w:val="center"/>
          </w:tcPr>
          <w:p w14:paraId="00000CB0">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227.92</w:t>
            </w:r>
          </w:p>
        </w:tc>
        <w:tc>
          <w:tcPr>
            <w:tcBorders>
              <w:top w:val="nil"/>
              <w:left w:val="nil"/>
              <w:bottom w:val="single" w:color="000000" w:sz="4" w:space="0"/>
              <w:right w:val="single" w:color="000000" w:sz="4" w:space="0"/>
            </w:tcBorders>
            <w:vAlign w:val="center"/>
          </w:tcPr>
          <w:p w14:paraId="00000CB1">
            <w:pPr>
              <w:spacing w:after="0" w:line="240" w:lineRule="auto"/>
              <w:jc w:val="right"/>
              <w:rPr>
                <w:rFonts w:ascii="Calibri" w:hAnsi="Calibri" w:eastAsia="Calibri" w:cs="Calibri"/>
                <w:b/>
                <w:bCs/>
                <w:color w:val="000000"/>
                <w:sz w:val="20"/>
                <w:szCs w:val="20"/>
              </w:rPr>
            </w:pPr>
            <w:r>
              <w:rPr>
                <w:rFonts w:ascii="Calibri" w:hAnsi="Calibri" w:eastAsia="Calibri" w:cs="Calibri"/>
                <w:b/>
                <w:bCs/>
                <w:color w:val="000000"/>
                <w:sz w:val="20"/>
                <w:szCs w:val="20"/>
                <w:rtl w:val="0"/>
              </w:rPr>
              <w:t>27,458.76</w:t>
            </w:r>
          </w:p>
        </w:tc>
      </w:tr>
    </w:tbl>
    <w:p w14:paraId="00000CB2">
      <w:pPr>
        <w:spacing w:line="252" w:lineRule="auto"/>
        <w:jc w:val="both"/>
      </w:pPr>
    </w:p>
    <w:p w14:paraId="00000CB3">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of Recovery (From Borrower to MLI</w:t>
      </w:r>
      <w:r>
        <w:rPr>
          <w:rFonts w:ascii="Calibri" w:hAnsi="Calibri" w:eastAsia="Calibri" w:cs="Calibri"/>
          <w:b w:val="0"/>
          <w:bCs w:val="0"/>
          <w:i w:val="0"/>
          <w:iCs w:val="0"/>
          <w:smallCaps w:val="0"/>
          <w:strike w:val="0"/>
          <w:color w:val="000000"/>
          <w:sz w:val="20"/>
          <w:szCs w:val="20"/>
          <w:u w:val="none"/>
          <w:shd w:val="clear" w:fill="auto"/>
          <w:vertAlign w:val="baseline"/>
          <w:rtl w:val="0"/>
        </w:rPr>
        <w:t>):</w:t>
      </w:r>
      <w:r>
        <w:rPr>
          <w:rFonts w:ascii="Calibri" w:hAnsi="Calibri" w:eastAsia="Calibri" w:cs="Calibri"/>
          <w:b/>
          <w:bCs/>
          <w:i w:val="0"/>
          <w:iCs w:val="0"/>
          <w:smallCaps w:val="0"/>
          <w:strike w:val="0"/>
          <w:color w:val="000000"/>
          <w:sz w:val="20"/>
          <w:szCs w:val="20"/>
          <w:u w:val="none"/>
          <w:shd w:val="clear" w:fill="auto"/>
          <w:vertAlign w:val="baseline"/>
          <w:rtl w:val="0"/>
        </w:rPr>
        <w:t>-</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System will take it from input file as it is.</w:t>
      </w:r>
    </w:p>
    <w:p w14:paraId="00000CB4">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(Entire amount):- </w:t>
      </w:r>
      <w:r>
        <w:rPr>
          <w:rFonts w:ascii="Calibri" w:hAnsi="Calibri" w:eastAsia="Calibri" w:cs="Calibri"/>
          <w:b w:val="0"/>
          <w:bCs w:val="0"/>
          <w:i w:val="0"/>
          <w:iCs w:val="0"/>
          <w:smallCaps w:val="0"/>
          <w:strike w:val="0"/>
          <w:color w:val="000000"/>
          <w:sz w:val="20"/>
          <w:szCs w:val="20"/>
          <w:u w:val="none"/>
          <w:shd w:val="clear" w:fill="auto"/>
          <w:vertAlign w:val="baseline"/>
          <w:rtl w:val="0"/>
        </w:rPr>
        <w:t>System will take it from input file as it is.</w:t>
      </w:r>
    </w:p>
    <w:p w14:paraId="00000CB5">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Recovery Amount (NCGTC Share ) :- </w:t>
      </w:r>
      <w:r>
        <w:rPr>
          <w:rFonts w:ascii="Calibri" w:hAnsi="Calibri" w:eastAsia="Calibri" w:cs="Calibri"/>
          <w:b w:val="0"/>
          <w:bCs w:val="0"/>
          <w:i w:val="0"/>
          <w:iCs w:val="0"/>
          <w:smallCaps w:val="0"/>
          <w:strike w:val="0"/>
          <w:color w:val="000000"/>
          <w:sz w:val="20"/>
          <w:szCs w:val="20"/>
          <w:u w:val="none"/>
          <w:shd w:val="clear" w:fill="auto"/>
          <w:vertAlign w:val="baseline"/>
          <w:rtl w:val="0"/>
        </w:rPr>
        <w:t>Net of Recovery *50% . (NCGTC Recovery Percentage system taking from docket).</w:t>
      </w:r>
    </w:p>
    <w:p w14:paraId="00000CB6">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DATE when  the last tranche for full recovery  payment is received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NCGTC accountant reconciliation date at the time of recovery payment.</w:t>
      </w:r>
    </w:p>
    <w:p w14:paraId="00000CB7">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Days Elapsed :- </w:t>
      </w:r>
      <w:r>
        <w:rPr>
          <w:rFonts w:ascii="Calibri" w:hAnsi="Calibri" w:eastAsia="Calibri" w:cs="Calibri"/>
          <w:b w:val="0"/>
          <w:bCs w:val="0"/>
          <w:i w:val="0"/>
          <w:iCs w:val="0"/>
          <w:smallCaps w:val="0"/>
          <w:strike w:val="0"/>
          <w:color w:val="000000"/>
          <w:sz w:val="20"/>
          <w:szCs w:val="20"/>
          <w:u w:val="none"/>
          <w:shd w:val="clear" w:fill="auto"/>
          <w:vertAlign w:val="baseline"/>
          <w:rtl w:val="0"/>
        </w:rPr>
        <w:t>Difference between Date when last tranch for full payment is received and Recovery cutoff date</w:t>
      </w:r>
      <w:r>
        <w:rPr>
          <w:rFonts w:ascii="Calibri" w:hAnsi="Calibri" w:eastAsia="Calibri" w:cs="Calibri"/>
          <w:b/>
          <w:bCs/>
          <w:i w:val="0"/>
          <w:iCs w:val="0"/>
          <w:smallCaps w:val="0"/>
          <w:strike w:val="0"/>
          <w:color w:val="000000"/>
          <w:sz w:val="20"/>
          <w:szCs w:val="20"/>
          <w:u w:val="none"/>
          <w:shd w:val="clear" w:fill="auto"/>
          <w:vertAlign w:val="baseline"/>
          <w:rtl w:val="0"/>
        </w:rPr>
        <w:t>.</w:t>
      </w:r>
    </w:p>
    <w:p w14:paraId="00000CB8">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Eligible  Days For  Penalty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In scheme level NCGTC will add Recovery Threshold days for Penalty (Days). If Days Elapsed less than or equal to  than Recovery Threshold days for Penalty (Days)  then </w:t>
      </w:r>
      <w:r>
        <w:rPr>
          <w:rFonts w:ascii="Calibri" w:hAnsi="Calibri" w:eastAsia="Calibri" w:cs="Calibri"/>
          <w:b/>
          <w:bCs/>
          <w:i w:val="0"/>
          <w:iCs w:val="0"/>
          <w:smallCaps w:val="0"/>
          <w:strike w:val="0"/>
          <w:color w:val="000000"/>
          <w:sz w:val="20"/>
          <w:szCs w:val="20"/>
          <w:u w:val="none"/>
          <w:shd w:val="clear" w:fill="auto"/>
          <w:vertAlign w:val="baseline"/>
          <w:rtl w:val="0"/>
        </w:rPr>
        <w:t>eligible days for Penalty</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will be </w:t>
      </w:r>
      <w:r>
        <w:rPr>
          <w:rFonts w:ascii="Calibri" w:hAnsi="Calibri" w:eastAsia="Calibri" w:cs="Calibri"/>
          <w:b/>
          <w:bCs/>
          <w:i w:val="0"/>
          <w:iCs w:val="0"/>
          <w:smallCaps w:val="0"/>
          <w:strike w:val="0"/>
          <w:color w:val="000000"/>
          <w:sz w:val="20"/>
          <w:szCs w:val="20"/>
          <w:u w:val="none"/>
          <w:shd w:val="clear" w:fill="auto"/>
          <w:vertAlign w:val="baseline"/>
          <w:rtl w:val="0"/>
        </w:rPr>
        <w:t>“Zero” else (Days Elapsed - Recovery Threshold days for Penalty (Days).</w:t>
      </w:r>
    </w:p>
    <w:p w14:paraId="00000CB9">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Penalty  Calculated :-  </w:t>
      </w:r>
      <w:r>
        <w:rPr>
          <w:rFonts w:ascii="Calibri" w:hAnsi="Calibri" w:eastAsia="Calibri" w:cs="Calibri"/>
          <w:b w:val="0"/>
          <w:bCs w:val="0"/>
          <w:i w:val="0"/>
          <w:iCs w:val="0"/>
          <w:smallCaps w:val="0"/>
          <w:strike w:val="0"/>
          <w:color w:val="000000"/>
          <w:sz w:val="20"/>
          <w:szCs w:val="20"/>
          <w:u w:val="none"/>
          <w:shd w:val="clear" w:fill="auto"/>
          <w:vertAlign w:val="baseline"/>
          <w:rtl w:val="0"/>
        </w:rPr>
        <w:t>(Recovery Amount (NCGTC Share) * Rate of Penalty/365* Eligible  Days For  Penalty).</w:t>
      </w:r>
    </w:p>
    <w:p w14:paraId="00000CBA">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 xml:space="preserve">Tax on Penalty (@18% on E) :-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(18% on Penalty).</w:t>
      </w:r>
    </w:p>
    <w:p w14:paraId="00000CBB">
      <w:pPr>
        <w:keepNext w:val="0"/>
        <w:keepLines w:val="0"/>
        <w:pageBreakBefore w:val="0"/>
        <w:widowControl/>
        <w:numPr>
          <w:ilvl w:val="0"/>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080" w:right="0" w:hanging="360"/>
        <w:jc w:val="left"/>
      </w:pPr>
      <w:r>
        <w:rPr>
          <w:rFonts w:ascii="Calibri" w:hAnsi="Calibri" w:eastAsia="Calibri" w:cs="Calibri"/>
          <w:b/>
          <w:bCs/>
          <w:i w:val="0"/>
          <w:iCs w:val="0"/>
          <w:smallCaps w:val="0"/>
          <w:strike w:val="0"/>
          <w:color w:val="000000"/>
          <w:sz w:val="20"/>
          <w:szCs w:val="20"/>
          <w:u w:val="none"/>
          <w:shd w:val="clear" w:fill="auto"/>
          <w:vertAlign w:val="baseline"/>
          <w:rtl w:val="0"/>
        </w:rPr>
        <w:t>Recovery Proceedings for Cases - Post Final Claim (A+B+C) along with Penalty/Taxes: -</w:t>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Sum of (Recovery Amount (NCGTC Share)+ Penalty + Tax on Penalty).</w:t>
      </w:r>
    </w:p>
    <w:p w14:paraId="00000CBC">
      <w:pPr>
        <w:spacing w:line="252" w:lineRule="auto"/>
        <w:jc w:val="both"/>
      </w:pPr>
    </w:p>
    <w:p w14:paraId="00000CBD">
      <w:pPr>
        <w:spacing w:line="252" w:lineRule="auto"/>
        <w:jc w:val="both"/>
        <w:rPr>
          <w:b/>
          <w:bCs/>
        </w:rPr>
      </w:pPr>
      <w:r>
        <w:rPr>
          <w:b/>
          <w:bCs/>
          <w:rtl w:val="0"/>
        </w:rPr>
        <w:t>Note:</w:t>
      </w:r>
    </w:p>
    <w:p w14:paraId="00000CBE">
      <w:pPr>
        <w:keepNext w:val="0"/>
        <w:keepLines w:val="0"/>
        <w:pageBreakBefore w:val="0"/>
        <w:widowControl/>
        <w:numPr>
          <w:ilvl w:val="0"/>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Amount of INR 25,964.63/- is recovered from MLI.</w:t>
      </w:r>
    </w:p>
    <w:p w14:paraId="00000CBF">
      <w:pPr>
        <w:keepNext w:val="0"/>
        <w:keepLines w:val="0"/>
        <w:pageBreakBefore w:val="0"/>
        <w:widowControl/>
        <w:numPr>
          <w:ilvl w:val="0"/>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2" w:lineRule="auto"/>
        <w:ind w:left="720" w:right="0" w:hanging="360"/>
        <w:jc w:val="both"/>
        <w:rPr>
          <w:rFonts w:ascii="Calibri" w:hAnsi="Calibri" w:eastAsia="Calibri" w:cs="Calibri"/>
          <w:b w:val="0"/>
          <w:bCs w:val="0"/>
          <w:i w:val="0"/>
          <w:iCs w:val="0"/>
          <w:smallCaps w:val="0"/>
          <w:strike w:val="0"/>
          <w:color w:val="000000"/>
          <w:sz w:val="22"/>
          <w:szCs w:val="22"/>
          <w:u w:val="singl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In this case since there is penalty, and hence a need for additional recoveries from MLI which is about  INR  1,494.14/-</w:t>
      </w:r>
    </w:p>
    <w:p w14:paraId="00000CC0">
      <w:pPr>
        <w:spacing w:line="252" w:lineRule="auto"/>
        <w:jc w:val="both"/>
        <w:rPr>
          <w:u w:val="single"/>
        </w:rPr>
      </w:pPr>
    </w:p>
    <w:p w14:paraId="00000CC1">
      <w:pPr>
        <w:spacing w:line="252" w:lineRule="auto"/>
        <w:jc w:val="both"/>
        <w:rPr>
          <w:u w:val="single"/>
        </w:rPr>
      </w:pPr>
    </w:p>
    <w:p w14:paraId="00000CC2">
      <w:pPr>
        <w:spacing w:line="252" w:lineRule="auto"/>
        <w:jc w:val="both"/>
        <w:rPr>
          <w:u w:val="single"/>
        </w:rPr>
      </w:pPr>
    </w:p>
    <w:p w14:paraId="00000CC3">
      <w:pPr>
        <w:spacing w:line="252" w:lineRule="auto"/>
        <w:jc w:val="both"/>
        <w:rPr>
          <w:u w:val="single"/>
        </w:rPr>
      </w:pPr>
    </w:p>
    <w:p w14:paraId="00000CC4">
      <w:pPr>
        <w:pStyle w:val="4"/>
        <w:keepLines w:val="0"/>
        <w:numPr>
          <w:ilvl w:val="2"/>
          <w:numId w:val="33"/>
        </w:numPr>
        <w:pBdr>
          <w:bottom w:val="single" w:color="000000" w:sz="4" w:space="1"/>
        </w:pBdr>
        <w:tabs>
          <w:tab w:val="left" w:pos="0"/>
          <w:tab w:val="left" w:pos="720"/>
        </w:tabs>
        <w:spacing w:before="60" w:after="60" w:line="276" w:lineRule="auto"/>
        <w:ind w:left="720" w:hanging="720"/>
        <w:jc w:val="both"/>
        <w:rPr>
          <w:rFonts w:ascii="Trebuchet MS" w:hAnsi="Trebuchet MS" w:eastAsia="Trebuchet MS" w:cs="Trebuchet MS"/>
          <w:b/>
          <w:bCs/>
          <w:color w:val="000000"/>
        </w:rPr>
      </w:pPr>
      <w:bookmarkStart w:id="40" w:name="_heading=h.uco4s2ydexhf" w:colFirst="0" w:colLast="0"/>
      <w:bookmarkEnd w:id="40"/>
      <w:r>
        <w:rPr>
          <w:rFonts w:ascii="Trebuchet MS" w:hAnsi="Trebuchet MS" w:eastAsia="Trebuchet MS" w:cs="Trebuchet MS"/>
          <w:b/>
          <w:bCs/>
          <w:color w:val="000000"/>
          <w:rtl w:val="0"/>
        </w:rPr>
        <w:t>Payment from MLI for System Generated Recoveries</w:t>
      </w:r>
    </w:p>
    <w:p w14:paraId="00000CC5">
      <w:pPr>
        <w:shd w:val="clear" w:fill="FFFFFF"/>
        <w:jc w:val="both"/>
      </w:pPr>
      <w:r>
        <w:rPr>
          <w:rtl w:val="0"/>
        </w:rPr>
        <w:t xml:space="preserve">MLI will need to make the payment of the recoveries against the system-generated recovery. </w:t>
      </w:r>
    </w:p>
    <w:p w14:paraId="00000CC6">
      <w:pPr>
        <w:shd w:val="clear" w:fill="FFFFFF"/>
        <w:jc w:val="both"/>
      </w:pPr>
      <w:r>
        <w:rPr>
          <w:rtl w:val="0"/>
        </w:rPr>
        <w:t>This system-generated recovery, if any, will be visible to MLI on recovery payment screen.</w:t>
      </w:r>
    </w:p>
    <w:p w14:paraId="00000CC7">
      <w:pPr>
        <w:jc w:val="both"/>
      </w:pPr>
      <w:r>
        <w:rPr>
          <w:rtl w:val="0"/>
        </w:rPr>
        <w:t xml:space="preserve">Note that MLI will need to make the payment of the recoveries using RTGS/NEFT facility and provide the UTR/reference number in SURGE. </w:t>
      </w:r>
    </w:p>
    <w:p w14:paraId="00000CC8">
      <w:pPr>
        <w:jc w:val="both"/>
      </w:pPr>
      <w:r>
        <w:rPr>
          <w:rtl w:val="0"/>
        </w:rPr>
        <w:t>Refer the BRD – Payment Mechanism for further reference.</w:t>
      </w:r>
    </w:p>
    <w:p w14:paraId="00000CC9">
      <w:pPr>
        <w:jc w:val="both"/>
      </w:pPr>
    </w:p>
    <w:p w14:paraId="00000CCA">
      <w:pPr>
        <w:jc w:val="both"/>
      </w:pPr>
    </w:p>
    <w:p w14:paraId="00000CCB">
      <w:pPr>
        <w:pStyle w:val="4"/>
        <w:keepLines w:val="0"/>
        <w:numPr>
          <w:ilvl w:val="2"/>
          <w:numId w:val="33"/>
        </w:numPr>
        <w:pBdr>
          <w:bottom w:val="single" w:color="000000" w:sz="4" w:space="1"/>
        </w:pBdr>
        <w:tabs>
          <w:tab w:val="left" w:pos="0"/>
          <w:tab w:val="left" w:pos="720"/>
        </w:tabs>
        <w:spacing w:before="60" w:after="60" w:line="276" w:lineRule="auto"/>
        <w:ind w:left="720" w:hanging="720"/>
        <w:jc w:val="both"/>
        <w:rPr>
          <w:rFonts w:ascii="Trebuchet MS" w:hAnsi="Trebuchet MS" w:eastAsia="Trebuchet MS" w:cs="Trebuchet MS"/>
          <w:b/>
          <w:bCs/>
          <w:color w:val="000000"/>
          <w:highlight w:val="yellow"/>
        </w:rPr>
      </w:pPr>
      <w:sdt>
        <w:sdtPr>
          <w:tag w:val="goog_rdk_93"/>
          <w:id w:val="-1230709036"/>
        </w:sdtPr>
        <w:sdtContent>
          <w:commentRangeStart w:id="85"/>
        </w:sdtContent>
      </w:sdt>
      <w:r>
        <w:rPr>
          <w:rFonts w:ascii="Trebuchet MS" w:hAnsi="Trebuchet MS" w:eastAsia="Trebuchet MS" w:cs="Trebuchet MS"/>
          <w:b/>
          <w:bCs/>
          <w:color w:val="000000"/>
          <w:highlight w:val="yellow"/>
          <w:rtl w:val="0"/>
        </w:rPr>
        <w:t>MIS Reports</w:t>
      </w:r>
      <w:commentRangeEnd w:id="85"/>
      <w:r>
        <w:commentReference w:id="85"/>
      </w:r>
    </w:p>
    <w:p w14:paraId="00000CCC">
      <w:pPr>
        <w:jc w:val="both"/>
        <w:rPr>
          <w:highlight w:val="yellow"/>
        </w:rPr>
      </w:pPr>
    </w:p>
    <w:p w14:paraId="00000CCD">
      <w:pPr>
        <w:jc w:val="both"/>
        <w:rPr>
          <w:b/>
          <w:bCs/>
          <w:color w:val="000000"/>
          <w:highlight w:val="yellow"/>
        </w:rPr>
      </w:pPr>
      <w:r>
        <w:rPr>
          <w:b/>
          <w:bCs/>
          <w:color w:val="000000"/>
          <w:highlight w:val="yellow"/>
          <w:rtl w:val="0"/>
        </w:rPr>
        <w:t>New MIS report should be available for ineligible accounts for:-</w:t>
      </w:r>
    </w:p>
    <w:p w14:paraId="00000CCE">
      <w:pPr>
        <w:jc w:val="both"/>
        <w:rPr>
          <w:color w:val="000000"/>
          <w:highlight w:val="yellow"/>
        </w:rPr>
      </w:pPr>
      <w:r>
        <w:rPr>
          <w:color w:val="000000"/>
          <w:highlight w:val="yellow"/>
          <w:rtl w:val="0"/>
        </w:rPr>
        <w:t>○        Financial Year</w:t>
      </w:r>
    </w:p>
    <w:p w14:paraId="00000CCF">
      <w:pPr>
        <w:jc w:val="both"/>
        <w:rPr>
          <w:color w:val="000000"/>
          <w:highlight w:val="yellow"/>
        </w:rPr>
      </w:pPr>
      <w:r>
        <w:rPr>
          <w:color w:val="000000"/>
          <w:highlight w:val="yellow"/>
          <w:rtl w:val="0"/>
        </w:rPr>
        <w:t>○        Portfolio Year</w:t>
      </w:r>
    </w:p>
    <w:p w14:paraId="00000CD0">
      <w:pPr>
        <w:jc w:val="both"/>
        <w:rPr>
          <w:b/>
          <w:bCs/>
          <w:color w:val="000000"/>
          <w:highlight w:val="yellow"/>
        </w:rPr>
      </w:pPr>
      <w:r>
        <w:rPr>
          <w:color w:val="000000"/>
          <w:highlight w:val="yellow"/>
          <w:rtl w:val="0"/>
        </w:rPr>
        <w:br w:type="textWrapping"/>
      </w:r>
      <w:r>
        <w:rPr>
          <w:b/>
          <w:bCs/>
          <w:color w:val="000000"/>
          <w:highlight w:val="yellow"/>
          <w:rtl w:val="0"/>
        </w:rPr>
        <w:t xml:space="preserve">Template format:- </w:t>
      </w:r>
    </w:p>
    <w:tbl>
      <w:tblPr>
        <w:tblStyle w:val="53"/>
        <w:tblW w:w="9988" w:type="dxa"/>
        <w:tblInd w:w="0" w:type="dxa"/>
        <w:tblLayout w:type="fixed"/>
        <w:tblCellMar>
          <w:top w:w="0" w:type="dxa"/>
          <w:left w:w="115" w:type="dxa"/>
          <w:bottom w:w="0" w:type="dxa"/>
          <w:right w:w="115" w:type="dxa"/>
        </w:tblCellMar>
      </w:tblPr>
      <w:tblGrid>
        <w:gridCol w:w="681"/>
        <w:gridCol w:w="803"/>
        <w:gridCol w:w="1024"/>
        <w:gridCol w:w="1278"/>
        <w:gridCol w:w="1399"/>
        <w:gridCol w:w="1182"/>
        <w:gridCol w:w="1306"/>
        <w:gridCol w:w="1177"/>
        <w:gridCol w:w="1138"/>
      </w:tblGrid>
      <w:tr w14:paraId="4489F722">
        <w:tblPrEx>
          <w:tblCellMar>
            <w:top w:w="0" w:type="dxa"/>
            <w:left w:w="115" w:type="dxa"/>
            <w:bottom w:w="0" w:type="dxa"/>
            <w:right w:w="115" w:type="dxa"/>
          </w:tblCellMar>
        </w:tblPrEx>
        <w:trPr>
          <w:trHeight w:val="679" w:hRule="atLeast"/>
        </w:trPr>
        <w:tc>
          <w:tcPr>
            <w:vMerge w:val="restart"/>
            <w:tcBorders>
              <w:top w:val="single" w:color="000000" w:sz="4" w:space="0"/>
              <w:left w:val="single" w:color="000000" w:sz="4" w:space="0"/>
              <w:bottom w:val="single" w:color="000000" w:sz="4" w:space="0"/>
              <w:right w:val="single" w:color="000000" w:sz="4" w:space="0"/>
            </w:tcBorders>
            <w:vAlign w:val="center"/>
          </w:tcPr>
          <w:p w14:paraId="00000CD1">
            <w:pPr>
              <w:spacing w:after="0" w:line="240" w:lineRule="auto"/>
              <w:jc w:val="both"/>
              <w:rPr>
                <w:rFonts w:ascii="Arial" w:hAnsi="Arial" w:eastAsia="Arial" w:cs="Arial"/>
                <w:color w:val="000000"/>
                <w:highlight w:val="yellow"/>
              </w:rPr>
            </w:pPr>
            <w:r>
              <w:rPr>
                <w:rFonts w:ascii="Arial" w:hAnsi="Arial" w:eastAsia="Arial" w:cs="Arial"/>
                <w:color w:val="000000"/>
                <w:highlight w:val="yellow"/>
                <w:rtl w:val="0"/>
              </w:rPr>
              <w:t>Year</w:t>
            </w:r>
          </w:p>
        </w:tc>
        <w:tc>
          <w:tcPr>
            <w:vMerge w:val="restart"/>
            <w:tcBorders>
              <w:top w:val="single" w:color="000000" w:sz="4" w:space="0"/>
              <w:left w:val="single" w:color="000000" w:sz="4" w:space="0"/>
              <w:bottom w:val="single" w:color="000000" w:sz="4" w:space="0"/>
              <w:right w:val="single" w:color="000000" w:sz="4" w:space="0"/>
            </w:tcBorders>
            <w:vAlign w:val="center"/>
          </w:tcPr>
          <w:p w14:paraId="00000CD2">
            <w:pPr>
              <w:spacing w:after="0" w:line="240" w:lineRule="auto"/>
              <w:jc w:val="both"/>
              <w:rPr>
                <w:rFonts w:ascii="Arial" w:hAnsi="Arial" w:eastAsia="Arial" w:cs="Arial"/>
                <w:color w:val="000000"/>
                <w:highlight w:val="yellow"/>
              </w:rPr>
            </w:pPr>
            <w:r>
              <w:rPr>
                <w:rFonts w:ascii="Arial" w:hAnsi="Arial" w:eastAsia="Arial" w:cs="Arial"/>
                <w:color w:val="000000"/>
                <w:highlight w:val="yellow"/>
                <w:rtl w:val="0"/>
              </w:rPr>
              <w:t>MLI Name</w:t>
            </w:r>
          </w:p>
        </w:tc>
        <w:tc>
          <w:tcPr>
            <w:vMerge w:val="restart"/>
            <w:tcBorders>
              <w:top w:val="single" w:color="000000" w:sz="4" w:space="0"/>
              <w:left w:val="single" w:color="000000" w:sz="4" w:space="0"/>
              <w:bottom w:val="single" w:color="000000" w:sz="4" w:space="0"/>
              <w:right w:val="single" w:color="000000" w:sz="4" w:space="0"/>
            </w:tcBorders>
            <w:vAlign w:val="center"/>
          </w:tcPr>
          <w:p w14:paraId="00000CD3">
            <w:pPr>
              <w:spacing w:after="0" w:line="240" w:lineRule="auto"/>
              <w:jc w:val="both"/>
              <w:rPr>
                <w:rFonts w:ascii="Arial" w:hAnsi="Arial" w:eastAsia="Arial" w:cs="Arial"/>
                <w:color w:val="000000"/>
                <w:highlight w:val="yellow"/>
              </w:rPr>
            </w:pPr>
            <w:r>
              <w:rPr>
                <w:rFonts w:ascii="Arial" w:hAnsi="Arial" w:eastAsia="Arial" w:cs="Arial"/>
                <w:color w:val="000000"/>
                <w:highlight w:val="yellow"/>
                <w:rtl w:val="0"/>
              </w:rPr>
              <w:t>Portfolio ID</w:t>
            </w:r>
          </w:p>
        </w:tc>
        <w:tc>
          <w:tcPr>
            <w:gridSpan w:val="2"/>
            <w:tcBorders>
              <w:top w:val="single" w:color="000000" w:sz="4" w:space="0"/>
              <w:left w:val="nil"/>
              <w:bottom w:val="single" w:color="000000" w:sz="4" w:space="0"/>
              <w:right w:val="single" w:color="000000" w:sz="4" w:space="0"/>
            </w:tcBorders>
            <w:vAlign w:val="center"/>
          </w:tcPr>
          <w:p w14:paraId="00000CD4">
            <w:pPr>
              <w:spacing w:after="0" w:line="240" w:lineRule="auto"/>
              <w:jc w:val="center"/>
              <w:rPr>
                <w:rFonts w:ascii="Arial" w:hAnsi="Arial" w:eastAsia="Arial" w:cs="Arial"/>
                <w:color w:val="000000"/>
                <w:highlight w:val="yellow"/>
              </w:rPr>
            </w:pPr>
            <w:r>
              <w:rPr>
                <w:rFonts w:ascii="Arial" w:hAnsi="Arial" w:eastAsia="Arial" w:cs="Arial"/>
                <w:color w:val="000000"/>
                <w:highlight w:val="yellow"/>
                <w:rtl w:val="0"/>
              </w:rPr>
              <w:t>No of loan records</w:t>
            </w:r>
          </w:p>
        </w:tc>
        <w:tc>
          <w:tcPr>
            <w:gridSpan w:val="2"/>
            <w:tcBorders>
              <w:top w:val="single" w:color="000000" w:sz="4" w:space="0"/>
              <w:left w:val="nil"/>
              <w:bottom w:val="single" w:color="000000" w:sz="4" w:space="0"/>
              <w:right w:val="single" w:color="000000" w:sz="4" w:space="0"/>
            </w:tcBorders>
            <w:vAlign w:val="center"/>
          </w:tcPr>
          <w:p w14:paraId="00000CD6">
            <w:pPr>
              <w:spacing w:after="0" w:line="240" w:lineRule="auto"/>
              <w:jc w:val="center"/>
              <w:rPr>
                <w:rFonts w:ascii="Arial" w:hAnsi="Arial" w:eastAsia="Arial" w:cs="Arial"/>
                <w:color w:val="000000"/>
                <w:highlight w:val="yellow"/>
              </w:rPr>
            </w:pPr>
            <w:r>
              <w:rPr>
                <w:rFonts w:ascii="Arial" w:hAnsi="Arial" w:eastAsia="Arial" w:cs="Arial"/>
                <w:color w:val="000000"/>
                <w:highlight w:val="yellow"/>
                <w:rtl w:val="0"/>
              </w:rPr>
              <w:t>Original Sanction Amount</w:t>
            </w:r>
          </w:p>
        </w:tc>
        <w:tc>
          <w:tcPr>
            <w:gridSpan w:val="2"/>
            <w:tcBorders>
              <w:top w:val="single" w:color="000000" w:sz="4" w:space="0"/>
              <w:left w:val="nil"/>
              <w:bottom w:val="single" w:color="000000" w:sz="4" w:space="0"/>
              <w:right w:val="single" w:color="000000" w:sz="4" w:space="0"/>
            </w:tcBorders>
            <w:vAlign w:val="center"/>
          </w:tcPr>
          <w:p w14:paraId="00000CD8">
            <w:pPr>
              <w:spacing w:after="0" w:line="240" w:lineRule="auto"/>
              <w:jc w:val="center"/>
              <w:rPr>
                <w:rFonts w:ascii="Arial" w:hAnsi="Arial" w:eastAsia="Arial" w:cs="Arial"/>
                <w:color w:val="000000"/>
                <w:highlight w:val="yellow"/>
              </w:rPr>
            </w:pPr>
            <w:r>
              <w:rPr>
                <w:rFonts w:ascii="Arial" w:hAnsi="Arial" w:eastAsia="Arial" w:cs="Arial"/>
                <w:color w:val="000000"/>
                <w:highlight w:val="yellow"/>
                <w:rtl w:val="0"/>
              </w:rPr>
              <w:t>Modified Sanction Amount</w:t>
            </w:r>
          </w:p>
        </w:tc>
      </w:tr>
      <w:tr w14:paraId="0DD68B20">
        <w:tblPrEx>
          <w:tblCellMar>
            <w:top w:w="0" w:type="dxa"/>
            <w:left w:w="115" w:type="dxa"/>
            <w:bottom w:w="0" w:type="dxa"/>
            <w:right w:w="115" w:type="dxa"/>
          </w:tblCellMar>
        </w:tblPrEx>
        <w:trPr>
          <w:trHeight w:val="1705" w:hRule="atLeast"/>
        </w:trPr>
        <w:tc>
          <w:tcPr>
            <w:vMerge w:val="continue"/>
            <w:tcBorders>
              <w:top w:val="single" w:color="000000" w:sz="4" w:space="0"/>
              <w:left w:val="single" w:color="000000" w:sz="4" w:space="0"/>
              <w:bottom w:val="single" w:color="000000" w:sz="4" w:space="0"/>
              <w:right w:val="single" w:color="000000" w:sz="4" w:space="0"/>
            </w:tcBorders>
            <w:vAlign w:val="center"/>
          </w:tcPr>
          <w:p w14:paraId="00000C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color w:val="000000"/>
                <w:highlight w:val="yellow"/>
              </w:rPr>
            </w:pPr>
          </w:p>
        </w:tc>
        <w:tc>
          <w:tcPr>
            <w:vMerge w:val="continue"/>
            <w:tcBorders>
              <w:top w:val="single" w:color="000000" w:sz="4" w:space="0"/>
              <w:left w:val="single" w:color="000000" w:sz="4" w:space="0"/>
              <w:bottom w:val="single" w:color="000000" w:sz="4" w:space="0"/>
              <w:right w:val="single" w:color="000000" w:sz="4" w:space="0"/>
            </w:tcBorders>
            <w:vAlign w:val="center"/>
          </w:tcPr>
          <w:p w14:paraId="00000C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color w:val="000000"/>
                <w:highlight w:val="yellow"/>
              </w:rPr>
            </w:pPr>
          </w:p>
        </w:tc>
        <w:tc>
          <w:tcPr>
            <w:vMerge w:val="continue"/>
            <w:tcBorders>
              <w:top w:val="single" w:color="000000" w:sz="4" w:space="0"/>
              <w:left w:val="single" w:color="000000" w:sz="4" w:space="0"/>
              <w:bottom w:val="single" w:color="000000" w:sz="4" w:space="0"/>
              <w:right w:val="single" w:color="000000" w:sz="4" w:space="0"/>
            </w:tcBorders>
            <w:vAlign w:val="center"/>
          </w:tcPr>
          <w:p w14:paraId="00000C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color w:val="000000"/>
                <w:highlight w:val="yellow"/>
              </w:rPr>
            </w:pPr>
          </w:p>
        </w:tc>
        <w:tc>
          <w:tcPr>
            <w:tcBorders>
              <w:top w:val="nil"/>
              <w:left w:val="nil"/>
              <w:bottom w:val="single" w:color="000000" w:sz="4" w:space="0"/>
              <w:right w:val="single" w:color="000000" w:sz="4" w:space="0"/>
            </w:tcBorders>
            <w:vAlign w:val="center"/>
          </w:tcPr>
          <w:p w14:paraId="00000CDD">
            <w:pPr>
              <w:spacing w:after="0" w:line="240" w:lineRule="auto"/>
              <w:jc w:val="both"/>
              <w:rPr>
                <w:rFonts w:ascii="Arial" w:hAnsi="Arial" w:eastAsia="Arial" w:cs="Arial"/>
                <w:color w:val="000000"/>
                <w:highlight w:val="yellow"/>
              </w:rPr>
            </w:pPr>
            <w:r>
              <w:rPr>
                <w:rFonts w:ascii="Arial" w:hAnsi="Arial" w:eastAsia="Arial" w:cs="Arial"/>
                <w:color w:val="000000"/>
                <w:highlight w:val="yellow"/>
                <w:rtl w:val="0"/>
              </w:rPr>
              <w:t xml:space="preserve"> Number of accounts in the portfolio</w:t>
            </w:r>
          </w:p>
        </w:tc>
        <w:tc>
          <w:tcPr>
            <w:tcBorders>
              <w:top w:val="nil"/>
              <w:left w:val="nil"/>
              <w:bottom w:val="single" w:color="000000" w:sz="4" w:space="0"/>
              <w:right w:val="single" w:color="000000" w:sz="4" w:space="0"/>
            </w:tcBorders>
            <w:vAlign w:val="center"/>
          </w:tcPr>
          <w:p w14:paraId="00000CDE">
            <w:pPr>
              <w:spacing w:after="0" w:line="240" w:lineRule="auto"/>
              <w:jc w:val="both"/>
              <w:rPr>
                <w:rFonts w:ascii="Arial" w:hAnsi="Arial" w:eastAsia="Arial" w:cs="Arial"/>
                <w:color w:val="000000"/>
                <w:highlight w:val="yellow"/>
              </w:rPr>
            </w:pPr>
            <w:r>
              <w:rPr>
                <w:rFonts w:ascii="Arial" w:hAnsi="Arial" w:eastAsia="Arial" w:cs="Arial"/>
                <w:color w:val="000000"/>
                <w:highlight w:val="yellow"/>
                <w:rtl w:val="0"/>
              </w:rPr>
              <w:t>Number of ineligible accounts in the portfolio</w:t>
            </w:r>
          </w:p>
        </w:tc>
        <w:tc>
          <w:tcPr>
            <w:tcBorders>
              <w:top w:val="nil"/>
              <w:left w:val="nil"/>
              <w:bottom w:val="single" w:color="000000" w:sz="4" w:space="0"/>
              <w:right w:val="single" w:color="000000" w:sz="4" w:space="0"/>
            </w:tcBorders>
            <w:vAlign w:val="center"/>
          </w:tcPr>
          <w:p w14:paraId="00000CDF">
            <w:pPr>
              <w:spacing w:after="0" w:line="240" w:lineRule="auto"/>
              <w:jc w:val="both"/>
              <w:rPr>
                <w:rFonts w:ascii="Arial" w:hAnsi="Arial" w:eastAsia="Arial" w:cs="Arial"/>
                <w:color w:val="000000"/>
                <w:highlight w:val="yellow"/>
              </w:rPr>
            </w:pPr>
            <w:r>
              <w:rPr>
                <w:rFonts w:ascii="Arial" w:hAnsi="Arial" w:eastAsia="Arial" w:cs="Arial"/>
                <w:color w:val="000000"/>
                <w:highlight w:val="yellow"/>
                <w:rtl w:val="0"/>
              </w:rPr>
              <w:t>Original sanction amount in the total portfolio</w:t>
            </w:r>
          </w:p>
        </w:tc>
        <w:tc>
          <w:tcPr>
            <w:tcBorders>
              <w:top w:val="nil"/>
              <w:left w:val="nil"/>
              <w:bottom w:val="single" w:color="000000" w:sz="4" w:space="0"/>
              <w:right w:val="single" w:color="000000" w:sz="4" w:space="0"/>
            </w:tcBorders>
            <w:vAlign w:val="center"/>
          </w:tcPr>
          <w:p w14:paraId="00000CE0">
            <w:pPr>
              <w:spacing w:after="0" w:line="240" w:lineRule="auto"/>
              <w:jc w:val="both"/>
              <w:rPr>
                <w:rFonts w:ascii="Arial" w:hAnsi="Arial" w:eastAsia="Arial" w:cs="Arial"/>
                <w:color w:val="000000"/>
                <w:highlight w:val="yellow"/>
              </w:rPr>
            </w:pPr>
            <w:r>
              <w:rPr>
                <w:rFonts w:ascii="Arial" w:hAnsi="Arial" w:eastAsia="Arial" w:cs="Arial"/>
                <w:color w:val="000000"/>
                <w:highlight w:val="yellow"/>
                <w:rtl w:val="0"/>
              </w:rPr>
              <w:t>Original sanction amount of ineligible accounts in the portfolio</w:t>
            </w:r>
          </w:p>
        </w:tc>
        <w:tc>
          <w:tcPr>
            <w:tcBorders>
              <w:top w:val="nil"/>
              <w:left w:val="nil"/>
              <w:bottom w:val="single" w:color="000000" w:sz="4" w:space="0"/>
              <w:right w:val="single" w:color="000000" w:sz="4" w:space="0"/>
            </w:tcBorders>
            <w:vAlign w:val="center"/>
          </w:tcPr>
          <w:p w14:paraId="00000CE1">
            <w:pPr>
              <w:spacing w:after="0" w:line="240" w:lineRule="auto"/>
              <w:jc w:val="both"/>
              <w:rPr>
                <w:rFonts w:ascii="Arial" w:hAnsi="Arial" w:eastAsia="Arial" w:cs="Arial"/>
                <w:color w:val="000000"/>
                <w:highlight w:val="yellow"/>
              </w:rPr>
            </w:pPr>
            <w:r>
              <w:rPr>
                <w:rFonts w:ascii="Arial" w:hAnsi="Arial" w:eastAsia="Arial" w:cs="Arial"/>
                <w:color w:val="000000"/>
                <w:highlight w:val="yellow"/>
                <w:rtl w:val="0"/>
              </w:rPr>
              <w:t>Modified sanction amount in the total portfolio</w:t>
            </w:r>
          </w:p>
        </w:tc>
        <w:tc>
          <w:tcPr>
            <w:tcBorders>
              <w:top w:val="nil"/>
              <w:left w:val="nil"/>
              <w:bottom w:val="single" w:color="000000" w:sz="4" w:space="0"/>
              <w:right w:val="single" w:color="000000" w:sz="4" w:space="0"/>
            </w:tcBorders>
            <w:vAlign w:val="center"/>
          </w:tcPr>
          <w:p w14:paraId="00000CE2">
            <w:pPr>
              <w:spacing w:after="0" w:line="240" w:lineRule="auto"/>
              <w:jc w:val="both"/>
              <w:rPr>
                <w:rFonts w:ascii="Arial" w:hAnsi="Arial" w:eastAsia="Arial" w:cs="Arial"/>
                <w:color w:val="000000"/>
              </w:rPr>
            </w:pPr>
            <w:r>
              <w:rPr>
                <w:rFonts w:ascii="Arial" w:hAnsi="Arial" w:eastAsia="Arial" w:cs="Arial"/>
                <w:color w:val="000000"/>
                <w:highlight w:val="yellow"/>
                <w:rtl w:val="0"/>
              </w:rPr>
              <w:t>Modified sanction amount of ineligible accounts in the portfolio</w:t>
            </w:r>
          </w:p>
        </w:tc>
      </w:tr>
      <w:tr w14:paraId="311EF0CD">
        <w:tblPrEx>
          <w:tblCellMar>
            <w:top w:w="0" w:type="dxa"/>
            <w:left w:w="115" w:type="dxa"/>
            <w:bottom w:w="0" w:type="dxa"/>
            <w:right w:w="115" w:type="dxa"/>
          </w:tblCellMar>
        </w:tblPrEx>
        <w:trPr>
          <w:trHeight w:val="303" w:hRule="atLeast"/>
        </w:trPr>
        <w:tc>
          <w:tcPr>
            <w:tcBorders>
              <w:top w:val="nil"/>
              <w:left w:val="single" w:color="000000" w:sz="4" w:space="0"/>
              <w:bottom w:val="single" w:color="000000" w:sz="4" w:space="0"/>
              <w:right w:val="single" w:color="000000" w:sz="4" w:space="0"/>
            </w:tcBorders>
            <w:vAlign w:val="center"/>
          </w:tcPr>
          <w:p w14:paraId="00000CE3">
            <w:pPr>
              <w:spacing w:after="0" w:line="240" w:lineRule="auto"/>
              <w:jc w:val="both"/>
              <w:rPr>
                <w:rFonts w:ascii="Arial" w:hAnsi="Arial" w:eastAsia="Arial" w:cs="Arial"/>
                <w:color w:val="000000"/>
              </w:rPr>
            </w:pPr>
            <w:r>
              <w:rPr>
                <w:rFonts w:ascii="Arial" w:hAnsi="Arial" w:eastAsia="Arial" w:cs="Arial"/>
                <w:color w:val="000000"/>
                <w:rtl w:val="0"/>
              </w:rPr>
              <w:t> </w:t>
            </w:r>
          </w:p>
        </w:tc>
        <w:tc>
          <w:tcPr>
            <w:tcBorders>
              <w:top w:val="nil"/>
              <w:left w:val="nil"/>
              <w:bottom w:val="single" w:color="000000" w:sz="4" w:space="0"/>
              <w:right w:val="single" w:color="000000" w:sz="4" w:space="0"/>
            </w:tcBorders>
            <w:vAlign w:val="center"/>
          </w:tcPr>
          <w:p w14:paraId="00000CE4">
            <w:pPr>
              <w:spacing w:after="0" w:line="240" w:lineRule="auto"/>
              <w:jc w:val="both"/>
              <w:rPr>
                <w:rFonts w:ascii="Arial" w:hAnsi="Arial" w:eastAsia="Arial" w:cs="Arial"/>
                <w:color w:val="000000"/>
              </w:rPr>
            </w:pPr>
            <w:r>
              <w:rPr>
                <w:rFonts w:ascii="Arial" w:hAnsi="Arial" w:eastAsia="Arial" w:cs="Arial"/>
                <w:color w:val="000000"/>
                <w:rtl w:val="0"/>
              </w:rPr>
              <w:t> </w:t>
            </w:r>
          </w:p>
        </w:tc>
        <w:tc>
          <w:tcPr>
            <w:tcBorders>
              <w:top w:val="nil"/>
              <w:left w:val="nil"/>
              <w:bottom w:val="single" w:color="000000" w:sz="4" w:space="0"/>
              <w:right w:val="single" w:color="000000" w:sz="4" w:space="0"/>
            </w:tcBorders>
            <w:vAlign w:val="center"/>
          </w:tcPr>
          <w:p w14:paraId="00000CE5">
            <w:pPr>
              <w:spacing w:after="0" w:line="240" w:lineRule="auto"/>
              <w:jc w:val="both"/>
              <w:rPr>
                <w:rFonts w:ascii="Arial" w:hAnsi="Arial" w:eastAsia="Arial" w:cs="Arial"/>
                <w:color w:val="000000"/>
              </w:rPr>
            </w:pPr>
            <w:r>
              <w:rPr>
                <w:rFonts w:ascii="Arial" w:hAnsi="Arial" w:eastAsia="Arial" w:cs="Arial"/>
                <w:color w:val="000000"/>
                <w:rtl w:val="0"/>
              </w:rPr>
              <w:t> </w:t>
            </w:r>
          </w:p>
        </w:tc>
        <w:tc>
          <w:tcPr>
            <w:tcBorders>
              <w:top w:val="nil"/>
              <w:left w:val="nil"/>
              <w:bottom w:val="single" w:color="000000" w:sz="4" w:space="0"/>
              <w:right w:val="single" w:color="000000" w:sz="4" w:space="0"/>
            </w:tcBorders>
            <w:vAlign w:val="center"/>
          </w:tcPr>
          <w:p w14:paraId="00000CE6">
            <w:pPr>
              <w:spacing w:after="0" w:line="240" w:lineRule="auto"/>
              <w:jc w:val="both"/>
              <w:rPr>
                <w:rFonts w:ascii="Arial" w:hAnsi="Arial" w:eastAsia="Arial" w:cs="Arial"/>
                <w:color w:val="000000"/>
              </w:rPr>
            </w:pPr>
            <w:r>
              <w:rPr>
                <w:rFonts w:ascii="Arial" w:hAnsi="Arial" w:eastAsia="Arial" w:cs="Arial"/>
                <w:color w:val="000000"/>
                <w:rtl w:val="0"/>
              </w:rPr>
              <w:t> </w:t>
            </w:r>
          </w:p>
        </w:tc>
        <w:tc>
          <w:tcPr>
            <w:tcBorders>
              <w:top w:val="nil"/>
              <w:left w:val="nil"/>
              <w:bottom w:val="single" w:color="000000" w:sz="4" w:space="0"/>
              <w:right w:val="single" w:color="000000" w:sz="4" w:space="0"/>
            </w:tcBorders>
            <w:vAlign w:val="center"/>
          </w:tcPr>
          <w:p w14:paraId="00000CE7">
            <w:pPr>
              <w:spacing w:after="0" w:line="240" w:lineRule="auto"/>
              <w:jc w:val="both"/>
              <w:rPr>
                <w:rFonts w:ascii="Arial" w:hAnsi="Arial" w:eastAsia="Arial" w:cs="Arial"/>
                <w:color w:val="000000"/>
              </w:rPr>
            </w:pPr>
            <w:r>
              <w:rPr>
                <w:rFonts w:ascii="Arial" w:hAnsi="Arial" w:eastAsia="Arial" w:cs="Arial"/>
                <w:color w:val="000000"/>
                <w:rtl w:val="0"/>
              </w:rPr>
              <w:t> </w:t>
            </w:r>
          </w:p>
        </w:tc>
        <w:tc>
          <w:tcPr>
            <w:tcBorders>
              <w:top w:val="nil"/>
              <w:left w:val="nil"/>
              <w:bottom w:val="single" w:color="000000" w:sz="4" w:space="0"/>
              <w:right w:val="single" w:color="000000" w:sz="4" w:space="0"/>
            </w:tcBorders>
            <w:vAlign w:val="center"/>
          </w:tcPr>
          <w:p w14:paraId="00000CE8">
            <w:pPr>
              <w:spacing w:after="0" w:line="240" w:lineRule="auto"/>
              <w:jc w:val="both"/>
              <w:rPr>
                <w:rFonts w:ascii="Arial" w:hAnsi="Arial" w:eastAsia="Arial" w:cs="Arial"/>
                <w:color w:val="000000"/>
              </w:rPr>
            </w:pPr>
            <w:r>
              <w:rPr>
                <w:rFonts w:ascii="Arial" w:hAnsi="Arial" w:eastAsia="Arial" w:cs="Arial"/>
                <w:color w:val="000000"/>
                <w:rtl w:val="0"/>
              </w:rPr>
              <w:t> </w:t>
            </w:r>
          </w:p>
        </w:tc>
        <w:tc>
          <w:tcPr>
            <w:tcBorders>
              <w:top w:val="nil"/>
              <w:left w:val="nil"/>
              <w:bottom w:val="single" w:color="000000" w:sz="4" w:space="0"/>
              <w:right w:val="single" w:color="000000" w:sz="4" w:space="0"/>
            </w:tcBorders>
            <w:vAlign w:val="center"/>
          </w:tcPr>
          <w:p w14:paraId="00000CE9">
            <w:pPr>
              <w:spacing w:after="0" w:line="240" w:lineRule="auto"/>
              <w:jc w:val="both"/>
              <w:rPr>
                <w:rFonts w:ascii="Arial" w:hAnsi="Arial" w:eastAsia="Arial" w:cs="Arial"/>
                <w:color w:val="000000"/>
              </w:rPr>
            </w:pPr>
            <w:r>
              <w:rPr>
                <w:rFonts w:ascii="Arial" w:hAnsi="Arial" w:eastAsia="Arial" w:cs="Arial"/>
                <w:color w:val="000000"/>
                <w:rtl w:val="0"/>
              </w:rPr>
              <w:t> </w:t>
            </w:r>
          </w:p>
        </w:tc>
        <w:tc>
          <w:tcPr>
            <w:tcBorders>
              <w:top w:val="nil"/>
              <w:left w:val="nil"/>
              <w:bottom w:val="single" w:color="000000" w:sz="4" w:space="0"/>
              <w:right w:val="single" w:color="000000" w:sz="4" w:space="0"/>
            </w:tcBorders>
            <w:vAlign w:val="center"/>
          </w:tcPr>
          <w:p w14:paraId="00000CEA">
            <w:pPr>
              <w:spacing w:after="0" w:line="240" w:lineRule="auto"/>
              <w:jc w:val="both"/>
              <w:rPr>
                <w:rFonts w:ascii="Arial" w:hAnsi="Arial" w:eastAsia="Arial" w:cs="Arial"/>
                <w:color w:val="000000"/>
              </w:rPr>
            </w:pPr>
            <w:r>
              <w:rPr>
                <w:rFonts w:ascii="Arial" w:hAnsi="Arial" w:eastAsia="Arial" w:cs="Arial"/>
                <w:color w:val="000000"/>
                <w:rtl w:val="0"/>
              </w:rPr>
              <w:t> </w:t>
            </w:r>
          </w:p>
        </w:tc>
        <w:tc>
          <w:tcPr>
            <w:tcBorders>
              <w:top w:val="nil"/>
              <w:left w:val="nil"/>
              <w:bottom w:val="single" w:color="000000" w:sz="4" w:space="0"/>
              <w:right w:val="single" w:color="000000" w:sz="4" w:space="0"/>
            </w:tcBorders>
            <w:vAlign w:val="center"/>
          </w:tcPr>
          <w:p w14:paraId="00000CEB">
            <w:pPr>
              <w:spacing w:after="0" w:line="240" w:lineRule="auto"/>
              <w:jc w:val="both"/>
              <w:rPr>
                <w:rFonts w:ascii="Arial" w:hAnsi="Arial" w:eastAsia="Arial" w:cs="Arial"/>
                <w:color w:val="000000"/>
              </w:rPr>
            </w:pPr>
            <w:r>
              <w:rPr>
                <w:rFonts w:ascii="Arial" w:hAnsi="Arial" w:eastAsia="Arial" w:cs="Arial"/>
                <w:color w:val="000000"/>
                <w:rtl w:val="0"/>
              </w:rPr>
              <w:t> </w:t>
            </w:r>
          </w:p>
        </w:tc>
      </w:tr>
    </w:tbl>
    <w:p w14:paraId="00000CEC">
      <w:pPr>
        <w:jc w:val="both"/>
      </w:pPr>
      <w:r>
        <w:rPr>
          <w:rFonts w:ascii="Trebuchet MS" w:hAnsi="Trebuchet MS" w:eastAsia="Trebuchet MS" w:cs="Trebuchet MS"/>
          <w:b/>
          <w:bCs/>
          <w:color w:val="000000"/>
          <w:sz w:val="28"/>
          <w:szCs w:val="28"/>
          <w:rtl w:val="0"/>
        </w:rPr>
        <w:t xml:space="preserve"> </w:t>
      </w:r>
      <w:r>
        <w:br w:type="page"/>
      </w:r>
    </w:p>
    <w:p w14:paraId="00000CED">
      <w:pPr>
        <w:pStyle w:val="3"/>
        <w:numPr>
          <w:ilvl w:val="1"/>
          <w:numId w:val="33"/>
        </w:numPr>
        <w:spacing w:before="60" w:after="60" w:line="276" w:lineRule="auto"/>
        <w:ind w:left="576" w:hanging="576"/>
        <w:jc w:val="both"/>
        <w:rPr>
          <w:rFonts w:ascii="Trebuchet MS" w:hAnsi="Trebuchet MS" w:eastAsia="Trebuchet MS" w:cs="Trebuchet MS"/>
          <w:b/>
          <w:bCs/>
          <w:color w:val="7F7F7F"/>
          <w:sz w:val="28"/>
          <w:szCs w:val="28"/>
        </w:rPr>
      </w:pPr>
      <w:bookmarkStart w:id="41" w:name="_heading=h.nuta65a9uy38" w:colFirst="0" w:colLast="0"/>
      <w:bookmarkEnd w:id="41"/>
      <w:r>
        <w:rPr>
          <w:rFonts w:ascii="Trebuchet MS" w:hAnsi="Trebuchet MS" w:eastAsia="Trebuchet MS" w:cs="Trebuchet MS"/>
          <w:b/>
          <w:bCs/>
          <w:color w:val="7F7F7F"/>
          <w:sz w:val="28"/>
          <w:szCs w:val="28"/>
          <w:rtl w:val="0"/>
        </w:rPr>
        <w:t>Points Pending for Further Clarification</w:t>
      </w:r>
    </w:p>
    <w:p w14:paraId="00000CEE">
      <w:r>
        <w:rPr>
          <w:rtl w:val="0"/>
        </w:rPr>
        <w:t>Following points will need clarification from NCGTC:</w:t>
      </w:r>
    </w:p>
    <w:tbl>
      <w:tblPr>
        <w:tblStyle w:val="54"/>
        <w:tblW w:w="9900" w:type="dxa"/>
        <w:tblInd w:w="0" w:type="dxa"/>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Layout w:type="fixed"/>
        <w:tblCellMar>
          <w:top w:w="0" w:type="dxa"/>
          <w:left w:w="108" w:type="dxa"/>
          <w:bottom w:w="0" w:type="dxa"/>
          <w:right w:w="108" w:type="dxa"/>
        </w:tblCellMar>
      </w:tblPr>
      <w:tblGrid>
        <w:gridCol w:w="895"/>
        <w:gridCol w:w="5580"/>
        <w:gridCol w:w="3425"/>
      </w:tblGrid>
      <w:tr w14:paraId="207DA72A">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rPr>
          <w:trHeight w:val="229" w:hRule="atLeast"/>
        </w:trPr>
        <w:tc>
          <w:p w14:paraId="00000CEF">
            <w:pPr>
              <w:spacing w:after="0" w:line="240" w:lineRule="auto"/>
              <w:jc w:val="both"/>
            </w:pPr>
            <w:r>
              <w:rPr>
                <w:rtl w:val="0"/>
              </w:rPr>
              <w:t>S. No.</w:t>
            </w:r>
          </w:p>
        </w:tc>
        <w:tc>
          <w:p w14:paraId="00000CF0">
            <w:pPr>
              <w:spacing w:after="0" w:line="240" w:lineRule="auto"/>
              <w:jc w:val="both"/>
            </w:pPr>
            <w:r>
              <w:rPr>
                <w:rtl w:val="0"/>
              </w:rPr>
              <w:t>Point for Further Clarification</w:t>
            </w:r>
          </w:p>
        </w:tc>
        <w:tc>
          <w:p w14:paraId="00000CF1">
            <w:pPr>
              <w:spacing w:after="0" w:line="240" w:lineRule="auto"/>
              <w:jc w:val="both"/>
            </w:pPr>
            <w:r>
              <w:rPr>
                <w:rtl w:val="0"/>
              </w:rPr>
              <w:t>Contemplations</w:t>
            </w:r>
          </w:p>
        </w:tc>
      </w:tr>
      <w:tr w14:paraId="4869F318">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rPr>
          <w:trHeight w:val="589" w:hRule="atLeast"/>
        </w:trPr>
        <w:tc>
          <w:p w14:paraId="00000CF2">
            <w:pPr>
              <w:spacing w:after="0" w:line="240" w:lineRule="auto"/>
              <w:jc w:val="both"/>
            </w:pPr>
            <w:r>
              <w:rPr>
                <w:rtl w:val="0"/>
              </w:rPr>
              <w:t>-</w:t>
            </w:r>
          </w:p>
        </w:tc>
        <w:tc>
          <w:p w14:paraId="00000CF3">
            <w:pPr>
              <w:spacing w:after="0" w:line="240" w:lineRule="auto"/>
              <w:jc w:val="both"/>
            </w:pPr>
            <w:r>
              <w:rPr>
                <w:rtl w:val="0"/>
              </w:rPr>
              <w:t>-</w:t>
            </w:r>
          </w:p>
        </w:tc>
        <w:tc>
          <w:p w14:paraId="00000CF4">
            <w:pPr>
              <w:spacing w:after="0" w:line="240" w:lineRule="auto"/>
              <w:jc w:val="both"/>
            </w:pPr>
            <w:r>
              <w:rPr>
                <w:rtl w:val="0"/>
              </w:rPr>
              <w:t>-</w:t>
            </w:r>
          </w:p>
        </w:tc>
      </w:tr>
    </w:tbl>
    <w:p w14:paraId="00000CF5"/>
    <w:p w14:paraId="00000C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On receipt of further clarification from NCGTC team, the current document will undergo revision.</w:t>
      </w:r>
    </w:p>
    <w:p w14:paraId="00000C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C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C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C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C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C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C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C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C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p>
    <w:p w14:paraId="00000D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r>
        <w:rPr>
          <w:rFonts w:ascii="Calibri" w:hAnsi="Calibri" w:eastAsia="Calibri" w:cs="Calibri"/>
          <w:b w:val="0"/>
          <w:bCs w:val="0"/>
          <w:i w:val="0"/>
          <w:iCs w:val="0"/>
          <w:smallCaps w:val="0"/>
          <w:strike w:val="0"/>
          <w:color w:val="A6A6A6"/>
          <w:sz w:val="20"/>
          <w:szCs w:val="20"/>
          <w:u w:val="none"/>
          <w:shd w:val="clear" w:fill="auto"/>
          <w:vertAlign w:val="baseline"/>
          <w:rtl w:val="0"/>
        </w:rPr>
        <w:t>Prepared by Mastek Ltd. For National Credit Guarantee Trustee Company Ltd.</w:t>
      </w:r>
    </w:p>
    <w:p w14:paraId="00000D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A6A6A6"/>
          <w:sz w:val="20"/>
          <w:szCs w:val="20"/>
          <w:u w:val="none"/>
          <w:shd w:val="clear" w:fill="auto"/>
          <w:vertAlign w:val="baseline"/>
        </w:rPr>
      </w:pPr>
      <w:r>
        <w:rPr>
          <w:rFonts w:ascii="Calibri" w:hAnsi="Calibri" w:eastAsia="Calibri" w:cs="Calibri"/>
          <w:b w:val="0"/>
          <w:bCs w:val="0"/>
          <w:i w:val="0"/>
          <w:iCs w:val="0"/>
          <w:smallCaps w:val="0"/>
          <w:strike w:val="0"/>
          <w:color w:val="A6A6A6"/>
          <w:sz w:val="20"/>
          <w:szCs w:val="20"/>
          <w:u w:val="none"/>
          <w:shd w:val="clear" w:fill="auto"/>
          <w:vertAlign w:val="baseline"/>
          <w:rtl w:val="0"/>
        </w:rPr>
        <w:t>Rights of this Document with National Credit Guarantee Trustee Company Ltd.</w:t>
      </w:r>
    </w:p>
    <w:sectPr>
      <w:headerReference r:id="rId7" w:type="default"/>
      <w:footerReference r:id="rId8" w:type="default"/>
      <w:pgSz w:w="12240" w:h="15840"/>
      <w:pgMar w:top="1440" w:right="1440" w:bottom="1440" w:left="1440" w:header="720" w:footer="720" w:gutter="0"/>
      <w:pgNumType w:start="0"/>
      <w:cols w:space="720"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ivya Nayak" w:date="2024-03-01T12:35:00Z" w:initials="">
    <w:p w14:paraId="00000D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SHG exsted based on 2020-21 - new gazette issued at that time</w:t>
      </w:r>
    </w:p>
  </w:comment>
  <w:comment w:id="1" w:author="Supriya Shinde" w:date="2024-03-01T18:52:00Z" w:initials="">
    <w:p w14:paraId="00000D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Changed</w:t>
      </w:r>
    </w:p>
  </w:comment>
  <w:comment w:id="2" w:author="Divya Nayak" w:date="2024-03-14T12:28:00Z" w:initials="">
    <w:p w14:paraId="00000D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Please update - SHG commenced based on  Gazette Notification dated on 16th April 2020. </w:t>
      </w:r>
    </w:p>
    <w:p w14:paraId="00000D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“Self Help Groups (SHGs)”– As may be defined from time to time and including, but not limited to, SHGs as defined by NABARD under two schemes of GoI – Deendayal Antodaya Yojana National Rural Livelihood Mission or DAY-NRLM/SRLM and National Urban Livelihood Mission or NULM. Loans sanctioned to Self Help Groups (SHGs) above Rs.10 lakh and Rs. 20 lakh during FY 2020-21 and thereafter would also be eligible for coverage under CGFMU, irrespective of the availability of group guarantee of SHG members from the date the notification.</w:t>
      </w:r>
    </w:p>
  </w:comment>
  <w:comment w:id="3" w:author="Deepti Pujari" w:date="2024-04-04T14:48:00Z" w:initials="">
    <w:p w14:paraId="00000D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Done, please check</w:t>
      </w:r>
    </w:p>
  </w:comment>
  <w:comment w:id="4" w:author="Divya Nayak" w:date="2024-04-16T14:11:00Z" w:initials="">
    <w:p w14:paraId="00000D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5" w:author="Deepti Pujari" w:date="2024-04-29T14:08:00Z" w:initials="">
    <w:p w14:paraId="00000D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done please check removed first loss part</w:t>
      </w:r>
    </w:p>
  </w:comment>
  <w:comment w:id="6" w:author="Divya Nayak" w:date="2024-04-16T14:29:00Z" w:initials="">
    <w:p w14:paraId="00000D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For final claim settlement  “ Currency Period 4” billing not required.</w:t>
      </w:r>
    </w:p>
    <w:p w14:paraId="00000D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There is no billing for CP7 period.</w:t>
      </w:r>
    </w:p>
    <w:p w14:paraId="00000D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please check yellow highlighted</w:t>
      </w:r>
    </w:p>
  </w:comment>
  <w:comment w:id="7" w:author="Deepti Pujari" w:date="2024-04-29T14:10:00Z" w:initials="">
    <w:p w14:paraId="00000D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done please check</w:t>
      </w:r>
    </w:p>
  </w:comment>
  <w:comment w:id="8" w:author="Divya Nayak" w:date="2024-03-01T12:41:00Z" w:initials="">
    <w:p w14:paraId="00000D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processed</w:t>
      </w:r>
    </w:p>
  </w:comment>
  <w:comment w:id="9" w:author="Supriya Shinde" w:date="2024-03-01T18:53:00Z" w:initials="">
    <w:p w14:paraId="00000D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Changed</w:t>
      </w:r>
    </w:p>
  </w:comment>
  <w:comment w:id="10" w:author="Deepti Pujari" w:date="2024-04-04T14:49:00Z" w:initials="">
    <w:p w14:paraId="00000D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Done please check</w:t>
      </w:r>
    </w:p>
  </w:comment>
  <w:comment w:id="11" w:author="Divya Nayak" w:date="2024-03-14T12:49:00Z" w:initials="">
    <w:p w14:paraId="00000D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Provide the abbreviation for the same for better understanding</w:t>
      </w:r>
    </w:p>
  </w:comment>
  <w:comment w:id="12" w:author="Deepti Pujari" w:date="2024-04-04T14:56:00Z" w:initials="">
    <w:p w14:paraId="00000D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FF was old entry as per the portfolio extension changed FF to CP4, please check and confirm</w:t>
      </w:r>
    </w:p>
  </w:comment>
  <w:comment w:id="13" w:author="Divya Nayak" w:date="2024-04-17T10:55:00Z" w:initials="">
    <w:p w14:paraId="00000D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14" w:author="Divya Nayak" w:date="2024-03-14T12:56:00Z" w:initials="">
    <w:p w14:paraId="00000D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Please check this scenario?</w:t>
      </w:r>
    </w:p>
  </w:comment>
  <w:comment w:id="15" w:author="Deepti Pujari" w:date="2024-04-13T22:26:00Z" w:initials="">
    <w:p w14:paraId="00000D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As discussed during our call and with Supriya, this content has been in the document from the beginning. If you would like to delete these lines, please let us know</w:t>
      </w:r>
    </w:p>
  </w:comment>
  <w:comment w:id="16" w:author="Divya Nayak" w:date="2024-03-14T12:58:00Z" w:initials="">
    <w:p w14:paraId="00000D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Please check this scenarios</w:t>
      </w:r>
    </w:p>
  </w:comment>
  <w:comment w:id="17" w:author="Deepti Pujari" w:date="2024-04-13T22:27:00Z" w:initials="">
    <w:p w14:paraId="00000D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As discussed during our call and with Supriya, this content has been in the document from the beginning. If you would like to delete these lines, please let us know</w:t>
      </w:r>
    </w:p>
  </w:comment>
  <w:comment w:id="18" w:author="Divya Nayak" w:date="2024-04-17T13:39:00Z" w:initials="">
    <w:p w14:paraId="00000D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19" w:author="Divya Nayak" w:date="2024-03-14T12:59:00Z" w:initials="">
    <w:p w14:paraId="00000D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Check please</w:t>
      </w:r>
    </w:p>
  </w:comment>
  <w:comment w:id="20" w:author="Deepti Pujari" w:date="2024-04-13T22:28:00Z" w:initials="">
    <w:p w14:paraId="00000D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As discussed during our call and with Supriya, this content has been in the document from the beginning. If you would like to delete these lines, please let us know</w:t>
      </w:r>
    </w:p>
  </w:comment>
  <w:comment w:id="21" w:author="Divya Nayak" w:date="2024-04-17T13:39:00Z" w:initials="">
    <w:p w14:paraId="00000D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Please check this senario</w:t>
      </w:r>
    </w:p>
  </w:comment>
  <w:comment w:id="22" w:author="Deepti Pujari" w:date="2024-04-29T14:13:00Z" w:initials="">
    <w:p w14:paraId="00000D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Corrected please check once</w:t>
      </w:r>
    </w:p>
  </w:comment>
  <w:comment w:id="23" w:author="Divya Nayak" w:date="2024-04-17T17:35:00Z" w:initials="">
    <w:p w14:paraId="00000D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Please check as per chart Once NCGTC approver reject the claim MLI rectify and upload the fresh claim.</w:t>
      </w:r>
    </w:p>
  </w:comment>
  <w:comment w:id="24" w:author="Deepti Pujari" w:date="2024-04-29T14:21:00Z" w:initials="">
    <w:p w14:paraId="00000D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Once the claim is rejected by NCGTC Approver and creator then.</w:t>
      </w:r>
    </w:p>
    <w:p w14:paraId="00000D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MLI will need to rectify and upload a fresh claim</w:t>
      </w:r>
    </w:p>
  </w:comment>
  <w:comment w:id="25" w:author="Divya Nayak" w:date="2024-03-14T13:05:00Z" w:initials="">
    <w:p w14:paraId="00000D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Kindly attach the payment Mechanism BRD here</w:t>
      </w:r>
    </w:p>
  </w:comment>
  <w:comment w:id="26" w:author="Deepti Pujari" w:date="2024-04-13T22:28:00Z" w:initials="">
    <w:p w14:paraId="00000D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This is a common BRD, Which supriya might have shared in the same attachment email and also, I have shared in the email attachment separately, kindly check and confirm</w:t>
      </w:r>
    </w:p>
  </w:comment>
  <w:comment w:id="27" w:author="Divya Nayak" w:date="2024-04-17T17:39:00Z" w:initials="">
    <w:p w14:paraId="00000D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28" w:author="Divya Nayak" w:date="2024-03-14T13:12:00Z" w:initials="">
    <w:p w14:paraId="00000D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Please check this scenario once NCGTC Approver rejected the file means MLI can reupload the same</w:t>
      </w:r>
    </w:p>
  </w:comment>
  <w:comment w:id="29" w:author="Deepti Pujari" w:date="2024-04-04T17:17:00Z" w:initials="">
    <w:p w14:paraId="00000D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It will go to NCGTC creator, MLI will not relodge the claim here in this case</w:t>
      </w:r>
    </w:p>
  </w:comment>
  <w:comment w:id="30" w:author="Divya Nayak" w:date="2024-04-17T17:40:00Z" w:initials="">
    <w:p w14:paraId="00000D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Change accordingly</w:t>
      </w:r>
    </w:p>
  </w:comment>
  <w:comment w:id="31" w:author="Deepti Pujari" w:date="2024-04-29T14:22:00Z" w:initials="">
    <w:p w14:paraId="00000D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Done Please check</w:t>
      </w:r>
    </w:p>
  </w:comment>
  <w:comment w:id="32" w:author="Divya Nayak" w:date="2024-03-01T12:48:00Z" w:initials="">
    <w:p w14:paraId="00000D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Maxi cap applicable only 2020-21 portfolio</w:t>
      </w:r>
    </w:p>
  </w:comment>
  <w:comment w:id="33" w:author="Supriya Shinde" w:date="2024-03-01T18:54:00Z" w:initials="">
    <w:p w14:paraId="00000D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Yes. Updated</w:t>
      </w:r>
    </w:p>
  </w:comment>
  <w:comment w:id="34" w:author="Divya Nayak" w:date="2024-03-01T12:56:00Z" w:initials="">
    <w:p w14:paraId="00000D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check</w:t>
      </w:r>
    </w:p>
  </w:comment>
  <w:comment w:id="35" w:author="Supriya Shinde" w:date="2024-03-01T18:58:00Z" w:initials="">
    <w:p w14:paraId="00000D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changed.</w:t>
      </w:r>
    </w:p>
  </w:comment>
  <w:comment w:id="36" w:author="Deepti Pujari" w:date="2024-04-15T12:35:00Z" w:initials="">
    <w:p w14:paraId="00000D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Updated kindly check and confirm</w:t>
      </w:r>
    </w:p>
  </w:comment>
  <w:comment w:id="37" w:author="Divya Nayak" w:date="2024-04-17T17:52:00Z" w:initials="">
    <w:p w14:paraId="00000D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38" w:author="Divya Nayak" w:date="2024-03-14T14:24:00Z" w:initials="">
    <w:p w14:paraId="00000D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Recheck amount</w:t>
      </w:r>
    </w:p>
  </w:comment>
  <w:comment w:id="39" w:author="Deepti Pujari" w:date="2024-04-15T12:14:00Z" w:initials="">
    <w:p w14:paraId="00000D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Rechecked and corrected all the calculations, please check and confirm</w:t>
      </w:r>
    </w:p>
  </w:comment>
  <w:comment w:id="40" w:author="Divya Nayak" w:date="2024-04-17T17:53:00Z" w:initials="">
    <w:p w14:paraId="00000D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41" w:author="Divya Nayak" w:date="2024-03-01T12:57:00Z" w:initials="">
    <w:p w14:paraId="00000D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check</w:t>
      </w:r>
    </w:p>
  </w:comment>
  <w:comment w:id="42" w:author="Supriya Shinde" w:date="2024-03-01T19:00:00Z" w:initials="">
    <w:p w14:paraId="00000D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Changed.</w:t>
      </w:r>
    </w:p>
  </w:comment>
  <w:comment w:id="43" w:author="Divya Nayak" w:date="2024-04-17T17:54:00Z" w:initials="">
    <w:p w14:paraId="00000D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44" w:author="Divya Nayak" w:date="2024-04-17T17:56:00Z" w:initials="">
    <w:p w14:paraId="00000D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Please check</w:t>
      </w:r>
    </w:p>
  </w:comment>
  <w:comment w:id="45" w:author="Deepti Pujari" w:date="2024-04-29T14:25:00Z" w:initials="">
    <w:p w14:paraId="00000D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Didn’t got this</w:t>
      </w:r>
    </w:p>
  </w:comment>
  <w:comment w:id="46" w:author="Deepti Pujari" w:date="2024-04-29T14:32:00Z" w:initials="">
    <w:p w14:paraId="00000D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Removed plz check</w:t>
      </w:r>
    </w:p>
  </w:comment>
  <w:comment w:id="47" w:author="Divya Nayak" w:date="2024-03-01T12:58:00Z" w:initials="">
    <w:p w14:paraId="00000D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SHG</w:t>
      </w:r>
    </w:p>
  </w:comment>
  <w:comment w:id="48" w:author="Supriya Shinde" w:date="2024-03-01T19:00:00Z" w:initials="">
    <w:p w14:paraId="00000D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Changed.</w:t>
      </w:r>
    </w:p>
  </w:comment>
  <w:comment w:id="49" w:author="Deepti Pujari" w:date="2024-04-15T12:08:00Z" w:initials="">
    <w:p w14:paraId="00000D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Checked and added all the calculations, please confirm</w:t>
      </w:r>
    </w:p>
  </w:comment>
  <w:comment w:id="50" w:author="Divya Nayak" w:date="2024-04-17T17:59:00Z" w:initials="">
    <w:p w14:paraId="00000D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k</w:t>
      </w:r>
    </w:p>
  </w:comment>
  <w:comment w:id="51" w:author="Divya Nayak" w:date="2024-03-01T12:58:00Z" w:initials="">
    <w:p w14:paraId="00000D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SHG</w:t>
      </w:r>
    </w:p>
  </w:comment>
  <w:comment w:id="52" w:author="Supriya Shinde" w:date="2024-03-01T19:00:00Z" w:initials="">
    <w:p w14:paraId="00000D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Changed.</w:t>
      </w:r>
    </w:p>
  </w:comment>
  <w:comment w:id="53" w:author="Divya Nayak" w:date="2024-04-17T18:01:00Z" w:initials="">
    <w:p w14:paraId="00000D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54" w:author="Divya Nayak" w:date="2024-04-17T18:00:00Z" w:initials="">
    <w:p w14:paraId="00000D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Check this</w:t>
      </w:r>
    </w:p>
  </w:comment>
  <w:comment w:id="55" w:author="Deepti Pujari" w:date="2024-04-29T14:32:00Z" w:initials="">
    <w:p w14:paraId="00000D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Removed please check and confirm</w:t>
      </w:r>
    </w:p>
  </w:comment>
  <w:comment w:id="56" w:author="Divya Nayak" w:date="2024-03-01T13:00:00Z" w:initials="">
    <w:p w14:paraId="00000D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After 2021-22 portfolio senarios should be expained</w:t>
      </w:r>
    </w:p>
  </w:comment>
  <w:comment w:id="57" w:author="Deepti Pujari" w:date="2024-04-15T12:05:00Z" w:initials="">
    <w:p w14:paraId="00000D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Checked and added for known ones, please check</w:t>
      </w:r>
    </w:p>
  </w:comment>
  <w:comment w:id="58" w:author="Divya Nayak" w:date="2024-04-17T18:06:00Z" w:initials="">
    <w:p w14:paraId="00000D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Give the senarios like for 2020-21 portfolio we are not paying more than Maxi payout and 21-22 onwards there is no Maximum cap applicable</w:t>
      </w:r>
    </w:p>
  </w:comment>
  <w:comment w:id="59" w:author="hp" w:date="2025-11-21T15:36:00Z" w:initials="">
    <w:p w14:paraId="00000D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CR has been added in this section.</w:t>
      </w:r>
    </w:p>
  </w:comment>
  <w:comment w:id="60" w:author="Divya Nayak [2]" w:date="2026-02-03T16:43:00Z" w:initials="">
    <w:p w14:paraId="00000D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This should be updated in claim BRD</w:t>
      </w:r>
    </w:p>
  </w:comment>
  <w:comment w:id="61" w:author="hp" w:date="2026-02-05T12:37:00Z" w:initials="">
    <w:p w14:paraId="00000D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Updated. Please check.</w:t>
      </w:r>
    </w:p>
  </w:comment>
  <w:comment w:id="62" w:author="Divya Nayak [2]" w:date="2026-02-03T16:55:00Z" w:initials="">
    <w:p w14:paraId="00000D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To be update in claim BRD</w:t>
      </w:r>
    </w:p>
  </w:comment>
  <w:comment w:id="63" w:author="hp" w:date="2026-02-04T16:59:00Z" w:initials="">
    <w:p w14:paraId="00000D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Updated.</w:t>
      </w:r>
    </w:p>
  </w:comment>
  <w:comment w:id="64" w:author="Divya Nayak [2]" w:date="2026-02-03T16:59:00Z" w:initials="">
    <w:p w14:paraId="00000D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To be update in claim BRD</w:t>
      </w:r>
    </w:p>
  </w:comment>
  <w:comment w:id="65" w:author="Divya Nayak [2]" w:date="2026-02-03T17:04:00Z" w:initials="">
    <w:p w14:paraId="00000D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Plz refer CR dated 20/01/2026, except the accounts marked ineligible should be excluded from the Crystalized sanction amount avavilable in the Management Certificate at the time of claim Management.  Also refer the BRD review email dated 30th Jan 2026.</w:t>
      </w:r>
    </w:p>
  </w:comment>
  <w:comment w:id="66" w:author="hp" w:date="2026-02-05T17:26:00Z" w:initials="">
    <w:p w14:paraId="00000D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Updated the new CR pointer shared.</w:t>
      </w:r>
    </w:p>
  </w:comment>
  <w:comment w:id="67" w:author="Divya Nayak" w:date="2024-04-17T18:21:00Z" w:initials="">
    <w:p w14:paraId="00000D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This is changed as per the recent CR. Please check</w:t>
      </w:r>
    </w:p>
  </w:comment>
  <w:comment w:id="68" w:author="Deepti Pujari" w:date="2024-04-29T14:37:00Z" w:initials="">
    <w:p w14:paraId="00000D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Modified as per the new CR</w:t>
      </w:r>
    </w:p>
  </w:comment>
  <w:comment w:id="69" w:author="Divya Nayak" w:date="2024-04-17T18:28:00Z" w:initials="">
    <w:p w14:paraId="00000D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check</w:t>
      </w:r>
    </w:p>
  </w:comment>
  <w:comment w:id="70" w:author="Deepti Pujari" w:date="2024-04-29T14:46:00Z" w:initials="">
    <w:p w14:paraId="00000D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Added Above the line, please check</w:t>
      </w:r>
    </w:p>
  </w:comment>
  <w:comment w:id="71" w:author="Supriya Shinde" w:date="2024-02-26T17:20:00Z" w:initials="">
    <w:p w14:paraId="00000D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Old Recovery Calculation without penalty</w:t>
      </w:r>
    </w:p>
  </w:comment>
  <w:comment w:id="72" w:author="Divya Nayak" w:date="2024-04-17T18:55:00Z" w:initials="">
    <w:p w14:paraId="00000D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73" w:author="Supriya Shinde" w:date="2024-02-26T17:24:00Z" w:initials="">
    <w:p w14:paraId="00000D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Old Recovery Calculation with penalty</w:t>
      </w:r>
    </w:p>
  </w:comment>
  <w:comment w:id="74" w:author="Divya Nayak" w:date="2024-04-17T18:56:00Z" w:initials="">
    <w:p w14:paraId="00000D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ok</w:t>
      </w:r>
    </w:p>
  </w:comment>
  <w:comment w:id="75" w:author="Supriya Shinde" w:date="2024-02-26T17:17:00Z" w:initials="">
    <w:p w14:paraId="00000D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Added new CR recovery calculation. New Recovery Calculation without penalty</w:t>
      </w:r>
    </w:p>
  </w:comment>
  <w:comment w:id="76" w:author="Supriya Shinde" w:date="2024-02-26T17:24:00Z" w:initials="">
    <w:p w14:paraId="00000D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Added new CR recovery calculation. New Recovery Calculation with penalty</w:t>
      </w:r>
    </w:p>
  </w:comment>
  <w:comment w:id="77" w:author="Divya Nayak" w:date="2024-04-17T18:56:00Z" w:initials="">
    <w:p w14:paraId="00000D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k</w:t>
      </w:r>
    </w:p>
  </w:comment>
  <w:comment w:id="78" w:author="Supriya Shinde" w:date="2024-02-27T12:30:00Z" w:initials="">
    <w:p w14:paraId="00000D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Old Recovery Calculation without penalty</w:t>
      </w:r>
    </w:p>
  </w:comment>
  <w:comment w:id="79" w:author="Divya Nayak" w:date="2024-04-17T18:57:00Z" w:initials="">
    <w:p w14:paraId="00000D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k</w:t>
      </w:r>
    </w:p>
  </w:comment>
  <w:comment w:id="80" w:author="Supriya Shinde" w:date="2024-02-27T14:28:00Z" w:initials="">
    <w:p w14:paraId="00000D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Old Recovery Calculation with penalty</w:t>
      </w:r>
    </w:p>
  </w:comment>
  <w:comment w:id="81" w:author="Supriya Shinde" w:date="2024-02-27T16:52:00Z" w:initials="">
    <w:p w14:paraId="00000D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Old Recovery Calculation with penalty</w:t>
      </w:r>
    </w:p>
  </w:comment>
  <w:comment w:id="82" w:author="Supriya Shinde" w:date="2024-02-27T12:30:00Z" w:initials="">
    <w:p w14:paraId="00000D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New Recovery Calculation without penalty</w:t>
      </w:r>
    </w:p>
  </w:comment>
  <w:comment w:id="83" w:author="Supriya Shinde" w:date="2024-02-27T14:28:00Z" w:initials="">
    <w:p w14:paraId="00000D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New Recovery Calculation with penalty</w:t>
      </w:r>
    </w:p>
  </w:comment>
  <w:comment w:id="84" w:author="Supriya Shinde" w:date="2024-02-27T16:52:00Z" w:initials="">
    <w:p w14:paraId="00000D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New Old Recovery Calculation with penalty</w:t>
      </w:r>
    </w:p>
  </w:comment>
  <w:comment w:id="85" w:author="hp" w:date="2026-02-05T17:30:00Z" w:initials="">
    <w:p w14:paraId="00000D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Report CR has been added on this.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D60" w15:done="0"/>
  <w15:commentEx w15:paraId="00000D61" w15:done="0" w15:paraIdParent="00000D60"/>
  <w15:commentEx w15:paraId="00000D63" w15:done="0" w15:paraIdParent="00000D60"/>
  <w15:commentEx w15:paraId="00000D64" w15:done="0" w15:paraIdParent="00000D60"/>
  <w15:commentEx w15:paraId="00000D65" w15:done="0" w15:paraIdParent="00000D60"/>
  <w15:commentEx w15:paraId="00000D75" w15:done="0"/>
  <w15:commentEx w15:paraId="00000D40" w15:done="0"/>
  <w15:commentEx w15:paraId="00000D41" w15:done="0" w15:paraIdParent="00000D40"/>
  <w15:commentEx w15:paraId="00000D6D" w15:done="0"/>
  <w15:commentEx w15:paraId="00000D6E" w15:done="0" w15:paraIdParent="00000D6D"/>
  <w15:commentEx w15:paraId="00000D6F" w15:done="0" w15:paraIdParent="00000D6D"/>
  <w15:commentEx w15:paraId="00000D38" w15:done="0"/>
  <w15:commentEx w15:paraId="00000D39" w15:done="0" w15:paraIdParent="00000D38"/>
  <w15:commentEx w15:paraId="00000D3A" w15:done="0" w15:paraIdParent="00000D38"/>
  <w15:commentEx w15:paraId="00000D5E" w15:done="0"/>
  <w15:commentEx w15:paraId="00000D5F" w15:done="0" w15:paraIdParent="00000D5E"/>
  <w15:commentEx w15:paraId="00000D4F" w15:done="0"/>
  <w15:commentEx w15:paraId="00000D50" w15:done="0" w15:paraIdParent="00000D4F"/>
  <w15:commentEx w15:paraId="00000D51" w15:done="0" w15:paraIdParent="00000D4F"/>
  <w15:commentEx w15:paraId="00000D54" w15:done="0"/>
  <w15:commentEx w15:paraId="00000D55" w15:done="0" w15:paraIdParent="00000D54"/>
  <w15:commentEx w15:paraId="00000D67" w15:done="0"/>
  <w15:commentEx w15:paraId="00000D68" w15:done="0" w15:paraIdParent="00000D67"/>
  <w15:commentEx w15:paraId="00000D32" w15:done="0"/>
  <w15:commentEx w15:paraId="00000D34" w15:done="0" w15:paraIdParent="00000D32"/>
  <w15:commentEx w15:paraId="00000D35" w15:done="0"/>
  <w15:commentEx w15:paraId="00000D36" w15:done="0" w15:paraIdParent="00000D35"/>
  <w15:commentEx w15:paraId="00000D37" w15:done="0" w15:paraIdParent="00000D35"/>
  <w15:commentEx w15:paraId="00000D69" w15:done="0"/>
  <w15:commentEx w15:paraId="00000D6A" w15:done="0" w15:paraIdParent="00000D69"/>
  <w15:commentEx w15:paraId="00000D6B" w15:done="0" w15:paraIdParent="00000D69"/>
  <w15:commentEx w15:paraId="00000D6C" w15:done="0" w15:paraIdParent="00000D69"/>
  <w15:commentEx w15:paraId="00000D59" w15:done="0"/>
  <w15:commentEx w15:paraId="00000D5A" w15:done="0" w15:paraIdParent="00000D59"/>
  <w15:commentEx w15:paraId="00000D2E" w15:done="0"/>
  <w15:commentEx w15:paraId="00000D2F" w15:done="0" w15:paraIdParent="00000D2E"/>
  <w15:commentEx w15:paraId="00000D30" w15:done="0" w15:paraIdParent="00000D2E"/>
  <w15:commentEx w15:paraId="00000D31" w15:done="0" w15:paraIdParent="00000D2E"/>
  <w15:commentEx w15:paraId="00000D56" w15:done="0"/>
  <w15:commentEx w15:paraId="00000D57" w15:done="0" w15:paraIdParent="00000D56"/>
  <w15:commentEx w15:paraId="00000D58" w15:done="0" w15:paraIdParent="00000D56"/>
  <w15:commentEx w15:paraId="00000D7A" w15:done="0"/>
  <w15:commentEx w15:paraId="00000D7B" w15:done="0" w15:paraIdParent="00000D7A"/>
  <w15:commentEx w15:paraId="00000D7C" w15:done="0" w15:paraIdParent="00000D7A"/>
  <w15:commentEx w15:paraId="00000D5B" w15:done="0"/>
  <w15:commentEx w15:paraId="00000D5C" w15:done="0" w15:paraIdParent="00000D5B"/>
  <w15:commentEx w15:paraId="00000D5D" w15:done="0" w15:paraIdParent="00000D5B"/>
  <w15:commentEx w15:paraId="00000D76" w15:done="0"/>
  <w15:commentEx w15:paraId="00000D77" w15:done="0" w15:paraIdParent="00000D76"/>
  <w15:commentEx w15:paraId="00000D78" w15:done="0" w15:paraIdParent="00000D76"/>
  <w15:commentEx w15:paraId="00000D79" w15:done="0" w15:paraIdParent="00000D76"/>
  <w15:commentEx w15:paraId="00000D47" w15:done="0"/>
  <w15:commentEx w15:paraId="00000D48" w15:done="0" w15:paraIdParent="00000D47"/>
  <w15:commentEx w15:paraId="00000D49" w15:done="0" w15:paraIdParent="00000D47"/>
  <w15:commentEx w15:paraId="00000D45" w15:done="0"/>
  <w15:commentEx w15:paraId="00000D46" w15:done="0" w15:paraIdParent="00000D45"/>
  <w15:commentEx w15:paraId="00000D3B" w15:done="0"/>
  <w15:commentEx w15:paraId="00000D3C" w15:done="0" w15:paraIdParent="00000D3B"/>
  <w15:commentEx w15:paraId="00000D3D" w15:done="0" w15:paraIdParent="00000D3B"/>
  <w15:commentEx w15:paraId="00000D70" w15:done="0"/>
  <w15:commentEx w15:paraId="00000D4D" w15:done="0"/>
  <w15:commentEx w15:paraId="00000D4E" w15:done="0" w15:paraIdParent="00000D4D"/>
  <w15:commentEx w15:paraId="00000D71" w15:done="0"/>
  <w15:commentEx w15:paraId="00000D72" w15:done="0" w15:paraIdParent="00000D71"/>
  <w15:commentEx w15:paraId="00000D27" w15:done="0"/>
  <w15:commentEx w15:paraId="00000D28" w15:done="0" w15:paraIdParent="00000D27"/>
  <w15:commentEx w15:paraId="00000D29" w15:done="0" w15:paraIdParent="00000D27"/>
  <w15:commentEx w15:paraId="00000D4B" w15:done="0"/>
  <w15:commentEx w15:paraId="00000D4C" w15:done="0" w15:paraIdParent="00000D4B"/>
  <w15:commentEx w15:paraId="00000D73" w15:done="0"/>
  <w15:commentEx w15:paraId="00000D74" w15:done="0" w15:paraIdParent="00000D73"/>
  <w15:commentEx w15:paraId="00000D2C" w15:done="0"/>
  <w15:commentEx w15:paraId="00000D2D" w15:done="0" w15:paraIdParent="00000D2C"/>
  <w15:commentEx w15:paraId="00000D52" w15:done="0"/>
  <w15:commentEx w15:paraId="00000D53" w15:done="0" w15:paraIdParent="00000D52"/>
  <w15:commentEx w15:paraId="00000D25" w15:done="0"/>
  <w15:commentEx w15:paraId="00000D42" w15:done="0"/>
  <w15:commentEx w15:paraId="00000D43" w15:done="0" w15:paraIdParent="00000D42"/>
  <w15:commentEx w15:paraId="00000D7D" w15:done="0"/>
  <w15:commentEx w15:paraId="00000D7E" w15:done="0" w15:paraIdParent="00000D7D"/>
  <w15:commentEx w15:paraId="00000D26" w15:done="0"/>
  <w15:commentEx w15:paraId="00000D66" w15:done="0"/>
  <w15:commentEx w15:paraId="00000D4A" w15:done="0"/>
  <w15:commentEx w15:paraId="00000D2B" w15:done="0"/>
  <w15:commentEx w15:paraId="00000D2A" w15:done="0"/>
  <w15:commentEx w15:paraId="00000D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9EB5B6B8-7659-444C-888E-5F93760ED34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3B31C4C-2AA9-483F-BE65-029F821ECE5F}"/>
  </w:font>
  <w:font w:name="Wingdings">
    <w:panose1 w:val="05000000000000000000"/>
    <w:charset w:val="02"/>
    <w:family w:val="auto"/>
    <w:pitch w:val="default"/>
    <w:sig w:usb0="00000000" w:usb1="00000000" w:usb2="00000000" w:usb3="00000000" w:csb0="80000000" w:csb1="00000000"/>
    <w:embedRegular r:id="rId3" w:fontKey="{0FD1ECE9-C262-4082-B4F4-2D0DB51CAB69}"/>
  </w:font>
  <w:font w:name="Calibri">
    <w:panose1 w:val="020F0502020204030204"/>
    <w:charset w:val="86"/>
    <w:family w:val="swiss"/>
    <w:pitch w:val="default"/>
    <w:sig w:usb0="E4002EFF" w:usb1="C000247B" w:usb2="00000009" w:usb3="00000000" w:csb0="200001FF" w:csb1="00000000"/>
    <w:embedRegular r:id="rId4" w:fontKey="{1257BE8B-EE08-4664-8E00-D4BE325913E1}"/>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embedRegular r:id="rId5" w:fontKey="{4F63978B-CE70-4941-8F19-55FCFE320EC1}"/>
  </w:font>
  <w:font w:name="Trebuchet MS">
    <w:panose1 w:val="020B0603020202020204"/>
    <w:charset w:val="00"/>
    <w:family w:val="auto"/>
    <w:pitch w:val="default"/>
    <w:sig w:usb0="00000687" w:usb1="00000000" w:usb2="00000000" w:usb3="00000000" w:csb0="2000009F" w:csb1="00000000"/>
    <w:embedRegular r:id="rId6" w:fontKey="{E8CCCA45-C8BD-47E4-B3E2-03E642AAC5B8}"/>
  </w:font>
  <w:font w:name="Noto Sans Symbols">
    <w:altName w:val="Segoe Print"/>
    <w:panose1 w:val="00000000000000000000"/>
    <w:charset w:val="00"/>
    <w:family w:val="auto"/>
    <w:pitch w:val="default"/>
    <w:sig w:usb0="00000000" w:usb1="00000000" w:usb2="00000000" w:usb3="00000000" w:csb0="00000000" w:csb1="00000000"/>
  </w:font>
  <w:font w:name="Quattrocento Sans">
    <w:altName w:val="Segoe Print"/>
    <w:panose1 w:val="00000000000000000000"/>
    <w:charset w:val="00"/>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embedRegular r:id="rId7" w:fontKey="{56D87B44-D2F0-4AF4-B262-52FF7D6BCBB1}"/>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8" w:fontKey="{2F5B9B1E-F276-485D-99FA-1559CAEA402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D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Internal Circulation Only</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Page </w:t>
    </w:r>
    <w:r>
      <w:rPr>
        <w:rFonts w:ascii="Calibri" w:hAnsi="Calibri" w:eastAsia="Calibri" w:cs="Calibri"/>
        <w:b/>
        <w:bCs/>
        <w:i w:val="0"/>
        <w:iCs w:val="0"/>
        <w:smallCaps w:val="0"/>
        <w:strike w:val="0"/>
        <w:color w:val="000000"/>
        <w:sz w:val="20"/>
        <w:szCs w:val="20"/>
        <w:u w:val="none"/>
        <w:shd w:val="clear" w:fill="auto"/>
        <w:vertAlign w:val="baseline"/>
      </w:rPr>
      <w:fldChar w:fldCharType="begin"/>
    </w:r>
    <w:r>
      <w:rPr>
        <w:rFonts w:ascii="Calibri" w:hAnsi="Calibri" w:eastAsia="Calibri" w:cs="Calibri"/>
        <w:b/>
        <w:bCs/>
        <w:i w:val="0"/>
        <w:iCs w:val="0"/>
        <w:smallCaps w:val="0"/>
        <w:strike w:val="0"/>
        <w:color w:val="000000"/>
        <w:sz w:val="20"/>
        <w:szCs w:val="20"/>
        <w:u w:val="none"/>
        <w:shd w:val="clear" w:fill="auto"/>
        <w:vertAlign w:val="baseline"/>
      </w:rPr>
      <w:instrText xml:space="preserve">PAGE</w:instrText>
    </w:r>
    <w:r>
      <w:rPr>
        <w:rFonts w:ascii="Calibri" w:hAnsi="Calibri" w:eastAsia="Calibri" w:cs="Calibri"/>
        <w:b/>
        <w:bCs/>
        <w:i w:val="0"/>
        <w:iCs w:val="0"/>
        <w:smallCaps w:val="0"/>
        <w:strike w:val="0"/>
        <w:color w:val="000000"/>
        <w:sz w:val="20"/>
        <w:szCs w:val="20"/>
        <w:u w:val="none"/>
        <w:shd w:val="clear" w:fill="auto"/>
        <w:vertAlign w:val="baseline"/>
      </w:rPr>
      <w:fldChar w:fldCharType="separate"/>
    </w:r>
    <w:r>
      <w:rPr>
        <w:rFonts w:ascii="Calibri" w:hAnsi="Calibri" w:eastAsia="Calibri" w:cs="Calibri"/>
        <w:b/>
        <w:bCs/>
        <w:i w:val="0"/>
        <w:iCs w:val="0"/>
        <w:smallCaps w:val="0"/>
        <w:strike w:val="0"/>
        <w:color w:val="000000"/>
        <w:sz w:val="20"/>
        <w:szCs w:val="20"/>
        <w:u w:val="none"/>
        <w:shd w:val="clear" w:fill="auto"/>
        <w:vertAlign w:val="baseline"/>
      </w:rPr>
      <w:fldChar w:fldCharType="end"/>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of </w:t>
    </w:r>
    <w:r>
      <w:rPr>
        <w:rFonts w:ascii="Calibri" w:hAnsi="Calibri" w:eastAsia="Calibri" w:cs="Calibri"/>
        <w:b/>
        <w:bCs/>
        <w:i w:val="0"/>
        <w:iCs w:val="0"/>
        <w:smallCaps w:val="0"/>
        <w:strike w:val="0"/>
        <w:color w:val="000000"/>
        <w:sz w:val="20"/>
        <w:szCs w:val="20"/>
        <w:u w:val="none"/>
        <w:shd w:val="clear" w:fill="auto"/>
        <w:vertAlign w:val="baseline"/>
      </w:rPr>
      <w:fldChar w:fldCharType="begin"/>
    </w:r>
    <w:r>
      <w:rPr>
        <w:rFonts w:ascii="Calibri" w:hAnsi="Calibri" w:eastAsia="Calibri" w:cs="Calibri"/>
        <w:b/>
        <w:bCs/>
        <w:i w:val="0"/>
        <w:iCs w:val="0"/>
        <w:smallCaps w:val="0"/>
        <w:strike w:val="0"/>
        <w:color w:val="000000"/>
        <w:sz w:val="20"/>
        <w:szCs w:val="20"/>
        <w:u w:val="none"/>
        <w:shd w:val="clear" w:fill="auto"/>
        <w:vertAlign w:val="baseline"/>
      </w:rPr>
      <w:instrText xml:space="preserve">NUMPAGES</w:instrText>
    </w:r>
    <w:r>
      <w:rPr>
        <w:rFonts w:ascii="Calibri" w:hAnsi="Calibri" w:eastAsia="Calibri" w:cs="Calibri"/>
        <w:b/>
        <w:bCs/>
        <w:i w:val="0"/>
        <w:iCs w:val="0"/>
        <w:smallCaps w:val="0"/>
        <w:strike w:val="0"/>
        <w:color w:val="000000"/>
        <w:sz w:val="20"/>
        <w:szCs w:val="20"/>
        <w:u w:val="none"/>
        <w:shd w:val="clear" w:fill="auto"/>
        <w:vertAlign w:val="baseline"/>
      </w:rPr>
      <w:fldChar w:fldCharType="separate"/>
    </w:r>
    <w:r>
      <w:rPr>
        <w:rFonts w:ascii="Calibri" w:hAnsi="Calibri" w:eastAsia="Calibri" w:cs="Calibri"/>
        <w:b/>
        <w:bCs/>
        <w:i w:val="0"/>
        <w:iCs w:val="0"/>
        <w:smallCaps w:val="0"/>
        <w:strike w:val="0"/>
        <w:color w:val="000000"/>
        <w:sz w:val="20"/>
        <w:szCs w:val="20"/>
        <w:u w:val="none"/>
        <w:shd w:val="clear" w:fill="auto"/>
        <w:vertAlign w:val="baseline"/>
      </w:rPr>
      <w:fldChar w:fldCharType="end"/>
    </w:r>
  </w:p>
  <w:p w14:paraId="00000D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D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drawing>
        <wp:anchor distT="0" distB="0" distL="114300" distR="114300" simplePos="0" relativeHeight="251659264" behindDoc="0" locked="0" layoutInCell="1" allowOverlap="1">
          <wp:simplePos x="0" y="0"/>
          <wp:positionH relativeFrom="column">
            <wp:posOffset>4895850</wp:posOffset>
          </wp:positionH>
          <wp:positionV relativeFrom="paragraph">
            <wp:posOffset>-218440</wp:posOffset>
          </wp:positionV>
          <wp:extent cx="732155" cy="495300"/>
          <wp:effectExtent l="0" t="0" r="0" b="0"/>
          <wp:wrapSquare wrapText="bothSides"/>
          <wp:docPr id="85" name="image6.png"/>
          <wp:cNvGraphicFramePr/>
          <a:graphic xmlns:a="http://schemas.openxmlformats.org/drawingml/2006/main">
            <a:graphicData uri="http://schemas.openxmlformats.org/drawingml/2006/picture">
              <pic:pic xmlns:pic="http://schemas.openxmlformats.org/drawingml/2006/picture">
                <pic:nvPicPr>
                  <pic:cNvPr id="85" name="image6.png"/>
                  <pic:cNvPicPr preferRelativeResize="0"/>
                </pic:nvPicPr>
                <pic:blipFill>
                  <a:blip r:embed="rId1"/>
                  <a:srcRect t="1" r="51723" b="-2128"/>
                  <a:stretch>
                    <a:fillRect/>
                  </a:stretch>
                </pic:blipFill>
                <pic:spPr>
                  <a:xfrm>
                    <a:off x="0" y="0"/>
                    <a:ext cx="732155" cy="4953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5715000</wp:posOffset>
          </wp:positionH>
          <wp:positionV relativeFrom="paragraph">
            <wp:posOffset>-123190</wp:posOffset>
          </wp:positionV>
          <wp:extent cx="640080" cy="374015"/>
          <wp:effectExtent l="0" t="0" r="0" b="0"/>
          <wp:wrapNone/>
          <wp:docPr id="86" name="image7.png"/>
          <wp:cNvGraphicFramePr/>
          <a:graphic xmlns:a="http://schemas.openxmlformats.org/drawingml/2006/main">
            <a:graphicData uri="http://schemas.openxmlformats.org/drawingml/2006/picture">
              <pic:pic xmlns:pic="http://schemas.openxmlformats.org/drawingml/2006/picture">
                <pic:nvPicPr>
                  <pic:cNvPr id="86" name="image7.png"/>
                  <pic:cNvPicPr preferRelativeResize="0"/>
                </pic:nvPicPr>
                <pic:blipFill>
                  <a:blip r:embed="rId2"/>
                  <a:srcRect/>
                  <a:stretch>
                    <a:fillRect/>
                  </a:stretch>
                </pic:blipFill>
                <pic:spPr>
                  <a:xfrm>
                    <a:off x="0" y="0"/>
                    <a:ext cx="639771" cy="373951"/>
                  </a:xfrm>
                  <a:prstGeom prst="rect">
                    <a:avLst/>
                  </a:prstGeom>
                </pic:spPr>
              </pic:pic>
            </a:graphicData>
          </a:graphic>
        </wp:anchor>
      </w:drawing>
    </w:r>
  </w:p>
  <w:p w14:paraId="00000D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Claims &amp; Recoveries for Mudra Loan Scheme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23A30"/>
    <w:multiLevelType w:val="multilevel"/>
    <w:tmpl w:val="81923A30"/>
    <w:lvl w:ilvl="0" w:tentative="0">
      <w:start w:val="1"/>
      <w:numFmt w:val="decimal"/>
      <w:lvlText w:val="%1."/>
      <w:lvlJc w:val="left"/>
      <w:pPr>
        <w:ind w:left="1080" w:hanging="360"/>
      </w:pPr>
      <w:rPr>
        <w:rFonts w:ascii="Calibri" w:hAnsi="Calibri" w:eastAsia="Calibri" w:cs="Calibri"/>
        <w:b/>
        <w:bCs/>
        <w:color w:val="000000"/>
        <w:sz w:val="20"/>
        <w:szCs w:val="2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859EFCDF"/>
    <w:multiLevelType w:val="multilevel"/>
    <w:tmpl w:val="859EFCDF"/>
    <w:lvl w:ilvl="0" w:tentative="0">
      <w:start w:val="1"/>
      <w:numFmt w:val="decimal"/>
      <w:lvlText w:val="%1."/>
      <w:lvlJc w:val="left"/>
      <w:pPr>
        <w:ind w:left="1080" w:hanging="360"/>
      </w:pPr>
      <w:rPr>
        <w:rFonts w:ascii="Calibri" w:hAnsi="Calibri" w:eastAsia="Calibri" w:cs="Calibri"/>
        <w:b/>
        <w:bCs/>
        <w:color w:val="000000"/>
        <w:sz w:val="20"/>
        <w:szCs w:val="2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89F790CA"/>
    <w:multiLevelType w:val="multilevel"/>
    <w:tmpl w:val="89F790CA"/>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decimal"/>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3">
    <w:nsid w:val="8DD52EA2"/>
    <w:multiLevelType w:val="multilevel"/>
    <w:tmpl w:val="8DD52EA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93093F2F"/>
    <w:multiLevelType w:val="multilevel"/>
    <w:tmpl w:val="93093F2F"/>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5">
    <w:nsid w:val="9D06DBB7"/>
    <w:multiLevelType w:val="multilevel"/>
    <w:tmpl w:val="9D06DBB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9D6205C6"/>
    <w:multiLevelType w:val="multilevel"/>
    <w:tmpl w:val="9D6205C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9EF5D550"/>
    <w:multiLevelType w:val="multilevel"/>
    <w:tmpl w:val="9EF5D550"/>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decimal"/>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8">
    <w:nsid w:val="9EF9FF9E"/>
    <w:multiLevelType w:val="multilevel"/>
    <w:tmpl w:val="9EF9FF9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A141B20F"/>
    <w:multiLevelType w:val="multilevel"/>
    <w:tmpl w:val="A141B20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0">
    <w:nsid w:val="A26C8EA6"/>
    <w:multiLevelType w:val="multilevel"/>
    <w:tmpl w:val="A26C8EA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A97E174F"/>
    <w:multiLevelType w:val="multilevel"/>
    <w:tmpl w:val="A97E174F"/>
    <w:lvl w:ilvl="0" w:tentative="0">
      <w:start w:val="1"/>
      <w:numFmt w:val="lowerLetter"/>
      <w:lvlText w:val="%1)"/>
      <w:lvlJc w:val="left"/>
      <w:pPr>
        <w:ind w:left="360" w:hanging="360"/>
      </w:p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2">
    <w:nsid w:val="ADF62956"/>
    <w:multiLevelType w:val="multilevel"/>
    <w:tmpl w:val="ADF629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B776C9A5"/>
    <w:multiLevelType w:val="multilevel"/>
    <w:tmpl w:val="B776C9A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BB195ABF"/>
    <w:multiLevelType w:val="multilevel"/>
    <w:tmpl w:val="BB195AB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
    <w:nsid w:val="BDEEFC72"/>
    <w:multiLevelType w:val="multilevel"/>
    <w:tmpl w:val="BDEEFC72"/>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decimal"/>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16">
    <w:nsid w:val="BEA722AB"/>
    <w:multiLevelType w:val="multilevel"/>
    <w:tmpl w:val="BEA722A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BF246E5C"/>
    <w:multiLevelType w:val="multilevel"/>
    <w:tmpl w:val="BF246E5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C1632A5F"/>
    <w:multiLevelType w:val="multilevel"/>
    <w:tmpl w:val="C1632A5F"/>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9">
    <w:nsid w:val="C2BB6579"/>
    <w:multiLevelType w:val="multilevel"/>
    <w:tmpl w:val="C2BB65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C3DC9374"/>
    <w:multiLevelType w:val="multilevel"/>
    <w:tmpl w:val="C3DC9374"/>
    <w:lvl w:ilvl="0" w:tentative="0">
      <w:start w:val="1"/>
      <w:numFmt w:val="decimal"/>
      <w:lvlText w:val="%1."/>
      <w:lvlJc w:val="left"/>
      <w:pPr>
        <w:ind w:left="1080" w:hanging="360"/>
      </w:pPr>
      <w:rPr>
        <w:rFonts w:ascii="Calibri" w:hAnsi="Calibri" w:eastAsia="Calibri" w:cs="Calibri"/>
        <w:b/>
        <w:bCs/>
        <w:color w:val="000000"/>
        <w:sz w:val="20"/>
        <w:szCs w:val="2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C9EC0C22"/>
    <w:multiLevelType w:val="multilevel"/>
    <w:tmpl w:val="C9EC0C2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2">
    <w:nsid w:val="CC0EE4AD"/>
    <w:multiLevelType w:val="multilevel"/>
    <w:tmpl w:val="CC0EE4AD"/>
    <w:lvl w:ilvl="0" w:tentative="0">
      <w:start w:val="1"/>
      <w:numFmt w:val="decimal"/>
      <w:lvlText w:val="%1."/>
      <w:lvlJc w:val="left"/>
      <w:pPr>
        <w:ind w:left="720" w:hanging="360"/>
      </w:pPr>
      <w:rPr>
        <w:b/>
        <w:bCs/>
      </w:rPr>
    </w:lvl>
    <w:lvl w:ilvl="1" w:tentative="0">
      <w:start w:val="6"/>
      <w:numFmt w:val="decimal"/>
      <w:lvlText w:val="%1.%2"/>
      <w:lvlJc w:val="left"/>
      <w:pPr>
        <w:ind w:left="960" w:hanging="600"/>
      </w:pPr>
    </w:lvl>
    <w:lvl w:ilvl="2" w:tentative="0">
      <w:start w:val="6"/>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23">
    <w:nsid w:val="CFEB97C7"/>
    <w:multiLevelType w:val="multilevel"/>
    <w:tmpl w:val="CFEB97C7"/>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4">
    <w:nsid w:val="D2AD7B93"/>
    <w:multiLevelType w:val="multilevel"/>
    <w:tmpl w:val="D2AD7B93"/>
    <w:lvl w:ilvl="0" w:tentative="0">
      <w:start w:val="1"/>
      <w:numFmt w:val="decimal"/>
      <w:lvlText w:val="%1."/>
      <w:lvlJc w:val="left"/>
      <w:pPr>
        <w:ind w:left="1080" w:hanging="360"/>
      </w:pPr>
      <w:rPr>
        <w:rFonts w:ascii="Calibri" w:hAnsi="Calibri" w:eastAsia="Calibri" w:cs="Calibri"/>
        <w:b/>
        <w:bCs/>
        <w:color w:val="000000"/>
        <w:sz w:val="20"/>
        <w:szCs w:val="2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5">
    <w:nsid w:val="D3F23B6E"/>
    <w:multiLevelType w:val="multilevel"/>
    <w:tmpl w:val="D3F23B6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DCC10A97"/>
    <w:multiLevelType w:val="multilevel"/>
    <w:tmpl w:val="DCC10A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E402C82B"/>
    <w:multiLevelType w:val="multilevel"/>
    <w:tmpl w:val="E402C82B"/>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decimal"/>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28">
    <w:nsid w:val="E4099E47"/>
    <w:multiLevelType w:val="multilevel"/>
    <w:tmpl w:val="E4099E47"/>
    <w:lvl w:ilvl="0" w:tentative="0">
      <w:start w:val="1"/>
      <w:numFmt w:val="decimal"/>
      <w:lvlText w:val="%1."/>
      <w:lvlJc w:val="left"/>
      <w:pPr>
        <w:ind w:left="432" w:hanging="432"/>
      </w:pPr>
      <w:rPr>
        <w:sz w:val="32"/>
        <w:szCs w:val="32"/>
      </w:rPr>
    </w:lvl>
    <w:lvl w:ilvl="1" w:tentative="0">
      <w:start w:val="1"/>
      <w:numFmt w:val="decimal"/>
      <w:lvlText w:val="%1.%2"/>
      <w:lvlJc w:val="left"/>
      <w:pPr>
        <w:ind w:left="576" w:hanging="576"/>
      </w:pPr>
    </w:lvl>
    <w:lvl w:ilvl="2" w:tentative="0">
      <w:start w:val="1"/>
      <w:numFmt w:val="decimal"/>
      <w:lvlText w:val="%1.%2.%3"/>
      <w:lvlJc w:val="left"/>
      <w:pPr>
        <w:ind w:left="1080" w:hanging="720"/>
      </w:pPr>
      <w:rPr>
        <w:color w:val="000000"/>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9">
    <w:nsid w:val="E567B0FC"/>
    <w:multiLevelType w:val="multilevel"/>
    <w:tmpl w:val="E567B0F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E61EF156"/>
    <w:multiLevelType w:val="multilevel"/>
    <w:tmpl w:val="E61EF156"/>
    <w:lvl w:ilvl="0" w:tentative="0">
      <w:start w:val="1"/>
      <w:numFmt w:val="decimal"/>
      <w:lvlText w:val="%1."/>
      <w:lvlJc w:val="left"/>
      <w:pPr>
        <w:ind w:left="720" w:hanging="360"/>
      </w:pPr>
      <w:rPr>
        <w:rFonts w:ascii="Calibri" w:hAnsi="Calibri" w:eastAsia="Calibri" w:cs="Calibr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F0ABF63B"/>
    <w:multiLevelType w:val="multilevel"/>
    <w:tmpl w:val="F0ABF63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F485A977"/>
    <w:multiLevelType w:val="multilevel"/>
    <w:tmpl w:val="F485A97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3">
    <w:nsid w:val="F69BECEE"/>
    <w:multiLevelType w:val="multilevel"/>
    <w:tmpl w:val="F69BECEE"/>
    <w:lvl w:ilvl="0" w:tentative="0">
      <w:start w:val="1"/>
      <w:numFmt w:val="lowerLetter"/>
      <w:lvlText w:val="%1)"/>
      <w:lvlJc w:val="left"/>
      <w:pPr>
        <w:ind w:left="360" w:hanging="360"/>
      </w:p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4">
    <w:nsid w:val="027E8F58"/>
    <w:multiLevelType w:val="multilevel"/>
    <w:tmpl w:val="027E8F5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031F791D"/>
    <w:multiLevelType w:val="multilevel"/>
    <w:tmpl w:val="031F791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0414EC40"/>
    <w:multiLevelType w:val="multilevel"/>
    <w:tmpl w:val="0414EC4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1440" w:hanging="360"/>
      </w:pPr>
      <w:rPr>
        <w:b/>
        <w:bCs/>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7">
    <w:nsid w:val="0D70B173"/>
    <w:multiLevelType w:val="multilevel"/>
    <w:tmpl w:val="0D70B173"/>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decimal"/>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38">
    <w:nsid w:val="141A5E72"/>
    <w:multiLevelType w:val="multilevel"/>
    <w:tmpl w:val="141A5E72"/>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lowerLetter"/>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39">
    <w:nsid w:val="186BB424"/>
    <w:multiLevelType w:val="multilevel"/>
    <w:tmpl w:val="186BB42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2114BABF"/>
    <w:multiLevelType w:val="multilevel"/>
    <w:tmpl w:val="2114BABF"/>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1">
    <w:nsid w:val="2C203180"/>
    <w:multiLevelType w:val="multilevel"/>
    <w:tmpl w:val="2C20318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2">
    <w:nsid w:val="33F2EF2B"/>
    <w:multiLevelType w:val="multilevel"/>
    <w:tmpl w:val="33F2EF2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3">
    <w:nsid w:val="3D099228"/>
    <w:multiLevelType w:val="multilevel"/>
    <w:tmpl w:val="3D09922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4">
    <w:nsid w:val="472A593F"/>
    <w:multiLevelType w:val="multilevel"/>
    <w:tmpl w:val="472A593F"/>
    <w:lvl w:ilvl="0" w:tentative="0">
      <w:start w:val="1"/>
      <w:numFmt w:val="decimal"/>
      <w:lvlText w:val="%1."/>
      <w:lvlJc w:val="left"/>
      <w:pPr>
        <w:ind w:left="432" w:hanging="432"/>
      </w:pPr>
      <w:rPr>
        <w:sz w:val="32"/>
        <w:szCs w:val="32"/>
      </w:rPr>
    </w:lvl>
    <w:lvl w:ilvl="1" w:tentative="0">
      <w:start w:val="1"/>
      <w:numFmt w:val="decimal"/>
      <w:lvlText w:val="%1.%2"/>
      <w:lvlJc w:val="left"/>
      <w:pPr>
        <w:ind w:left="576" w:hanging="576"/>
      </w:pPr>
    </w:lvl>
    <w:lvl w:ilvl="2" w:tentative="0">
      <w:start w:val="1"/>
      <w:numFmt w:val="decimal"/>
      <w:lvlText w:val="%1.%2.%3"/>
      <w:lvlJc w:val="left"/>
      <w:pPr>
        <w:ind w:left="1080" w:hanging="720"/>
      </w:pPr>
      <w:rPr>
        <w:color w:val="000000"/>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45">
    <w:nsid w:val="481E4780"/>
    <w:multiLevelType w:val="multilevel"/>
    <w:tmpl w:val="481E4780"/>
    <w:lvl w:ilvl="0" w:tentative="0">
      <w:start w:val="30"/>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6">
    <w:nsid w:val="4C2B0ABA"/>
    <w:multiLevelType w:val="multilevel"/>
    <w:tmpl w:val="4C2B0ABA"/>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bullet"/>
      <w:lvlText w:val="●"/>
      <w:lvlJc w:val="left"/>
      <w:pPr>
        <w:ind w:left="1800" w:hanging="180"/>
      </w:pPr>
      <w:rPr>
        <w:rFonts w:ascii="Noto Sans Symbols" w:hAnsi="Noto Sans Symbols" w:eastAsia="Noto Sans Symbols" w:cs="Noto Sans Symbols"/>
      </w:r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7">
    <w:nsid w:val="4E4B7F70"/>
    <w:multiLevelType w:val="multilevel"/>
    <w:tmpl w:val="4E4B7F70"/>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55AC4FBC"/>
    <w:multiLevelType w:val="multilevel"/>
    <w:tmpl w:val="55AC4FBC"/>
    <w:lvl w:ilvl="0" w:tentative="0">
      <w:start w:val="1"/>
      <w:numFmt w:val="decimal"/>
      <w:lvlText w:val="%1."/>
      <w:lvlJc w:val="left"/>
      <w:pPr>
        <w:ind w:left="1080" w:hanging="360"/>
      </w:pPr>
      <w:rPr>
        <w:rFonts w:ascii="Calibri" w:hAnsi="Calibri" w:eastAsia="Calibri" w:cs="Calibri"/>
        <w:b/>
        <w:bCs/>
        <w:color w:val="000000"/>
        <w:sz w:val="20"/>
        <w:szCs w:val="2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9">
    <w:nsid w:val="5A21BFC0"/>
    <w:multiLevelType w:val="multilevel"/>
    <w:tmpl w:val="5A21BFC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5B2454D7"/>
    <w:multiLevelType w:val="multilevel"/>
    <w:tmpl w:val="5B2454D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51">
    <w:nsid w:val="6C389316"/>
    <w:multiLevelType w:val="multilevel"/>
    <w:tmpl w:val="6C38931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729F76A6"/>
    <w:multiLevelType w:val="multilevel"/>
    <w:tmpl w:val="729F76A6"/>
    <w:lvl w:ilvl="0" w:tentative="0">
      <w:start w:val="1"/>
      <w:numFmt w:val="decimal"/>
      <w:lvlText w:val="%1."/>
      <w:lvlJc w:val="left"/>
      <w:pPr>
        <w:ind w:left="720" w:hanging="360"/>
      </w:pPr>
      <w:rPr>
        <w:rFonts w:ascii="Calibri" w:hAnsi="Calibri" w:eastAsia="Calibri" w:cs="Calibr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3">
    <w:nsid w:val="73E1C138"/>
    <w:multiLevelType w:val="multilevel"/>
    <w:tmpl w:val="73E1C138"/>
    <w:lvl w:ilvl="0" w:tentative="0">
      <w:start w:val="1"/>
      <w:numFmt w:val="lowerLetter"/>
      <w:lvlText w:val="%1)"/>
      <w:lvlJc w:val="left"/>
      <w:pPr>
        <w:ind w:left="360" w:hanging="360"/>
      </w:p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54">
    <w:nsid w:val="77F4CF5D"/>
    <w:multiLevelType w:val="multilevel"/>
    <w:tmpl w:val="77F4CF5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5">
    <w:nsid w:val="7DCDCCD1"/>
    <w:multiLevelType w:val="multilevel"/>
    <w:tmpl w:val="7DCDCCD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7F7DC258"/>
    <w:multiLevelType w:val="multilevel"/>
    <w:tmpl w:val="7F7DC258"/>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num w:numId="1">
    <w:abstractNumId w:val="44"/>
  </w:num>
  <w:num w:numId="2">
    <w:abstractNumId w:val="45"/>
  </w:num>
  <w:num w:numId="3">
    <w:abstractNumId w:val="19"/>
  </w:num>
  <w:num w:numId="4">
    <w:abstractNumId w:val="54"/>
  </w:num>
  <w:num w:numId="5">
    <w:abstractNumId w:val="8"/>
  </w:num>
  <w:num w:numId="6">
    <w:abstractNumId w:val="12"/>
  </w:num>
  <w:num w:numId="7">
    <w:abstractNumId w:val="50"/>
  </w:num>
  <w:num w:numId="8">
    <w:abstractNumId w:val="42"/>
  </w:num>
  <w:num w:numId="9">
    <w:abstractNumId w:val="32"/>
  </w:num>
  <w:num w:numId="10">
    <w:abstractNumId w:val="40"/>
  </w:num>
  <w:num w:numId="11">
    <w:abstractNumId w:val="14"/>
  </w:num>
  <w:num w:numId="12">
    <w:abstractNumId w:val="23"/>
  </w:num>
  <w:num w:numId="13">
    <w:abstractNumId w:val="13"/>
  </w:num>
  <w:num w:numId="14">
    <w:abstractNumId w:val="43"/>
  </w:num>
  <w:num w:numId="15">
    <w:abstractNumId w:val="9"/>
  </w:num>
  <w:num w:numId="16">
    <w:abstractNumId w:val="6"/>
  </w:num>
  <w:num w:numId="17">
    <w:abstractNumId w:val="46"/>
  </w:num>
  <w:num w:numId="18">
    <w:abstractNumId w:val="41"/>
  </w:num>
  <w:num w:numId="19">
    <w:abstractNumId w:val="25"/>
  </w:num>
  <w:num w:numId="20">
    <w:abstractNumId w:val="22"/>
  </w:num>
  <w:num w:numId="21">
    <w:abstractNumId w:val="47"/>
  </w:num>
  <w:num w:numId="22">
    <w:abstractNumId w:val="18"/>
  </w:num>
  <w:num w:numId="23">
    <w:abstractNumId w:val="36"/>
  </w:num>
  <w:num w:numId="24">
    <w:abstractNumId w:val="5"/>
  </w:num>
  <w:num w:numId="25">
    <w:abstractNumId w:val="21"/>
  </w:num>
  <w:num w:numId="26">
    <w:abstractNumId w:val="4"/>
  </w:num>
  <w:num w:numId="27">
    <w:abstractNumId w:val="10"/>
  </w:num>
  <w:num w:numId="28">
    <w:abstractNumId w:val="34"/>
  </w:num>
  <w:num w:numId="29">
    <w:abstractNumId w:val="35"/>
  </w:num>
  <w:num w:numId="30">
    <w:abstractNumId w:val="37"/>
  </w:num>
  <w:num w:numId="31">
    <w:abstractNumId w:val="56"/>
  </w:num>
  <w:num w:numId="32">
    <w:abstractNumId w:val="27"/>
  </w:num>
  <w:num w:numId="33">
    <w:abstractNumId w:val="28"/>
  </w:num>
  <w:num w:numId="34">
    <w:abstractNumId w:val="33"/>
  </w:num>
  <w:num w:numId="35">
    <w:abstractNumId w:val="3"/>
  </w:num>
  <w:num w:numId="36">
    <w:abstractNumId w:val="17"/>
  </w:num>
  <w:num w:numId="37">
    <w:abstractNumId w:val="11"/>
  </w:num>
  <w:num w:numId="38">
    <w:abstractNumId w:val="49"/>
  </w:num>
  <w:num w:numId="39">
    <w:abstractNumId w:val="7"/>
  </w:num>
  <w:num w:numId="40">
    <w:abstractNumId w:val="26"/>
  </w:num>
  <w:num w:numId="41">
    <w:abstractNumId w:val="30"/>
  </w:num>
  <w:num w:numId="42">
    <w:abstractNumId w:val="48"/>
  </w:num>
  <w:num w:numId="43">
    <w:abstractNumId w:val="52"/>
  </w:num>
  <w:num w:numId="44">
    <w:abstractNumId w:val="24"/>
  </w:num>
  <w:num w:numId="45">
    <w:abstractNumId w:val="53"/>
  </w:num>
  <w:num w:numId="46">
    <w:abstractNumId w:val="15"/>
  </w:num>
  <w:num w:numId="47">
    <w:abstractNumId w:val="31"/>
  </w:num>
  <w:num w:numId="48">
    <w:abstractNumId w:val="2"/>
  </w:num>
  <w:num w:numId="49">
    <w:abstractNumId w:val="51"/>
  </w:num>
  <w:num w:numId="50">
    <w:abstractNumId w:val="38"/>
  </w:num>
  <w:num w:numId="51">
    <w:abstractNumId w:val="29"/>
  </w:num>
  <w:num w:numId="52">
    <w:abstractNumId w:val="0"/>
  </w:num>
  <w:num w:numId="53">
    <w:abstractNumId w:val="16"/>
  </w:num>
  <w:num w:numId="54">
    <w:abstractNumId w:val="20"/>
  </w:num>
  <w:num w:numId="55">
    <w:abstractNumId w:val="39"/>
  </w:num>
  <w:num w:numId="56">
    <w:abstractNumId w:val="1"/>
  </w:num>
  <w:num w:numId="57">
    <w:abstractNumId w:val="5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upriya Shinde">
    <w15:presenceInfo w15:providerId="None" w15:userId="Supriya Shinde"/>
  </w15:person>
  <w15:person w15:author="Divya Nayak [2]">
    <w15:presenceInfo w15:providerId="None" w15:userId="Divya Nayak [2]"/>
  </w15:person>
  <w15:person w15:author="hp">
    <w15:presenceInfo w15:providerId="None" w15:userId="hp"/>
  </w15:person>
  <w15:person w15:author="Divya Nayak">
    <w15:presenceInfo w15:providerId="None" w15:userId="Divya Nayak"/>
  </w15:person>
  <w15:person w15:author="Deepti Pujari">
    <w15:presenceInfo w15:providerId="None" w15:userId="Deepti Pujari"/>
  </w15:person>
  <w15:person w15:author="Sachin Patange">
    <w15:presenceInfo w15:providerId="None" w15:userId="Sachin Patang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54412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spacing w:before="400" w:after="40" w:line="240" w:lineRule="auto"/>
    </w:pPr>
    <w:rPr>
      <w:rFonts w:ascii="Calibri" w:hAnsi="Calibri" w:eastAsia="Calibri" w:cs="Calibri"/>
      <w:color w:val="1F4E79"/>
      <w:sz w:val="36"/>
      <w:szCs w:val="36"/>
    </w:rPr>
  </w:style>
  <w:style w:type="paragraph" w:styleId="3">
    <w:name w:val="heading 2"/>
    <w:basedOn w:val="1"/>
    <w:next w:val="1"/>
    <w:qFormat/>
    <w:uiPriority w:val="0"/>
    <w:pPr>
      <w:keepNext/>
      <w:keepLines/>
      <w:spacing w:before="40" w:after="0" w:line="240" w:lineRule="auto"/>
    </w:pPr>
    <w:rPr>
      <w:rFonts w:ascii="Calibri" w:hAnsi="Calibri" w:eastAsia="Calibri" w:cs="Calibri"/>
      <w:color w:val="2E75B5"/>
      <w:sz w:val="32"/>
      <w:szCs w:val="32"/>
    </w:rPr>
  </w:style>
  <w:style w:type="paragraph" w:styleId="4">
    <w:name w:val="heading 3"/>
    <w:basedOn w:val="1"/>
    <w:next w:val="1"/>
    <w:qFormat/>
    <w:uiPriority w:val="0"/>
    <w:pPr>
      <w:keepNext/>
      <w:keepLines/>
      <w:spacing w:before="40" w:after="0" w:line="240" w:lineRule="auto"/>
    </w:pPr>
    <w:rPr>
      <w:rFonts w:ascii="Calibri" w:hAnsi="Calibri" w:eastAsia="Calibri" w:cs="Calibri"/>
      <w:color w:val="2E75B5"/>
      <w:sz w:val="28"/>
      <w:szCs w:val="28"/>
    </w:rPr>
  </w:style>
  <w:style w:type="paragraph" w:styleId="5">
    <w:name w:val="heading 4"/>
    <w:basedOn w:val="1"/>
    <w:next w:val="1"/>
    <w:qFormat/>
    <w:uiPriority w:val="0"/>
    <w:pPr>
      <w:keepNext/>
      <w:keepLines/>
      <w:spacing w:before="40" w:after="0"/>
    </w:pPr>
    <w:rPr>
      <w:rFonts w:ascii="Calibri" w:hAnsi="Calibri" w:eastAsia="Calibri" w:cs="Calibri"/>
      <w:color w:val="2E75B5"/>
      <w:sz w:val="24"/>
      <w:szCs w:val="24"/>
    </w:rPr>
  </w:style>
  <w:style w:type="paragraph" w:styleId="6">
    <w:name w:val="heading 5"/>
    <w:basedOn w:val="1"/>
    <w:next w:val="1"/>
    <w:qFormat/>
    <w:uiPriority w:val="0"/>
    <w:pPr>
      <w:keepNext/>
      <w:keepLines/>
      <w:spacing w:before="40" w:after="0"/>
    </w:pPr>
    <w:rPr>
      <w:rFonts w:ascii="Calibri" w:hAnsi="Calibri" w:eastAsia="Calibri" w:cs="Calibri"/>
      <w:smallCaps/>
      <w:color w:val="2E75B5"/>
    </w:rPr>
  </w:style>
  <w:style w:type="paragraph" w:styleId="7">
    <w:name w:val="heading 6"/>
    <w:basedOn w:val="1"/>
    <w:next w:val="1"/>
    <w:qFormat/>
    <w:uiPriority w:val="0"/>
    <w:pPr>
      <w:keepNext/>
      <w:keepLines/>
      <w:spacing w:before="40" w:after="0"/>
    </w:pPr>
    <w:rPr>
      <w:rFonts w:ascii="Calibri" w:hAnsi="Calibri" w:eastAsia="Calibri" w:cs="Calibri"/>
      <w:i/>
      <w:iCs/>
      <w:smallCaps/>
      <w:color w:val="1F4E7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spacing w:after="240" w:line="240" w:lineRule="auto"/>
    </w:pPr>
    <w:rPr>
      <w:rFonts w:ascii="Calibri" w:hAnsi="Calibri" w:eastAsia="Calibri" w:cs="Calibri"/>
      <w:color w:val="5B9BD5"/>
      <w:sz w:val="28"/>
      <w:szCs w:val="28"/>
    </w:rPr>
  </w:style>
  <w:style w:type="paragraph" w:styleId="11">
    <w:name w:val="Title"/>
    <w:basedOn w:val="1"/>
    <w:next w:val="1"/>
    <w:qFormat/>
    <w:uiPriority w:val="0"/>
    <w:pPr>
      <w:spacing w:after="0" w:line="204" w:lineRule="auto"/>
    </w:pPr>
    <w:rPr>
      <w:rFonts w:ascii="Calibri" w:hAnsi="Calibri" w:eastAsia="Calibri" w:cs="Calibri"/>
      <w:smallCaps/>
      <w:color w:val="44546A"/>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cPr>
        <w:tcBorders>
          <w:top w:val="single" w:color="A5A5A5"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 w:type="table" w:customStyle="1" w:styleId="15">
    <w:name w:val="_Style 12"/>
    <w:basedOn w:val="12"/>
    <w:qFormat/>
    <w:uiPriority w:val="0"/>
    <w:pPr>
      <w:spacing w:after="0" w:line="240" w:lineRule="auto"/>
    </w:pPr>
    <w:tblPr>
      <w:tblCellMar>
        <w:top w:w="0" w:type="dxa"/>
        <w:left w:w="108" w:type="dxa"/>
        <w:bottom w:w="0" w:type="dxa"/>
        <w:right w:w="108" w:type="dxa"/>
      </w:tblCellMar>
    </w:tblPr>
    <w:tblStylePr w:type="firstRow">
      <w:rPr>
        <w:b/>
        <w:bCs/>
      </w:rPr>
      <w:tcPr>
        <w:tcBorders>
          <w:bottom w:val="single" w:color="FFD965" w:sz="12" w:space="0"/>
        </w:tcBorders>
      </w:tcPr>
    </w:tblStylePr>
    <w:tblStylePr w:type="lastRow">
      <w:rPr>
        <w:b/>
        <w:bCs/>
      </w:rPr>
      <w:tcPr>
        <w:tcBorders>
          <w:top w:val="single" w:color="FFD965" w:sz="4" w:space="0"/>
        </w:tcBorders>
      </w:tcPr>
    </w:tblStylePr>
    <w:tblStylePr w:type="firstCol">
      <w:rPr>
        <w:b/>
        <w:bCs/>
      </w:rPr>
    </w:tblStylePr>
    <w:tblStylePr w:type="lastCol">
      <w:rPr>
        <w:b/>
        <w:bCs/>
      </w:rPr>
    </w:tblStylePr>
  </w:style>
  <w:style w:type="table" w:customStyle="1" w:styleId="16">
    <w:name w:val="_Style 13"/>
    <w:basedOn w:val="12"/>
    <w:uiPriority w:val="0"/>
    <w:tblPr>
      <w:tblCellMar>
        <w:top w:w="0" w:type="dxa"/>
        <w:left w:w="115" w:type="dxa"/>
        <w:bottom w:w="0" w:type="dxa"/>
        <w:right w:w="115" w:type="dxa"/>
      </w:tblCellMar>
    </w:tblPr>
  </w:style>
  <w:style w:type="table" w:customStyle="1" w:styleId="17">
    <w:name w:val="_Style 14"/>
    <w:basedOn w:val="12"/>
    <w:uiPriority w:val="0"/>
    <w:pPr>
      <w:spacing w:after="0" w:line="240" w:lineRule="auto"/>
    </w:pPr>
    <w:tblPr>
      <w:tblCellMar>
        <w:top w:w="0" w:type="dxa"/>
        <w:left w:w="108" w:type="dxa"/>
        <w:bottom w:w="0" w:type="dxa"/>
        <w:right w:w="108" w:type="dxa"/>
      </w:tblCellMar>
    </w:tblPr>
    <w:tblStylePr w:type="firstRow">
      <w:rPr>
        <w:b/>
        <w:bCs/>
      </w:rPr>
      <w:tcPr>
        <w:tcBorders>
          <w:bottom w:val="single" w:color="F4B083" w:sz="12" w:space="0"/>
        </w:tcBorders>
      </w:tcPr>
    </w:tblStylePr>
    <w:tblStylePr w:type="lastRow">
      <w:rPr>
        <w:b/>
        <w:bCs/>
      </w:rPr>
      <w:tcPr>
        <w:tcBorders>
          <w:top w:val="single" w:color="F4B083" w:sz="4" w:space="0"/>
        </w:tcBorders>
      </w:tcPr>
    </w:tblStylePr>
    <w:tblStylePr w:type="firstCol">
      <w:rPr>
        <w:b/>
        <w:bCs/>
      </w:rPr>
    </w:tblStylePr>
    <w:tblStylePr w:type="lastCol">
      <w:rPr>
        <w:b/>
        <w:bCs/>
      </w:rPr>
    </w:tblStylePr>
  </w:style>
  <w:style w:type="table" w:customStyle="1" w:styleId="18">
    <w:name w:val="_Style 15"/>
    <w:basedOn w:val="12"/>
    <w:uiPriority w:val="0"/>
    <w:pPr>
      <w:spacing w:after="0" w:line="240" w:lineRule="auto"/>
    </w:pPr>
    <w:tblPr>
      <w:tblCellMar>
        <w:top w:w="0" w:type="dxa"/>
        <w:left w:w="108" w:type="dxa"/>
        <w:bottom w:w="0" w:type="dxa"/>
        <w:right w:w="108" w:type="dxa"/>
      </w:tblCellMar>
    </w:tblPr>
    <w:tblStylePr w:type="firstRow">
      <w:rPr>
        <w:b/>
        <w:bCs/>
        <w:color w:val="FFFFFF"/>
      </w:rPr>
      <w:tcPr>
        <w:tcBorders>
          <w:top w:val="single" w:color="FFC000" w:sz="4" w:space="0"/>
          <w:left w:val="single" w:color="FFC000" w:sz="4" w:space="0"/>
          <w:bottom w:val="single" w:color="FFC000" w:sz="4" w:space="0"/>
          <w:right w:val="single" w:color="FFC000" w:sz="4" w:space="0"/>
          <w:insideH w:val="nil"/>
          <w:insideV w:val="nil"/>
        </w:tcBorders>
        <w:shd w:val="clear" w:color="auto" w:fill="FFC000"/>
      </w:tcPr>
    </w:tblStylePr>
    <w:tblStylePr w:type="lastRow">
      <w:rPr>
        <w:b/>
        <w:bCs/>
      </w:rPr>
      <w:tcPr>
        <w:tcBorders>
          <w:top w:val="single" w:color="FFC000" w:sz="4" w:space="0"/>
        </w:tcBorders>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table" w:customStyle="1" w:styleId="19">
    <w:name w:val="_Style 16"/>
    <w:basedOn w:val="12"/>
    <w:uiPriority w:val="0"/>
    <w:pPr>
      <w:spacing w:after="0" w:line="240" w:lineRule="auto"/>
    </w:pPr>
    <w:tblPr>
      <w:tblCellMar>
        <w:top w:w="0" w:type="dxa"/>
        <w:left w:w="108" w:type="dxa"/>
        <w:bottom w:w="0" w:type="dxa"/>
        <w:right w:w="108" w:type="dxa"/>
      </w:tblCellMar>
    </w:tblPr>
    <w:tblStylePr w:type="firstRow">
      <w:rPr>
        <w:b/>
        <w:bCs/>
        <w:color w:val="FFFFFF"/>
      </w:rPr>
      <w:tcPr>
        <w:tcBorders>
          <w:top w:val="single" w:color="FFC000" w:sz="4" w:space="0"/>
          <w:left w:val="single" w:color="FFC000" w:sz="4" w:space="0"/>
          <w:bottom w:val="single" w:color="FFC000" w:sz="4" w:space="0"/>
          <w:right w:val="single" w:color="FFC000" w:sz="4" w:space="0"/>
          <w:insideH w:val="nil"/>
          <w:insideV w:val="nil"/>
        </w:tcBorders>
        <w:shd w:val="clear" w:color="auto" w:fill="FFC000"/>
      </w:tcPr>
    </w:tblStylePr>
    <w:tblStylePr w:type="lastRow">
      <w:rPr>
        <w:b/>
        <w:bCs/>
      </w:rPr>
      <w:tcPr>
        <w:tcBorders>
          <w:top w:val="single" w:color="FFC000" w:sz="4" w:space="0"/>
        </w:tcBorders>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table" w:customStyle="1" w:styleId="20">
    <w:name w:val="_Style 17"/>
    <w:basedOn w:val="12"/>
    <w:uiPriority w:val="0"/>
    <w:pPr>
      <w:spacing w:after="0" w:line="240" w:lineRule="auto"/>
    </w:pPr>
    <w:tblPr>
      <w:tblCellMar>
        <w:top w:w="0" w:type="dxa"/>
        <w:left w:w="108" w:type="dxa"/>
        <w:bottom w:w="0" w:type="dxa"/>
        <w:right w:w="108" w:type="dxa"/>
      </w:tblCellMar>
    </w:tblPr>
    <w:tblStylePr w:type="firstRow">
      <w:rPr>
        <w:b/>
        <w:bCs/>
        <w:color w:val="FFFFFF"/>
      </w:rPr>
      <w:tcPr>
        <w:tcBorders>
          <w:top w:val="single" w:color="FFC000" w:sz="4" w:space="0"/>
          <w:left w:val="single" w:color="FFC000" w:sz="4" w:space="0"/>
          <w:bottom w:val="single" w:color="FFC000" w:sz="4" w:space="0"/>
          <w:right w:val="single" w:color="FFC000" w:sz="4" w:space="0"/>
          <w:insideH w:val="nil"/>
          <w:insideV w:val="nil"/>
        </w:tcBorders>
        <w:shd w:val="clear" w:color="auto" w:fill="FFC000"/>
      </w:tcPr>
    </w:tblStylePr>
    <w:tblStylePr w:type="lastRow">
      <w:rPr>
        <w:b/>
        <w:bCs/>
      </w:rPr>
      <w:tcPr>
        <w:tcBorders>
          <w:top w:val="single" w:color="FFC000" w:sz="4" w:space="0"/>
        </w:tcBorders>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table" w:customStyle="1" w:styleId="21">
    <w:name w:val="_Style 18"/>
    <w:basedOn w:val="12"/>
    <w:uiPriority w:val="0"/>
    <w:pPr>
      <w:spacing w:after="0" w:line="240" w:lineRule="auto"/>
    </w:pPr>
    <w:tblPr>
      <w:tblCellMar>
        <w:top w:w="0" w:type="dxa"/>
        <w:left w:w="108" w:type="dxa"/>
        <w:bottom w:w="0" w:type="dxa"/>
        <w:right w:w="108" w:type="dxa"/>
      </w:tblCellMar>
    </w:tblPr>
  </w:style>
  <w:style w:type="table" w:customStyle="1" w:styleId="22">
    <w:name w:val="_Style 19"/>
    <w:basedOn w:val="12"/>
    <w:qFormat/>
    <w:uiPriority w:val="0"/>
    <w:pPr>
      <w:spacing w:after="0" w:line="240" w:lineRule="auto"/>
    </w:pPr>
    <w:tblPr>
      <w:tblCellMar>
        <w:top w:w="0" w:type="dxa"/>
        <w:left w:w="108" w:type="dxa"/>
        <w:bottom w:w="0" w:type="dxa"/>
        <w:right w:w="108" w:type="dxa"/>
      </w:tblCellMar>
    </w:tblPr>
  </w:style>
  <w:style w:type="table" w:customStyle="1" w:styleId="23">
    <w:name w:val="_Style 20"/>
    <w:basedOn w:val="12"/>
    <w:uiPriority w:val="0"/>
    <w:pPr>
      <w:spacing w:after="0" w:line="240" w:lineRule="auto"/>
    </w:pPr>
    <w:tblPr>
      <w:tblCellMar>
        <w:top w:w="0" w:type="dxa"/>
        <w:left w:w="108" w:type="dxa"/>
        <w:bottom w:w="0" w:type="dxa"/>
        <w:right w:w="108" w:type="dxa"/>
      </w:tblCellMar>
    </w:tblPr>
  </w:style>
  <w:style w:type="table" w:customStyle="1" w:styleId="24">
    <w:name w:val="_Style 21"/>
    <w:basedOn w:val="12"/>
    <w:uiPriority w:val="0"/>
    <w:pPr>
      <w:spacing w:after="0" w:line="240" w:lineRule="auto"/>
    </w:pPr>
    <w:tblPr>
      <w:tblCellMar>
        <w:top w:w="0" w:type="dxa"/>
        <w:left w:w="108" w:type="dxa"/>
        <w:bottom w:w="0" w:type="dxa"/>
        <w:right w:w="108" w:type="dxa"/>
      </w:tblCellMar>
    </w:tblPr>
  </w:style>
  <w:style w:type="table" w:customStyle="1" w:styleId="25">
    <w:name w:val="_Style 22"/>
    <w:basedOn w:val="12"/>
    <w:uiPriority w:val="0"/>
    <w:pPr>
      <w:spacing w:after="0" w:line="240" w:lineRule="auto"/>
    </w:pPr>
    <w:tblPr>
      <w:tblCellMar>
        <w:top w:w="0" w:type="dxa"/>
        <w:left w:w="108" w:type="dxa"/>
        <w:bottom w:w="0" w:type="dxa"/>
        <w:right w:w="108" w:type="dxa"/>
      </w:tblCellMar>
    </w:tblPr>
  </w:style>
  <w:style w:type="table" w:customStyle="1" w:styleId="26">
    <w:name w:val="_Style 23"/>
    <w:basedOn w:val="12"/>
    <w:uiPriority w:val="0"/>
    <w:pPr>
      <w:spacing w:after="0" w:line="240" w:lineRule="auto"/>
    </w:pPr>
    <w:tblPr>
      <w:tblCellMar>
        <w:top w:w="0" w:type="dxa"/>
        <w:left w:w="108" w:type="dxa"/>
        <w:bottom w:w="0" w:type="dxa"/>
        <w:right w:w="108" w:type="dxa"/>
      </w:tblCellMar>
    </w:tblPr>
  </w:style>
  <w:style w:type="table" w:customStyle="1" w:styleId="27">
    <w:name w:val="_Style 24"/>
    <w:basedOn w:val="12"/>
    <w:qFormat/>
    <w:uiPriority w:val="0"/>
    <w:tblPr>
      <w:tblCellMar>
        <w:top w:w="0" w:type="dxa"/>
        <w:left w:w="0" w:type="dxa"/>
        <w:bottom w:w="0" w:type="dxa"/>
        <w:right w:w="0" w:type="dxa"/>
      </w:tblCellMar>
    </w:tblPr>
  </w:style>
  <w:style w:type="table" w:customStyle="1" w:styleId="28">
    <w:name w:val="_Style 25"/>
    <w:basedOn w:val="12"/>
    <w:qFormat/>
    <w:uiPriority w:val="0"/>
    <w:pPr>
      <w:spacing w:after="0" w:line="240" w:lineRule="auto"/>
    </w:pPr>
    <w:tblPr>
      <w:tblCellMar>
        <w:top w:w="0" w:type="dxa"/>
        <w:left w:w="108" w:type="dxa"/>
        <w:bottom w:w="0" w:type="dxa"/>
        <w:right w:w="108" w:type="dxa"/>
      </w:tblCellMar>
    </w:tblPr>
  </w:style>
  <w:style w:type="table" w:customStyle="1" w:styleId="29">
    <w:name w:val="_Style 26"/>
    <w:basedOn w:val="12"/>
    <w:qFormat/>
    <w:uiPriority w:val="0"/>
    <w:pPr>
      <w:spacing w:after="0" w:line="240" w:lineRule="auto"/>
    </w:pPr>
    <w:tblPr>
      <w:tblCellMar>
        <w:top w:w="0" w:type="dxa"/>
        <w:left w:w="108" w:type="dxa"/>
        <w:bottom w:w="0" w:type="dxa"/>
        <w:right w:w="108" w:type="dxa"/>
      </w:tblCellMar>
    </w:tblPr>
  </w:style>
  <w:style w:type="table" w:customStyle="1" w:styleId="30">
    <w:name w:val="_Style 27"/>
    <w:basedOn w:val="12"/>
    <w:uiPriority w:val="0"/>
    <w:pPr>
      <w:spacing w:after="0" w:line="240" w:lineRule="auto"/>
    </w:pPr>
    <w:tblPr>
      <w:tblCellMar>
        <w:top w:w="0" w:type="dxa"/>
        <w:left w:w="108" w:type="dxa"/>
        <w:bottom w:w="0" w:type="dxa"/>
        <w:right w:w="108" w:type="dxa"/>
      </w:tblCellMar>
    </w:tblPr>
  </w:style>
  <w:style w:type="table" w:customStyle="1" w:styleId="31">
    <w:name w:val="_Style 28"/>
    <w:basedOn w:val="12"/>
    <w:uiPriority w:val="0"/>
    <w:tblPr>
      <w:tblCellMar>
        <w:top w:w="0" w:type="dxa"/>
        <w:left w:w="115" w:type="dxa"/>
        <w:bottom w:w="0" w:type="dxa"/>
        <w:right w:w="115" w:type="dxa"/>
      </w:tblCellMar>
    </w:tblPr>
  </w:style>
  <w:style w:type="table" w:customStyle="1" w:styleId="32">
    <w:name w:val="_Style 29"/>
    <w:basedOn w:val="12"/>
    <w:uiPriority w:val="0"/>
    <w:tblPr>
      <w:tblCellMar>
        <w:top w:w="0" w:type="dxa"/>
        <w:left w:w="115" w:type="dxa"/>
        <w:bottom w:w="0" w:type="dxa"/>
        <w:right w:w="115" w:type="dxa"/>
      </w:tblCellMar>
    </w:tblPr>
  </w:style>
  <w:style w:type="table" w:customStyle="1" w:styleId="33">
    <w:name w:val="_Style 30"/>
    <w:basedOn w:val="12"/>
    <w:uiPriority w:val="0"/>
    <w:tblPr>
      <w:tblCellMar>
        <w:top w:w="0" w:type="dxa"/>
        <w:left w:w="115" w:type="dxa"/>
        <w:bottom w:w="0" w:type="dxa"/>
        <w:right w:w="115" w:type="dxa"/>
      </w:tblCellMar>
    </w:tblPr>
  </w:style>
  <w:style w:type="table" w:customStyle="1" w:styleId="34">
    <w:name w:val="_Style 31"/>
    <w:basedOn w:val="12"/>
    <w:qFormat/>
    <w:uiPriority w:val="0"/>
    <w:tblPr>
      <w:tblCellMar>
        <w:top w:w="0" w:type="dxa"/>
        <w:left w:w="115" w:type="dxa"/>
        <w:bottom w:w="0" w:type="dxa"/>
        <w:right w:w="115" w:type="dxa"/>
      </w:tblCellMar>
    </w:tblPr>
  </w:style>
  <w:style w:type="table" w:customStyle="1" w:styleId="35">
    <w:name w:val="_Style 32"/>
    <w:basedOn w:val="12"/>
    <w:uiPriority w:val="0"/>
    <w:tblPr>
      <w:tblCellMar>
        <w:top w:w="0" w:type="dxa"/>
        <w:left w:w="115" w:type="dxa"/>
        <w:bottom w:w="0" w:type="dxa"/>
        <w:right w:w="115" w:type="dxa"/>
      </w:tblCellMar>
    </w:tblPr>
  </w:style>
  <w:style w:type="table" w:customStyle="1" w:styleId="36">
    <w:name w:val="_Style 33"/>
    <w:basedOn w:val="12"/>
    <w:uiPriority w:val="0"/>
    <w:tblPr>
      <w:tblCellMar>
        <w:top w:w="0" w:type="dxa"/>
        <w:left w:w="115" w:type="dxa"/>
        <w:bottom w:w="0" w:type="dxa"/>
        <w:right w:w="115" w:type="dxa"/>
      </w:tblCellMar>
    </w:tblPr>
  </w:style>
  <w:style w:type="table" w:customStyle="1" w:styleId="37">
    <w:name w:val="_Style 34"/>
    <w:basedOn w:val="12"/>
    <w:uiPriority w:val="0"/>
    <w:tblPr>
      <w:tblCellMar>
        <w:top w:w="0" w:type="dxa"/>
        <w:left w:w="115" w:type="dxa"/>
        <w:bottom w:w="0" w:type="dxa"/>
        <w:right w:w="115" w:type="dxa"/>
      </w:tblCellMar>
    </w:tblPr>
  </w:style>
  <w:style w:type="table" w:customStyle="1" w:styleId="38">
    <w:name w:val="_Style 35"/>
    <w:basedOn w:val="12"/>
    <w:uiPriority w:val="0"/>
    <w:tblPr>
      <w:tblCellMar>
        <w:top w:w="0" w:type="dxa"/>
        <w:left w:w="115" w:type="dxa"/>
        <w:bottom w:w="0" w:type="dxa"/>
        <w:right w:w="115" w:type="dxa"/>
      </w:tblCellMar>
    </w:tblPr>
  </w:style>
  <w:style w:type="table" w:customStyle="1" w:styleId="39">
    <w:name w:val="_Style 36"/>
    <w:basedOn w:val="12"/>
    <w:uiPriority w:val="0"/>
    <w:tblPr>
      <w:tblCellMar>
        <w:top w:w="0" w:type="dxa"/>
        <w:left w:w="115" w:type="dxa"/>
        <w:bottom w:w="0" w:type="dxa"/>
        <w:right w:w="115" w:type="dxa"/>
      </w:tblCellMar>
    </w:tblPr>
  </w:style>
  <w:style w:type="table" w:customStyle="1" w:styleId="40">
    <w:name w:val="_Style 37"/>
    <w:basedOn w:val="12"/>
    <w:qFormat/>
    <w:uiPriority w:val="0"/>
    <w:tblPr>
      <w:tblCellMar>
        <w:top w:w="0" w:type="dxa"/>
        <w:left w:w="115" w:type="dxa"/>
        <w:bottom w:w="0" w:type="dxa"/>
        <w:right w:w="115" w:type="dxa"/>
      </w:tblCellMar>
    </w:tblPr>
  </w:style>
  <w:style w:type="table" w:customStyle="1" w:styleId="41">
    <w:name w:val="_Style 38"/>
    <w:basedOn w:val="12"/>
    <w:uiPriority w:val="0"/>
    <w:tblPr>
      <w:tblCellMar>
        <w:top w:w="0" w:type="dxa"/>
        <w:left w:w="115" w:type="dxa"/>
        <w:bottom w:w="0" w:type="dxa"/>
        <w:right w:w="115" w:type="dxa"/>
      </w:tblCellMar>
    </w:tblPr>
  </w:style>
  <w:style w:type="table" w:customStyle="1" w:styleId="42">
    <w:name w:val="_Style 39"/>
    <w:basedOn w:val="12"/>
    <w:uiPriority w:val="0"/>
    <w:tblPr>
      <w:tblCellMar>
        <w:top w:w="0" w:type="dxa"/>
        <w:left w:w="115" w:type="dxa"/>
        <w:bottom w:w="0" w:type="dxa"/>
        <w:right w:w="115" w:type="dxa"/>
      </w:tblCellMar>
    </w:tblPr>
  </w:style>
  <w:style w:type="table" w:customStyle="1" w:styleId="43">
    <w:name w:val="_Style 40"/>
    <w:basedOn w:val="12"/>
    <w:uiPriority w:val="0"/>
    <w:tblPr>
      <w:tblCellMar>
        <w:top w:w="0" w:type="dxa"/>
        <w:left w:w="115" w:type="dxa"/>
        <w:bottom w:w="0" w:type="dxa"/>
        <w:right w:w="115" w:type="dxa"/>
      </w:tblCellMar>
    </w:tblPr>
  </w:style>
  <w:style w:type="table" w:customStyle="1" w:styleId="44">
    <w:name w:val="_Style 41"/>
    <w:basedOn w:val="12"/>
    <w:uiPriority w:val="0"/>
    <w:tblPr>
      <w:tblCellMar>
        <w:top w:w="0" w:type="dxa"/>
        <w:left w:w="115" w:type="dxa"/>
        <w:bottom w:w="0" w:type="dxa"/>
        <w:right w:w="115" w:type="dxa"/>
      </w:tblCellMar>
    </w:tblPr>
  </w:style>
  <w:style w:type="table" w:customStyle="1" w:styleId="45">
    <w:name w:val="_Style 42"/>
    <w:basedOn w:val="12"/>
    <w:uiPriority w:val="0"/>
    <w:tblPr>
      <w:tblCellMar>
        <w:top w:w="0" w:type="dxa"/>
        <w:left w:w="115" w:type="dxa"/>
        <w:bottom w:w="0" w:type="dxa"/>
        <w:right w:w="115" w:type="dxa"/>
      </w:tblCellMar>
    </w:tblPr>
  </w:style>
  <w:style w:type="table" w:customStyle="1" w:styleId="46">
    <w:name w:val="_Style 43"/>
    <w:basedOn w:val="12"/>
    <w:qFormat/>
    <w:uiPriority w:val="0"/>
    <w:tblPr>
      <w:tblCellMar>
        <w:top w:w="0" w:type="dxa"/>
        <w:left w:w="115" w:type="dxa"/>
        <w:bottom w:w="0" w:type="dxa"/>
        <w:right w:w="115" w:type="dxa"/>
      </w:tblCellMar>
    </w:tblPr>
  </w:style>
  <w:style w:type="table" w:customStyle="1" w:styleId="47">
    <w:name w:val="_Style 44"/>
    <w:basedOn w:val="12"/>
    <w:uiPriority w:val="0"/>
    <w:tblPr>
      <w:tblCellMar>
        <w:top w:w="0" w:type="dxa"/>
        <w:left w:w="115" w:type="dxa"/>
        <w:bottom w:w="0" w:type="dxa"/>
        <w:right w:w="115" w:type="dxa"/>
      </w:tblCellMar>
    </w:tblPr>
  </w:style>
  <w:style w:type="table" w:customStyle="1" w:styleId="48">
    <w:name w:val="_Style 45"/>
    <w:basedOn w:val="12"/>
    <w:qFormat/>
    <w:uiPriority w:val="0"/>
    <w:tblPr>
      <w:tblCellMar>
        <w:top w:w="0" w:type="dxa"/>
        <w:left w:w="115" w:type="dxa"/>
        <w:bottom w:w="0" w:type="dxa"/>
        <w:right w:w="115" w:type="dxa"/>
      </w:tblCellMar>
    </w:tblPr>
  </w:style>
  <w:style w:type="table" w:customStyle="1" w:styleId="49">
    <w:name w:val="_Style 46"/>
    <w:basedOn w:val="12"/>
    <w:uiPriority w:val="0"/>
    <w:tblPr>
      <w:tblCellMar>
        <w:top w:w="0" w:type="dxa"/>
        <w:left w:w="115" w:type="dxa"/>
        <w:bottom w:w="0" w:type="dxa"/>
        <w:right w:w="115" w:type="dxa"/>
      </w:tblCellMar>
    </w:tblPr>
  </w:style>
  <w:style w:type="table" w:customStyle="1" w:styleId="50">
    <w:name w:val="_Style 47"/>
    <w:basedOn w:val="12"/>
    <w:uiPriority w:val="0"/>
    <w:tblPr>
      <w:tblCellMar>
        <w:top w:w="0" w:type="dxa"/>
        <w:left w:w="115" w:type="dxa"/>
        <w:bottom w:w="0" w:type="dxa"/>
        <w:right w:w="115" w:type="dxa"/>
      </w:tblCellMar>
    </w:tblPr>
  </w:style>
  <w:style w:type="table" w:customStyle="1" w:styleId="51">
    <w:name w:val="_Style 48"/>
    <w:basedOn w:val="12"/>
    <w:qFormat/>
    <w:uiPriority w:val="0"/>
    <w:tblPr>
      <w:tblCellMar>
        <w:top w:w="0" w:type="dxa"/>
        <w:left w:w="115" w:type="dxa"/>
        <w:bottom w:w="0" w:type="dxa"/>
        <w:right w:w="115" w:type="dxa"/>
      </w:tblCellMar>
    </w:tblPr>
  </w:style>
  <w:style w:type="table" w:customStyle="1" w:styleId="52">
    <w:name w:val="_Style 49"/>
    <w:basedOn w:val="12"/>
    <w:qFormat/>
    <w:uiPriority w:val="0"/>
    <w:tblPr>
      <w:tblCellMar>
        <w:top w:w="0" w:type="dxa"/>
        <w:left w:w="115" w:type="dxa"/>
        <w:bottom w:w="0" w:type="dxa"/>
        <w:right w:w="115" w:type="dxa"/>
      </w:tblCellMar>
    </w:tblPr>
  </w:style>
  <w:style w:type="table" w:customStyle="1" w:styleId="53">
    <w:name w:val="_Style 50"/>
    <w:basedOn w:val="12"/>
    <w:qFormat/>
    <w:uiPriority w:val="0"/>
    <w:tblPr>
      <w:tblCellMar>
        <w:top w:w="0" w:type="dxa"/>
        <w:left w:w="115" w:type="dxa"/>
        <w:bottom w:w="0" w:type="dxa"/>
        <w:right w:w="115" w:type="dxa"/>
      </w:tblCellMar>
    </w:tblPr>
  </w:style>
  <w:style w:type="table" w:customStyle="1" w:styleId="54">
    <w:name w:val="_Style 51"/>
    <w:basedOn w:val="12"/>
    <w:uiPriority w:val="0"/>
    <w:pPr>
      <w:spacing w:after="0" w:line="240" w:lineRule="auto"/>
    </w:pPr>
    <w:tblPr>
      <w:tblCellMar>
        <w:top w:w="0" w:type="dxa"/>
        <w:left w:w="108" w:type="dxa"/>
        <w:bottom w:w="0" w:type="dxa"/>
        <w:right w:w="108" w:type="dxa"/>
      </w:tblCellMar>
    </w:tblPr>
    <w:tblStylePr w:type="firstRow">
      <w:rPr>
        <w:b/>
        <w:bCs/>
        <w:color w:val="FFFFFF"/>
      </w:rPr>
      <w:tcPr>
        <w:tcBorders>
          <w:top w:val="single" w:color="70AD47" w:sz="4" w:space="0"/>
          <w:left w:val="single" w:color="70AD47" w:sz="4" w:space="0"/>
          <w:bottom w:val="single" w:color="70AD47" w:sz="4" w:space="0"/>
          <w:right w:val="single" w:color="70AD47" w:sz="4" w:space="0"/>
          <w:insideH w:val="nil"/>
          <w:insideV w:val="nil"/>
        </w:tcBorders>
        <w:shd w:val="clear" w:color="auto" w:fill="70AD47"/>
      </w:tcPr>
    </w:tblStylePr>
    <w:tblStylePr w:type="lastRow">
      <w:rPr>
        <w:b/>
        <w:bCs/>
      </w:rPr>
      <w:tcPr>
        <w:tcBorders>
          <w:top w:val="single" w:color="70AD47" w:sz="4" w:space="0"/>
        </w:tcBorders>
      </w:tcPr>
    </w:tblStylePr>
    <w:tblStylePr w:type="firstCol">
      <w:rPr>
        <w:b/>
        <w:bCs/>
      </w:rPr>
    </w:tblStylePr>
    <w:tblStylePr w:type="lastCol">
      <w:rPr>
        <w:b/>
        <w:bCs/>
      </w:rPr>
    </w:tblStylePr>
    <w:tblStylePr w:type="band1Vert">
      <w:tcPr>
        <w:shd w:val="clear" w:color="auto" w:fill="E2EFD9"/>
      </w:tcPr>
    </w:tblStylePr>
    <w:tblStylePr w:type="band1Horz">
      <w:tcPr>
        <w:shd w:val="clear" w:color="auto" w:fill="E2EFD9"/>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jvBBxFwj3svVJnH2YWWUU4BGg==">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59</Pages>
  <Words>381</Words>
  <Characters>1997</Characters>
  <TotalTime>4</TotalTime>
  <ScaleCrop>false</ScaleCrop>
  <LinksUpToDate>false</LinksUpToDate>
  <CharactersWithSpaces>2289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2026-10-09T12:06:21Z</dcterms:created>
  <dc:creator>ITPL-139</dc:creator>
  <cp:lastModifiedBy>QA SOMESH</cp:lastModifiedBy>
  <dcterms:modified xsi:type="dcterms:W3CDTF">2026-10-09T12:16:30Z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0x010100DB55CF1879E9A1438074867E01CA9588</vt:lpwstr>
  </property>
  <property fmtid="{D5CDD505-2E9C-101B-9397-08002B2CF9AE}" pid="3" name="MediaServiceImageTags">
    <vt:lpwstr>MediaServiceImageTags</vt:lpwstr>
  </property>
  <property fmtid="{D5CDD505-2E9C-101B-9397-08002B2CF9AE}" pid="4" name="KSOTemplateDocerSaveRecord">
    <vt:lpwstr>eyJoZGlkIjoiYjQ0ZjlkYWY5ZWE5NWI3NzdhNjczMDdhZDk1M2MzYmMiLCJ1c2VySWQiOiI1Njc1NzM0ODY2NzYifQ==</vt:lpwstr>
  </property>
  <property fmtid="{D5CDD505-2E9C-101B-9397-08002B2CF9AE}" pid="5" name="KSOProductBuildVer">
    <vt:lpwstr>1033-12.1.0.25242</vt:lpwstr>
  </property>
  <property fmtid="{D5CDD505-2E9C-101B-9397-08002B2CF9AE}" pid="6" name="ICV">
    <vt:lpwstr>16169E2C297B442883C71535ED5BAA56_12</vt:lpwstr>
  </property>
</Properties>
</file>