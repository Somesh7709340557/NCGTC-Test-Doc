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j4kq29ioyj7g"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7" name="Shape 7"/>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54" name="Shape 54"/>
                          <wps:spPr>
                            <a:xfrm>
                              <a:off x="0" y="0"/>
                              <a:ext cx="7315200" cy="1216152"/>
                            </a:xfrm>
                            <a:prstGeom prst="rect">
                              <a:avLst/>
                            </a:prstGeom>
                            <a:blipFill rotWithShape="1">
                              <a:blip r:embed="rId9">
                                <a:alphaModFix/>
                              </a:blip>
                              <a:stretch>
                                <a:fillRect b="0" l="0" r="-7574"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231140</wp:posOffset>
                </wp:positionV>
                <wp:extent cx="7315200" cy="1215391"/>
                <wp:effectExtent b="0" l="0" r="0" t="0"/>
                <wp:wrapNone/>
                <wp:docPr id="16"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7315200" cy="1215391"/>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10" name=""/>
                <a:graphic>
                  <a:graphicData uri="http://schemas.microsoft.com/office/word/2010/wordprocessingShape">
                    <wps:wsp>
                      <wps:cNvSpPr/>
                      <wps:cNvPr id="46" name="Shape 46"/>
                      <wps:spPr>
                        <a:xfrm>
                          <a:off x="1688400" y="3322800"/>
                          <a:ext cx="7315200" cy="914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8222933</wp:posOffset>
                </wp:positionV>
                <wp:extent cx="7324725" cy="923925"/>
                <wp:effectExtent b="0" l="0" r="0" t="0"/>
                <wp:wrapSquare wrapText="bothSides" distB="0" distT="0" distL="114300" distR="114300"/>
                <wp:docPr id="10"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7324725" cy="9239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19175"/>
                <wp:effectExtent b="0" l="0" r="0" t="0"/>
                <wp:wrapSquare wrapText="bothSides" distB="0" distT="0" distL="114300" distR="114300"/>
                <wp:docPr id="2" name=""/>
                <a:graphic>
                  <a:graphicData uri="http://schemas.microsoft.com/office/word/2010/wordprocessingShape">
                    <wps:wsp>
                      <wps:cNvSpPr/>
                      <wps:cNvPr id="3" name="Shape 3"/>
                      <wps:spPr>
                        <a:xfrm>
                          <a:off x="1688400" y="3275175"/>
                          <a:ext cx="7315200" cy="10096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28"/>
                                <w:vertAlign w:val="baseline"/>
                              </w:rPr>
                              <w:t xml:space="preserve">Abstract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5b9bd5"/>
                                <w:sz w:val="28"/>
                                <w:vertAlign w:val="baseline"/>
                              </w:rPr>
                            </w:r>
                            <w:r w:rsidDel="00000000" w:rsidR="00000000" w:rsidRPr="00000000">
                              <w:rPr>
                                <w:rFonts w:ascii="Arial" w:cs="Arial" w:eastAsia="Arial" w:hAnsi="Arial"/>
                                <w:b w:val="0"/>
                                <w:i w:val="0"/>
                                <w:smallCaps w:val="0"/>
                                <w:strike w:val="0"/>
                                <w:color w:val="595959"/>
                                <w:sz w:val="20"/>
                                <w:vertAlign w:val="baseline"/>
                              </w:rPr>
                              <w:t xml:space="preserve">This document summarizes functional needs of claims and recoveries that can be conducted on issued credit guarantee under Mudra scheme. </w:t>
                            </w:r>
                            <w:r w:rsidDel="00000000" w:rsidR="00000000" w:rsidRPr="00000000">
                              <w:rPr>
                                <w:rFonts w:ascii="Arial" w:cs="Arial" w:eastAsia="Arial" w:hAnsi="Arial"/>
                                <w:b w:val="0"/>
                                <w:i w:val="0"/>
                                <w:smallCaps w:val="0"/>
                                <w:strike w:val="0"/>
                                <w:color w:val="595959"/>
                                <w:sz w:val="20"/>
                                <w:vertAlign w:val="baseline"/>
                              </w:rPr>
                              <w:br w:type="textWrapping"/>
                            </w:r>
                            <w:r w:rsidDel="00000000" w:rsidR="00000000" w:rsidRPr="00000000">
                              <w:rPr>
                                <w:rFonts w:ascii="Arial" w:cs="Arial" w:eastAsia="Arial" w:hAnsi="Arial"/>
                                <w:b w:val="0"/>
                                <w:i w:val="0"/>
                                <w:smallCaps w:val="0"/>
                                <w:strike w:val="0"/>
                                <w:color w:val="595959"/>
                                <w:sz w:val="20"/>
                                <w:vertAlign w:val="baseline"/>
                              </w:rPr>
                              <w:t xml:space="preserve">Intention is to collate &amp; track functional specifications of underlying business processes for Mudra loan guarantee business and provide a firm base for further interpretations of software requirements &amp; specifications. </w:t>
                            </w: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7036118</wp:posOffset>
                </wp:positionV>
                <wp:extent cx="7324725" cy="1019175"/>
                <wp:effectExtent b="0" l="0" r="0" t="0"/>
                <wp:wrapSquare wrapText="bothSides" distB="0" distT="0" distL="114300" distR="11430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7324725" cy="10191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3" name=""/>
                <a:graphic>
                  <a:graphicData uri="http://schemas.microsoft.com/office/word/2010/wordprocessingShape">
                    <wps:wsp>
                      <wps:cNvSpPr/>
                      <wps:cNvPr id="49" name="Shape 49"/>
                      <wps:spPr>
                        <a:xfrm>
                          <a:off x="1688400" y="1960725"/>
                          <a:ext cx="7315200" cy="36385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1"/>
                                <w:strike w:val="0"/>
                                <w:color w:val="5b9bd5"/>
                                <w:sz w:val="64"/>
                                <w:vertAlign w:val="baseline"/>
                              </w:rPr>
                              <w:t xml:space="preserve">BUSINESS REQUIREMENT DOCUMENT</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5b9bd5"/>
                                <w:sz w:val="64"/>
                                <w:vertAlign w:val="baseline"/>
                              </w:rPr>
                            </w:r>
                            <w:r w:rsidDel="00000000" w:rsidR="00000000" w:rsidRPr="00000000">
                              <w:rPr>
                                <w:rFonts w:ascii="Calibri" w:cs="Calibri" w:eastAsia="Calibri" w:hAnsi="Calibri"/>
                                <w:b w:val="0"/>
                                <w:i w:val="0"/>
                                <w:smallCaps w:val="0"/>
                                <w:strike w:val="0"/>
                                <w:color w:val="404040"/>
                                <w:sz w:val="36"/>
                                <w:vertAlign w:val="baseline"/>
                              </w:rPr>
                              <w:t xml:space="preserve">Claims &amp; Recoveries for Mudra Loan Scheme</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3012758</wp:posOffset>
                </wp:positionV>
                <wp:extent cx="7324725" cy="3648075"/>
                <wp:effectExtent b="0" l="0" r="0" t="0"/>
                <wp:wrapSquare wrapText="bothSides" distB="0" distT="0" distL="114300" distR="114300"/>
                <wp:docPr id="13"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324725" cy="3648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rFonts w:ascii="Arial Narrow" w:cs="Arial Narrow" w:eastAsia="Arial Narrow" w:hAnsi="Arial Narrow"/>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Document Version History</w:t>
      </w:r>
    </w:p>
    <w:tbl>
      <w:tblPr>
        <w:tblStyle w:val="Table1"/>
        <w:tblW w:w="9350.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574"/>
        <w:gridCol w:w="3731"/>
        <w:gridCol w:w="1800"/>
        <w:gridCol w:w="2245"/>
        <w:tblGridChange w:id="0">
          <w:tblGrid>
            <w:gridCol w:w="1574"/>
            <w:gridCol w:w="3731"/>
            <w:gridCol w:w="1800"/>
            <w:gridCol w:w="2245"/>
          </w:tblGrid>
        </w:tblGridChange>
      </w:tblGrid>
      <w:tr>
        <w:trPr>
          <w:cantSplit w:val="0"/>
          <w:tblHeader w:val="0"/>
        </w:trPr>
        <w:tc>
          <w:tcPr/>
          <w:p w:rsidR="00000000" w:rsidDel="00000000" w:rsidP="00000000" w:rsidRDefault="00000000" w:rsidRPr="00000000" w14:paraId="00000007">
            <w:pPr>
              <w:rPr>
                <w:b w:val="0"/>
                <w:bCs w:val="0"/>
                <w:sz w:val="20"/>
                <w:szCs w:val="20"/>
              </w:rPr>
            </w:pPr>
            <w:r w:rsidDel="00000000" w:rsidR="00000000" w:rsidRPr="00000000">
              <w:rPr>
                <w:b w:val="0"/>
                <w:bCs w:val="0"/>
                <w:sz w:val="20"/>
                <w:szCs w:val="20"/>
                <w:rtl w:val="0"/>
              </w:rPr>
              <w:t xml:space="preserve">Version No.</w:t>
            </w:r>
          </w:p>
        </w:tc>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Remarks</w:t>
            </w:r>
          </w:p>
        </w:tc>
        <w:tc>
          <w:tcPr/>
          <w:p w:rsidR="00000000" w:rsidDel="00000000" w:rsidP="00000000" w:rsidRDefault="00000000" w:rsidRPr="00000000" w14:paraId="00000009">
            <w:pPr>
              <w:rPr>
                <w:b w:val="0"/>
                <w:bCs w:val="0"/>
                <w:sz w:val="20"/>
                <w:szCs w:val="20"/>
              </w:rPr>
            </w:pPr>
            <w:r w:rsidDel="00000000" w:rsidR="00000000" w:rsidRPr="00000000">
              <w:rPr>
                <w:b w:val="0"/>
                <w:bCs w:val="0"/>
                <w:sz w:val="20"/>
                <w:szCs w:val="20"/>
                <w:rtl w:val="0"/>
              </w:rPr>
              <w:t xml:space="preserve">Date</w:t>
            </w:r>
          </w:p>
        </w:tc>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Author</w:t>
            </w:r>
          </w:p>
        </w:tc>
      </w:tr>
      <w:tr>
        <w:trPr>
          <w:cantSplit w:val="0"/>
          <w:tblHeader w:val="0"/>
        </w:trPr>
        <w:tc>
          <w:tcPr/>
          <w:p w:rsidR="00000000" w:rsidDel="00000000" w:rsidP="00000000" w:rsidRDefault="00000000" w:rsidRPr="00000000" w14:paraId="0000000B">
            <w:pPr>
              <w:rPr>
                <w:b w:val="0"/>
                <w:bCs w:val="0"/>
                <w:sz w:val="20"/>
                <w:szCs w:val="20"/>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0C">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000D">
            <w:pPr>
              <w:rPr>
                <w:sz w:val="20"/>
                <w:szCs w:val="20"/>
              </w:rPr>
            </w:pPr>
            <w:r w:rsidDel="00000000" w:rsidR="00000000" w:rsidRPr="00000000">
              <w:rPr>
                <w:sz w:val="20"/>
                <w:szCs w:val="20"/>
                <w:rtl w:val="0"/>
              </w:rPr>
              <w:t xml:space="preserve">28-02-2024</w:t>
            </w:r>
          </w:p>
        </w:tc>
        <w:tc>
          <w:tcPr/>
          <w:p w:rsidR="00000000" w:rsidDel="00000000" w:rsidP="00000000" w:rsidRDefault="00000000" w:rsidRPr="00000000" w14:paraId="0000000E">
            <w:pPr>
              <w:rPr>
                <w:sz w:val="20"/>
                <w:szCs w:val="20"/>
              </w:rPr>
            </w:pPr>
            <w:r w:rsidDel="00000000" w:rsidR="00000000" w:rsidRPr="00000000">
              <w:rPr>
                <w:sz w:val="20"/>
                <w:szCs w:val="20"/>
                <w:rtl w:val="0"/>
              </w:rPr>
              <w:t xml:space="preserve">Supriya Shinde-Dhuri</w:t>
            </w:r>
          </w:p>
        </w:tc>
      </w:tr>
      <w:tr>
        <w:trPr>
          <w:cantSplit w:val="0"/>
          <w:tblHeader w:val="0"/>
        </w:trPr>
        <w:tc>
          <w:tcPr/>
          <w:p w:rsidR="00000000" w:rsidDel="00000000" w:rsidP="00000000" w:rsidRDefault="00000000" w:rsidRPr="00000000" w14:paraId="0000000F">
            <w:pPr>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010">
            <w:pPr>
              <w:rPr>
                <w:sz w:val="20"/>
                <w:szCs w:val="20"/>
              </w:rPr>
            </w:pPr>
            <w:r w:rsidDel="00000000" w:rsidR="00000000" w:rsidRPr="00000000">
              <w:rPr>
                <w:sz w:val="20"/>
                <w:szCs w:val="20"/>
                <w:rtl w:val="0"/>
              </w:rPr>
              <w:t xml:space="preserve">Worked on observations shared by divya mam</w:t>
            </w:r>
          </w:p>
        </w:tc>
        <w:tc>
          <w:tcPr/>
          <w:p w:rsidR="00000000" w:rsidDel="00000000" w:rsidP="00000000" w:rsidRDefault="00000000" w:rsidRPr="00000000" w14:paraId="00000011">
            <w:pPr>
              <w:rPr>
                <w:sz w:val="20"/>
                <w:szCs w:val="20"/>
              </w:rPr>
            </w:pPr>
            <w:r w:rsidDel="00000000" w:rsidR="00000000" w:rsidRPr="00000000">
              <w:rPr>
                <w:sz w:val="20"/>
                <w:szCs w:val="20"/>
                <w:rtl w:val="0"/>
              </w:rPr>
              <w:t xml:space="preserve">4-04-2024</w:t>
            </w:r>
          </w:p>
        </w:tc>
        <w:tc>
          <w:tcPr/>
          <w:p w:rsidR="00000000" w:rsidDel="00000000" w:rsidP="00000000" w:rsidRDefault="00000000" w:rsidRPr="00000000" w14:paraId="00000012">
            <w:pPr>
              <w:rPr>
                <w:sz w:val="20"/>
                <w:szCs w:val="20"/>
              </w:rPr>
            </w:pPr>
            <w:r w:rsidDel="00000000" w:rsidR="00000000" w:rsidRPr="00000000">
              <w:rPr>
                <w:sz w:val="20"/>
                <w:szCs w:val="20"/>
                <w:rtl w:val="0"/>
              </w:rPr>
              <w:t xml:space="preserve">Deepti Pujari &amp; Supriya Shinde</w:t>
            </w:r>
          </w:p>
        </w:tc>
      </w:tr>
      <w:tr>
        <w:trPr>
          <w:cantSplit w:val="0"/>
          <w:tblHeader w:val="0"/>
        </w:trPr>
        <w:tc>
          <w:tcPr/>
          <w:p w:rsidR="00000000" w:rsidDel="00000000" w:rsidP="00000000" w:rsidRDefault="00000000" w:rsidRPr="00000000" w14:paraId="00000013">
            <w:pPr>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014">
            <w:pPr>
              <w:rPr>
                <w:sz w:val="20"/>
                <w:szCs w:val="20"/>
              </w:rPr>
            </w:pPr>
            <w:r w:rsidDel="00000000" w:rsidR="00000000" w:rsidRPr="00000000">
              <w:rPr>
                <w:sz w:val="20"/>
                <w:szCs w:val="20"/>
                <w:rtl w:val="0"/>
              </w:rPr>
              <w:t xml:space="preserve">Worked on observations shared by divya mam</w:t>
            </w:r>
          </w:p>
        </w:tc>
        <w:tc>
          <w:tcPr/>
          <w:p w:rsidR="00000000" w:rsidDel="00000000" w:rsidP="00000000" w:rsidRDefault="00000000" w:rsidRPr="00000000" w14:paraId="00000015">
            <w:pPr>
              <w:rPr>
                <w:sz w:val="20"/>
                <w:szCs w:val="20"/>
              </w:rPr>
            </w:pPr>
            <w:r w:rsidDel="00000000" w:rsidR="00000000" w:rsidRPr="00000000">
              <w:rPr>
                <w:sz w:val="20"/>
                <w:szCs w:val="20"/>
                <w:rtl w:val="0"/>
              </w:rPr>
              <w:t xml:space="preserve">15-04-2024</w:t>
            </w:r>
          </w:p>
        </w:tc>
        <w:tc>
          <w:tcPr/>
          <w:p w:rsidR="00000000" w:rsidDel="00000000" w:rsidP="00000000" w:rsidRDefault="00000000" w:rsidRPr="00000000" w14:paraId="00000016">
            <w:pPr>
              <w:rPr>
                <w:sz w:val="20"/>
                <w:szCs w:val="20"/>
              </w:rPr>
            </w:pPr>
            <w:r w:rsidDel="00000000" w:rsidR="00000000" w:rsidRPr="00000000">
              <w:rPr>
                <w:sz w:val="20"/>
                <w:szCs w:val="20"/>
                <w:rtl w:val="0"/>
              </w:rPr>
              <w:t xml:space="preserve">Deepti Pujari &amp; Supriya Shinde</w:t>
            </w:r>
          </w:p>
        </w:tc>
      </w:tr>
      <w:tr>
        <w:trPr>
          <w:cantSplit w:val="0"/>
          <w:tblHeader w:val="0"/>
        </w:trPr>
        <w:tc>
          <w:tcPr/>
          <w:p w:rsidR="00000000" w:rsidDel="00000000" w:rsidP="00000000" w:rsidRDefault="00000000" w:rsidRPr="00000000" w14:paraId="00000017">
            <w:pPr>
              <w:rPr>
                <w:sz w:val="20"/>
                <w:szCs w:val="20"/>
              </w:rPr>
            </w:pPr>
            <w:r w:rsidDel="00000000" w:rsidR="00000000" w:rsidRPr="00000000">
              <w:rPr>
                <w:sz w:val="20"/>
                <w:szCs w:val="20"/>
                <w:rtl w:val="0"/>
              </w:rPr>
              <w:t xml:space="preserve">4.0</w:t>
            </w:r>
          </w:p>
        </w:tc>
        <w:tc>
          <w:tcPr/>
          <w:p w:rsidR="00000000" w:rsidDel="00000000" w:rsidP="00000000" w:rsidRDefault="00000000" w:rsidRPr="00000000" w14:paraId="00000018">
            <w:pPr>
              <w:rPr>
                <w:sz w:val="20"/>
                <w:szCs w:val="20"/>
              </w:rPr>
            </w:pPr>
            <w:r w:rsidDel="00000000" w:rsidR="00000000" w:rsidRPr="00000000">
              <w:rPr>
                <w:sz w:val="20"/>
                <w:szCs w:val="20"/>
                <w:rtl w:val="0"/>
              </w:rPr>
              <w:t xml:space="preserve">Worked on observations shared by divya mam</w:t>
            </w:r>
          </w:p>
        </w:tc>
        <w:tc>
          <w:tcPr/>
          <w:p w:rsidR="00000000" w:rsidDel="00000000" w:rsidP="00000000" w:rsidRDefault="00000000" w:rsidRPr="00000000" w14:paraId="00000019">
            <w:pPr>
              <w:rPr>
                <w:sz w:val="20"/>
                <w:szCs w:val="20"/>
              </w:rPr>
            </w:pPr>
            <w:r w:rsidDel="00000000" w:rsidR="00000000" w:rsidRPr="00000000">
              <w:rPr>
                <w:sz w:val="20"/>
                <w:szCs w:val="20"/>
                <w:rtl w:val="0"/>
              </w:rPr>
              <w:t xml:space="preserve">29-04-2024</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Deepti Pujari &amp; Supriya Shinde</w:t>
            </w:r>
          </w:p>
        </w:tc>
      </w:tr>
      <w:tr>
        <w:trPr>
          <w:cantSplit w:val="0"/>
          <w:tblHeader w:val="0"/>
        </w:trPr>
        <w:tc>
          <w:tcPr/>
          <w:p w:rsidR="00000000" w:rsidDel="00000000" w:rsidP="00000000" w:rsidRDefault="00000000" w:rsidRPr="00000000" w14:paraId="0000001B">
            <w:pPr>
              <w:rPr>
                <w:sz w:val="20"/>
                <w:szCs w:val="20"/>
              </w:rPr>
            </w:pPr>
            <w:r w:rsidDel="00000000" w:rsidR="00000000" w:rsidRPr="00000000">
              <w:rPr>
                <w:sz w:val="20"/>
                <w:szCs w:val="20"/>
                <w:rtl w:val="0"/>
              </w:rPr>
              <w:t xml:space="preserve">5.0</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Validated during KT session.</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24-07-2025</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Pinkey</w:t>
            </w:r>
          </w:p>
        </w:tc>
      </w:tr>
      <w:tr>
        <w:trPr>
          <w:cantSplit w:val="0"/>
          <w:tblHeader w:val="0"/>
        </w:trPr>
        <w:tc>
          <w:tcPr/>
          <w:p w:rsidR="00000000" w:rsidDel="00000000" w:rsidP="00000000" w:rsidRDefault="00000000" w:rsidRPr="00000000" w14:paraId="0000001F">
            <w:pPr>
              <w:rPr>
                <w:sz w:val="20"/>
                <w:szCs w:val="20"/>
              </w:rPr>
            </w:pPr>
            <w:r w:rsidDel="00000000" w:rsidR="00000000" w:rsidRPr="00000000">
              <w:rPr>
                <w:sz w:val="20"/>
                <w:szCs w:val="20"/>
                <w:rtl w:val="0"/>
              </w:rPr>
              <w:t xml:space="preserve">6.0 </w:t>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Claim management module – Return/Reject CR pointer addition </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Dec 2025 </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Pinkey </w:t>
            </w:r>
          </w:p>
        </w:tc>
      </w:tr>
      <w:tr>
        <w:trPr>
          <w:cantSplit w:val="0"/>
          <w:tblHeader w:val="0"/>
        </w:trPr>
        <w:tc>
          <w:tcPr/>
          <w:p w:rsidR="00000000" w:rsidDel="00000000" w:rsidP="00000000" w:rsidRDefault="00000000" w:rsidRPr="00000000" w14:paraId="00000023">
            <w:pPr>
              <w:rPr>
                <w:sz w:val="20"/>
                <w:szCs w:val="20"/>
              </w:rPr>
            </w:pPr>
            <w:r w:rsidDel="00000000" w:rsidR="00000000" w:rsidRPr="00000000">
              <w:rPr>
                <w:sz w:val="20"/>
                <w:szCs w:val="20"/>
                <w:rtl w:val="0"/>
              </w:rPr>
              <w:t xml:space="preserve">7.0</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Recovery calculation enhancement </w:t>
              <w:br w:type="textWrapping"/>
              <w:t xml:space="preserve">Final claim – Two new field addition </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8</w:t>
            </w:r>
            <w:r w:rsidDel="00000000" w:rsidR="00000000" w:rsidRPr="00000000">
              <w:rPr>
                <w:sz w:val="20"/>
                <w:szCs w:val="20"/>
                <w:vertAlign w:val="superscript"/>
                <w:rtl w:val="0"/>
              </w:rPr>
              <w:t xml:space="preserve">th</w:t>
            </w:r>
            <w:r w:rsidDel="00000000" w:rsidR="00000000" w:rsidRPr="00000000">
              <w:rPr>
                <w:sz w:val="20"/>
                <w:szCs w:val="20"/>
                <w:rtl w:val="0"/>
              </w:rPr>
              <w:t xml:space="preserve"> April 2026</w:t>
            </w:r>
          </w:p>
          <w:p w:rsidR="00000000" w:rsidDel="00000000" w:rsidP="00000000" w:rsidRDefault="00000000" w:rsidRPr="00000000" w14:paraId="00000026">
            <w:pPr>
              <w:rPr>
                <w:sz w:val="20"/>
                <w:szCs w:val="20"/>
              </w:rPr>
            </w:pPr>
            <w:r w:rsidDel="00000000" w:rsidR="00000000" w:rsidRPr="00000000">
              <w:rPr>
                <w:rtl w:val="0"/>
              </w:rPr>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Pinkey </w:t>
            </w:r>
          </w:p>
        </w:tc>
      </w:tr>
      <w:tr>
        <w:trPr>
          <w:cantSplit w:val="0"/>
          <w:tblHeader w:val="0"/>
        </w:trPr>
        <w:tc>
          <w:tcPr/>
          <w:p w:rsidR="00000000" w:rsidDel="00000000" w:rsidP="00000000" w:rsidRDefault="00000000" w:rsidRPr="00000000" w14:paraId="00000028">
            <w:pPr>
              <w:rPr>
                <w:sz w:val="20"/>
                <w:szCs w:val="20"/>
              </w:rPr>
            </w:pPr>
            <w:r w:rsidDel="00000000" w:rsidR="00000000" w:rsidRPr="00000000">
              <w:rPr>
                <w:sz w:val="20"/>
                <w:szCs w:val="20"/>
                <w:rtl w:val="0"/>
              </w:rPr>
              <w:t xml:space="preserve">8.0</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Updated Recovery share % updates </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th</w:t>
            </w:r>
            <w:r w:rsidDel="00000000" w:rsidR="00000000" w:rsidRPr="00000000">
              <w:rPr>
                <w:sz w:val="20"/>
                <w:szCs w:val="20"/>
                <w:rtl w:val="0"/>
              </w:rPr>
              <w:t xml:space="preserve"> April 2026</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Pinkey</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tbl>
      <w:tblPr>
        <w:tblStyle w:val="Table2"/>
        <w:tblW w:w="10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9"/>
        <w:gridCol w:w="292"/>
        <w:gridCol w:w="3159"/>
        <w:gridCol w:w="236"/>
        <w:gridCol w:w="1459"/>
        <w:gridCol w:w="292"/>
        <w:gridCol w:w="3413"/>
        <w:tblGridChange w:id="0">
          <w:tblGrid>
            <w:gridCol w:w="1389"/>
            <w:gridCol w:w="292"/>
            <w:gridCol w:w="3159"/>
            <w:gridCol w:w="236"/>
            <w:gridCol w:w="1459"/>
            <w:gridCol w:w="292"/>
            <w:gridCol w:w="3413"/>
          </w:tblGrid>
        </w:tblGridChange>
      </w:tblGrid>
      <w:tr>
        <w:trPr>
          <w:cantSplit w:val="0"/>
          <w:trHeight w:val="185" w:hRule="atLeast"/>
          <w:tblHeader w:val="0"/>
        </w:trPr>
        <w:tc>
          <w:tcPr/>
          <w:p w:rsidR="00000000" w:rsidDel="00000000" w:rsidP="00000000" w:rsidRDefault="00000000" w:rsidRPr="00000000" w14:paraId="00000030">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31">
            <w:pPr>
              <w:rPr/>
            </w:pPr>
            <w:r w:rsidDel="00000000" w:rsidR="00000000" w:rsidRPr="00000000">
              <w:rPr>
                <w:rtl w:val="0"/>
              </w:rPr>
              <w:t xml:space="preserve">:</w:t>
            </w:r>
          </w:p>
        </w:tc>
        <w:tc>
          <w:tcPr/>
          <w:p w:rsidR="00000000" w:rsidDel="00000000" w:rsidP="00000000" w:rsidRDefault="00000000" w:rsidRPr="00000000" w14:paraId="00000032">
            <w:pPr>
              <w:rPr>
                <w:b w:val="1"/>
                <w:bCs w:val="1"/>
              </w:rPr>
            </w:pPr>
            <w:r w:rsidDel="00000000" w:rsidR="00000000" w:rsidRPr="00000000">
              <w:rPr>
                <w:rtl w:val="0"/>
              </w:rPr>
            </w:r>
          </w:p>
        </w:tc>
        <w:tc>
          <w:tcPr/>
          <w:p w:rsidR="00000000" w:rsidDel="00000000" w:rsidP="00000000" w:rsidRDefault="00000000" w:rsidRPr="00000000" w14:paraId="00000033">
            <w:pPr>
              <w:rPr>
                <w:b w:val="1"/>
                <w:bCs w:val="1"/>
              </w:rPr>
            </w:pPr>
            <w:r w:rsidDel="00000000" w:rsidR="00000000" w:rsidRPr="00000000">
              <w:rPr>
                <w:rtl w:val="0"/>
              </w:rPr>
            </w:r>
          </w:p>
        </w:tc>
        <w:tc>
          <w:tcPr/>
          <w:p w:rsidR="00000000" w:rsidDel="00000000" w:rsidP="00000000" w:rsidRDefault="00000000" w:rsidRPr="00000000" w14:paraId="00000034">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35">
            <w:pPr>
              <w:rPr>
                <w:b w:val="1"/>
                <w:bCs w:val="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36">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37">
            <w:pPr>
              <w:rPr>
                <w:b w:val="1"/>
                <w:bCs w:val="1"/>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b w:val="1"/>
                <w:bCs w:val="1"/>
              </w:rPr>
            </w:pPr>
            <w:r w:rsidDel="00000000" w:rsidR="00000000" w:rsidRPr="00000000">
              <w:rPr>
                <w:rtl w:val="0"/>
              </w:rPr>
            </w:r>
          </w:p>
        </w:tc>
        <w:tc>
          <w:tcPr/>
          <w:p w:rsidR="00000000" w:rsidDel="00000000" w:rsidP="00000000" w:rsidRDefault="00000000" w:rsidRPr="00000000" w14:paraId="0000003A">
            <w:pPr>
              <w:rPr>
                <w:b w:val="1"/>
                <w:bCs w:val="1"/>
              </w:rPr>
            </w:pPr>
            <w:r w:rsidDel="00000000" w:rsidR="00000000" w:rsidRPr="00000000">
              <w:rPr>
                <w:rtl w:val="0"/>
              </w:rPr>
            </w:r>
          </w:p>
        </w:tc>
        <w:tc>
          <w:tcPr/>
          <w:p w:rsidR="00000000" w:rsidDel="00000000" w:rsidP="00000000" w:rsidRDefault="00000000" w:rsidRPr="00000000" w14:paraId="0000003B">
            <w:pPr>
              <w:rPr>
                <w:b w:val="1"/>
                <w:bCs w:val="1"/>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3E">
            <w:pPr>
              <w:rPr>
                <w:b w:val="1"/>
                <w:bCs w:val="1"/>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b w:val="1"/>
                <w:bCs w:val="1"/>
              </w:rPr>
            </w:pPr>
            <w:r w:rsidDel="00000000" w:rsidR="00000000" w:rsidRPr="00000000">
              <w:rPr>
                <w:rtl w:val="0"/>
              </w:rPr>
            </w:r>
          </w:p>
        </w:tc>
        <w:tc>
          <w:tcPr/>
          <w:p w:rsidR="00000000" w:rsidDel="00000000" w:rsidP="00000000" w:rsidRDefault="00000000" w:rsidRPr="00000000" w14:paraId="00000041">
            <w:pPr>
              <w:rPr>
                <w:b w:val="1"/>
                <w:bCs w:val="1"/>
              </w:rPr>
            </w:pPr>
            <w:r w:rsidDel="00000000" w:rsidR="00000000" w:rsidRPr="00000000">
              <w:rPr>
                <w:rtl w:val="0"/>
              </w:rPr>
            </w:r>
          </w:p>
        </w:tc>
        <w:tc>
          <w:tcPr/>
          <w:p w:rsidR="00000000" w:rsidDel="00000000" w:rsidP="00000000" w:rsidRDefault="00000000" w:rsidRPr="00000000" w14:paraId="00000042">
            <w:pPr>
              <w:rPr>
                <w:b w:val="1"/>
                <w:bCs w:val="1"/>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45">
            <w:pPr>
              <w:rPr>
                <w:b w:val="1"/>
                <w:bCs w:val="1"/>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b w:val="1"/>
                <w:bCs w:val="1"/>
              </w:rPr>
            </w:pPr>
            <w:r w:rsidDel="00000000" w:rsidR="00000000" w:rsidRPr="00000000">
              <w:rPr>
                <w:rtl w:val="0"/>
              </w:rPr>
            </w:r>
          </w:p>
        </w:tc>
        <w:tc>
          <w:tcPr/>
          <w:p w:rsidR="00000000" w:rsidDel="00000000" w:rsidP="00000000" w:rsidRDefault="00000000" w:rsidRPr="00000000" w14:paraId="00000048">
            <w:pPr>
              <w:rPr>
                <w:b w:val="1"/>
                <w:bCs w:val="1"/>
              </w:rPr>
            </w:pPr>
            <w:r w:rsidDel="00000000" w:rsidR="00000000" w:rsidRPr="00000000">
              <w:rPr>
                <w:rtl w:val="0"/>
              </w:rPr>
            </w:r>
          </w:p>
        </w:tc>
        <w:tc>
          <w:tcPr/>
          <w:p w:rsidR="00000000" w:rsidDel="00000000" w:rsidP="00000000" w:rsidRDefault="00000000" w:rsidRPr="00000000" w14:paraId="00000049">
            <w:pPr>
              <w:rPr>
                <w:b w:val="1"/>
                <w:bCs w:val="1"/>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4C">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4D">
            <w:pPr>
              <w:rPr/>
            </w:pPr>
            <w:r w:rsidDel="00000000" w:rsidR="00000000" w:rsidRPr="00000000">
              <w:rPr>
                <w:rtl w:val="0"/>
              </w:rPr>
              <w:t xml:space="preserve">:</w:t>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b w:val="1"/>
                <w:bCs w:val="1"/>
              </w:rPr>
            </w:pPr>
            <w:r w:rsidDel="00000000" w:rsidR="00000000" w:rsidRPr="00000000">
              <w:rPr>
                <w:rtl w:val="0"/>
              </w:rPr>
            </w:r>
          </w:p>
        </w:tc>
        <w:tc>
          <w:tcPr/>
          <w:p w:rsidR="00000000" w:rsidDel="00000000" w:rsidP="00000000" w:rsidRDefault="00000000" w:rsidRPr="00000000" w14:paraId="00000050">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51">
            <w:pPr>
              <w:rPr>
                <w:b w:val="1"/>
                <w:bCs w:val="1"/>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052">
            <w:pPr>
              <w:rPr>
                <w:b w:val="1"/>
                <w:bCs w:val="1"/>
              </w:rPr>
            </w:pP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53">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54">
            <w:pPr>
              <w:rPr/>
            </w:pPr>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rtl w:val="0"/>
              </w:rPr>
              <w:t xml:space="preserve">Anindya Pal</w:t>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w:t>
            </w:r>
          </w:p>
        </w:tc>
        <w:tc>
          <w:tcPr/>
          <w:p w:rsidR="00000000" w:rsidDel="00000000" w:rsidP="00000000" w:rsidRDefault="00000000" w:rsidRPr="00000000" w14:paraId="00000059">
            <w:pPr>
              <w:rPr/>
            </w:pPr>
            <w:r w:rsidDel="00000000" w:rsidR="00000000" w:rsidRPr="00000000">
              <w:rPr>
                <w:rtl w:val="0"/>
              </w:rPr>
              <w:t xml:space="preserve">Ravi Kale</w:t>
            </w:r>
          </w:p>
        </w:tc>
      </w:tr>
      <w:tr>
        <w:trPr>
          <w:cantSplit w:val="0"/>
          <w:trHeight w:val="559" w:hRule="atLeast"/>
          <w:tblHeader w:val="0"/>
        </w:trPr>
        <w:tc>
          <w:tcPr/>
          <w:p w:rsidR="00000000" w:rsidDel="00000000" w:rsidP="00000000" w:rsidRDefault="00000000" w:rsidRPr="00000000" w14:paraId="0000005A">
            <w:pPr>
              <w:rPr>
                <w:b w:val="1"/>
                <w:bCs w:val="1"/>
              </w:rPr>
            </w:pPr>
            <w:r w:rsidDel="00000000" w:rsidR="00000000" w:rsidRPr="00000000">
              <w:rPr>
                <w:b w:val="1"/>
                <w:bCs w:val="1"/>
                <w:rtl w:val="0"/>
              </w:rPr>
              <w:t xml:space="preserve">Designation</w:t>
            </w:r>
          </w:p>
        </w:tc>
        <w:tc>
          <w:tcPr/>
          <w:p w:rsidR="00000000" w:rsidDel="00000000" w:rsidP="00000000" w:rsidRDefault="00000000" w:rsidRPr="00000000" w14:paraId="0000005B">
            <w:pPr>
              <w:rPr/>
            </w:pPr>
            <w:r w:rsidDel="00000000" w:rsidR="00000000" w:rsidRPr="00000000">
              <w:rPr>
                <w:rtl w:val="0"/>
              </w:rPr>
              <w:t xml:space="preserve">:</w:t>
            </w:r>
          </w:p>
        </w:tc>
        <w:tc>
          <w:tcPr/>
          <w:p w:rsidR="00000000" w:rsidDel="00000000" w:rsidP="00000000" w:rsidRDefault="00000000" w:rsidRPr="00000000" w14:paraId="0000005C">
            <w:pPr>
              <w:rPr/>
            </w:pPr>
            <w:r w:rsidDel="00000000" w:rsidR="00000000" w:rsidRPr="00000000">
              <w:rPr>
                <w:rtl w:val="0"/>
              </w:rPr>
              <w:t xml:space="preserve">DGM</w:t>
            </w:r>
          </w:p>
          <w:p w:rsidR="00000000" w:rsidDel="00000000" w:rsidP="00000000" w:rsidRDefault="00000000" w:rsidRPr="00000000" w14:paraId="0000005D">
            <w:pPr>
              <w:rPr/>
            </w:pPr>
            <w:r w:rsidDel="00000000" w:rsidR="00000000" w:rsidRPr="00000000">
              <w:rPr>
                <w:rtl w:val="0"/>
              </w:rPr>
              <w:t xml:space="preserve">National Credit Guarantee Trustee Company Ltd</w:t>
            </w:r>
          </w:p>
        </w:tc>
        <w:tc>
          <w:tcPr/>
          <w:p w:rsidR="00000000" w:rsidDel="00000000" w:rsidP="00000000" w:rsidRDefault="00000000" w:rsidRPr="00000000" w14:paraId="0000005E">
            <w:pPr>
              <w:rPr/>
            </w:pP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1"/>
                <w:bCs w:val="1"/>
                <w:rtl w:val="0"/>
              </w:rPr>
              <w:t xml:space="preserve">Designation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w:t>
            </w:r>
          </w:p>
        </w:tc>
        <w:tc>
          <w:tcPr/>
          <w:p w:rsidR="00000000" w:rsidDel="00000000" w:rsidP="00000000" w:rsidRDefault="00000000" w:rsidRPr="00000000" w14:paraId="00000061">
            <w:pPr>
              <w:rPr/>
            </w:pPr>
            <w:r w:rsidDel="00000000" w:rsidR="00000000" w:rsidRPr="00000000">
              <w:rPr>
                <w:rtl w:val="0"/>
              </w:rPr>
              <w:t xml:space="preserve">Project Manager</w:t>
            </w:r>
          </w:p>
          <w:p w:rsidR="00000000" w:rsidDel="00000000" w:rsidP="00000000" w:rsidRDefault="00000000" w:rsidRPr="00000000" w14:paraId="00000062">
            <w:pPr>
              <w:rPr/>
            </w:pPr>
            <w:r w:rsidDel="00000000" w:rsidR="00000000" w:rsidRPr="00000000">
              <w:rPr>
                <w:rtl w:val="0"/>
              </w:rPr>
              <w:t xml:space="preserve">ESDS Ltd.</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6">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7">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8">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9">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A">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B">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C">
      <w:pPr>
        <w:rPr>
          <w:rFonts w:ascii="Arial Narrow" w:cs="Arial Narrow" w:eastAsia="Arial Narrow" w:hAnsi="Arial Narrow"/>
          <w:b w:val="1"/>
          <w:bCs w:val="1"/>
          <w:smallCaps w:val="1"/>
          <w:sz w:val="28"/>
          <w:szCs w:val="28"/>
        </w:rPr>
      </w:pPr>
      <w:r w:rsidDel="00000000" w:rsidR="00000000" w:rsidRPr="00000000">
        <w:rPr>
          <w:rtl w:val="0"/>
        </w:rPr>
      </w:r>
    </w:p>
    <w:p w:rsidR="00000000" w:rsidDel="00000000" w:rsidP="00000000" w:rsidRDefault="00000000" w:rsidRPr="00000000" w14:paraId="0000006D">
      <w:pPr>
        <w:rPr>
          <w:rFonts w:ascii="Arial Narrow" w:cs="Arial Narrow" w:eastAsia="Arial Narrow" w:hAnsi="Arial Narrow"/>
          <w:b w:val="1"/>
          <w:bCs w:val="1"/>
          <w:smallCaps w:val="1"/>
          <w:sz w:val="28"/>
          <w:szCs w:val="28"/>
        </w:rPr>
      </w:pPr>
      <w:r w:rsidDel="00000000" w:rsidR="00000000" w:rsidRPr="00000000">
        <w:rPr>
          <w:rFonts w:ascii="Arial Narrow" w:cs="Arial Narrow" w:eastAsia="Arial Narrow" w:hAnsi="Arial Narrow"/>
          <w:b w:val="1"/>
          <w:bCs w:val="1"/>
          <w:smallCaps w:val="1"/>
          <w:sz w:val="28"/>
          <w:szCs w:val="28"/>
          <w:rtl w:val="0"/>
        </w:rPr>
        <w:t xml:space="preserve">TABLE OF CONTENT:</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0"/>
          <w:strike w:val="0"/>
          <w:color w:val="1f4e79"/>
          <w:sz w:val="36"/>
          <w:szCs w:val="36"/>
          <w:u w:val="none"/>
          <w:shd w:fill="auto" w:val="clear"/>
          <w:vertAlign w:val="baseline"/>
        </w:rPr>
      </w:pPr>
      <w:r w:rsidDel="00000000" w:rsidR="00000000" w:rsidRPr="00000000">
        <w:rPr>
          <w:rtl w:val="0"/>
        </w:rPr>
      </w:r>
    </w:p>
    <w:sdt>
      <w:sdtPr>
        <w:id w:val="-1423816516"/>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ey3otcd43co">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1.1</w:t>
            </w:r>
          </w:hyperlink>
          <w:hyperlink w:anchor="_heading=h.5ey3otcd43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_heading=h.5ey3otcd43co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zvzs9wbf5wa">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1.2</w:t>
            </w:r>
          </w:hyperlink>
          <w:hyperlink w:anchor="_heading=h.gzvzs9wbf5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_heading=h.gzvzs9wbf5wa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Input File Layout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75wm4x377h">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1.3</w:t>
            </w:r>
          </w:hyperlink>
          <w:hyperlink w:anchor="_heading=h.5b75wm4x37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_heading=h.5b75wm4x377h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Input File Format Processed by SURGE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ks3469491z">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1.3.1</w:t>
            </w:r>
          </w:hyperlink>
          <w:hyperlink w:anchor="_heading=h.73ks346949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_heading=h.73ks3469491z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Request for Claim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66nggmdxly">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1.3.2</w:t>
            </w:r>
          </w:hyperlink>
          <w:hyperlink w:anchor="_heading=h.1r66nggmdx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_heading=h.1r66nggmdxly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Summary - Preparing &amp; Uploading the Input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nnsxex0gs5e">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w:t>
            </w:r>
          </w:hyperlink>
          <w:hyperlink w:anchor="_heading=h.jnnsxex0gs5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_heading=h.jnnsxex0gs5e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Invoking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rfj58qkkmp">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1.4.1</w:t>
            </w:r>
          </w:hyperlink>
          <w:hyperlink w:anchor="_heading=h.2arfj58qkk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_heading=h.2arfj58qkkmp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Input File Content to Staging Area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2vqo0ickeuh">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1.4.2</w:t>
            </w:r>
          </w:hyperlink>
          <w:hyperlink w:anchor="_heading=h.o2vqo0icke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_heading=h.o2vqo0ickeuh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Eligibility Criteria Checks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1uly1tasbnb">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1.4.3</w:t>
            </w:r>
          </w:hyperlink>
          <w:hyperlink w:anchor="_heading=h.d1uly1tasb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_heading=h.d1uly1tasbnb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Marking the CG as Claimed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8uzzjzl4zn">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1.4.3.1</w:t>
            </w:r>
          </w:hyperlink>
          <w:hyperlink w:anchor="_heading=h.br8uzzjzl4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_heading=h.br8uzzjzl4zn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Marking the CG as Claimed in CG 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2d9uclgmei">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1.4.3.2</w:t>
            </w:r>
          </w:hyperlink>
          <w:hyperlink w:anchor="_heading=h.xc2d9uclgme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_heading=h.xc2d9uclgmei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Making entry in Claims Table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qhfdnxds06t">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w:t>
            </w:r>
          </w:hyperlink>
          <w:hyperlink w:anchor="_heading=h.qqhfdnxds0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_heading=h.qqhfdnxds06t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Processing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2sgy6xhhkaz">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1.5.1.1</w:t>
            </w:r>
          </w:hyperlink>
          <w:hyperlink w:anchor="_heading=h.k2sgy6xhhka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_heading=h.k2sgy6xhhkaz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Approving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kezzlwyhnpw">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1.5.1.2</w:t>
            </w:r>
          </w:hyperlink>
          <w:hyperlink w:anchor="_heading=h.vkezzlwyhnp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_heading=h.vkezzlwyhnpw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Payment of Claim Payout to MLI (Claim Settlement)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wst3hfj6ie">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1.5.1.3</w:t>
            </w:r>
          </w:hyperlink>
          <w:hyperlink w:anchor="_heading=h.fzwst3hfj6i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_heading=h.fzwst3hfj6ie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Rejecting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nfppfisx2s5">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1.5.2</w:t>
            </w:r>
          </w:hyperlink>
          <w:hyperlink w:anchor="_heading=h.3nfppfisx2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_heading=h.3nfppfisx2s5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Claim Calculations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wtpblaeywq">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1.5.3</w:t>
            </w:r>
          </w:hyperlink>
          <w:hyperlink w:anchor="_heading=h.czwtpblaeyw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_heading=h.czwtpblaeywq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Holding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0t8azgiv3k">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1.5.4</w:t>
            </w:r>
          </w:hyperlink>
          <w:hyperlink w:anchor="_heading=h.br0t8azgiv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_heading=h.br0t8azgiv3k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Approving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5i8h9t1lxp">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1.5.5</w:t>
            </w:r>
          </w:hyperlink>
          <w:hyperlink w:anchor="_heading=h.nz5i8h9t1l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_heading=h.nz5i8h9t1lxp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Settle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4d8bn8mhhf">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1.5.6</w:t>
            </w:r>
          </w:hyperlink>
          <w:hyperlink w:anchor="_heading=h.m04d8bn8mh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_heading=h.m04d8bn8mhhf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Rejecting the 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yqp6ge4yp0">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w:t>
            </w:r>
          </w:hyperlink>
          <w:hyperlink w:anchor="_heading=h.royqp6ge4y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_heading=h.royqp6ge4yp0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Notifying Recoveries (Post Full &amp; Final Claim settlement)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e7ruarvrmn9">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1.6.1</w:t>
            </w:r>
          </w:hyperlink>
          <w:hyperlink w:anchor="_heading=h.ke7ruarvrmn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_heading=h.ke7ruarvrmn9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Input File Layout and XML Layout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1t4e9b65kgz">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1.6.2</w:t>
            </w:r>
          </w:hyperlink>
          <w:hyperlink w:anchor="_heading=h.c1t4e9b65kg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_heading=h.c1t4e9b65kgz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Input File Format Processed by SURGE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p6kgu7f73am">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1.6.3</w:t>
            </w:r>
          </w:hyperlink>
          <w:hyperlink w:anchor="_heading=h.1p6kgu7f73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_heading=h.1p6kgu7f73am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Preparation of Input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4qzltzzfj7">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1.6.3.1.1</w:t>
            </w:r>
          </w:hyperlink>
          <w:hyperlink w:anchor="_heading=h.ez4qzltzzf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_heading=h.ez4qzltzzfj7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Notifying Recoveries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6ni3cliu5xf">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1.6.3.1.2</w:t>
            </w:r>
          </w:hyperlink>
          <w:hyperlink w:anchor="_heading=h.i6ni3cliu5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_heading=h.i6ni3cliu5xf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Summary - Preparing &amp; Uploading the Input 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mzluvif91s5">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1.6.4</w:t>
            </w:r>
          </w:hyperlink>
          <w:hyperlink w:anchor="_heading=h.6mzluvif91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_heading=h.6mzluvif91s5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Eligibility Criteria Checks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n0xhj2qtbjv">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1.6.5</w:t>
            </w:r>
          </w:hyperlink>
          <w:hyperlink w:anchor="_heading=h.pn0xhj2qtb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_heading=h.pn0xhj2qtbjv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Treatment to Notified Recoveries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4o9telh0qi">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1.6.5.1</w:t>
            </w:r>
          </w:hyperlink>
          <w:hyperlink w:anchor="_heading=h.24o9telh0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_heading=h.24o9telh0qi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Allotting Recovery Unique Identifiers – Recovery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k6e3qi0bm89">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1.6.5.1.1</w:t>
            </w:r>
          </w:hyperlink>
          <w:hyperlink w:anchor="_heading=h.mk6e3qi0bm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_heading=h.mk6e3qi0bm89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Allotting Batch Recovery Unique Identifier – Batch Recovery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j3lypzf0jw1">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1.6.5.1.2</w:t>
            </w:r>
          </w:hyperlink>
          <w:hyperlink w:anchor="_heading=h.oj3lypzf0j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_heading=h.oj3lypzf0jw1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Allotting CG/Account Recovery Unique Identifier – Account Recovery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1701y6g8ga5">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1.6.6</w:t>
            </w:r>
          </w:hyperlink>
          <w:hyperlink w:anchor="_heading=h.51701y6g8g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_heading=h.51701y6g8ga5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NCGTC Recovery Share calculation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le58781iufm">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1.6.7</w:t>
            </w:r>
          </w:hyperlink>
          <w:hyperlink w:anchor="_heading=h.ile58781iu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_heading=h.ile58781iufm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Payment from MLI for Notified Recoveries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af9qd4jncm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1.6.8</w:t>
            </w:r>
          </w:hyperlink>
          <w:hyperlink w:anchor="_heading=h.taf9qd4jnc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_heading=h.taf9qd4jncmr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Penalty Calculation on Recovery Amount from MLI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o4s2ydexhf">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1.6.9</w:t>
            </w:r>
          </w:hyperlink>
          <w:hyperlink w:anchor="_heading=h.uco4s2ydex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_heading=h.uco4s2ydexhf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Payment from MLI for System Generated Recoveries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uta65a9uy38">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1.7</w:t>
            </w:r>
          </w:hyperlink>
          <w:hyperlink w:anchor="_heading=h.nuta65a9uy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_heading=h.nuta65a9uy38 \h </w:instrText>
            <w:fldChar w:fldCharType="separate"/>
          </w: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Points Pending for Further Clarification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rFonts w:ascii="Arial Narrow" w:cs="Arial Narrow" w:eastAsia="Arial Narrow" w:hAnsi="Arial Narrow"/>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5">
      <w:pPr>
        <w:rPr>
          <w:rFonts w:ascii="Arial Narrow" w:cs="Arial Narrow" w:eastAsia="Arial Narrow" w:hAnsi="Arial Narrow"/>
          <w:b w:val="1"/>
          <w:bCs w:val="1"/>
          <w:smallCaps w:val="1"/>
          <w:sz w:val="28"/>
          <w:szCs w:val="28"/>
        </w:rPr>
      </w:pPr>
      <w:r w:rsidDel="00000000" w:rsidR="00000000" w:rsidRPr="00000000">
        <w:rPr>
          <w:rFonts w:ascii="Arial Narrow" w:cs="Arial Narrow" w:eastAsia="Arial Narrow" w:hAnsi="Arial Narrow"/>
          <w:b w:val="1"/>
          <w:bCs w:val="1"/>
          <w:smallCaps w:val="1"/>
          <w:sz w:val="28"/>
          <w:szCs w:val="28"/>
          <w:rtl w:val="0"/>
        </w:rPr>
        <w:t xml:space="preserve">GLOSSARY</w:t>
      </w:r>
    </w:p>
    <w:p w:rsidR="00000000" w:rsidDel="00000000" w:rsidP="00000000" w:rsidRDefault="00000000" w:rsidRPr="00000000" w14:paraId="00000096">
      <w:pPr>
        <w:jc w:val="both"/>
        <w:rPr/>
      </w:pPr>
      <w:r w:rsidDel="00000000" w:rsidR="00000000" w:rsidRPr="00000000">
        <w:rPr>
          <w:rtl w:val="0"/>
        </w:rPr>
        <w:t xml:space="preserve">Glossary of Important Terms used in this document.</w:t>
      </w:r>
    </w:p>
    <w:tbl>
      <w:tblPr>
        <w:tblStyle w:val="Table3"/>
        <w:tblW w:w="8924.0" w:type="dxa"/>
        <w:jc w:val="left"/>
        <w:tblBorders>
          <w:top w:color="ffe599" w:space="0" w:sz="4" w:val="single"/>
          <w:left w:color="ffe599" w:space="0" w:sz="4" w:val="single"/>
          <w:bottom w:color="ffe599" w:space="0" w:sz="4" w:val="single"/>
          <w:right w:color="ffe599" w:space="0" w:sz="4" w:val="single"/>
          <w:insideH w:color="ffe599" w:space="0" w:sz="4" w:val="single"/>
          <w:insideV w:color="ffe599" w:space="0" w:sz="4" w:val="single"/>
        </w:tblBorders>
        <w:tblLayout w:type="fixed"/>
        <w:tblLook w:val="04A0"/>
      </w:tblPr>
      <w:tblGrid>
        <w:gridCol w:w="799"/>
        <w:gridCol w:w="1292"/>
        <w:gridCol w:w="6833"/>
        <w:tblGridChange w:id="0">
          <w:tblGrid>
            <w:gridCol w:w="799"/>
            <w:gridCol w:w="1292"/>
            <w:gridCol w:w="6833"/>
          </w:tblGrid>
        </w:tblGridChange>
      </w:tblGrid>
      <w:tr>
        <w:trPr>
          <w:cantSplit w:val="0"/>
          <w:trHeight w:val="308" w:hRule="atLeast"/>
          <w:tblHeader w:val="0"/>
        </w:trPr>
        <w:tc>
          <w:tcPr/>
          <w:p w:rsidR="00000000" w:rsidDel="00000000" w:rsidP="00000000" w:rsidRDefault="00000000" w:rsidRPr="00000000" w14:paraId="0000009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 No.</w:t>
            </w:r>
          </w:p>
        </w:tc>
        <w:tc>
          <w:tcPr/>
          <w:p w:rsidR="00000000" w:rsidDel="00000000" w:rsidP="00000000" w:rsidRDefault="00000000" w:rsidRPr="00000000" w14:paraId="0000009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Term</w:t>
            </w:r>
          </w:p>
        </w:tc>
        <w:tc>
          <w:tcPr/>
          <w:p w:rsidR="00000000" w:rsidDel="00000000" w:rsidP="00000000" w:rsidRDefault="00000000" w:rsidRPr="00000000" w14:paraId="0000009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r>
      <w:tr>
        <w:trPr>
          <w:cantSplit w:val="0"/>
          <w:trHeight w:val="332" w:hRule="atLeast"/>
          <w:tblHeader w:val="0"/>
        </w:trPr>
        <w:tc>
          <w:tcPr/>
          <w:p w:rsidR="00000000" w:rsidDel="00000000" w:rsidP="00000000" w:rsidRDefault="00000000" w:rsidRPr="00000000" w14:paraId="0000009A">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1</w:t>
            </w:r>
          </w:p>
        </w:tc>
        <w:tc>
          <w:tcPr/>
          <w:p w:rsidR="00000000" w:rsidDel="00000000" w:rsidP="00000000" w:rsidRDefault="00000000" w:rsidRPr="00000000" w14:paraId="0000009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DDMMYYYY</w:t>
            </w:r>
          </w:p>
        </w:tc>
        <w:tc>
          <w:tcPr/>
          <w:p w:rsidR="00000000" w:rsidDel="00000000" w:rsidP="00000000" w:rsidRDefault="00000000" w:rsidRPr="00000000" w14:paraId="0000009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DD- Date; MM-Month; YYYY-Year (4 digit)</w:t>
            </w:r>
          </w:p>
        </w:tc>
      </w:tr>
      <w:tr>
        <w:trPr>
          <w:cantSplit w:val="0"/>
          <w:trHeight w:val="308" w:hRule="atLeast"/>
          <w:tblHeader w:val="0"/>
        </w:trPr>
        <w:tc>
          <w:tcPr/>
          <w:p w:rsidR="00000000" w:rsidDel="00000000" w:rsidP="00000000" w:rsidRDefault="00000000" w:rsidRPr="00000000" w14:paraId="0000009D">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2</w:t>
            </w:r>
          </w:p>
        </w:tc>
        <w:tc>
          <w:tcPr/>
          <w:p w:rsidR="00000000" w:rsidDel="00000000" w:rsidP="00000000" w:rsidRDefault="00000000" w:rsidRPr="00000000" w14:paraId="0000009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FY</w:t>
            </w:r>
          </w:p>
        </w:tc>
        <w:tc>
          <w:tcPr/>
          <w:p w:rsidR="00000000" w:rsidDel="00000000" w:rsidP="00000000" w:rsidRDefault="00000000" w:rsidRPr="00000000" w14:paraId="0000009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Year</w:t>
            </w:r>
          </w:p>
        </w:tc>
      </w:tr>
      <w:tr>
        <w:trPr>
          <w:cantSplit w:val="0"/>
          <w:trHeight w:val="611" w:hRule="atLeast"/>
          <w:tblHeader w:val="0"/>
        </w:trPr>
        <w:tc>
          <w:tcPr/>
          <w:p w:rsidR="00000000" w:rsidDel="00000000" w:rsidP="00000000" w:rsidRDefault="00000000" w:rsidRPr="00000000" w14:paraId="000000A0">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3</w:t>
            </w:r>
          </w:p>
        </w:tc>
        <w:tc>
          <w:tcPr/>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MLI</w:t>
            </w:r>
          </w:p>
        </w:tc>
        <w:tc>
          <w:tcPr/>
          <w:p w:rsidR="00000000" w:rsidDel="00000000" w:rsidP="00000000" w:rsidRDefault="00000000" w:rsidRPr="00000000" w14:paraId="000000A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Member Leading Institute. These will be Banks, Factors, and Para- Banks etc. Institutes predominantly in business of Money Lending’s.</w:t>
            </w:r>
          </w:p>
        </w:tc>
      </w:tr>
      <w:tr>
        <w:trPr>
          <w:cantSplit w:val="0"/>
          <w:trHeight w:val="422" w:hRule="atLeast"/>
          <w:tblHeader w:val="0"/>
        </w:trPr>
        <w:tc>
          <w:tcPr/>
          <w:p w:rsidR="00000000" w:rsidDel="00000000" w:rsidP="00000000" w:rsidRDefault="00000000" w:rsidRPr="00000000" w14:paraId="000000A3">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4</w:t>
            </w:r>
          </w:p>
        </w:tc>
        <w:tc>
          <w:tcPr/>
          <w:p w:rsidR="00000000" w:rsidDel="00000000" w:rsidP="00000000" w:rsidRDefault="00000000" w:rsidRPr="00000000" w14:paraId="000000A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NPA</w:t>
            </w:r>
          </w:p>
        </w:tc>
        <w:tc>
          <w:tcPr/>
          <w:p w:rsidR="00000000" w:rsidDel="00000000" w:rsidP="00000000" w:rsidRDefault="00000000" w:rsidRPr="00000000" w14:paraId="000000A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Non-Performing Asset </w:t>
            </w:r>
          </w:p>
        </w:tc>
      </w:tr>
      <w:tr>
        <w:trPr>
          <w:cantSplit w:val="0"/>
          <w:trHeight w:val="422" w:hRule="atLeast"/>
          <w:tblHeader w:val="0"/>
        </w:trPr>
        <w:tc>
          <w:tcPr/>
          <w:p w:rsidR="00000000" w:rsidDel="00000000" w:rsidP="00000000" w:rsidRDefault="00000000" w:rsidRPr="00000000" w14:paraId="000000A6">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5</w:t>
            </w:r>
          </w:p>
        </w:tc>
        <w:tc>
          <w:tcPr/>
          <w:p w:rsidR="00000000" w:rsidDel="00000000" w:rsidP="00000000" w:rsidRDefault="00000000" w:rsidRPr="00000000" w14:paraId="000000A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NCGTC</w:t>
            </w:r>
          </w:p>
        </w:tc>
        <w:tc>
          <w:tcPr/>
          <w:p w:rsidR="00000000" w:rsidDel="00000000" w:rsidP="00000000" w:rsidRDefault="00000000" w:rsidRPr="00000000" w14:paraId="000000A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National Credit Guarantee Trustee Company Ltd</w:t>
            </w:r>
          </w:p>
        </w:tc>
      </w:tr>
      <w:tr>
        <w:trPr>
          <w:cantSplit w:val="0"/>
          <w:trHeight w:val="971" w:hRule="atLeast"/>
          <w:tblHeader w:val="0"/>
        </w:trPr>
        <w:tc>
          <w:tcPr/>
          <w:p w:rsidR="00000000" w:rsidDel="00000000" w:rsidP="00000000" w:rsidRDefault="00000000" w:rsidRPr="00000000" w14:paraId="000000A9">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6</w:t>
            </w:r>
          </w:p>
        </w:tc>
        <w:tc>
          <w:tcPr/>
          <w:p w:rsidR="00000000" w:rsidDel="00000000" w:rsidP="00000000" w:rsidRDefault="00000000" w:rsidRPr="00000000" w14:paraId="000000A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SURGE</w:t>
            </w:r>
          </w:p>
        </w:tc>
        <w:tc>
          <w:tcPr/>
          <w:p w:rsidR="00000000" w:rsidDel="00000000" w:rsidP="00000000" w:rsidRDefault="00000000" w:rsidRPr="00000000" w14:paraId="000000A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System Developed and Commissioned by NCGTC for Managing Credit Guarantee Business Process.</w:t>
            </w:r>
          </w:p>
          <w:p w:rsidR="00000000" w:rsidDel="00000000" w:rsidP="00000000" w:rsidRDefault="00000000" w:rsidRPr="00000000" w14:paraId="000000AC">
            <w:pPr>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SURGE – System for Underwriting, Reassurance &amp; Guarantee Endorsement</w:t>
            </w:r>
            <w:r w:rsidDel="00000000" w:rsidR="00000000" w:rsidRPr="00000000">
              <w:rPr>
                <w:rtl w:val="0"/>
              </w:rPr>
            </w:r>
          </w:p>
        </w:tc>
      </w:tr>
      <w:tr>
        <w:trPr>
          <w:cantSplit w:val="0"/>
          <w:trHeight w:val="1169" w:hRule="atLeast"/>
          <w:tblHeader w:val="0"/>
        </w:trPr>
        <w:tc>
          <w:tcPr/>
          <w:p w:rsidR="00000000" w:rsidDel="00000000" w:rsidP="00000000" w:rsidRDefault="00000000" w:rsidRPr="00000000" w14:paraId="000000AD">
            <w:pPr>
              <w:jc w:val="both"/>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7</w:t>
            </w:r>
          </w:p>
        </w:tc>
        <w:tc>
          <w:tcPr/>
          <w:p w:rsidR="00000000" w:rsidDel="00000000" w:rsidP="00000000" w:rsidRDefault="00000000" w:rsidRPr="00000000" w14:paraId="000000A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XML</w:t>
            </w:r>
          </w:p>
        </w:tc>
        <w:tc>
          <w:tcPr/>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Extensible Markup Language (</w:t>
            </w:r>
            <w:r w:rsidDel="00000000" w:rsidR="00000000" w:rsidRPr="00000000">
              <w:rPr>
                <w:rFonts w:ascii="Calibri" w:cs="Calibri" w:eastAsia="Calibri" w:hAnsi="Calibri"/>
                <w:b w:val="1"/>
                <w:bCs w:val="1"/>
                <w:sz w:val="20"/>
                <w:szCs w:val="20"/>
                <w:rtl w:val="0"/>
              </w:rPr>
              <w:t xml:space="preserve">XML</w:t>
            </w:r>
            <w:r w:rsidDel="00000000" w:rsidR="00000000" w:rsidRPr="00000000">
              <w:rPr>
                <w:rFonts w:ascii="Calibri" w:cs="Calibri" w:eastAsia="Calibri" w:hAnsi="Calibri"/>
                <w:sz w:val="20"/>
                <w:szCs w:val="20"/>
                <w:rtl w:val="0"/>
              </w:rPr>
              <w:t xml:space="preserve">) is a markup language that defines a set of rules for encoding documents in a format which is both human-readable and machine-readable. It is defined by the W3C's XML 1.0 Specification and by several other related specifications, all of which are free open standards.</w:t>
            </w:r>
          </w:p>
        </w:tc>
      </w:tr>
      <w:tr>
        <w:trPr>
          <w:cantSplit w:val="0"/>
          <w:trHeight w:val="623" w:hRule="atLeast"/>
          <w:tblHeader w:val="0"/>
        </w:trPr>
        <w:tc>
          <w:tcPr/>
          <w:p w:rsidR="00000000" w:rsidDel="00000000" w:rsidP="00000000" w:rsidRDefault="00000000" w:rsidRPr="00000000" w14:paraId="000000B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p w:rsidR="00000000" w:rsidDel="00000000" w:rsidP="00000000" w:rsidRDefault="00000000" w:rsidRPr="00000000" w14:paraId="000000B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SHG</w:t>
            </w:r>
          </w:p>
        </w:tc>
        <w:tc>
          <w:tcPr/>
          <w:p w:rsidR="00000000" w:rsidDel="00000000" w:rsidP="00000000" w:rsidRDefault="00000000" w:rsidRPr="00000000" w14:paraId="000000B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 Help Group</w:t>
            </w:r>
          </w:p>
        </w:tc>
      </w:tr>
    </w:tbl>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5ey3otcd43co" w:id="1"/>
      <w:bookmarkEnd w:id="1"/>
      <w:r w:rsidDel="00000000" w:rsidR="00000000" w:rsidRPr="00000000">
        <w:rPr>
          <w:rFonts w:ascii="Trebuchet MS" w:cs="Trebuchet MS" w:eastAsia="Trebuchet MS" w:hAnsi="Trebuchet MS"/>
          <w:b w:val="1"/>
          <w:bCs w:val="1"/>
          <w:color w:val="7f7f7f"/>
          <w:sz w:val="28"/>
          <w:szCs w:val="28"/>
          <w:rtl w:val="0"/>
        </w:rPr>
        <w:t xml:space="preserve">Introduction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Credit Guarantee Fund for Micro Units (CGFMU) is the Trust Fund set up by Government of India, managed by NCGTC as a trustee, with the purpose of guaranteeing payment against default in Micro Loans extended to eligible borrowers by Banks/ NBFCs/ MFIs/ Other Financial Intermediaries. The CGFMU Trust has come into being on March 30, 2016, where in Govt. of India, through Ministry of Finance the settlor of the Trust and NCGTC is the Trustee</w:t>
      </w:r>
      <w:sdt>
        <w:sdtPr>
          <w:id w:val="258273521"/>
          <w:tag w:val="goog_rdk_0"/>
        </w:sdtPr>
        <w:sdtContent>
          <w:commentRangeStart w:id="0"/>
        </w:sdtContent>
      </w:sdt>
      <w:sdt>
        <w:sdtPr>
          <w:id w:val="-613088075"/>
          <w:tag w:val="goog_rdk_1"/>
        </w:sdtPr>
        <w:sdtContent>
          <w:commentRangeStart w:id="1"/>
        </w:sdtContent>
      </w:sdt>
      <w:sdt>
        <w:sdtPr>
          <w:id w:val="144885592"/>
          <w:tag w:val="goog_rdk_2"/>
        </w:sdtPr>
        <w:sdtContent>
          <w:commentRangeStart w:id="2"/>
        </w:sdtContent>
      </w:sdt>
      <w:sdt>
        <w:sdtPr>
          <w:id w:val="-468809768"/>
          <w:tag w:val="goog_rdk_3"/>
        </w:sdtPr>
        <w:sdtContent>
          <w:commentRangeStart w:id="3"/>
        </w:sdtContent>
      </w:sdt>
      <w:sdt>
        <w:sdtPr>
          <w:id w:val="-1550832845"/>
          <w:tag w:val="goog_rdk_4"/>
        </w:sdtPr>
        <w:sdtContent>
          <w:commentRangeStart w:id="4"/>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SHG commenced based on  Gazette Notification dated on 16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April 2020. </w:t>
      </w:r>
    </w:p>
    <w:p w:rsidR="00000000" w:rsidDel="00000000" w:rsidP="00000000" w:rsidRDefault="00000000" w:rsidRPr="00000000" w14:paraId="000000B6">
      <w:pPr>
        <w:jc w:val="both"/>
        <w:rPr/>
      </w:pPr>
      <w:r w:rsidDel="00000000" w:rsidR="00000000" w:rsidRPr="00000000">
        <w:rPr>
          <w:rtl w:val="0"/>
        </w:rPr>
        <w:t xml:space="preserve">“Self Help Groups (SHGs)”– As may be defined from time to time and including, but not limited to, SHGs as defined by NABARD under two schemes of GoI – Deendayal Antodaya Yojana National Rural Livelihood Mission or DAY-NRLM/SRLM and National Urban Livelihood Mission or NULM. Loans sanctioned to Self Help Groups (SHGs) above Rs.10 lakh and Rs. 20 lakh during FY 2020-21 and thereafter would also be eligible for coverage under CGFMU, irrespective of the availability of group guarantee of SHG members from the date the notification.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SHG existed based on 2020-21.</w:t>
      </w:r>
    </w:p>
    <w:p w:rsidR="00000000" w:rsidDel="00000000" w:rsidP="00000000" w:rsidRDefault="00000000" w:rsidRPr="00000000" w14:paraId="000000B7">
      <w:pPr>
        <w:jc w:val="both"/>
        <w:rPr/>
      </w:pPr>
      <w:r w:rsidDel="00000000" w:rsidR="00000000" w:rsidRPr="00000000">
        <w:rPr>
          <w:rtl w:val="0"/>
        </w:rPr>
        <w:t xml:space="preserve">Claims for this portfolio guarantees will be handled as Interim claim pay-outs which MLI’s can raise in Currency year 2 &amp; Currency year 3 (3rd &amp; 4</w:t>
      </w:r>
      <w:r w:rsidDel="00000000" w:rsidR="00000000" w:rsidRPr="00000000">
        <w:rPr>
          <w:vertAlign w:val="superscript"/>
          <w:rtl w:val="0"/>
        </w:rPr>
        <w:t xml:space="preserve">th</w:t>
      </w:r>
      <w:r w:rsidDel="00000000" w:rsidR="00000000" w:rsidRPr="00000000">
        <w:rPr>
          <w:rtl w:val="0"/>
        </w:rPr>
        <w:t xml:space="preserve"> year of Portfolio life). In other words, the lending institution may invoke the guarantee in respect of the ‘amount in default’ out of the crystallized portfolio of micro loans, subject to the condition of first loss guarantee, after 1 year from the date of crystallization of the portfolio and thereafter, at the end of every financial year. </w:t>
      </w:r>
    </w:p>
    <w:p w:rsidR="00000000" w:rsidDel="00000000" w:rsidP="00000000" w:rsidRDefault="00000000" w:rsidRPr="00000000" w14:paraId="000000B8">
      <w:pPr>
        <w:jc w:val="both"/>
        <w:rPr/>
      </w:pPr>
      <w:r w:rsidDel="00000000" w:rsidR="00000000" w:rsidRPr="00000000">
        <w:rPr>
          <w:rtl w:val="0"/>
        </w:rPr>
        <w:t xml:space="preserve">If the portfolio is migrated in Currency Period 4, then MLI’s can lodge interim claims in Currency Period 5 &amp; Currency Period 6 and final claims in currency Period 7 for full and final settlement. In other words, the lending institution may invoke the guarantee in respect of the ‘amount in default’ out of the crystallized portfolio of micro loans, </w:t>
      </w:r>
      <w:sdt>
        <w:sdtPr>
          <w:id w:val="-1338068946"/>
          <w:tag w:val="goog_rdk_5"/>
        </w:sdtPr>
        <w:sdtContent>
          <w:commentRangeStart w:id="5"/>
        </w:sdtContent>
      </w:sdt>
      <w:r w:rsidDel="00000000" w:rsidR="00000000" w:rsidRPr="00000000">
        <w:rPr>
          <w:rtl w:val="0"/>
        </w:rPr>
        <w:t xml:space="preserve">there is no first loss concept in SHG scheme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9">
      <w:pPr>
        <w:jc w:val="both"/>
        <w:rPr/>
      </w:pPr>
      <w:bookmarkStart w:colFirst="0" w:colLast="0" w:name="_heading=h.f91tie51x8bz" w:id="2"/>
      <w:bookmarkEnd w:id="2"/>
      <w:r w:rsidDel="00000000" w:rsidR="00000000" w:rsidRPr="00000000">
        <w:rPr>
          <w:rtl w:val="0"/>
        </w:rPr>
        <w:t xml:space="preserve">MLI can raise their claims in form of a separate input file (called as claim requisition input file) will they have to upload on the SURGE platform for this activity. In essence invoking claims is an operation to be performed only in Batch Mode.</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gzvzs9wbf5wa" w:id="3"/>
      <w:bookmarkEnd w:id="3"/>
      <w:r w:rsidDel="00000000" w:rsidR="00000000" w:rsidRPr="00000000">
        <w:rPr>
          <w:rFonts w:ascii="Trebuchet MS" w:cs="Trebuchet MS" w:eastAsia="Trebuchet MS" w:hAnsi="Trebuchet MS"/>
          <w:b w:val="1"/>
          <w:bCs w:val="1"/>
          <w:color w:val="7f7f7f"/>
          <w:sz w:val="28"/>
          <w:szCs w:val="28"/>
          <w:rtl w:val="0"/>
        </w:rPr>
        <w:t xml:space="preserve">Input File Layout</w:t>
      </w:r>
    </w:p>
    <w:p w:rsidR="00000000" w:rsidDel="00000000" w:rsidP="00000000" w:rsidRDefault="00000000" w:rsidRPr="00000000" w14:paraId="000000BD">
      <w:pPr>
        <w:rPr/>
      </w:pPr>
      <w:r w:rsidDel="00000000" w:rsidR="00000000" w:rsidRPr="00000000">
        <w:rPr>
          <w:rtl w:val="0"/>
        </w:rPr>
        <w:t xml:space="preserve">Refer the spread sheet – Mudra Scheme Claim Requisition Input Layout, for the fields included, Mandatory/optional level, allowed characters and usage of codes wherever applicable. </w:t>
      </w:r>
    </w:p>
    <w:p w:rsidR="00000000" w:rsidDel="00000000" w:rsidP="00000000" w:rsidRDefault="00000000" w:rsidRPr="00000000" w14:paraId="000000BE">
      <w:pPr>
        <w:jc w:val="both"/>
        <w:rPr/>
      </w:pPr>
      <w:bookmarkStart w:colFirst="0" w:colLast="0" w:name="_heading=h.f4g1i1ycsiky" w:id="4"/>
      <w:bookmarkEnd w:id="4"/>
      <w:r w:rsidDel="00000000" w:rsidR="00000000" w:rsidRPr="00000000">
        <w:rPr>
          <w:rFonts w:ascii="Trebuchet MS" w:cs="Trebuchet MS" w:eastAsia="Trebuchet MS" w:hAnsi="Trebuchet MS"/>
          <w:b w:val="1"/>
          <w:bCs w:val="1"/>
          <w:color w:val="7f7f7f"/>
          <w:sz w:val="28"/>
          <w:szCs w:val="28"/>
        </w:rPr>
        <w:drawing>
          <wp:inline distB="0" distT="0" distL="114300" distR="114300">
            <wp:extent cx="828040" cy="542925"/>
            <wp:effectExtent b="0" l="0" r="0" t="0"/>
            <wp:docPr id="2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2804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rFonts w:ascii="Trebuchet MS" w:cs="Trebuchet MS" w:eastAsia="Trebuchet MS" w:hAnsi="Trebuchet MS"/>
          <w:b w:val="1"/>
          <w:bCs w:val="1"/>
          <w:color w:val="7f7f7f"/>
          <w:sz w:val="28"/>
          <w:szCs w:val="28"/>
        </w:rPr>
      </w:pPr>
      <w:r w:rsidDel="00000000" w:rsidR="00000000" w:rsidRPr="00000000">
        <w:rPr>
          <w:rtl w:val="0"/>
        </w:rPr>
      </w:r>
    </w:p>
    <w:p w:rsidR="00000000" w:rsidDel="00000000" w:rsidP="00000000" w:rsidRDefault="00000000" w:rsidRPr="00000000" w14:paraId="000000C0">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5b75wm4x377h" w:id="5"/>
      <w:bookmarkEnd w:id="5"/>
      <w:r w:rsidDel="00000000" w:rsidR="00000000" w:rsidRPr="00000000">
        <w:rPr>
          <w:rFonts w:ascii="Trebuchet MS" w:cs="Trebuchet MS" w:eastAsia="Trebuchet MS" w:hAnsi="Trebuchet MS"/>
          <w:b w:val="1"/>
          <w:bCs w:val="1"/>
          <w:color w:val="7f7f7f"/>
          <w:sz w:val="28"/>
          <w:szCs w:val="28"/>
          <w:rtl w:val="0"/>
        </w:rPr>
        <w:t xml:space="preserve">Input File Format Processed by SURGE </w:t>
      </w:r>
    </w:p>
    <w:p w:rsidR="00000000" w:rsidDel="00000000" w:rsidP="00000000" w:rsidRDefault="00000000" w:rsidRPr="00000000" w14:paraId="000000C1">
      <w:pPr>
        <w:jc w:val="both"/>
        <w:rPr/>
      </w:pPr>
      <w:r w:rsidDel="00000000" w:rsidR="00000000" w:rsidRPr="00000000">
        <w:rPr>
          <w:rtl w:val="0"/>
        </w:rPr>
        <w:t xml:space="preserve">SURGE will accept input file from MLI(s) in following format only:</w:t>
      </w:r>
    </w:p>
    <w:p w:rsidR="00000000" w:rsidDel="00000000" w:rsidP="00000000" w:rsidRDefault="00000000" w:rsidRPr="00000000" w14:paraId="000000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layout</w:t>
      </w:r>
    </w:p>
    <w:p w:rsidR="00000000" w:rsidDel="00000000" w:rsidP="00000000" w:rsidRDefault="00000000" w:rsidRPr="00000000" w14:paraId="000000C3">
      <w:pPr>
        <w:jc w:val="both"/>
        <w:rPr/>
      </w:pPr>
      <w:r w:rsidDel="00000000" w:rsidR="00000000" w:rsidRPr="00000000">
        <w:rPr>
          <w:rtl w:val="0"/>
        </w:rPr>
        <w:t xml:space="preserve">XML is only format permissible as per eGov standards. SURGE will </w:t>
      </w:r>
      <w:r w:rsidDel="00000000" w:rsidR="00000000" w:rsidRPr="00000000">
        <w:rPr>
          <w:b w:val="1"/>
          <w:bCs w:val="1"/>
          <w:u w:val="single"/>
          <w:rtl w:val="0"/>
        </w:rPr>
        <w:t xml:space="preserve">NOT</w:t>
      </w:r>
      <w:r w:rsidDel="00000000" w:rsidR="00000000" w:rsidRPr="00000000">
        <w:rPr>
          <w:rtl w:val="0"/>
        </w:rPr>
        <w:t xml:space="preserve"> process files received in any other formats than those listed above.</w:t>
      </w:r>
    </w:p>
    <w:p w:rsidR="00000000" w:rsidDel="00000000" w:rsidP="00000000" w:rsidRDefault="00000000" w:rsidRPr="00000000" w14:paraId="000000C4">
      <w:pPr>
        <w:jc w:val="both"/>
        <w:rPr/>
      </w:pPr>
      <w:r w:rsidDel="00000000" w:rsidR="00000000" w:rsidRPr="00000000">
        <w:rPr/>
        <w:drawing>
          <wp:inline distB="0" distT="0" distL="114300" distR="114300">
            <wp:extent cx="975360" cy="630555"/>
            <wp:effectExtent b="0" l="0" r="0" t="0"/>
            <wp:docPr id="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75360" cy="63055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C5">
      <w:pPr>
        <w:pStyle w:val="Heading3"/>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Enhancement in Claim File Upload under CGFMU</w:t>
      </w:r>
      <w:r w:rsidDel="00000000" w:rsidR="00000000" w:rsidRPr="00000000">
        <w:rPr>
          <w:rtl w:val="0"/>
        </w:rPr>
      </w:r>
    </w:p>
    <w:p w:rsidR="00000000" w:rsidDel="00000000" w:rsidP="00000000" w:rsidRDefault="00000000" w:rsidRPr="00000000" w14:paraId="000000C6">
      <w:pPr>
        <w:pStyle w:val="Heading4"/>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yellow"/>
          <w:rtl w:val="0"/>
        </w:rPr>
        <w:t xml:space="preserve">Current System Functionality</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the system captures the following three fields during claim file upload under CGFMU:</w:t>
      </w:r>
    </w:p>
    <w:p w:rsidR="00000000" w:rsidDel="00000000" w:rsidP="00000000" w:rsidRDefault="00000000" w:rsidRPr="00000000" w14:paraId="000000C8">
      <w:pPr>
        <w:numPr>
          <w:ilvl w:val="0"/>
          <w:numId w:val="53"/>
        </w:numPr>
        <w:spacing w:after="0" w:before="280" w:line="240" w:lineRule="auto"/>
        <w:ind w:left="720" w:hanging="360"/>
        <w:rPr/>
      </w:pPr>
      <w:r w:rsidDel="00000000" w:rsidR="00000000" w:rsidRPr="00000000">
        <w:rPr>
          <w:b w:val="1"/>
          <w:bCs w:val="1"/>
          <w:rtl w:val="0"/>
        </w:rPr>
        <w:t xml:space="preserve">(A)</w:t>
      </w:r>
      <w:r w:rsidDel="00000000" w:rsidR="00000000" w:rsidRPr="00000000">
        <w:rPr>
          <w:rtl w:val="0"/>
        </w:rPr>
        <w:t xml:space="preserve"> Principal as on Date of NPA (₹) </w:t>
      </w:r>
    </w:p>
    <w:p w:rsidR="00000000" w:rsidDel="00000000" w:rsidP="00000000" w:rsidRDefault="00000000" w:rsidRPr="00000000" w14:paraId="000000C9">
      <w:pPr>
        <w:numPr>
          <w:ilvl w:val="0"/>
          <w:numId w:val="53"/>
        </w:numPr>
        <w:spacing w:after="0" w:before="0" w:line="240" w:lineRule="auto"/>
        <w:ind w:left="720" w:hanging="360"/>
        <w:rPr/>
      </w:pPr>
      <w:r w:rsidDel="00000000" w:rsidR="00000000" w:rsidRPr="00000000">
        <w:rPr>
          <w:b w:val="1"/>
          <w:bCs w:val="1"/>
          <w:rtl w:val="0"/>
        </w:rPr>
        <w:t xml:space="preserve">(B)</w:t>
      </w:r>
      <w:r w:rsidDel="00000000" w:rsidR="00000000" w:rsidRPr="00000000">
        <w:rPr>
          <w:rtl w:val="0"/>
        </w:rPr>
        <w:t xml:space="preserve"> Recovery Amount from NPA Date till Lodgment of Claim (₹) </w:t>
      </w:r>
    </w:p>
    <w:p w:rsidR="00000000" w:rsidDel="00000000" w:rsidP="00000000" w:rsidRDefault="00000000" w:rsidRPr="00000000" w14:paraId="000000CA">
      <w:pPr>
        <w:numPr>
          <w:ilvl w:val="0"/>
          <w:numId w:val="53"/>
        </w:numPr>
        <w:spacing w:after="280" w:before="0" w:line="240" w:lineRule="auto"/>
        <w:ind w:left="720" w:hanging="360"/>
        <w:rPr/>
      </w:pPr>
      <w:r w:rsidDel="00000000" w:rsidR="00000000" w:rsidRPr="00000000">
        <w:rPr>
          <w:b w:val="1"/>
          <w:bCs w:val="1"/>
          <w:rtl w:val="0"/>
        </w:rPr>
        <w:t xml:space="preserve">Eligible AID </w:t>
      </w:r>
      <w:r w:rsidDel="00000000" w:rsidR="00000000" w:rsidRPr="00000000">
        <w:rPr>
          <w:rtl w:val="0"/>
        </w:rPr>
        <w:t xml:space="preserve"> = (A) – (B)</w:t>
      </w:r>
    </w:p>
    <w:p w:rsidR="00000000" w:rsidDel="00000000" w:rsidP="00000000" w:rsidRDefault="00000000" w:rsidRPr="00000000" w14:paraId="000000CB">
      <w:pPr>
        <w:pStyle w:val="Heading4"/>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b w:val="1"/>
          <w:bCs w:val="1"/>
          <w:sz w:val="22"/>
          <w:szCs w:val="22"/>
          <w:highlight w:val="yellow"/>
          <w:rtl w:val="0"/>
        </w:rPr>
        <w:t xml:space="preserve">Proposed Enhancement</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proposed to introduce two additional fields in the claim file upload to enhance data accuracy and transparency. The revised structure is as follows (as per IT note shared on 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March) :- </w:t>
      </w:r>
    </w:p>
    <w:tbl>
      <w:tblPr>
        <w:tblStyle w:val="Table4"/>
        <w:tblW w:w="9780.0" w:type="dxa"/>
        <w:jc w:val="left"/>
        <w:tblInd w:w="-5.0" w:type="dxa"/>
        <w:tblLayout w:type="fixed"/>
        <w:tblLook w:val="0400"/>
      </w:tblPr>
      <w:tblGrid>
        <w:gridCol w:w="960"/>
        <w:gridCol w:w="2660"/>
        <w:gridCol w:w="2100"/>
        <w:gridCol w:w="4060"/>
        <w:tblGridChange w:id="0">
          <w:tblGrid>
            <w:gridCol w:w="960"/>
            <w:gridCol w:w="2660"/>
            <w:gridCol w:w="2100"/>
            <w:gridCol w:w="40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D">
            <w:pPr>
              <w:spacing w:after="0" w:line="240" w:lineRule="auto"/>
              <w:jc w:val="center"/>
              <w:rPr>
                <w:b w:val="1"/>
                <w:bCs w:val="1"/>
                <w:color w:val="000000"/>
              </w:rPr>
            </w:pPr>
            <w:r w:rsidDel="00000000" w:rsidR="00000000" w:rsidRPr="00000000">
              <w:rPr>
                <w:b w:val="1"/>
                <w:bCs w:val="1"/>
                <w:color w:val="000000"/>
                <w:rtl w:val="0"/>
              </w:rPr>
              <w:t xml:space="preserve">Field</w:t>
            </w:r>
          </w:p>
        </w:tc>
        <w:tc>
          <w:tcPr>
            <w:tcBorders>
              <w:top w:color="000000" w:space="0" w:sz="4" w:val="single"/>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0CE">
            <w:pPr>
              <w:spacing w:after="0" w:line="240" w:lineRule="auto"/>
              <w:jc w:val="center"/>
              <w:rPr>
                <w:b w:val="1"/>
                <w:bCs w:val="1"/>
                <w:color w:val="000000"/>
              </w:rPr>
            </w:pPr>
            <w:r w:rsidDel="00000000" w:rsidR="00000000" w:rsidRPr="00000000">
              <w:rPr>
                <w:b w:val="1"/>
                <w:bCs w:val="1"/>
                <w:color w:val="000000"/>
                <w:rtl w:val="0"/>
              </w:rPr>
              <w:t xml:space="preserve">Details</w:t>
            </w:r>
          </w:p>
        </w:tc>
        <w:tc>
          <w:tcPr>
            <w:tcBorders>
              <w:top w:color="000000" w:space="0" w:sz="4" w:val="single"/>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0CF">
            <w:pPr>
              <w:spacing w:after="0" w:line="240" w:lineRule="auto"/>
              <w:jc w:val="center"/>
              <w:rPr>
                <w:b w:val="1"/>
                <w:bCs w:val="1"/>
                <w:color w:val="000000"/>
              </w:rPr>
            </w:pPr>
            <w:r w:rsidDel="00000000" w:rsidR="00000000" w:rsidRPr="00000000">
              <w:rPr>
                <w:b w:val="1"/>
                <w:bCs w:val="1"/>
                <w:color w:val="000000"/>
                <w:rtl w:val="0"/>
              </w:rPr>
              <w:t xml:space="preserve">Amount (₹)</w:t>
            </w:r>
          </w:p>
        </w:tc>
        <w:tc>
          <w:tcPr>
            <w:tcBorders>
              <w:top w:color="000000" w:space="0" w:sz="4" w:val="single"/>
              <w:left w:color="000000" w:space="0" w:sz="0" w:val="nil"/>
              <w:bottom w:color="000000" w:space="0" w:sz="4" w:val="single"/>
              <w:right w:color="000000" w:space="0" w:sz="4" w:val="single"/>
            </w:tcBorders>
            <w:shd w:fill="ddebf7" w:val="clear"/>
            <w:vAlign w:val="center"/>
          </w:tcPr>
          <w:p w:rsidR="00000000" w:rsidDel="00000000" w:rsidP="00000000" w:rsidRDefault="00000000" w:rsidRPr="00000000" w14:paraId="000000D0">
            <w:pPr>
              <w:spacing w:after="0" w:line="240" w:lineRule="auto"/>
              <w:jc w:val="center"/>
              <w:rPr>
                <w:b w:val="1"/>
                <w:bCs w:val="1"/>
                <w:color w:val="000000"/>
              </w:rPr>
            </w:pPr>
            <w:r w:rsidDel="00000000" w:rsidR="00000000" w:rsidRPr="00000000">
              <w:rPr>
                <w:b w:val="1"/>
                <w:bCs w:val="1"/>
                <w:color w:val="000000"/>
                <w:rtl w:val="0"/>
              </w:rPr>
              <w:t xml:space="preserve">Remarks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40" w:lineRule="auto"/>
              <w:jc w:val="center"/>
              <w:rPr>
                <w:color w:val="000000"/>
              </w:rPr>
            </w:pPr>
            <w:r w:rsidDel="00000000" w:rsidR="00000000" w:rsidRPr="00000000">
              <w:rPr>
                <w:color w:val="000000"/>
                <w:rtl w:val="0"/>
              </w:rPr>
              <w:t xml:space="preserve">(A)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color w:val="000000"/>
              </w:rPr>
            </w:pPr>
            <w:r w:rsidDel="00000000" w:rsidR="00000000" w:rsidRPr="00000000">
              <w:rPr>
                <w:color w:val="000000"/>
                <w:rtl w:val="0"/>
              </w:rPr>
              <w:t xml:space="preserve">Principal as on Date of NPA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spacing w:after="0" w:line="240" w:lineRule="auto"/>
              <w:jc w:val="center"/>
              <w:rPr>
                <w:color w:val="000000"/>
              </w:rPr>
            </w:pPr>
            <w:r w:rsidDel="00000000" w:rsidR="00000000" w:rsidRPr="00000000">
              <w:rPr>
                <w:color w:val="000000"/>
                <w:rtl w:val="0"/>
              </w:rPr>
              <w:t xml:space="preserve">xxx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spacing w:after="0" w:line="240" w:lineRule="auto"/>
              <w:rPr>
                <w:color w:val="000000"/>
              </w:rPr>
            </w:pPr>
            <w:r w:rsidDel="00000000" w:rsidR="00000000" w:rsidRPr="00000000">
              <w:rPr>
                <w:color w:val="000000"/>
                <w:rtl w:val="0"/>
              </w:rPr>
              <w:t xml:space="preserve">Existing Field</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40" w:lineRule="auto"/>
              <w:jc w:val="center"/>
              <w:rPr>
                <w:color w:val="000000"/>
              </w:rPr>
            </w:pPr>
            <w:r w:rsidDel="00000000" w:rsidR="00000000" w:rsidRPr="00000000">
              <w:rPr>
                <w:color w:val="000000"/>
                <w:rtl w:val="0"/>
              </w:rPr>
              <w:t xml:space="preserve">(B)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color w:val="000000"/>
              </w:rPr>
            </w:pPr>
            <w:r w:rsidDel="00000000" w:rsidR="00000000" w:rsidRPr="00000000">
              <w:rPr>
                <w:color w:val="000000"/>
                <w:rtl w:val="0"/>
              </w:rPr>
              <w:t xml:space="preserve">Unrecovered Interest as on Date of NPA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color w:val="000000"/>
              </w:rPr>
            </w:pPr>
            <w:r w:rsidDel="00000000" w:rsidR="00000000" w:rsidRPr="00000000">
              <w:rPr>
                <w:rtl w:val="0"/>
              </w:rPr>
              <w:t xml:space="preserve">X</w:t>
            </w:r>
            <w:r w:rsidDel="00000000" w:rsidR="00000000" w:rsidRPr="00000000">
              <w:rPr>
                <w:color w:val="000000"/>
                <w:rtl w:val="0"/>
              </w:rPr>
              <w:t xml:space="preserve">xx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spacing w:after="0" w:line="240" w:lineRule="auto"/>
              <w:rPr>
                <w:b w:val="1"/>
                <w:bCs w:val="1"/>
                <w:color w:val="000000"/>
              </w:rPr>
            </w:pPr>
            <w:r w:rsidDel="00000000" w:rsidR="00000000" w:rsidRPr="00000000">
              <w:rPr>
                <w:b w:val="1"/>
                <w:bCs w:val="1"/>
                <w:color w:val="000000"/>
                <w:rtl w:val="0"/>
              </w:rPr>
              <w:t xml:space="preserve">New Field</w:t>
            </w:r>
            <w:r w:rsidDel="00000000" w:rsidR="00000000" w:rsidRPr="00000000">
              <w:rPr>
                <w:color w:val="000000"/>
                <w:rtl w:val="0"/>
              </w:rPr>
              <w:t xml:space="preserve"> – To be added in claim file</w:t>
            </w:r>
            <w:r w:rsidDel="00000000" w:rsidR="00000000" w:rsidRPr="00000000">
              <w:rPr>
                <w:rtl w:val="0"/>
              </w:rPr>
            </w:r>
          </w:p>
        </w:tc>
      </w:tr>
      <w:tr>
        <w:trPr>
          <w:cantSplit w:val="0"/>
          <w:trHeight w:val="24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40" w:lineRule="auto"/>
              <w:jc w:val="center"/>
              <w:rPr>
                <w:color w:val="000000"/>
              </w:rPr>
            </w:pPr>
            <w:r w:rsidDel="00000000" w:rsidR="00000000" w:rsidRPr="00000000">
              <w:rPr>
                <w:color w:val="000000"/>
                <w:rtl w:val="0"/>
              </w:rPr>
              <w:t xml:space="preserve">(C)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color w:val="000000"/>
              </w:rPr>
            </w:pPr>
            <w:r w:rsidDel="00000000" w:rsidR="00000000" w:rsidRPr="00000000">
              <w:rPr>
                <w:color w:val="000000"/>
                <w:rtl w:val="0"/>
              </w:rPr>
              <w:t xml:space="preserve">Total Outstanding Amount as on Date of NPA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color w:val="000000"/>
              </w:rPr>
            </w:pPr>
            <w:r w:rsidDel="00000000" w:rsidR="00000000" w:rsidRPr="00000000">
              <w:rPr>
                <w:rtl w:val="0"/>
              </w:rPr>
              <w:t xml:space="preserve">X</w:t>
            </w:r>
            <w:r w:rsidDel="00000000" w:rsidR="00000000" w:rsidRPr="00000000">
              <w:rPr>
                <w:color w:val="000000"/>
                <w:rtl w:val="0"/>
              </w:rPr>
              <w:t xml:space="preserve">xx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spacing w:after="0" w:line="240" w:lineRule="auto"/>
              <w:rPr>
                <w:b w:val="1"/>
                <w:bCs w:val="1"/>
                <w:color w:val="000000"/>
              </w:rPr>
            </w:pPr>
            <w:r w:rsidDel="00000000" w:rsidR="00000000" w:rsidRPr="00000000">
              <w:rPr>
                <w:b w:val="1"/>
                <w:bCs w:val="1"/>
                <w:color w:val="000000"/>
                <w:rtl w:val="0"/>
              </w:rPr>
              <w:t xml:space="preserve">New Field</w:t>
            </w:r>
            <w:r w:rsidDel="00000000" w:rsidR="00000000" w:rsidRPr="00000000">
              <w:rPr>
                <w:color w:val="000000"/>
                <w:rtl w:val="0"/>
              </w:rPr>
              <w:t xml:space="preserve"> – To be added in claim file</w:t>
              <w:br w:type="textWrapping"/>
              <w:t xml:space="preserve">The Total Outstanding Amount (C) entered in the claim file must not exceed the sum of:</w:t>
              <w:br w:type="textWrapping"/>
              <w:t xml:space="preserve">(A) Principal as on Date of NPA + (B) Unrecovered Interest as on Date of NPA</w:t>
            </w:r>
            <w:r w:rsidDel="00000000" w:rsidR="00000000" w:rsidRPr="00000000">
              <w:rPr>
                <w:rtl w:val="0"/>
              </w:rPr>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40" w:lineRule="auto"/>
              <w:jc w:val="center"/>
              <w:rPr>
                <w:color w:val="000000"/>
              </w:rPr>
            </w:pPr>
            <w:r w:rsidDel="00000000" w:rsidR="00000000" w:rsidRPr="00000000">
              <w:rPr>
                <w:color w:val="000000"/>
                <w:rtl w:val="0"/>
              </w:rPr>
              <w:t xml:space="preserv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color w:val="000000"/>
              </w:rPr>
            </w:pPr>
            <w:r w:rsidDel="00000000" w:rsidR="00000000" w:rsidRPr="00000000">
              <w:rPr>
                <w:color w:val="000000"/>
                <w:rtl w:val="0"/>
              </w:rPr>
              <w:t xml:space="preserve">Recovery Amount from NPA Date till Lodgment of Claim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color w:val="000000"/>
              </w:rPr>
            </w:pPr>
            <w:r w:rsidDel="00000000" w:rsidR="00000000" w:rsidRPr="00000000">
              <w:rPr>
                <w:color w:val="000000"/>
                <w:rtl w:val="0"/>
              </w:rPr>
              <w:t xml:space="preserve">xxx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0" w:line="240" w:lineRule="auto"/>
              <w:rPr>
                <w:color w:val="000000"/>
              </w:rPr>
            </w:pPr>
            <w:r w:rsidDel="00000000" w:rsidR="00000000" w:rsidRPr="00000000">
              <w:rPr>
                <w:color w:val="000000"/>
                <w:rtl w:val="0"/>
              </w:rPr>
              <w:t xml:space="preserve">Existing Field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40" w:lineRule="auto"/>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spacing w:after="0" w:line="240" w:lineRule="auto"/>
              <w:rPr>
                <w:color w:val="000000"/>
              </w:rPr>
            </w:pPr>
            <w:r w:rsidDel="00000000" w:rsidR="00000000" w:rsidRPr="00000000">
              <w:rPr>
                <w:color w:val="000000"/>
                <w:rtl w:val="0"/>
              </w:rPr>
              <w:t xml:space="preserve">Eligible AID (A) - (D)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spacing w:after="0" w:line="240" w:lineRule="auto"/>
              <w:jc w:val="center"/>
              <w:rPr>
                <w:color w:val="000000"/>
              </w:rPr>
            </w:pPr>
            <w:r w:rsidDel="00000000" w:rsidR="00000000" w:rsidRPr="00000000">
              <w:rPr>
                <w:color w:val="000000"/>
                <w:rtl w:val="0"/>
              </w:rPr>
              <w:t xml:space="preserve">xxx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0E5">
      <w:pPr>
        <w:pStyle w:val="Heading4"/>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br w:type="textWrapping"/>
      </w:r>
      <w:r w:rsidDel="00000000" w:rsidR="00000000" w:rsidRPr="00000000">
        <w:rPr>
          <w:rFonts w:ascii="Calibri" w:cs="Calibri" w:eastAsia="Calibri" w:hAnsi="Calibri"/>
          <w:b w:val="0"/>
          <w:bCs w:val="0"/>
          <w:sz w:val="22"/>
          <w:szCs w:val="22"/>
          <w:highlight w:val="yellow"/>
          <w:rtl w:val="0"/>
        </w:rPr>
        <w:t xml:space="preserve">Applicability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proposed changes shall be applicable across both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MUDRA and SHG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portfolios.</w:t>
      </w:r>
    </w:p>
    <w:p w:rsidR="00000000" w:rsidDel="00000000" w:rsidP="00000000" w:rsidRDefault="00000000" w:rsidRPr="00000000" w14:paraId="000000E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other claim calculation methodologies shall remain unchanged.</w:t>
      </w:r>
    </w:p>
    <w:p w:rsidR="00000000" w:rsidDel="00000000" w:rsidP="00000000" w:rsidRDefault="00000000" w:rsidRPr="00000000" w14:paraId="000000E8">
      <w:pPr>
        <w:jc w:val="both"/>
        <w:rPr/>
      </w:pPr>
      <w:r w:rsidDel="00000000" w:rsidR="00000000" w:rsidRPr="00000000">
        <w:rPr>
          <w:rtl w:val="0"/>
        </w:rPr>
        <w:br w:type="textWrapping"/>
      </w:r>
    </w:p>
    <w:p w:rsidR="00000000" w:rsidDel="00000000" w:rsidP="00000000" w:rsidRDefault="00000000" w:rsidRPr="00000000" w14:paraId="000000E9">
      <w:pPr>
        <w:jc w:val="both"/>
        <w:rPr/>
      </w:pPr>
      <w:bookmarkStart w:colFirst="0" w:colLast="0" w:name="_heading=h.gb243soub6z7" w:id="6"/>
      <w:bookmarkEnd w:id="6"/>
      <w:r w:rsidDel="00000000" w:rsidR="00000000" w:rsidRPr="00000000">
        <w:br w:type="page"/>
      </w:r>
      <w:r w:rsidDel="00000000" w:rsidR="00000000" w:rsidRPr="00000000">
        <w:rPr>
          <w:rFonts w:ascii="Trebuchet MS" w:cs="Trebuchet MS" w:eastAsia="Trebuchet MS" w:hAnsi="Trebuchet MS"/>
          <w:b w:val="1"/>
          <w:bCs w:val="1"/>
          <w:color w:val="7f7f7f"/>
          <w:sz w:val="28"/>
          <w:szCs w:val="28"/>
          <w:rtl w:val="0"/>
        </w:rPr>
        <w:t xml:space="preserve">Preparation of Input File</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This section describes the process for preparation of input file which MLI needs to send to NCGTC. The purpose of this file is:</w:t>
      </w:r>
    </w:p>
    <w:p w:rsidR="00000000" w:rsidDel="00000000" w:rsidP="00000000" w:rsidRDefault="00000000" w:rsidRPr="00000000" w14:paraId="000000E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Invoke Claims – If the associated loan account of the CG is in state of NPA for the prescribed duration as per the scheme notification and MLI wants to invoke the guarantee for this </w:t>
      </w:r>
      <w:sdt>
        <w:sdtPr>
          <w:id w:val="-2160516"/>
          <w:tag w:val="goog_rdk_6"/>
        </w:sdtPr>
        <w:sdtContent>
          <w:commentRangeStart w:id="6"/>
        </w:sdtContent>
      </w:sdt>
      <w:sdt>
        <w:sdtPr>
          <w:id w:val="1270711749"/>
          <w:tag w:val="goog_rdk_7"/>
        </w:sdtPr>
        <w:sdtContent>
          <w:commentRangeStart w:id="7"/>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w:t>
      </w:r>
      <w:commentRangeEnd w:id="6"/>
      <w:r w:rsidDel="00000000" w:rsidR="00000000" w:rsidRPr="00000000">
        <w:commentReference w:id="6"/>
      </w:r>
      <w:commentRangeEnd w:id="7"/>
      <w:r w:rsidDel="00000000" w:rsidR="00000000" w:rsidRPr="00000000">
        <w:commentReference w:id="7"/>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C">
      <w:pPr>
        <w:jc w:val="both"/>
        <w:rPr/>
      </w:pPr>
      <w:r w:rsidDel="00000000" w:rsidR="00000000" w:rsidRPr="00000000">
        <w:rPr/>
        <mc:AlternateContent>
          <mc:Choice Requires="wpg">
            <w:drawing>
              <wp:inline distB="0" distT="0" distL="0" distR="0">
                <wp:extent cx="5920740" cy="2727325"/>
                <wp:effectExtent b="0" l="0" r="0" t="0"/>
                <wp:docPr id="6" name=""/>
                <a:graphic>
                  <a:graphicData uri="http://schemas.microsoft.com/office/word/2010/wordprocessingShape">
                    <wps:wsp>
                      <wps:cNvSpPr/>
                      <wps:cNvPr id="18" name="Shape 18"/>
                      <wps:spPr>
                        <a:xfrm>
                          <a:off x="2391980" y="2422688"/>
                          <a:ext cx="5908040" cy="2714625"/>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Important Note:</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Interim Claim 1: Yearly Once when the portfolio has status as ‘Currency Period 2’ and before Currency Period 2 Billing.</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Interim Claim 2: Yearly Once when the portfolio has status as ‘Currency Period 3’ and before Currency Period 3 Billing.</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Final Claim Settlement: Yearly Once when the portfolio has status as ‘Currency Period 4’ and no billing required.</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Migrated Interim Claim 1: Yearly Once when the portfolio has status as ‘Currency Period 5’ and before Currency Period 5 Billing.</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Migrated Interim Claim 2: Yearly Once when the portfolio has status as ‘Currency Period 6’ and before Currency Period 6 Billing.</w:t>
                            </w:r>
                          </w:p>
                          <w:p w:rsidR="00000000" w:rsidDel="00000000" w:rsidP="00000000" w:rsidRDefault="00000000" w:rsidRPr="00000000">
                            <w:pPr>
                              <w:spacing w:after="0" w:before="0" w:line="240"/>
                              <w:ind w:left="360" w:right="0" w:firstLine="0"/>
                              <w:jc w:val="both"/>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For Migrated Final Claim 1: Yearly Once when the portfolio has status as ‘Currency Period 7’ and no billing required</w:t>
                            </w:r>
                            <w:r w:rsidDel="00000000" w:rsidR="00000000" w:rsidRPr="00000000">
                              <w:rPr>
                                <w:rFonts w:ascii="Calibri" w:cs="Calibri" w:eastAsia="Calibri" w:hAnsi="Calibri"/>
                                <w:b w:val="0"/>
                                <w:i w:val="0"/>
                                <w:smallCaps w:val="0"/>
                                <w:strike w:val="0"/>
                                <w:color w:val="000000"/>
                                <w:sz w:val="28"/>
                                <w:highlight w:val="yellow"/>
                                <w:vertAlign w:val="baseline"/>
                              </w:rPr>
                              <w:t xml:space="preserve">.</w:t>
                            </w:r>
                          </w:p>
                        </w:txbxContent>
                      </wps:txbx>
                      <wps:bodyPr anchorCtr="0" anchor="ctr" bIns="45700" lIns="91425" spcFirstLastPara="1" rIns="91425" wrap="square" tIns="45700">
                        <a:noAutofit/>
                      </wps:bodyPr>
                    </wps:wsp>
                  </a:graphicData>
                </a:graphic>
              </wp:inline>
            </w:drawing>
          </mc:Choice>
          <mc:Fallback>
            <w:drawing>
              <wp:inline distB="0" distT="0" distL="0" distR="0">
                <wp:extent cx="5920740" cy="2727325"/>
                <wp:effectExtent b="0" l="0" r="0" t="0"/>
                <wp:docPr id="6"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920740" cy="2727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rPr>
          <w:rFonts w:ascii="Trebuchet MS" w:cs="Trebuchet MS" w:eastAsia="Trebuchet MS" w:hAnsi="Trebuchet MS"/>
          <w:b w:val="1"/>
          <w:bCs w:val="1"/>
          <w:color w:val="000000"/>
        </w:rPr>
      </w:pPr>
      <w:bookmarkStart w:colFirst="0" w:colLast="0" w:name="_heading=h.73ks3469491z" w:id="7"/>
      <w:bookmarkEnd w:id="7"/>
      <w:r w:rsidDel="00000000" w:rsidR="00000000" w:rsidRPr="00000000">
        <w:rPr>
          <w:rFonts w:ascii="Trebuchet MS" w:cs="Trebuchet MS" w:eastAsia="Trebuchet MS" w:hAnsi="Trebuchet MS"/>
          <w:b w:val="1"/>
          <w:bCs w:val="1"/>
          <w:color w:val="000000"/>
          <w:rtl w:val="0"/>
        </w:rPr>
        <w:t xml:space="preserve">Request for Claim</w:t>
      </w:r>
    </w:p>
    <w:p w:rsidR="00000000" w:rsidDel="00000000" w:rsidP="00000000" w:rsidRDefault="00000000" w:rsidRPr="00000000" w14:paraId="000000EF">
      <w:pPr>
        <w:jc w:val="both"/>
        <w:rPr/>
      </w:pPr>
      <w:r w:rsidDel="00000000" w:rsidR="00000000" w:rsidRPr="00000000">
        <w:rPr>
          <w:rtl w:val="0"/>
        </w:rPr>
        <w:t xml:space="preserve">As a part of MLI’s loan business at their end, their sanctioned and disbursed Loan to the borrower under the SHG loan Scheme </w:t>
      </w:r>
      <w:r w:rsidDel="00000000" w:rsidR="00000000" w:rsidRPr="00000000">
        <w:rPr>
          <w:i w:val="1"/>
          <w:iCs w:val="1"/>
          <w:rtl w:val="0"/>
        </w:rPr>
        <w:t xml:space="preserve">may</w:t>
      </w:r>
      <w:r w:rsidDel="00000000" w:rsidR="00000000" w:rsidRPr="00000000">
        <w:rPr>
          <w:rtl w:val="0"/>
        </w:rPr>
        <w:t xml:space="preserve"> become NPA. If such loan assets remain in the state of NPA for 6 months or more, then, MLI may invoke the associated CG. </w:t>
      </w:r>
    </w:p>
    <w:p w:rsidR="00000000" w:rsidDel="00000000" w:rsidP="00000000" w:rsidRDefault="00000000" w:rsidRPr="00000000" w14:paraId="000000F0">
      <w:pPr>
        <w:jc w:val="both"/>
        <w:rPr/>
      </w:pPr>
      <w:r w:rsidDel="00000000" w:rsidR="00000000" w:rsidRPr="00000000">
        <w:rPr>
          <w:rtl w:val="0"/>
        </w:rPr>
        <w:t xml:space="preserve">As a part of this scheme and claim raise process, MLI’s are advised to send the requisite information of their loan accounts (for whom the guarantees has been provided) to NCGTC in following steps:</w:t>
      </w:r>
    </w:p>
    <w:p w:rsidR="00000000" w:rsidDel="00000000" w:rsidP="00000000" w:rsidRDefault="00000000" w:rsidRPr="00000000" w14:paraId="000000F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per the periodicity in which the portfolio is:</w:t>
      </w:r>
    </w:p>
    <w:p w:rsidR="00000000" w:rsidDel="00000000" w:rsidP="00000000" w:rsidRDefault="00000000" w:rsidRPr="00000000" w14:paraId="000000F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Interim Claim 1, once the update file of the respective portfolio for currency period 2 is uploaded, MLI needs to extract the loan information for all those loan accounts, which are eligible for claims. </w:t>
      </w:r>
    </w:p>
    <w:p w:rsidR="00000000" w:rsidDel="00000000" w:rsidP="00000000" w:rsidRDefault="00000000" w:rsidRPr="00000000" w14:paraId="000000F3">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Interim Claim 2, once the update file of the respective portfolio for currency period 3 is uploaded, MLI needs to extract the loan information for all those loan accounts, which are eligible for claims.</w:t>
      </w:r>
    </w:p>
    <w:p w:rsidR="00000000" w:rsidDel="00000000" w:rsidP="00000000" w:rsidRDefault="00000000" w:rsidRPr="00000000" w14:paraId="000000F4">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Final Claim, once the update file of the respective portfolio for currency period 3 is uploaded, MLI needs to extract the loan information for all those loan accounts, which are eligible for claims.</w:t>
      </w:r>
    </w:p>
    <w:p w:rsidR="00000000" w:rsidDel="00000000" w:rsidP="00000000" w:rsidRDefault="00000000" w:rsidRPr="00000000" w14:paraId="000000F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Migrated Interim Claim 1, once the update file of the respective portfolio for currency period 5 is uploaded, MLI needs to extract the loan information for all those loan accounts, which are eligible for claims. </w:t>
      </w:r>
    </w:p>
    <w:p w:rsidR="00000000" w:rsidDel="00000000" w:rsidP="00000000" w:rsidRDefault="00000000" w:rsidRPr="00000000" w14:paraId="000000F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Migrated Interim Claim 2, once the update file of the respective portfolio for currency period 6 is uploaded, MLI needs to extract the loan information for all those loan accounts, which are eligible for claims.</w:t>
      </w:r>
    </w:p>
    <w:p w:rsidR="00000000" w:rsidDel="00000000" w:rsidP="00000000" w:rsidRDefault="00000000" w:rsidRPr="00000000" w14:paraId="000000F7">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Migrated Final Claim, once the update file of the respective portfolio for currency period 7 is uploaded, MLI needs to extract the loan information for all those loan accounts, which are eligible for claims.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that the data needs to be send to SURGE only for those loan accounts which qualifies for claims as per scheme notification and not otherwise.</w:t>
      </w:r>
    </w:p>
    <w:p w:rsidR="00000000" w:rsidDel="00000000" w:rsidP="00000000" w:rsidRDefault="00000000" w:rsidRPr="00000000" w14:paraId="000000F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needs to send the information in a file, called as ‘Mudra Scheme Claim Requisition Input Layout’. Information to be extracted in the layout mentioned in the section 1.2 and in the format mentioned in section 1.3.</w:t>
      </w:r>
    </w:p>
    <w:p w:rsidR="00000000" w:rsidDel="00000000" w:rsidP="00000000" w:rsidRDefault="00000000" w:rsidRPr="00000000" w14:paraId="000000F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this file on the NCGTC system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 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 by MLI user account. The file needs to be uploaded against a specific ‘Scheme’ and ‘Portfolio’. </w:t>
      </w:r>
    </w:p>
    <w:p w:rsidR="00000000" w:rsidDel="00000000" w:rsidP="00000000" w:rsidRDefault="00000000" w:rsidRPr="00000000" w14:paraId="000000F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Till the specified period (communicated by NCGTC) MLI is permitted to upload and/or re-upload the input file multiple times. Thus, allowing MLI’s to append, edit and delete the information for claim of the issued CG’s multiple times and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 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w:t>
      </w:r>
    </w:p>
    <w:p w:rsidR="00000000" w:rsidDel="00000000" w:rsidP="00000000" w:rsidRDefault="00000000" w:rsidRPr="00000000" w14:paraId="000000F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submission of the ‘Approved’ input file will be effective once MLI accepts to the ‘Management certificate - Terms &amp; Conditions’. Post the approved state – the input file is sent for approval by NCGTC user. </w:t>
      </w:r>
    </w:p>
    <w:p w:rsidR="00000000" w:rsidDel="00000000" w:rsidP="00000000" w:rsidRDefault="00000000" w:rsidRPr="00000000" w14:paraId="000000F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final verification of the input file by MLI approver user account (created by their own MLI Administrator), and NCGTC user the state of the input file is changed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‘Processed</w:t>
      </w:r>
      <w:sdt>
        <w:sdtPr>
          <w:id w:val="948043870"/>
          <w:tag w:val="goog_rdk_8"/>
        </w:sdtPr>
        <w:sdtContent>
          <w:commentRangeStart w:id="8"/>
        </w:sdtContent>
      </w:sdt>
      <w:sdt>
        <w:sdtPr>
          <w:id w:val="-311448294"/>
          <w:tag w:val="goog_rdk_9"/>
        </w:sdtPr>
        <w:sdtContent>
          <w:commentRangeStart w:id="9"/>
        </w:sdtContent>
      </w:sdt>
      <w:sdt>
        <w:sdtPr>
          <w:id w:val="-1877475516"/>
          <w:tag w:val="goog_rdk_10"/>
        </w:sdtPr>
        <w:sdtContent>
          <w:commentRangeStart w:id="10"/>
        </w:sdtContent>
      </w:sdt>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 </w:t>
      </w:r>
    </w:p>
    <w:p w:rsidR="00000000" w:rsidDel="00000000" w:rsidP="00000000" w:rsidRDefault="00000000" w:rsidRPr="00000000" w14:paraId="000000F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Processed state of input file also means that the claims has been considered in SURGE.</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rPr>
          <w:rFonts w:ascii="Trebuchet MS" w:cs="Trebuchet MS" w:eastAsia="Trebuchet MS" w:hAnsi="Trebuchet MS"/>
          <w:b w:val="1"/>
          <w:bCs w:val="1"/>
          <w:color w:val="000000"/>
        </w:rPr>
      </w:pPr>
      <w:bookmarkStart w:colFirst="0" w:colLast="0" w:name="_heading=h.1r66nggmdxly" w:id="8"/>
      <w:bookmarkEnd w:id="8"/>
      <w:r w:rsidDel="00000000" w:rsidR="00000000" w:rsidRPr="00000000">
        <w:rPr>
          <w:rFonts w:ascii="Trebuchet MS" w:cs="Trebuchet MS" w:eastAsia="Trebuchet MS" w:hAnsi="Trebuchet MS"/>
          <w:b w:val="1"/>
          <w:bCs w:val="1"/>
          <w:color w:val="000000"/>
          <w:rtl w:val="0"/>
        </w:rPr>
        <w:t xml:space="preserve">Summary - Preparing &amp; Uploading the Input File</w:t>
      </w:r>
    </w:p>
    <w:p w:rsidR="00000000" w:rsidDel="00000000" w:rsidP="00000000" w:rsidRDefault="00000000" w:rsidRPr="00000000" w14:paraId="00000102">
      <w:pPr>
        <w:jc w:val="both"/>
        <w:rPr/>
      </w:pPr>
      <w:r w:rsidDel="00000000" w:rsidR="00000000" w:rsidRPr="00000000">
        <w:rPr/>
        <mc:AlternateContent>
          <mc:Choice Requires="wpg">
            <w:drawing>
              <wp:inline distB="0" distT="0" distL="0" distR="0">
                <wp:extent cx="5943600" cy="2971800"/>
                <wp:effectExtent b="0" l="0" r="0" t="0"/>
                <wp:docPr id="5" name=""/>
                <a:graphic>
                  <a:graphicData uri="http://schemas.microsoft.com/office/word/2010/wordprocessingGroup">
                    <wpg:wgp>
                      <wpg:cNvGrpSpPr/>
                      <wpg:grpSpPr>
                        <a:xfrm>
                          <a:off x="0" y="0"/>
                          <a:ext cx="5943600" cy="2971800"/>
                          <a:chOff x="0" y="0"/>
                          <a:chExt cx="5944750" cy="2971800"/>
                        </a:xfrm>
                      </wpg:grpSpPr>
                      <wpg:grpSp>
                        <wpg:cNvGrpSpPr/>
                        <wpg:grpSpPr>
                          <a:xfrm>
                            <a:off x="0" y="0"/>
                            <a:ext cx="5943600" cy="2971800"/>
                            <a:chOff x="0" y="0"/>
                            <a:chExt cx="5943600" cy="2971800"/>
                          </a:xfrm>
                        </wpg:grpSpPr>
                        <wps:wsp>
                          <wps:cNvSpPr/>
                          <wps:cNvPr id="7" name="Shape 7"/>
                          <wps:spPr>
                            <a:xfrm>
                              <a:off x="0" y="0"/>
                              <a:ext cx="5943600" cy="29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223" y="640800"/>
                              <a:ext cx="1561355" cy="1690198"/>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50954"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1: Prepare</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Extract &amp; Prepare Input file and upload on NCGTC Server.</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Prepared by MLI user account.</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'Draft'</w:t>
                                </w:r>
                              </w:p>
                            </w:txbxContent>
                          </wps:txbx>
                          <wps:bodyPr anchorCtr="0" anchor="t" bIns="38100" lIns="38100" spcFirstLastPara="1" rIns="38100" wrap="square" tIns="38100">
                            <a:noAutofit/>
                          </wps:bodyPr>
                        </wps:wsp>
                        <wps:wsp>
                          <wps:cNvSpPr/>
                          <wps:cNvPr id="10" name="Shape 10"/>
                          <wps:spPr>
                            <a:xfrm>
                              <a:off x="1722715" y="1292291"/>
                              <a:ext cx="331007" cy="387216"/>
                            </a:xfrm>
                            <a:prstGeom prst="rightArrow">
                              <a:avLst>
                                <a:gd fmla="val 60000" name="adj1"/>
                                <a:gd fmla="val 50000" name="adj2"/>
                              </a:avLst>
                            </a:prstGeom>
                            <a:solidFill>
                              <a:srgbClr val="4372C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1722715" y="1369734"/>
                              <a:ext cx="231705" cy="2323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p>
                            </w:txbxContent>
                          </wps:txbx>
                          <wps:bodyPr anchorCtr="0" anchor="ctr" bIns="0" lIns="0" spcFirstLastPara="1" rIns="0" wrap="square" tIns="0">
                            <a:noAutofit/>
                          </wps:bodyPr>
                        </wps:wsp>
                        <wps:wsp>
                          <wps:cNvSpPr/>
                          <wps:cNvPr id="12" name="Shape 12"/>
                          <wps:spPr>
                            <a:xfrm>
                              <a:off x="2191122" y="640800"/>
                              <a:ext cx="1561355" cy="1690198"/>
                            </a:xfrm>
                            <a:prstGeom prst="roundRect">
                              <a:avLst>
                                <a:gd fmla="val 10000" name="adj"/>
                              </a:avLst>
                            </a:prstGeom>
                            <a:solidFill>
                              <a:srgbClr val="44B78C"/>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236853"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2: Approve</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Approve the Input file. </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Approved by MLI Approver Account after due verifications.</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'Approved'</w:t>
                                </w:r>
                              </w:p>
                            </w:txbxContent>
                          </wps:txbx>
                          <wps:bodyPr anchorCtr="0" anchor="t" bIns="38100" lIns="38100" spcFirstLastPara="1" rIns="38100" wrap="square" tIns="38100">
                            <a:noAutofit/>
                          </wps:bodyPr>
                        </wps:wsp>
                        <wps:wsp>
                          <wps:cNvSpPr/>
                          <wps:cNvPr id="14" name="Shape 14"/>
                          <wps:spPr>
                            <a:xfrm>
                              <a:off x="3908613" y="1292291"/>
                              <a:ext cx="331007" cy="387216"/>
                            </a:xfrm>
                            <a:prstGeom prst="rightArrow">
                              <a:avLst>
                                <a:gd fmla="val 60000" name="adj1"/>
                                <a:gd fmla="val 50000" name="adj2"/>
                              </a:avLst>
                            </a:prstGeom>
                            <a:solidFill>
                              <a:srgbClr val="6FAA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3908613" y="1369734"/>
                              <a:ext cx="231705" cy="2323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p>
                            </w:txbxContent>
                          </wps:txbx>
                          <wps:bodyPr anchorCtr="0" anchor="ctr" bIns="0" lIns="0" spcFirstLastPara="1" rIns="0" wrap="square" tIns="0">
                            <a:noAutofit/>
                          </wps:bodyPr>
                        </wps:wsp>
                        <wps:wsp>
                          <wps:cNvSpPr/>
                          <wps:cNvPr id="16" name="Shape 16"/>
                          <wps:spPr>
                            <a:xfrm>
                              <a:off x="4377020" y="640800"/>
                              <a:ext cx="1561355" cy="1690198"/>
                            </a:xfrm>
                            <a:prstGeom prst="roundRect">
                              <a:avLst>
                                <a:gd fmla="val 10000" name="adj"/>
                              </a:avLst>
                            </a:prstGeom>
                            <a:solidFill>
                              <a:srgbClr val="6FAA47"/>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4422751"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3: Final Submission</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Acceptance to the ‘Management Certificate - Terms &amp; Conditions’</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is sent for Approval from NCGTC</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Post Approval of NCGTC user - the input file is processed</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'Submitted'</w:t>
                                </w:r>
                              </w:p>
                            </w:txbxContent>
                          </wps:txbx>
                          <wps:bodyPr anchorCtr="0" anchor="t" bIns="38100" lIns="38100" spcFirstLastPara="1" rIns="38100" wrap="square" tIns="38100">
                            <a:noAutofit/>
                          </wps:bodyPr>
                        </wps:wsp>
                      </wpg:grpSp>
                    </wpg:wgp>
                  </a:graphicData>
                </a:graphic>
              </wp:inline>
            </w:drawing>
          </mc:Choice>
          <mc:Fallback>
            <w:drawing>
              <wp:inline distB="0" distT="0" distL="0" distR="0">
                <wp:extent cx="5943600" cy="2971800"/>
                <wp:effectExtent b="0" l="0" r="0" t="0"/>
                <wp:docPr id="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5943600" cy="297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Note: MLI’s are expected to perform these steps in stipulated time communicated by NCGTC to MLI’s.</w:t>
      </w:r>
    </w:p>
    <w:p w:rsidR="00000000" w:rsidDel="00000000" w:rsidP="00000000" w:rsidRDefault="00000000" w:rsidRPr="00000000" w14:paraId="00000104">
      <w:pPr>
        <w:rPr>
          <w:rFonts w:ascii="Trebuchet MS" w:cs="Trebuchet MS" w:eastAsia="Trebuchet MS" w:hAnsi="Trebuchet MS"/>
          <w:b w:val="1"/>
          <w:bCs w:val="1"/>
          <w:color w:val="7f7f7f"/>
          <w:sz w:val="28"/>
          <w:szCs w:val="28"/>
        </w:rPr>
      </w:pPr>
      <w:r w:rsidDel="00000000" w:rsidR="00000000" w:rsidRPr="00000000">
        <w:rPr>
          <w:rtl w:val="0"/>
        </w:rPr>
      </w:r>
    </w:p>
    <w:p w:rsidR="00000000" w:rsidDel="00000000" w:rsidP="00000000" w:rsidRDefault="00000000" w:rsidRPr="00000000" w14:paraId="00000105">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jnnsxex0gs5e" w:id="9"/>
      <w:bookmarkEnd w:id="9"/>
      <w:r w:rsidDel="00000000" w:rsidR="00000000" w:rsidRPr="00000000">
        <w:rPr>
          <w:rFonts w:ascii="Trebuchet MS" w:cs="Trebuchet MS" w:eastAsia="Trebuchet MS" w:hAnsi="Trebuchet MS"/>
          <w:b w:val="1"/>
          <w:bCs w:val="1"/>
          <w:color w:val="7f7f7f"/>
          <w:sz w:val="28"/>
          <w:szCs w:val="28"/>
          <w:rtl w:val="0"/>
        </w:rPr>
        <w:t xml:space="preserve">Invoking Claims</w:t>
      </w:r>
    </w:p>
    <w:p w:rsidR="00000000" w:rsidDel="00000000" w:rsidP="00000000" w:rsidRDefault="00000000" w:rsidRPr="00000000" w14:paraId="00000106">
      <w:pPr>
        <w:jc w:val="both"/>
        <w:rPr/>
      </w:pPr>
      <w:r w:rsidDel="00000000" w:rsidR="00000000" w:rsidRPr="00000000">
        <w:rPr>
          <w:rtl w:val="0"/>
        </w:rPr>
        <w:t xml:space="preserve">System initiates processing of input file for ‘claim requisitions’ on upload and approval of data file from MLI’s (along with acceptance to the terms &amp; conditions of Management certificate) for a given batch execution.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2arfj58qkkmp" w:id="10"/>
      <w:bookmarkEnd w:id="10"/>
      <w:r w:rsidDel="00000000" w:rsidR="00000000" w:rsidRPr="00000000">
        <w:rPr>
          <w:rFonts w:ascii="Trebuchet MS" w:cs="Trebuchet MS" w:eastAsia="Trebuchet MS" w:hAnsi="Trebuchet MS"/>
          <w:b w:val="1"/>
          <w:bCs w:val="1"/>
          <w:color w:val="000000"/>
          <w:rtl w:val="0"/>
        </w:rPr>
        <w:t xml:space="preserve">Input File Content to Staging Area</w:t>
      </w:r>
    </w:p>
    <w:p w:rsidR="00000000" w:rsidDel="00000000" w:rsidP="00000000" w:rsidRDefault="00000000" w:rsidRPr="00000000" w14:paraId="00000109">
      <w:pPr>
        <w:jc w:val="both"/>
        <w:rPr/>
      </w:pPr>
      <w:r w:rsidDel="00000000" w:rsidR="00000000" w:rsidRPr="00000000">
        <w:rPr>
          <w:rtl w:val="0"/>
        </w:rPr>
        <w:t xml:space="preserve">The input file content uploaded by MLI in XML format will be extracted to a staging area database. While extracting these records, SURGE extractors will append the records with Date-Time stamp in order for effective traceability of input records. </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o2vqo0ickeuh" w:id="11"/>
      <w:bookmarkEnd w:id="11"/>
      <w:r w:rsidDel="00000000" w:rsidR="00000000" w:rsidRPr="00000000">
        <w:rPr>
          <w:rFonts w:ascii="Trebuchet MS" w:cs="Trebuchet MS" w:eastAsia="Trebuchet MS" w:hAnsi="Trebuchet MS"/>
          <w:b w:val="1"/>
          <w:bCs w:val="1"/>
          <w:color w:val="000000"/>
          <w:rtl w:val="0"/>
        </w:rPr>
        <w:t xml:space="preserve">Eligibility Criteria Checks</w:t>
      </w:r>
    </w:p>
    <w:p w:rsidR="00000000" w:rsidDel="00000000" w:rsidP="00000000" w:rsidRDefault="00000000" w:rsidRPr="00000000" w14:paraId="0000010C">
      <w:pPr>
        <w:jc w:val="both"/>
        <w:rPr/>
      </w:pPr>
      <w:r w:rsidDel="00000000" w:rsidR="00000000" w:rsidRPr="00000000">
        <w:rPr>
          <w:rtl w:val="0"/>
        </w:rPr>
        <w:t xml:space="preserve">Following checks are performed on each MLI Loan Accounts to ascertain their eligibility for invoking claims. Approved Input file will be processed for each record and the record will be </w:t>
      </w:r>
      <w:r w:rsidDel="00000000" w:rsidR="00000000" w:rsidRPr="00000000">
        <w:rPr>
          <w:i w:val="1"/>
          <w:iCs w:val="1"/>
          <w:u w:val="single"/>
          <w:rtl w:val="0"/>
        </w:rPr>
        <w:t xml:space="preserve">REJECTED if</w:t>
      </w:r>
      <w:r w:rsidDel="00000000" w:rsidR="00000000" w:rsidRPr="00000000">
        <w:rPr>
          <w:rtl w:val="0"/>
        </w:rPr>
        <w:t xml:space="preserve">:</w:t>
      </w:r>
    </w:p>
    <w:p w:rsidR="00000000" w:rsidDel="00000000" w:rsidP="00000000" w:rsidRDefault="00000000" w:rsidRPr="00000000" w14:paraId="0000010D">
      <w:pPr>
        <w:jc w:val="both"/>
        <w:rPr/>
      </w:pPr>
      <w:r w:rsidDel="00000000" w:rsidR="00000000" w:rsidRPr="00000000">
        <w:rPr>
          <w:rtl w:val="0"/>
        </w:rPr>
      </w:r>
    </w:p>
    <w:tbl>
      <w:tblPr>
        <w:tblStyle w:val="Table5"/>
        <w:tblW w:w="9350.0" w:type="dxa"/>
        <w:jc w:val="left"/>
        <w:tblBorders>
          <w:top w:color="f7cbac" w:space="0" w:sz="4" w:val="single"/>
          <w:left w:color="f7cbac" w:space="0" w:sz="4" w:val="single"/>
          <w:bottom w:color="f7cbac" w:space="0" w:sz="4" w:val="single"/>
          <w:right w:color="f7cbac" w:space="0" w:sz="4" w:val="single"/>
          <w:insideH w:color="f7cbac" w:space="0" w:sz="4" w:val="single"/>
          <w:insideV w:color="f7cbac" w:space="0" w:sz="4" w:val="single"/>
        </w:tblBorders>
        <w:tblLayout w:type="fixed"/>
        <w:tblLook w:val="04A0"/>
      </w:tblPr>
      <w:tblGrid>
        <w:gridCol w:w="805"/>
        <w:gridCol w:w="2160"/>
        <w:gridCol w:w="6385"/>
        <w:tblGridChange w:id="0">
          <w:tblGrid>
            <w:gridCol w:w="805"/>
            <w:gridCol w:w="2160"/>
            <w:gridCol w:w="6385"/>
          </w:tblGrid>
        </w:tblGridChange>
      </w:tblGrid>
      <w:tr>
        <w:trPr>
          <w:cantSplit w:val="0"/>
          <w:tblHeader w:val="0"/>
        </w:trPr>
        <w:tc>
          <w:tcPr/>
          <w:p w:rsidR="00000000" w:rsidDel="00000000" w:rsidP="00000000" w:rsidRDefault="00000000" w:rsidRPr="00000000" w14:paraId="0000010E">
            <w:pPr>
              <w:jc w:val="both"/>
              <w:rPr/>
            </w:pPr>
            <w:r w:rsidDel="00000000" w:rsidR="00000000" w:rsidRPr="00000000">
              <w:rPr>
                <w:rtl w:val="0"/>
              </w:rPr>
              <w:t xml:space="preserve">S. No.</w:t>
            </w:r>
          </w:p>
        </w:tc>
        <w:tc>
          <w:tcPr/>
          <w:p w:rsidR="00000000" w:rsidDel="00000000" w:rsidP="00000000" w:rsidRDefault="00000000" w:rsidRPr="00000000" w14:paraId="0000010F">
            <w:pPr>
              <w:jc w:val="both"/>
              <w:rPr/>
            </w:pPr>
            <w:r w:rsidDel="00000000" w:rsidR="00000000" w:rsidRPr="00000000">
              <w:rPr>
                <w:rtl w:val="0"/>
              </w:rPr>
              <w:t xml:space="preserve">Rule/Criteria</w:t>
            </w:r>
          </w:p>
        </w:tc>
        <w:tc>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111">
            <w:pPr>
              <w:jc w:val="both"/>
              <w:rPr/>
            </w:pPr>
            <w:r w:rsidDel="00000000" w:rsidR="00000000" w:rsidRPr="00000000">
              <w:rPr>
                <w:rtl w:val="0"/>
              </w:rPr>
              <w:t xml:space="preserve">1</w:t>
            </w:r>
          </w:p>
        </w:tc>
        <w:tc>
          <w:tcPr/>
          <w:p w:rsidR="00000000" w:rsidDel="00000000" w:rsidP="00000000" w:rsidRDefault="00000000" w:rsidRPr="00000000" w14:paraId="00000112">
            <w:pPr>
              <w:jc w:val="both"/>
              <w:rPr/>
            </w:pPr>
            <w:r w:rsidDel="00000000" w:rsidR="00000000" w:rsidRPr="00000000">
              <w:rPr>
                <w:rtl w:val="0"/>
              </w:rPr>
              <w:t xml:space="preserve">Existence of Loan Acct in Portfolio</w:t>
            </w:r>
          </w:p>
        </w:tc>
        <w:tc>
          <w:tcPr/>
          <w:p w:rsidR="00000000" w:rsidDel="00000000" w:rsidP="00000000" w:rsidRDefault="00000000" w:rsidRPr="00000000" w14:paraId="0000011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‘Loan Account Number’ &amp; ‘Customer Id’ specified DOES NOT EXISTs in respective ‘Portfolio Id’ in SURGE System Database, then, this loan account will be rejected by SURGE for claim processing.</w:t>
            </w:r>
            <w:r w:rsidDel="00000000" w:rsidR="00000000" w:rsidRPr="00000000">
              <w:rPr>
                <w:rtl w:val="0"/>
              </w:rPr>
            </w:r>
          </w:p>
        </w:tc>
      </w:tr>
      <w:tr>
        <w:trPr>
          <w:cantSplit w:val="0"/>
          <w:tblHeader w:val="0"/>
        </w:trPr>
        <w:tc>
          <w:tcPr/>
          <w:p w:rsidR="00000000" w:rsidDel="00000000" w:rsidP="00000000" w:rsidRDefault="00000000" w:rsidRPr="00000000" w14:paraId="00000114">
            <w:pPr>
              <w:jc w:val="both"/>
              <w:rPr>
                <w:b w:val="0"/>
                <w:bCs w:val="0"/>
              </w:rPr>
            </w:pPr>
            <w:r w:rsidDel="00000000" w:rsidR="00000000" w:rsidRPr="00000000">
              <w:rPr>
                <w:b w:val="0"/>
                <w:bCs w:val="0"/>
                <w:rtl w:val="0"/>
              </w:rPr>
              <w:t xml:space="preserve">2</w:t>
            </w:r>
          </w:p>
        </w:tc>
        <w:tc>
          <w:tcPr/>
          <w:p w:rsidR="00000000" w:rsidDel="00000000" w:rsidP="00000000" w:rsidRDefault="00000000" w:rsidRPr="00000000" w14:paraId="00000115">
            <w:pPr>
              <w:jc w:val="both"/>
              <w:rPr/>
            </w:pPr>
            <w:r w:rsidDel="00000000" w:rsidR="00000000" w:rsidRPr="00000000">
              <w:rPr>
                <w:sz w:val="20"/>
                <w:szCs w:val="20"/>
                <w:rtl w:val="0"/>
              </w:rPr>
              <w:t xml:space="preserve">Duplicate Loan A/c in Input file</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Records in same input file presented by MLI has repeated/same account number. (In such case, the first record will be considered valid and remaining records having duplicate (or repeated) account number will be rejected).</w:t>
            </w:r>
          </w:p>
        </w:tc>
      </w:tr>
      <w:tr>
        <w:trPr>
          <w:cantSplit w:val="0"/>
          <w:tblHeader w:val="0"/>
        </w:trPr>
        <w:tc>
          <w:tcPr/>
          <w:p w:rsidR="00000000" w:rsidDel="00000000" w:rsidP="00000000" w:rsidRDefault="00000000" w:rsidRPr="00000000" w14:paraId="00000117">
            <w:pPr>
              <w:jc w:val="both"/>
              <w:rPr>
                <w:b w:val="0"/>
                <w:bCs w:val="0"/>
              </w:rPr>
            </w:pPr>
            <w:r w:rsidDel="00000000" w:rsidR="00000000" w:rsidRPr="00000000">
              <w:rPr>
                <w:b w:val="0"/>
                <w:bCs w:val="0"/>
                <w:rtl w:val="0"/>
              </w:rPr>
              <w:t xml:space="preserve">3</w:t>
            </w:r>
          </w:p>
        </w:tc>
        <w:tc>
          <w:tcPr/>
          <w:p w:rsidR="00000000" w:rsidDel="00000000" w:rsidP="00000000" w:rsidRDefault="00000000" w:rsidRPr="00000000" w14:paraId="00000118">
            <w:pPr>
              <w:jc w:val="both"/>
              <w:rPr/>
            </w:pPr>
            <w:r w:rsidDel="00000000" w:rsidR="00000000" w:rsidRPr="00000000">
              <w:rPr>
                <w:rtl w:val="0"/>
              </w:rPr>
              <w:t xml:space="preserve">Checks on Latest Status Codes</w:t>
            </w:r>
          </w:p>
        </w:tc>
        <w:tc>
          <w:tcPr/>
          <w:p w:rsidR="00000000" w:rsidDel="00000000" w:rsidP="00000000" w:rsidRDefault="00000000" w:rsidRPr="00000000" w14:paraId="00000119">
            <w:pPr>
              <w:jc w:val="both"/>
              <w:rPr/>
            </w:pPr>
            <w:r w:rsidDel="00000000" w:rsidR="00000000" w:rsidRPr="00000000">
              <w:rPr>
                <w:rtl w:val="0"/>
              </w:rPr>
              <w:t xml:space="preserve">The credit guarantee exists in system and has one of the CG Current Status other than those mentioned below: </w:t>
            </w:r>
          </w:p>
          <w:p w:rsidR="00000000" w:rsidDel="00000000" w:rsidP="00000000" w:rsidRDefault="00000000" w:rsidRPr="00000000" w14:paraId="0000011A">
            <w:pPr>
              <w:jc w:val="both"/>
              <w:rPr/>
            </w:pPr>
            <w:r w:rsidDel="00000000" w:rsidR="00000000" w:rsidRPr="00000000">
              <w:rPr>
                <w:rtl w:val="0"/>
              </w:rPr>
              <w:t xml:space="preserve">System will accept below codes</w:t>
            </w:r>
          </w:p>
          <w:p w:rsidR="00000000" w:rsidDel="00000000" w:rsidP="00000000" w:rsidRDefault="00000000" w:rsidRPr="00000000" w14:paraId="0000011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30020 – NPA guarantee in force.</w:t>
            </w:r>
          </w:p>
          <w:p w:rsidR="00000000" w:rsidDel="00000000" w:rsidP="00000000" w:rsidRDefault="00000000" w:rsidRPr="00000000" w14:paraId="0000011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30119 - First Claim</w:t>
            </w:r>
          </w:p>
          <w:p w:rsidR="00000000" w:rsidDel="00000000" w:rsidP="00000000" w:rsidRDefault="00000000" w:rsidRPr="00000000" w14:paraId="0000011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30219 – Second Claim</w:t>
            </w:r>
          </w:p>
          <w:p w:rsidR="00000000" w:rsidDel="00000000" w:rsidP="00000000" w:rsidRDefault="00000000" w:rsidRPr="00000000" w14:paraId="0000011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30319 – Third Claim</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System will reject below codes</w:t>
            </w:r>
          </w:p>
          <w:p w:rsidR="00000000" w:rsidDel="00000000" w:rsidP="00000000" w:rsidRDefault="00000000" w:rsidRPr="00000000" w14:paraId="0000012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30036- Guarantee Issuance Provisional</w:t>
            </w:r>
          </w:p>
          <w:p w:rsidR="00000000" w:rsidDel="00000000" w:rsidP="00000000" w:rsidRDefault="00000000" w:rsidRPr="00000000" w14:paraId="0000012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30011- Guarantee(s) Not Issued</w:t>
            </w:r>
          </w:p>
          <w:p w:rsidR="00000000" w:rsidDel="00000000" w:rsidP="00000000" w:rsidRDefault="00000000" w:rsidRPr="00000000" w14:paraId="0000012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30021- NPA Guarantee(s) Lapsed</w:t>
            </w:r>
          </w:p>
          <w:p w:rsidR="00000000" w:rsidDel="00000000" w:rsidP="00000000" w:rsidRDefault="00000000" w:rsidRPr="00000000" w14:paraId="0000012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30013- Guarantee(s) Lapsed</w:t>
            </w:r>
          </w:p>
          <w:p w:rsidR="00000000" w:rsidDel="00000000" w:rsidP="00000000" w:rsidRDefault="00000000" w:rsidRPr="00000000" w14:paraId="0000012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30005- Guarantee Close  By MLI</w:t>
            </w:r>
          </w:p>
          <w:p w:rsidR="00000000" w:rsidDel="00000000" w:rsidP="00000000" w:rsidRDefault="00000000" w:rsidRPr="00000000" w14:paraId="0000012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30018- Guarantee Close By NCGTC</w:t>
            </w:r>
          </w:p>
          <w:p w:rsidR="00000000" w:rsidDel="00000000" w:rsidP="00000000" w:rsidRDefault="00000000" w:rsidRPr="00000000" w14:paraId="0000012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30038- Release Guarantee Lapse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9">
            <w:pPr>
              <w:jc w:val="both"/>
              <w:rPr>
                <w:b w:val="0"/>
                <w:bCs w:val="0"/>
              </w:rPr>
            </w:pPr>
            <w:r w:rsidDel="00000000" w:rsidR="00000000" w:rsidRPr="00000000">
              <w:rPr>
                <w:b w:val="0"/>
                <w:bCs w:val="0"/>
                <w:rtl w:val="0"/>
              </w:rPr>
              <w:t xml:space="preserve">4</w:t>
            </w:r>
          </w:p>
        </w:tc>
        <w:tc>
          <w:tcPr/>
          <w:p w:rsidR="00000000" w:rsidDel="00000000" w:rsidP="00000000" w:rsidRDefault="00000000" w:rsidRPr="00000000" w14:paraId="0000012A">
            <w:pPr>
              <w:jc w:val="both"/>
              <w:rPr/>
            </w:pPr>
            <w:r w:rsidDel="00000000" w:rsidR="00000000" w:rsidRPr="00000000">
              <w:rPr>
                <w:rtl w:val="0"/>
              </w:rPr>
              <w:t xml:space="preserve">Principal amount as on date of NPA</w:t>
            </w:r>
          </w:p>
        </w:tc>
        <w:tc>
          <w:tcPr/>
          <w:p w:rsidR="00000000" w:rsidDel="00000000" w:rsidP="00000000" w:rsidRDefault="00000000" w:rsidRPr="00000000" w14:paraId="0000012B">
            <w:pPr>
              <w:jc w:val="both"/>
              <w:rPr/>
            </w:pPr>
            <w:r w:rsidDel="00000000" w:rsidR="00000000" w:rsidRPr="00000000">
              <w:rPr>
                <w:rtl w:val="0"/>
              </w:rPr>
              <w:t xml:space="preserve">The value is less  than zero and greater than latest sanction amount for all loan type.</w:t>
            </w:r>
          </w:p>
        </w:tc>
      </w:tr>
      <w:tr>
        <w:trPr>
          <w:cantSplit w:val="0"/>
          <w:trHeight w:val="449" w:hRule="atLeast"/>
          <w:tblHeader w:val="0"/>
        </w:trPr>
        <w:tc>
          <w:tcPr/>
          <w:p w:rsidR="00000000" w:rsidDel="00000000" w:rsidP="00000000" w:rsidRDefault="00000000" w:rsidRPr="00000000" w14:paraId="0000012C">
            <w:pPr>
              <w:jc w:val="both"/>
              <w:rPr>
                <w:b w:val="0"/>
                <w:bCs w:val="0"/>
              </w:rPr>
            </w:pPr>
            <w:r w:rsidDel="00000000" w:rsidR="00000000" w:rsidRPr="00000000">
              <w:rPr>
                <w:b w:val="0"/>
                <w:bCs w:val="0"/>
                <w:rtl w:val="0"/>
              </w:rPr>
              <w:t xml:space="preserve">5</w:t>
            </w:r>
          </w:p>
        </w:tc>
        <w:tc>
          <w:tcPr/>
          <w:p w:rsidR="00000000" w:rsidDel="00000000" w:rsidP="00000000" w:rsidRDefault="00000000" w:rsidRPr="00000000" w14:paraId="0000012D">
            <w:pPr>
              <w:jc w:val="both"/>
              <w:rPr/>
            </w:pPr>
            <w:r w:rsidDel="00000000" w:rsidR="00000000" w:rsidRPr="00000000">
              <w:rPr>
                <w:rtl w:val="0"/>
              </w:rPr>
              <w:t xml:space="preserve">Recoveries</w:t>
            </w:r>
          </w:p>
        </w:tc>
        <w:tc>
          <w:tcPr/>
          <w:p w:rsidR="00000000" w:rsidDel="00000000" w:rsidP="00000000" w:rsidRDefault="00000000" w:rsidRPr="00000000" w14:paraId="0000012E">
            <w:pPr>
              <w:jc w:val="both"/>
              <w:rPr/>
            </w:pPr>
            <w:r w:rsidDel="00000000" w:rsidR="00000000" w:rsidRPr="00000000">
              <w:rPr>
                <w:rtl w:val="0"/>
              </w:rPr>
              <w:t xml:space="preserve">The recoveries amount is LESS THAN ZERO</w:t>
            </w:r>
          </w:p>
        </w:tc>
      </w:tr>
      <w:tr>
        <w:trPr>
          <w:cantSplit w:val="0"/>
          <w:tblHeader w:val="0"/>
        </w:trPr>
        <w:tc>
          <w:tcPr/>
          <w:p w:rsidR="00000000" w:rsidDel="00000000" w:rsidP="00000000" w:rsidRDefault="00000000" w:rsidRPr="00000000" w14:paraId="0000012F">
            <w:pPr>
              <w:jc w:val="both"/>
              <w:rPr>
                <w:b w:val="0"/>
                <w:bCs w:val="0"/>
              </w:rPr>
            </w:pPr>
            <w:r w:rsidDel="00000000" w:rsidR="00000000" w:rsidRPr="00000000">
              <w:rPr>
                <w:b w:val="0"/>
                <w:bCs w:val="0"/>
                <w:rtl w:val="0"/>
              </w:rPr>
              <w:t xml:space="preserve">6</w:t>
            </w:r>
          </w:p>
        </w:tc>
        <w:tc>
          <w:tcPr/>
          <w:p w:rsidR="00000000" w:rsidDel="00000000" w:rsidP="00000000" w:rsidRDefault="00000000" w:rsidRPr="00000000" w14:paraId="00000130">
            <w:pPr>
              <w:jc w:val="both"/>
              <w:rPr/>
            </w:pPr>
            <w:r w:rsidDel="00000000" w:rsidR="00000000" w:rsidRPr="00000000">
              <w:rPr>
                <w:rtl w:val="0"/>
              </w:rPr>
              <w:t xml:space="preserve">NPA Seasoning</w:t>
            </w:r>
          </w:p>
        </w:tc>
        <w:tc>
          <w:tcPr/>
          <w:p w:rsidR="00000000" w:rsidDel="00000000" w:rsidP="00000000" w:rsidRDefault="00000000" w:rsidRPr="00000000" w14:paraId="00000131">
            <w:pPr>
              <w:jc w:val="both"/>
              <w:rPr/>
            </w:pPr>
            <w:r w:rsidDel="00000000" w:rsidR="00000000" w:rsidRPr="00000000">
              <w:rPr>
                <w:rtl w:val="0"/>
              </w:rPr>
              <w:t xml:space="preserve">The date of NPA (this date is taken from the corresponding CG record from CG Table) for this loan account is LESS THAN 6 months from the current system date</w:t>
            </w:r>
          </w:p>
        </w:tc>
      </w:tr>
      <w:tr>
        <w:trPr>
          <w:cantSplit w:val="0"/>
          <w:tblHeader w:val="0"/>
        </w:trPr>
        <w:tc>
          <w:tcPr/>
          <w:p w:rsidR="00000000" w:rsidDel="00000000" w:rsidP="00000000" w:rsidRDefault="00000000" w:rsidRPr="00000000" w14:paraId="00000132">
            <w:pPr>
              <w:jc w:val="both"/>
              <w:rPr>
                <w:b w:val="0"/>
                <w:bCs w:val="0"/>
              </w:rPr>
            </w:pPr>
            <w:r w:rsidDel="00000000" w:rsidR="00000000" w:rsidRPr="00000000">
              <w:rPr>
                <w:b w:val="0"/>
                <w:bCs w:val="0"/>
                <w:rtl w:val="0"/>
              </w:rPr>
              <w:t xml:space="preserve">7</w:t>
            </w:r>
          </w:p>
        </w:tc>
        <w:tc>
          <w:tcPr/>
          <w:p w:rsidR="00000000" w:rsidDel="00000000" w:rsidP="00000000" w:rsidRDefault="00000000" w:rsidRPr="00000000" w14:paraId="00000133">
            <w:pPr>
              <w:jc w:val="both"/>
              <w:rPr>
                <w:sz w:val="20"/>
                <w:szCs w:val="20"/>
              </w:rPr>
            </w:pPr>
            <w:r w:rsidDel="00000000" w:rsidR="00000000" w:rsidRPr="00000000">
              <w:rPr>
                <w:rtl w:val="0"/>
              </w:rPr>
              <w:t xml:space="preserve">Portfolio State</w:t>
            </w:r>
            <w:r w:rsidDel="00000000" w:rsidR="00000000" w:rsidRPr="00000000">
              <w:rPr>
                <w:rtl w:val="0"/>
              </w:rPr>
            </w:r>
          </w:p>
        </w:tc>
        <w:tc>
          <w:tcPr/>
          <w:p w:rsidR="00000000" w:rsidDel="00000000" w:rsidP="00000000" w:rsidRDefault="00000000" w:rsidRPr="00000000" w14:paraId="00000134">
            <w:pPr>
              <w:jc w:val="both"/>
              <w:rPr/>
            </w:pPr>
            <w:r w:rsidDel="00000000" w:rsidR="00000000" w:rsidRPr="00000000">
              <w:rPr>
                <w:rtl w:val="0"/>
              </w:rPr>
              <w:t xml:space="preserve">If the Portfolio has NOT transited to CP2 state.</w:t>
            </w:r>
          </w:p>
          <w:p w:rsidR="00000000" w:rsidDel="00000000" w:rsidP="00000000" w:rsidRDefault="00000000" w:rsidRPr="00000000" w14:paraId="00000135">
            <w:pPr>
              <w:jc w:val="both"/>
              <w:rPr>
                <w:sz w:val="20"/>
                <w:szCs w:val="20"/>
              </w:rPr>
            </w:pPr>
            <w:r w:rsidDel="00000000" w:rsidR="00000000" w:rsidRPr="00000000">
              <w:rPr>
                <w:rtl w:val="0"/>
              </w:rPr>
              <w:t xml:space="preserve">For migrated Portfolio, if it has NOT transmitted to CP5 state.</w:t>
            </w:r>
            <w:r w:rsidDel="00000000" w:rsidR="00000000" w:rsidRPr="00000000">
              <w:rPr>
                <w:rtl w:val="0"/>
              </w:rPr>
            </w:r>
          </w:p>
        </w:tc>
      </w:tr>
      <w:tr>
        <w:trPr>
          <w:cantSplit w:val="0"/>
          <w:tblHeader w:val="0"/>
        </w:trPr>
        <w:tc>
          <w:tcPr/>
          <w:p w:rsidR="00000000" w:rsidDel="00000000" w:rsidP="00000000" w:rsidRDefault="00000000" w:rsidRPr="00000000" w14:paraId="00000136">
            <w:pPr>
              <w:jc w:val="both"/>
              <w:rPr>
                <w:b w:val="0"/>
                <w:bCs w:val="0"/>
              </w:rPr>
            </w:pPr>
            <w:r w:rsidDel="00000000" w:rsidR="00000000" w:rsidRPr="00000000">
              <w:rPr>
                <w:b w:val="0"/>
                <w:bCs w:val="0"/>
                <w:rtl w:val="0"/>
              </w:rPr>
              <w:t xml:space="preserve">8</w:t>
            </w:r>
          </w:p>
        </w:tc>
        <w:tc>
          <w:tcPr/>
          <w:p w:rsidR="00000000" w:rsidDel="00000000" w:rsidP="00000000" w:rsidRDefault="00000000" w:rsidRPr="00000000" w14:paraId="00000137">
            <w:pPr>
              <w:jc w:val="both"/>
              <w:rPr/>
            </w:pPr>
            <w:r w:rsidDel="00000000" w:rsidR="00000000" w:rsidRPr="00000000">
              <w:rPr>
                <w:rtl w:val="0"/>
              </w:rPr>
              <w:t xml:space="preserve">OTS Acct – No change in field values compared with previous declared OTS Acct</w:t>
            </w:r>
          </w:p>
        </w:tc>
        <w:tc>
          <w:tcPr/>
          <w:p w:rsidR="00000000" w:rsidDel="00000000" w:rsidP="00000000" w:rsidRDefault="00000000" w:rsidRPr="00000000" w14:paraId="00000138">
            <w:pPr>
              <w:jc w:val="both"/>
              <w:rPr/>
            </w:pPr>
            <w:r w:rsidDel="00000000" w:rsidR="00000000" w:rsidRPr="00000000">
              <w:rPr>
                <w:rtl w:val="0"/>
              </w:rPr>
              <w:t xml:space="preserve">-If Portfolio Status is CP3:</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acct has been marked as OTS during the previous claim of CP2, then, values in:</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Principal outstanding as on date  of NPA for Term Loan </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Recovered Amount</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OTS Indicator</w:t>
            </w:r>
          </w:p>
          <w:p w:rsidR="00000000" w:rsidDel="00000000" w:rsidP="00000000" w:rsidRDefault="00000000" w:rsidRPr="00000000" w14:paraId="0000013D">
            <w:pPr>
              <w:jc w:val="both"/>
              <w:rPr/>
            </w:pPr>
            <w:r w:rsidDel="00000000" w:rsidR="00000000" w:rsidRPr="00000000">
              <w:rPr>
                <w:rtl w:val="0"/>
              </w:rPr>
              <w:t xml:space="preserve">Should always be same.</w:t>
            </w:r>
          </w:p>
          <w:p w:rsidR="00000000" w:rsidDel="00000000" w:rsidP="00000000" w:rsidRDefault="00000000" w:rsidRPr="00000000" w14:paraId="0000013E">
            <w:pPr>
              <w:jc w:val="both"/>
              <w:rPr/>
            </w:pPr>
            <w:r w:rsidDel="00000000" w:rsidR="00000000" w:rsidRPr="00000000">
              <w:rPr>
                <w:rtl w:val="0"/>
              </w:rPr>
              <w:t xml:space="preserve">-If Portfolio Status is CP</w:t>
            </w:r>
            <w:sdt>
              <w:sdtPr>
                <w:id w:val="888661234"/>
                <w:tag w:val="goog_rdk_11"/>
              </w:sdtPr>
              <w:sdtContent>
                <w:commentRangeStart w:id="11"/>
              </w:sdtContent>
            </w:sdt>
            <w:sdt>
              <w:sdtPr>
                <w:id w:val="1311429518"/>
                <w:tag w:val="goog_rdk_12"/>
              </w:sdtPr>
              <w:sdtContent>
                <w:commentRangeStart w:id="12"/>
              </w:sdtContent>
            </w:sdt>
            <w:sdt>
              <w:sdtPr>
                <w:id w:val="-995327675"/>
                <w:tag w:val="goog_rdk_13"/>
              </w:sdtPr>
              <w:sdtContent>
                <w:commentRangeStart w:id="13"/>
              </w:sdtContent>
            </w:sdt>
            <w:r w:rsidDel="00000000" w:rsidR="00000000" w:rsidRPr="00000000">
              <w:rPr>
                <w:rtl w:val="0"/>
              </w:rPr>
              <w:t xml:space="preserve">4</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acct has been marked as OTS during the previous claim of CP3, then, values in:</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Principal outstanding as on date  of NPA for Term Loan </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Recovered Amount</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OTS Indicator</w:t>
            </w:r>
          </w:p>
          <w:p w:rsidR="00000000" w:rsidDel="00000000" w:rsidP="00000000" w:rsidRDefault="00000000" w:rsidRPr="00000000" w14:paraId="00000143">
            <w:pPr>
              <w:jc w:val="both"/>
              <w:rPr/>
            </w:pPr>
            <w:r w:rsidDel="00000000" w:rsidR="00000000" w:rsidRPr="00000000">
              <w:rPr>
                <w:rtl w:val="0"/>
              </w:rPr>
              <w:t xml:space="preserve">Should always be same.</w:t>
            </w:r>
          </w:p>
        </w:tc>
      </w:tr>
      <w:tr>
        <w:trPr>
          <w:cantSplit w:val="0"/>
          <w:tblHeader w:val="0"/>
        </w:trPr>
        <w:tc>
          <w:tcPr/>
          <w:p w:rsidR="00000000" w:rsidDel="00000000" w:rsidP="00000000" w:rsidRDefault="00000000" w:rsidRPr="00000000" w14:paraId="00000144">
            <w:pPr>
              <w:jc w:val="both"/>
              <w:rPr>
                <w:b w:val="0"/>
                <w:bCs w:val="0"/>
              </w:rPr>
            </w:pPr>
            <w:r w:rsidDel="00000000" w:rsidR="00000000" w:rsidRPr="00000000">
              <w:rPr>
                <w:b w:val="0"/>
                <w:bCs w:val="0"/>
                <w:rtl w:val="0"/>
              </w:rPr>
              <w:t xml:space="preserve">9</w:t>
            </w:r>
          </w:p>
        </w:tc>
        <w:tc>
          <w:tcPr/>
          <w:p w:rsidR="00000000" w:rsidDel="00000000" w:rsidP="00000000" w:rsidRDefault="00000000" w:rsidRPr="00000000" w14:paraId="00000145">
            <w:pPr>
              <w:jc w:val="both"/>
              <w:rPr/>
            </w:pPr>
            <w:r w:rsidDel="00000000" w:rsidR="00000000" w:rsidRPr="00000000">
              <w:rPr>
                <w:rtl w:val="0"/>
              </w:rPr>
              <w:t xml:space="preserve">Claim Acct – Presence of all Claim Accts compared with previous Claimed Acct (minus the Standard Acct and the NPA which are not qualifying 6 months maturity now)</w:t>
            </w:r>
          </w:p>
          <w:p w:rsidR="00000000" w:rsidDel="00000000" w:rsidP="00000000" w:rsidRDefault="00000000" w:rsidRPr="00000000" w14:paraId="00000146">
            <w:pPr>
              <w:jc w:val="both"/>
              <w:rPr/>
            </w:pPr>
            <w:r w:rsidDel="00000000" w:rsidR="00000000" w:rsidRPr="00000000">
              <w:rPr>
                <w:rtl w:val="0"/>
              </w:rPr>
              <w:t xml:space="preserve">(This check will ensure that all previously declared OTS accts are provided by MLI)</w:t>
            </w:r>
          </w:p>
        </w:tc>
        <w:tc>
          <w:tcPr/>
          <w:p w:rsidR="00000000" w:rsidDel="00000000" w:rsidP="00000000" w:rsidRDefault="00000000" w:rsidRPr="00000000" w14:paraId="00000147">
            <w:pPr>
              <w:jc w:val="both"/>
              <w:rPr/>
            </w:pPr>
            <w:r w:rsidDel="00000000" w:rsidR="00000000" w:rsidRPr="00000000">
              <w:rPr>
                <w:rtl w:val="0"/>
              </w:rPr>
              <w:t xml:space="preserve">-If Portfolio Status is CP2:</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sdt>
              <w:sdtPr>
                <w:id w:val="-1056161957"/>
                <w:tag w:val="goog_rdk_14"/>
              </w:sdtPr>
              <w:sdtContent>
                <w:commentRangeStart w:id="14"/>
              </w:sdtContent>
            </w:sdt>
            <w:sdt>
              <w:sdtPr>
                <w:id w:val="697433052"/>
                <w:tag w:val="goog_rdk_15"/>
              </w:sdtPr>
              <w:sdtContent>
                <w:commentRangeStart w:id="15"/>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claim file is uploaded then after billing no new entry will be inserted in claim management.</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Portfolio Status is CP3:</w:t>
            </w:r>
          </w:p>
          <w:p w:rsidR="00000000" w:rsidDel="00000000" w:rsidP="00000000" w:rsidRDefault="00000000" w:rsidRPr="00000000" w14:paraId="000001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can upload claim file. </w:t>
            </w:r>
          </w:p>
          <w:p w:rsidR="00000000" w:rsidDel="00000000" w:rsidP="00000000" w:rsidRDefault="00000000" w:rsidRPr="00000000" w14:paraId="000001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sdt>
              <w:sdtPr>
                <w:id w:val="1255232313"/>
                <w:tag w:val="goog_rdk_16"/>
              </w:sdtPr>
              <w:sdtContent>
                <w:commentRangeStart w:id="16"/>
              </w:sdtContent>
            </w:sdt>
            <w:sdt>
              <w:sdtPr>
                <w:id w:val="426378395"/>
                <w:tag w:val="goog_rdk_17"/>
              </w:sdtPr>
              <w:sdtContent>
                <w:commentRangeStart w:id="17"/>
              </w:sdtContent>
            </w:sdt>
            <w:sdt>
              <w:sdtPr>
                <w:id w:val="-509342151"/>
                <w:tag w:val="goog_rdk_18"/>
              </w:sdtPr>
              <w:sdtContent>
                <w:commentRangeStart w:id="1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claim file can include new claim records, already claimed records and can exclude previously claimed records.</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number of records claimed, it should calculate appropriate claim value.</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claim records then after billing, a new entry to be inserted in claim management. Here MLI should refund the claim settled during Claim 1. Appropriate negative value of settled claim inserted in claim management.</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process would be same.</w:t>
            </w:r>
          </w:p>
          <w:p w:rsidR="00000000" w:rsidDel="00000000" w:rsidP="00000000" w:rsidRDefault="00000000" w:rsidRPr="00000000" w14:paraId="0000014F">
            <w:pPr>
              <w:jc w:val="both"/>
              <w:rPr/>
            </w:pPr>
            <w:r w:rsidDel="00000000" w:rsidR="00000000" w:rsidRPr="00000000">
              <w:rPr>
                <w:rtl w:val="0"/>
              </w:rPr>
              <w:t xml:space="preserve">If Portfolio Status is FF:</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can upload claim file. </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sdt>
              <w:sdtPr>
                <w:id w:val="1979233676"/>
                <w:tag w:val="goog_rdk_19"/>
              </w:sdtPr>
              <w:sdtContent>
                <w:commentRangeStart w:id="19"/>
              </w:sdtContent>
            </w:sdt>
            <w:sdt>
              <w:sdtPr>
                <w:id w:val="1755286441"/>
                <w:tag w:val="goog_rdk_20"/>
              </w:sdtPr>
              <w:sdtContent>
                <w:commentRangeStart w:id="2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claim file can include new claim records, already claimed records and can exclude previously claimed records.</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number of records claimed, it should calculate appropriate claim value.</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claim records then after billing, a new entry to be inserted in claim management. Here MLI should refund the claim settled during Claim 2. Appropriate negative value of settled claim inserted in claim management.</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process would be same.</w:t>
            </w:r>
          </w:p>
          <w:p w:rsidR="00000000" w:rsidDel="00000000" w:rsidP="00000000" w:rsidRDefault="00000000" w:rsidRPr="00000000" w14:paraId="0000015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56">
            <w:pPr>
              <w:jc w:val="both"/>
              <w:rPr>
                <w:b w:val="0"/>
                <w:bCs w:val="0"/>
              </w:rPr>
            </w:pPr>
            <w:r w:rsidDel="00000000" w:rsidR="00000000" w:rsidRPr="00000000">
              <w:rPr>
                <w:b w:val="0"/>
                <w:bCs w:val="0"/>
                <w:rtl w:val="0"/>
              </w:rPr>
              <w:t xml:space="preserve">10</w:t>
            </w:r>
          </w:p>
        </w:tc>
        <w:tc>
          <w:tcPr/>
          <w:p w:rsidR="00000000" w:rsidDel="00000000" w:rsidP="00000000" w:rsidRDefault="00000000" w:rsidRPr="00000000" w14:paraId="00000157">
            <w:pPr>
              <w:jc w:val="both"/>
              <w:rPr/>
            </w:pPr>
            <w:r w:rsidDel="00000000" w:rsidR="00000000" w:rsidRPr="00000000">
              <w:rPr>
                <w:rtl w:val="0"/>
              </w:rPr>
              <w:t xml:space="preserve">NPA in CP4 and Final Claim</w:t>
            </w:r>
          </w:p>
        </w:tc>
        <w:tc>
          <w:tcPr/>
          <w:p w:rsidR="00000000" w:rsidDel="00000000" w:rsidP="00000000" w:rsidRDefault="00000000" w:rsidRPr="00000000" w14:paraId="000001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sdt>
              <w:sdtPr>
                <w:id w:val="580373058"/>
                <w:tag w:val="goog_rdk_21"/>
              </w:sdtPr>
              <w:sdtContent>
                <w:commentRangeStart w:id="21"/>
              </w:sdtContent>
            </w:sdt>
            <w:sdt>
              <w:sdtPr>
                <w:id w:val="-1360314111"/>
                <w:tag w:val="goog_rdk_22"/>
              </w:sdtPr>
              <w:sdtContent>
                <w:commentRangeStart w:id="2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accounts become NPA in CP4 period and marked in system by MLI, then, those accounts are included in migrated Interim claim 1. </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CP7 period should not be considered for Migrated Final Claim.</w:t>
            </w:r>
          </w:p>
          <w:p w:rsidR="00000000" w:rsidDel="00000000" w:rsidP="00000000" w:rsidRDefault="00000000" w:rsidRPr="00000000" w14:paraId="000001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CP6 period should not be considered for Migrated Interim Claim 2.</w:t>
            </w:r>
          </w:p>
          <w:p w:rsidR="00000000" w:rsidDel="00000000" w:rsidP="00000000" w:rsidRDefault="00000000" w:rsidRPr="00000000" w14:paraId="000001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CP5 period should not be considered for Migrated Interim Claim 1.</w:t>
            </w:r>
          </w:p>
          <w:p w:rsidR="00000000" w:rsidDel="00000000" w:rsidP="00000000" w:rsidRDefault="00000000" w:rsidRPr="00000000" w14:paraId="0000015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CP4 period should not be considered for Final Claim.</w:t>
            </w:r>
          </w:p>
          <w:p w:rsidR="00000000" w:rsidDel="00000000" w:rsidP="00000000" w:rsidRDefault="00000000" w:rsidRPr="00000000" w14:paraId="000001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CP3 period should not be considered for Interim Claim 2.</w:t>
            </w:r>
          </w:p>
          <w:p w:rsidR="00000000" w:rsidDel="00000000" w:rsidP="00000000" w:rsidRDefault="00000000" w:rsidRPr="00000000" w14:paraId="0000015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accounts which have become NPA in CP2 period should not be considered for Interim Claim 1.</w:t>
            </w:r>
          </w:p>
        </w:tc>
      </w:tr>
    </w:tbl>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d1uly1tasbnb" w:id="12"/>
      <w:bookmarkEnd w:id="12"/>
      <w:r w:rsidDel="00000000" w:rsidR="00000000" w:rsidRPr="00000000">
        <w:rPr>
          <w:rFonts w:ascii="Trebuchet MS" w:cs="Trebuchet MS" w:eastAsia="Trebuchet MS" w:hAnsi="Trebuchet MS"/>
          <w:b w:val="1"/>
          <w:bCs w:val="1"/>
          <w:color w:val="000000"/>
          <w:rtl w:val="0"/>
        </w:rPr>
        <w:t xml:space="preserve">Marking the CG as Claimed </w:t>
      </w:r>
    </w:p>
    <w:p w:rsidR="00000000" w:rsidDel="00000000" w:rsidP="00000000" w:rsidRDefault="00000000" w:rsidRPr="00000000" w14:paraId="00000161">
      <w:pPr>
        <w:rPr/>
      </w:pPr>
      <w:r w:rsidDel="00000000" w:rsidR="00000000" w:rsidRPr="00000000">
        <w:rPr>
          <w:rtl w:val="0"/>
        </w:rPr>
        <w:t xml:space="preserve">Once the above eligibility checks are complete and NCGTC users approved the claim requisition file, system marks the CG record as ‘claimed’. There by indicating that the claim for the specific CG is initiated and processed.</w:t>
      </w:r>
    </w:p>
    <w:p w:rsidR="00000000" w:rsidDel="00000000" w:rsidP="00000000" w:rsidRDefault="00000000" w:rsidRPr="00000000" w14:paraId="00000162">
      <w:pPr>
        <w:rPr/>
      </w:pPr>
      <w:r w:rsidDel="00000000" w:rsidR="00000000" w:rsidRPr="00000000">
        <w:rPr>
          <w:rtl w:val="0"/>
        </w:rPr>
        <w:t xml:space="preserve">The identifying and ear-marking the claims is a two-way process:</w:t>
      </w:r>
    </w:p>
    <w:p w:rsidR="00000000" w:rsidDel="00000000" w:rsidP="00000000" w:rsidRDefault="00000000" w:rsidRPr="00000000" w14:paraId="000001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Marking the claim records in CG tables</w:t>
      </w:r>
    </w:p>
    <w:p w:rsidR="00000000" w:rsidDel="00000000" w:rsidP="00000000" w:rsidRDefault="00000000" w:rsidRPr="00000000" w14:paraId="000001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Making an entry with relevant details in Claim tables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keepLines w:val="0"/>
        <w:numPr>
          <w:ilvl w:val="3"/>
          <w:numId w:val="1"/>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br8uzzjzl4zn" w:id="13"/>
      <w:bookmarkEnd w:id="13"/>
      <w:r w:rsidDel="00000000" w:rsidR="00000000" w:rsidRPr="00000000">
        <w:rPr>
          <w:rFonts w:ascii="Trebuchet MS" w:cs="Trebuchet MS" w:eastAsia="Trebuchet MS" w:hAnsi="Trebuchet MS"/>
          <w:b w:val="1"/>
          <w:bCs w:val="1"/>
          <w:color w:val="000000"/>
          <w:rtl w:val="0"/>
        </w:rPr>
        <w:t xml:space="preserve">Marking the CG as Claimed in CG Table </w:t>
      </w:r>
    </w:p>
    <w:p w:rsidR="00000000" w:rsidDel="00000000" w:rsidP="00000000" w:rsidRDefault="00000000" w:rsidRPr="00000000" w14:paraId="00000167">
      <w:pPr>
        <w:rPr/>
      </w:pPr>
      <w:r w:rsidDel="00000000" w:rsidR="00000000" w:rsidRPr="00000000">
        <w:rPr>
          <w:rtl w:val="0"/>
        </w:rPr>
        <w:t xml:space="preserve">Three new claim status codes – 30119, 30219 and 30319 will be used instead of 30019. 30019 will be discontinued once these changes are implemented.</w:t>
      </w:r>
    </w:p>
    <w:p w:rsidR="00000000" w:rsidDel="00000000" w:rsidP="00000000" w:rsidRDefault="00000000" w:rsidRPr="00000000" w14:paraId="00000168">
      <w:pPr>
        <w:rPr/>
      </w:pPr>
      <w:r w:rsidDel="00000000" w:rsidR="00000000" w:rsidRPr="00000000">
        <w:rPr>
          <w:rtl w:val="0"/>
        </w:rPr>
        <w:t xml:space="preserve">On validation and eligibility checks, the CG in SURGE will be marked as claimed in following ways:</w:t>
      </w:r>
    </w:p>
    <w:p w:rsidR="00000000" w:rsidDel="00000000" w:rsidP="00000000" w:rsidRDefault="00000000" w:rsidRPr="00000000" w14:paraId="00000169">
      <w:pPr>
        <w:rPr/>
      </w:pPr>
      <w:r w:rsidDel="00000000" w:rsidR="00000000" w:rsidRPr="00000000">
        <w:rPr>
          <w:rtl w:val="0"/>
        </w:rPr>
        <w:t xml:space="preserve">Marking the CG as Claimed for Claim 1:</w:t>
      </w:r>
    </w:p>
    <w:p w:rsidR="00000000" w:rsidDel="00000000" w:rsidP="00000000" w:rsidRDefault="00000000" w:rsidRPr="00000000" w14:paraId="0000016A">
      <w:pPr>
        <w:jc w:val="both"/>
        <w:rPr/>
      </w:pPr>
      <w:r w:rsidDel="00000000" w:rsidR="00000000" w:rsidRPr="00000000">
        <w:rPr>
          <w:rtl w:val="0"/>
        </w:rPr>
        <w:t xml:space="preserve">On approval of the claim requisition file from MLI and from NCGTC, system will proceed to mark the CG record as ‘Claimed 1’ as stated below:</w:t>
      </w:r>
    </w:p>
    <w:p w:rsidR="00000000" w:rsidDel="00000000" w:rsidP="00000000" w:rsidRDefault="00000000" w:rsidRPr="00000000" w14:paraId="0000016B">
      <w:pPr>
        <w:jc w:val="both"/>
        <w:rPr/>
      </w:pPr>
      <w:r w:rsidDel="00000000" w:rsidR="00000000" w:rsidRPr="00000000">
        <w:rPr>
          <w:rtl w:val="0"/>
        </w:rPr>
        <w:t xml:space="preserve">SURGE inserts the following transaction with following values in CG table:</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Type - 4</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Mode – 120001 (which indicates that this is a batch transaction)</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Id – Customer Id mentioned in the Input file</w:t>
      </w:r>
    </w:p>
    <w:p w:rsidR="00000000" w:rsidDel="00000000" w:rsidP="00000000" w:rsidRDefault="00000000" w:rsidRPr="00000000" w14:paraId="000001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 A/c No. – Loan Account mentioned in the Input file</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ID - Same as the Original Master Record</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Schemes Id - Same as the Original Master Record</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CGPAN - Same as the Original Master Record</w:t>
      </w:r>
    </w:p>
    <w:p w:rsidR="00000000" w:rsidDel="00000000" w:rsidP="00000000" w:rsidRDefault="00000000" w:rsidRPr="00000000" w14:paraId="000001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Current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Previous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Address – IP Address of the User</w:t>
      </w:r>
    </w:p>
    <w:p w:rsidR="00000000" w:rsidDel="00000000" w:rsidP="00000000" w:rsidRDefault="00000000" w:rsidRPr="00000000" w14:paraId="0000017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Active Flag – Active</w:t>
      </w:r>
    </w:p>
    <w:p w:rsidR="00000000" w:rsidDel="00000000" w:rsidP="00000000" w:rsidRDefault="00000000" w:rsidRPr="00000000" w14:paraId="000001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By – NCGTC user id</w:t>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Date – DateTime of Record insertion</w:t>
      </w:r>
    </w:p>
    <w:tbl>
      <w:tblPr>
        <w:tblStyle w:val="Table6"/>
        <w:tblW w:w="6960.0" w:type="dxa"/>
        <w:jc w:val="left"/>
        <w:tblInd w:w="104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930"/>
        <w:gridCol w:w="3150"/>
        <w:gridCol w:w="2880"/>
        <w:tblGridChange w:id="0">
          <w:tblGrid>
            <w:gridCol w:w="930"/>
            <w:gridCol w:w="3150"/>
            <w:gridCol w:w="2880"/>
          </w:tblGrid>
        </w:tblGridChange>
      </w:tblGrid>
      <w:tr>
        <w:trPr>
          <w:cantSplit w:val="0"/>
          <w:tblHeader w:val="0"/>
        </w:trPr>
        <w:tc>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S. No.</w:t>
            </w:r>
          </w:p>
        </w:tc>
        <w:tc>
          <w:tcPr/>
          <w:p w:rsidR="00000000" w:rsidDel="00000000" w:rsidP="00000000" w:rsidRDefault="00000000" w:rsidRPr="00000000" w14:paraId="0000017B">
            <w:pPr>
              <w:jc w:val="both"/>
              <w:rPr>
                <w:sz w:val="20"/>
                <w:szCs w:val="20"/>
              </w:rPr>
            </w:pPr>
            <w:r w:rsidDel="00000000" w:rsidR="00000000" w:rsidRPr="00000000">
              <w:rPr>
                <w:sz w:val="20"/>
                <w:szCs w:val="20"/>
                <w:rtl w:val="0"/>
              </w:rPr>
              <w:t xml:space="preserve">Latest Records CG state</w:t>
            </w:r>
          </w:p>
        </w:tc>
        <w:tc>
          <w:tcPr/>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Current Records CG State</w:t>
            </w:r>
          </w:p>
        </w:tc>
      </w:tr>
      <w:tr>
        <w:trPr>
          <w:cantSplit w:val="0"/>
          <w:tblHeader w:val="0"/>
        </w:trPr>
        <w:tc>
          <w:tcPr/>
          <w:p w:rsidR="00000000" w:rsidDel="00000000" w:rsidP="00000000" w:rsidRDefault="00000000" w:rsidRPr="00000000" w14:paraId="0000017D">
            <w:pPr>
              <w:jc w:val="both"/>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7E">
            <w:pPr>
              <w:jc w:val="both"/>
              <w:rPr>
                <w:sz w:val="20"/>
                <w:szCs w:val="20"/>
              </w:rPr>
            </w:pPr>
            <w:r w:rsidDel="00000000" w:rsidR="00000000" w:rsidRPr="00000000">
              <w:rPr>
                <w:sz w:val="20"/>
                <w:szCs w:val="20"/>
                <w:rtl w:val="0"/>
              </w:rPr>
              <w:t xml:space="preserve">Current State – 30020</w:t>
            </w:r>
          </w:p>
        </w:tc>
        <w:tc>
          <w:tcPr/>
          <w:p w:rsidR="00000000" w:rsidDel="00000000" w:rsidP="00000000" w:rsidRDefault="00000000" w:rsidRPr="00000000" w14:paraId="0000017F">
            <w:pPr>
              <w:jc w:val="both"/>
              <w:rPr>
                <w:sz w:val="20"/>
                <w:szCs w:val="20"/>
              </w:rPr>
            </w:pPr>
            <w:r w:rsidDel="00000000" w:rsidR="00000000" w:rsidRPr="00000000">
              <w:rPr>
                <w:sz w:val="20"/>
                <w:szCs w:val="20"/>
                <w:rtl w:val="0"/>
              </w:rPr>
              <w:t xml:space="preserve">Current State – 30119</w:t>
            </w:r>
          </w:p>
          <w:p w:rsidR="00000000" w:rsidDel="00000000" w:rsidP="00000000" w:rsidRDefault="00000000" w:rsidRPr="00000000" w14:paraId="00000180">
            <w:pPr>
              <w:jc w:val="both"/>
              <w:rPr>
                <w:sz w:val="20"/>
                <w:szCs w:val="20"/>
              </w:rPr>
            </w:pPr>
            <w:r w:rsidDel="00000000" w:rsidR="00000000" w:rsidRPr="00000000">
              <w:rPr>
                <w:sz w:val="20"/>
                <w:szCs w:val="20"/>
                <w:rtl w:val="0"/>
              </w:rPr>
              <w:t xml:space="preserve">Previous State – 30020</w:t>
            </w:r>
          </w:p>
        </w:tc>
      </w:tr>
    </w:tbl>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Marking the CG as Claimed for Claim 2:</w:t>
      </w:r>
    </w:p>
    <w:p w:rsidR="00000000" w:rsidDel="00000000" w:rsidP="00000000" w:rsidRDefault="00000000" w:rsidRPr="00000000" w14:paraId="00000183">
      <w:pPr>
        <w:jc w:val="both"/>
        <w:rPr/>
      </w:pPr>
      <w:r w:rsidDel="00000000" w:rsidR="00000000" w:rsidRPr="00000000">
        <w:rPr>
          <w:rtl w:val="0"/>
        </w:rPr>
        <w:t xml:space="preserve">On approval of the claim requisition file from MLI and from NCGTC, system will proceed to mark the CG record as ‘Claimed 2’ as stated below:</w:t>
      </w:r>
    </w:p>
    <w:p w:rsidR="00000000" w:rsidDel="00000000" w:rsidP="00000000" w:rsidRDefault="00000000" w:rsidRPr="00000000" w14:paraId="00000184">
      <w:pPr>
        <w:jc w:val="both"/>
        <w:rPr/>
      </w:pPr>
      <w:r w:rsidDel="00000000" w:rsidR="00000000" w:rsidRPr="00000000">
        <w:rPr>
          <w:rtl w:val="0"/>
        </w:rPr>
        <w:t xml:space="preserve">SURGE inserts the following transaction with following values in CG table:</w:t>
      </w:r>
    </w:p>
    <w:p w:rsidR="00000000" w:rsidDel="00000000" w:rsidP="00000000" w:rsidRDefault="00000000" w:rsidRPr="00000000" w14:paraId="000001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Type - 4</w:t>
      </w:r>
    </w:p>
    <w:p w:rsidR="00000000" w:rsidDel="00000000" w:rsidP="00000000" w:rsidRDefault="00000000" w:rsidRPr="00000000" w14:paraId="000001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Mode – 120001 (which indicates that this is a batch transaction)</w:t>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Id – Customer Id mentioned in the Input file</w:t>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 A/c No. – Loan Account mentioned in the Input file</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ID - Same as the Original Master Record</w:t>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Schemes Id - Same as the Original Master Record</w:t>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CGPAN - Same as the Original Master Record</w:t>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Current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Previous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Address – IP Address of the User</w:t>
      </w:r>
    </w:p>
    <w:p w:rsidR="00000000" w:rsidDel="00000000" w:rsidP="00000000" w:rsidRDefault="00000000" w:rsidRPr="00000000" w14:paraId="000001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Active Flag – Active</w:t>
      </w:r>
    </w:p>
    <w:p w:rsidR="00000000" w:rsidDel="00000000" w:rsidP="00000000" w:rsidRDefault="00000000" w:rsidRPr="00000000" w14:paraId="000001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By – NCGTC user id</w:t>
      </w:r>
    </w:p>
    <w:p w:rsidR="00000000" w:rsidDel="00000000" w:rsidP="00000000" w:rsidRDefault="00000000" w:rsidRPr="00000000" w14:paraId="000001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Date – DateTime of Record insertion</w:t>
      </w:r>
    </w:p>
    <w:tbl>
      <w:tblPr>
        <w:tblStyle w:val="Table7"/>
        <w:tblW w:w="6960.0" w:type="dxa"/>
        <w:jc w:val="left"/>
        <w:tblInd w:w="104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930"/>
        <w:gridCol w:w="3150"/>
        <w:gridCol w:w="2880"/>
        <w:tblGridChange w:id="0">
          <w:tblGrid>
            <w:gridCol w:w="930"/>
            <w:gridCol w:w="3150"/>
            <w:gridCol w:w="2880"/>
          </w:tblGrid>
        </w:tblGridChange>
      </w:tblGrid>
      <w:tr>
        <w:trPr>
          <w:cantSplit w:val="0"/>
          <w:tblHeader w:val="0"/>
        </w:trPr>
        <w:tc>
          <w:tcPr/>
          <w:p w:rsidR="00000000" w:rsidDel="00000000" w:rsidP="00000000" w:rsidRDefault="00000000" w:rsidRPr="00000000" w14:paraId="00000192">
            <w:pPr>
              <w:jc w:val="both"/>
              <w:rPr>
                <w:sz w:val="20"/>
                <w:szCs w:val="20"/>
              </w:rPr>
            </w:pPr>
            <w:r w:rsidDel="00000000" w:rsidR="00000000" w:rsidRPr="00000000">
              <w:rPr>
                <w:sz w:val="20"/>
                <w:szCs w:val="20"/>
                <w:rtl w:val="0"/>
              </w:rPr>
              <w:t xml:space="preserve">S. No.</w:t>
            </w:r>
          </w:p>
        </w:tc>
        <w:tc>
          <w:tcPr/>
          <w:p w:rsidR="00000000" w:rsidDel="00000000" w:rsidP="00000000" w:rsidRDefault="00000000" w:rsidRPr="00000000" w14:paraId="00000193">
            <w:pPr>
              <w:jc w:val="both"/>
              <w:rPr>
                <w:sz w:val="20"/>
                <w:szCs w:val="20"/>
              </w:rPr>
            </w:pPr>
            <w:r w:rsidDel="00000000" w:rsidR="00000000" w:rsidRPr="00000000">
              <w:rPr>
                <w:sz w:val="20"/>
                <w:szCs w:val="20"/>
                <w:rtl w:val="0"/>
              </w:rPr>
              <w:t xml:space="preserve">Latest Records CG state</w:t>
            </w:r>
          </w:p>
        </w:tc>
        <w:tc>
          <w:tcPr/>
          <w:p w:rsidR="00000000" w:rsidDel="00000000" w:rsidP="00000000" w:rsidRDefault="00000000" w:rsidRPr="00000000" w14:paraId="00000194">
            <w:pPr>
              <w:jc w:val="both"/>
              <w:rPr>
                <w:sz w:val="20"/>
                <w:szCs w:val="20"/>
              </w:rPr>
            </w:pPr>
            <w:r w:rsidDel="00000000" w:rsidR="00000000" w:rsidRPr="00000000">
              <w:rPr>
                <w:sz w:val="20"/>
                <w:szCs w:val="20"/>
                <w:rtl w:val="0"/>
              </w:rPr>
              <w:t xml:space="preserve">Current Records CG State</w:t>
            </w:r>
          </w:p>
        </w:tc>
      </w:tr>
      <w:tr>
        <w:trPr>
          <w:cantSplit w:val="0"/>
          <w:tblHeader w:val="0"/>
        </w:trPr>
        <w:tc>
          <w:tcPr/>
          <w:p w:rsidR="00000000" w:rsidDel="00000000" w:rsidP="00000000" w:rsidRDefault="00000000" w:rsidRPr="00000000" w14:paraId="00000195">
            <w:pPr>
              <w:jc w:val="both"/>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96">
            <w:pPr>
              <w:jc w:val="both"/>
              <w:rPr>
                <w:sz w:val="20"/>
                <w:szCs w:val="20"/>
              </w:rPr>
            </w:pPr>
            <w:r w:rsidDel="00000000" w:rsidR="00000000" w:rsidRPr="00000000">
              <w:rPr>
                <w:sz w:val="20"/>
                <w:szCs w:val="20"/>
                <w:rtl w:val="0"/>
              </w:rPr>
              <w:t xml:space="preserve">Current State – 30020</w:t>
            </w:r>
          </w:p>
        </w:tc>
        <w:tc>
          <w:tcPr/>
          <w:p w:rsidR="00000000" w:rsidDel="00000000" w:rsidP="00000000" w:rsidRDefault="00000000" w:rsidRPr="00000000" w14:paraId="00000197">
            <w:pPr>
              <w:jc w:val="both"/>
              <w:rPr>
                <w:sz w:val="20"/>
                <w:szCs w:val="20"/>
              </w:rPr>
            </w:pPr>
            <w:r w:rsidDel="00000000" w:rsidR="00000000" w:rsidRPr="00000000">
              <w:rPr>
                <w:sz w:val="20"/>
                <w:szCs w:val="20"/>
                <w:rtl w:val="0"/>
              </w:rPr>
              <w:t xml:space="preserve">Current State – 30219</w:t>
            </w:r>
          </w:p>
          <w:p w:rsidR="00000000" w:rsidDel="00000000" w:rsidP="00000000" w:rsidRDefault="00000000" w:rsidRPr="00000000" w14:paraId="00000198">
            <w:pPr>
              <w:jc w:val="both"/>
              <w:rPr>
                <w:sz w:val="20"/>
                <w:szCs w:val="20"/>
              </w:rPr>
            </w:pPr>
            <w:r w:rsidDel="00000000" w:rsidR="00000000" w:rsidRPr="00000000">
              <w:rPr>
                <w:sz w:val="20"/>
                <w:szCs w:val="20"/>
                <w:rtl w:val="0"/>
              </w:rPr>
              <w:t xml:space="preserve">Previous State – 30020</w:t>
            </w:r>
          </w:p>
        </w:tc>
      </w:tr>
    </w:tbl>
    <w:p w:rsidR="00000000" w:rsidDel="00000000" w:rsidP="00000000" w:rsidRDefault="00000000" w:rsidRPr="00000000" w14:paraId="00000199">
      <w:pPr>
        <w:rPr>
          <w:rFonts w:ascii="Trebuchet MS" w:cs="Trebuchet MS" w:eastAsia="Trebuchet MS" w:hAnsi="Trebuchet MS"/>
          <w:b w:val="1"/>
          <w:bCs w:val="1"/>
          <w:color w:val="7f7f7f"/>
          <w:sz w:val="28"/>
          <w:szCs w:val="28"/>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Marking the CG as Claimed for Claim 3:</w:t>
      </w:r>
    </w:p>
    <w:p w:rsidR="00000000" w:rsidDel="00000000" w:rsidP="00000000" w:rsidRDefault="00000000" w:rsidRPr="00000000" w14:paraId="0000019B">
      <w:pPr>
        <w:jc w:val="both"/>
        <w:rPr/>
      </w:pPr>
      <w:r w:rsidDel="00000000" w:rsidR="00000000" w:rsidRPr="00000000">
        <w:rPr>
          <w:rtl w:val="0"/>
        </w:rPr>
        <w:t xml:space="preserve">On approval of the claim requisition file from MLI and from NCGTC, system will proceed to mark the CG record as ‘Claimed 3’ as stated below:</w:t>
      </w:r>
    </w:p>
    <w:p w:rsidR="00000000" w:rsidDel="00000000" w:rsidP="00000000" w:rsidRDefault="00000000" w:rsidRPr="00000000" w14:paraId="0000019C">
      <w:pPr>
        <w:jc w:val="both"/>
        <w:rPr/>
      </w:pPr>
      <w:r w:rsidDel="00000000" w:rsidR="00000000" w:rsidRPr="00000000">
        <w:rPr>
          <w:rtl w:val="0"/>
        </w:rPr>
        <w:t xml:space="preserve">SURGE inserts the following transaction with following values in CG table:</w:t>
      </w:r>
    </w:p>
    <w:p w:rsidR="00000000" w:rsidDel="00000000" w:rsidP="00000000" w:rsidRDefault="00000000" w:rsidRPr="00000000" w14:paraId="000001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Type - 4</w:t>
      </w:r>
    </w:p>
    <w:p w:rsidR="00000000" w:rsidDel="00000000" w:rsidP="00000000" w:rsidRDefault="00000000" w:rsidRPr="00000000" w14:paraId="000001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Mode – 120001 (which indicates that this is a batch transaction)</w:t>
      </w:r>
    </w:p>
    <w:p w:rsidR="00000000" w:rsidDel="00000000" w:rsidP="00000000" w:rsidRDefault="00000000" w:rsidRPr="00000000" w14:paraId="000001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Id – Customer Id mentioned in the Input file</w:t>
      </w:r>
    </w:p>
    <w:p w:rsidR="00000000" w:rsidDel="00000000" w:rsidP="00000000" w:rsidRDefault="00000000" w:rsidRPr="00000000" w14:paraId="000001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 A/c No. – Loan Account mentioned in the Input file</w:t>
      </w:r>
    </w:p>
    <w:p w:rsidR="00000000" w:rsidDel="00000000" w:rsidP="00000000" w:rsidRDefault="00000000" w:rsidRPr="00000000" w14:paraId="000001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ID - Same as the Original Master Record</w:t>
      </w:r>
    </w:p>
    <w:p w:rsidR="00000000" w:rsidDel="00000000" w:rsidP="00000000" w:rsidRDefault="00000000" w:rsidRPr="00000000" w14:paraId="000001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Schemes Id - Same as the Original Master Record</w:t>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CGPAN - Same as the Original Master Record</w:t>
      </w:r>
    </w:p>
    <w:p w:rsidR="00000000" w:rsidDel="00000000" w:rsidP="00000000" w:rsidRDefault="00000000" w:rsidRPr="00000000" w14:paraId="000001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Current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Previous State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 Below Matrix</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IP Address – IP Address of the User</w:t>
      </w:r>
    </w:p>
    <w:p w:rsidR="00000000" w:rsidDel="00000000" w:rsidP="00000000" w:rsidRDefault="00000000" w:rsidRPr="00000000" w14:paraId="000001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Active Flag – Active</w:t>
      </w:r>
    </w:p>
    <w:p w:rsidR="00000000" w:rsidDel="00000000" w:rsidP="00000000" w:rsidRDefault="00000000" w:rsidRPr="00000000" w14:paraId="000001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By – NCGTC user id</w:t>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Date – DateTime of Record insertion</w:t>
      </w:r>
    </w:p>
    <w:tbl>
      <w:tblPr>
        <w:tblStyle w:val="Table8"/>
        <w:tblW w:w="6960.0" w:type="dxa"/>
        <w:jc w:val="left"/>
        <w:tblInd w:w="1045.0" w:type="dxa"/>
        <w:tblBorders>
          <w:top w:color="ffd965" w:space="0" w:sz="4" w:val="single"/>
          <w:left w:color="ffd965" w:space="0" w:sz="4" w:val="single"/>
          <w:bottom w:color="ffd965" w:space="0" w:sz="4" w:val="single"/>
          <w:right w:color="ffd965" w:space="0" w:sz="4" w:val="single"/>
          <w:insideH w:color="ffd965" w:space="0" w:sz="4" w:val="single"/>
          <w:insideV w:color="ffd965" w:space="0" w:sz="4" w:val="single"/>
        </w:tblBorders>
        <w:tblLayout w:type="fixed"/>
        <w:tblLook w:val="04A0"/>
      </w:tblPr>
      <w:tblGrid>
        <w:gridCol w:w="930"/>
        <w:gridCol w:w="3150"/>
        <w:gridCol w:w="2880"/>
        <w:tblGridChange w:id="0">
          <w:tblGrid>
            <w:gridCol w:w="930"/>
            <w:gridCol w:w="3150"/>
            <w:gridCol w:w="2880"/>
          </w:tblGrid>
        </w:tblGridChange>
      </w:tblGrid>
      <w:tr>
        <w:trPr>
          <w:cantSplit w:val="0"/>
          <w:tblHeader w:val="0"/>
        </w:trPr>
        <w:tc>
          <w:tcPr/>
          <w:p w:rsidR="00000000" w:rsidDel="00000000" w:rsidP="00000000" w:rsidRDefault="00000000" w:rsidRPr="00000000" w14:paraId="000001AA">
            <w:pPr>
              <w:jc w:val="both"/>
              <w:rPr>
                <w:sz w:val="20"/>
                <w:szCs w:val="20"/>
              </w:rPr>
            </w:pPr>
            <w:r w:rsidDel="00000000" w:rsidR="00000000" w:rsidRPr="00000000">
              <w:rPr>
                <w:sz w:val="20"/>
                <w:szCs w:val="20"/>
                <w:rtl w:val="0"/>
              </w:rPr>
              <w:t xml:space="preserve">S. No.</w:t>
            </w:r>
          </w:p>
        </w:tc>
        <w:tc>
          <w:tcPr/>
          <w:p w:rsidR="00000000" w:rsidDel="00000000" w:rsidP="00000000" w:rsidRDefault="00000000" w:rsidRPr="00000000" w14:paraId="000001AB">
            <w:pPr>
              <w:jc w:val="both"/>
              <w:rPr>
                <w:sz w:val="20"/>
                <w:szCs w:val="20"/>
              </w:rPr>
            </w:pPr>
            <w:r w:rsidDel="00000000" w:rsidR="00000000" w:rsidRPr="00000000">
              <w:rPr>
                <w:sz w:val="20"/>
                <w:szCs w:val="20"/>
                <w:rtl w:val="0"/>
              </w:rPr>
              <w:t xml:space="preserve">Latest Records CG state</w:t>
            </w:r>
          </w:p>
        </w:tc>
        <w:tc>
          <w:tcPr/>
          <w:p w:rsidR="00000000" w:rsidDel="00000000" w:rsidP="00000000" w:rsidRDefault="00000000" w:rsidRPr="00000000" w14:paraId="000001AC">
            <w:pPr>
              <w:jc w:val="both"/>
              <w:rPr>
                <w:sz w:val="20"/>
                <w:szCs w:val="20"/>
              </w:rPr>
            </w:pPr>
            <w:r w:rsidDel="00000000" w:rsidR="00000000" w:rsidRPr="00000000">
              <w:rPr>
                <w:sz w:val="20"/>
                <w:szCs w:val="20"/>
                <w:rtl w:val="0"/>
              </w:rPr>
              <w:t xml:space="preserve">Current Records CG State</w:t>
            </w:r>
          </w:p>
        </w:tc>
      </w:tr>
      <w:tr>
        <w:trPr>
          <w:cantSplit w:val="0"/>
          <w:tblHeader w:val="0"/>
        </w:trPr>
        <w:tc>
          <w:tcPr/>
          <w:p w:rsidR="00000000" w:rsidDel="00000000" w:rsidP="00000000" w:rsidRDefault="00000000" w:rsidRPr="00000000" w14:paraId="000001AD">
            <w:pPr>
              <w:jc w:val="both"/>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Current State – 30020</w:t>
            </w:r>
          </w:p>
        </w:tc>
        <w:tc>
          <w:tcPr/>
          <w:p w:rsidR="00000000" w:rsidDel="00000000" w:rsidP="00000000" w:rsidRDefault="00000000" w:rsidRPr="00000000" w14:paraId="000001AF">
            <w:pPr>
              <w:jc w:val="both"/>
              <w:rPr>
                <w:sz w:val="20"/>
                <w:szCs w:val="20"/>
              </w:rPr>
            </w:pPr>
            <w:r w:rsidDel="00000000" w:rsidR="00000000" w:rsidRPr="00000000">
              <w:rPr>
                <w:sz w:val="20"/>
                <w:szCs w:val="20"/>
                <w:rtl w:val="0"/>
              </w:rPr>
              <w:t xml:space="preserve">Current State – 30319</w:t>
            </w:r>
          </w:p>
          <w:p w:rsidR="00000000" w:rsidDel="00000000" w:rsidP="00000000" w:rsidRDefault="00000000" w:rsidRPr="00000000" w14:paraId="000001B0">
            <w:pPr>
              <w:jc w:val="both"/>
              <w:rPr>
                <w:sz w:val="20"/>
                <w:szCs w:val="20"/>
              </w:rPr>
            </w:pPr>
            <w:r w:rsidDel="00000000" w:rsidR="00000000" w:rsidRPr="00000000">
              <w:rPr>
                <w:sz w:val="20"/>
                <w:szCs w:val="20"/>
                <w:rtl w:val="0"/>
              </w:rPr>
              <w:t xml:space="preserve">Previous State – 30020</w:t>
            </w:r>
          </w:p>
        </w:tc>
      </w:tr>
    </w:tbl>
    <w:p w:rsidR="00000000" w:rsidDel="00000000" w:rsidP="00000000" w:rsidRDefault="00000000" w:rsidRPr="00000000" w14:paraId="000001B1">
      <w:pPr>
        <w:rPr>
          <w:rFonts w:ascii="Trebuchet MS" w:cs="Trebuchet MS" w:eastAsia="Trebuchet MS" w:hAnsi="Trebuchet MS"/>
          <w:b w:val="1"/>
          <w:bCs w:val="1"/>
          <w:color w:val="7f7f7f"/>
          <w:sz w:val="28"/>
          <w:szCs w:val="28"/>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Marking the CG as Claimed for OTS (One Time Settlement):</w:t>
      </w:r>
    </w:p>
    <w:p w:rsidR="00000000" w:rsidDel="00000000" w:rsidP="00000000" w:rsidRDefault="00000000" w:rsidRPr="00000000" w14:paraId="000001B3">
      <w:pPr>
        <w:jc w:val="both"/>
        <w:rPr/>
      </w:pPr>
      <w:r w:rsidDel="00000000" w:rsidR="00000000" w:rsidRPr="00000000">
        <w:rPr>
          <w:rtl w:val="0"/>
        </w:rPr>
        <w:t xml:space="preserve">On approval of the claim requisition file from MLI and from NCGTC, system will proceed to mark the CG record as OTS as stated below:</w:t>
      </w:r>
    </w:p>
    <w:p w:rsidR="00000000" w:rsidDel="00000000" w:rsidP="00000000" w:rsidRDefault="00000000" w:rsidRPr="00000000" w14:paraId="000001B4">
      <w:pPr>
        <w:jc w:val="both"/>
        <w:rPr/>
      </w:pPr>
      <w:r w:rsidDel="00000000" w:rsidR="00000000" w:rsidRPr="00000000">
        <w:rPr>
          <w:rtl w:val="0"/>
        </w:rPr>
        <w:t xml:space="preserve">A separate OTS flag will be maintained in the CG table and on the ‘New’ type of the CG Record to indicate that this CG is OTS. </w:t>
      </w:r>
    </w:p>
    <w:p w:rsidR="00000000" w:rsidDel="00000000" w:rsidP="00000000" w:rsidRDefault="00000000" w:rsidRPr="00000000" w14:paraId="000001B5">
      <w:pPr>
        <w:rPr/>
      </w:pPr>
      <w:r w:rsidDel="00000000" w:rsidR="00000000" w:rsidRPr="00000000">
        <w:rPr>
          <w:rtl w:val="0"/>
        </w:rPr>
        <w:t xml:space="preserve">The marking of OTS is in conjunction to above marking as specified in this section.</w:t>
      </w:r>
    </w:p>
    <w:p w:rsidR="00000000" w:rsidDel="00000000" w:rsidP="00000000" w:rsidRDefault="00000000" w:rsidRPr="00000000" w14:paraId="000001B6">
      <w:pPr>
        <w:rPr>
          <w:rFonts w:ascii="Trebuchet MS" w:cs="Trebuchet MS" w:eastAsia="Trebuchet MS" w:hAnsi="Trebuchet MS"/>
          <w:b w:val="1"/>
          <w:bCs w:val="1"/>
          <w:color w:val="7f7f7f"/>
          <w:sz w:val="28"/>
          <w:szCs w:val="28"/>
        </w:rPr>
      </w:pPr>
      <w:r w:rsidDel="00000000" w:rsidR="00000000" w:rsidRPr="00000000">
        <w:rPr>
          <w:rtl w:val="0"/>
        </w:rPr>
      </w:r>
    </w:p>
    <w:p w:rsidR="00000000" w:rsidDel="00000000" w:rsidP="00000000" w:rsidRDefault="00000000" w:rsidRPr="00000000" w14:paraId="000001B7">
      <w:pPr>
        <w:pStyle w:val="Heading3"/>
        <w:keepLines w:val="0"/>
        <w:numPr>
          <w:ilvl w:val="3"/>
          <w:numId w:val="1"/>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xc2d9uclgmei" w:id="14"/>
      <w:bookmarkEnd w:id="14"/>
      <w:r w:rsidDel="00000000" w:rsidR="00000000" w:rsidRPr="00000000">
        <w:rPr>
          <w:rFonts w:ascii="Trebuchet MS" w:cs="Trebuchet MS" w:eastAsia="Trebuchet MS" w:hAnsi="Trebuchet MS"/>
          <w:b w:val="1"/>
          <w:bCs w:val="1"/>
          <w:color w:val="000000"/>
          <w:rtl w:val="0"/>
        </w:rPr>
        <w:t xml:space="preserve">Making entry in Claims Table </w:t>
      </w:r>
    </w:p>
    <w:p w:rsidR="00000000" w:rsidDel="00000000" w:rsidP="00000000" w:rsidRDefault="00000000" w:rsidRPr="00000000" w14:paraId="000001B8">
      <w:pPr>
        <w:jc w:val="both"/>
        <w:rPr/>
      </w:pPr>
      <w:r w:rsidDel="00000000" w:rsidR="00000000" w:rsidRPr="00000000">
        <w:rPr>
          <w:rtl w:val="0"/>
        </w:rPr>
        <w:t xml:space="preserve">After making an entry in CG table (if required), system will make an entry in claims table for:</w:t>
      </w:r>
    </w:p>
    <w:p w:rsidR="00000000" w:rsidDel="00000000" w:rsidP="00000000" w:rsidRDefault="00000000" w:rsidRPr="00000000" w14:paraId="000001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Id</w:t>
      </w:r>
    </w:p>
    <w:p w:rsidR="00000000" w:rsidDel="00000000" w:rsidP="00000000" w:rsidRDefault="00000000" w:rsidRPr="00000000" w14:paraId="000001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Loan Account No.</w:t>
      </w:r>
    </w:p>
    <w:p w:rsidR="00000000" w:rsidDel="00000000" w:rsidP="00000000" w:rsidRDefault="00000000" w:rsidRPr="00000000" w14:paraId="000001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Principal Outstanding Amount as on date of NPA. </w:t>
      </w:r>
    </w:p>
    <w:p w:rsidR="00000000" w:rsidDel="00000000" w:rsidP="00000000" w:rsidRDefault="00000000" w:rsidRPr="00000000" w14:paraId="000001B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bookmarkStart w:colFirst="0" w:colLast="0" w:name="_heading=h.ovs1a3a23a1l" w:id="15"/>
      <w:bookmarkEnd w:id="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1B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OTS</w:t>
      </w:r>
    </w:p>
    <w:p w:rsidR="00000000" w:rsidDel="00000000" w:rsidP="00000000" w:rsidRDefault="00000000" w:rsidRPr="00000000" w14:paraId="000001BE">
      <w:pPr>
        <w:jc w:val="both"/>
        <w:rPr/>
      </w:pPr>
      <w:r w:rsidDel="00000000" w:rsidR="00000000" w:rsidRPr="00000000">
        <w:rPr>
          <w:rtl w:val="0"/>
        </w:rPr>
        <w:t xml:space="preserve">The above details are stored with respect to Batch Identification of the claims file.</w:t>
      </w:r>
    </w:p>
    <w:p w:rsidR="00000000" w:rsidDel="00000000" w:rsidP="00000000" w:rsidRDefault="00000000" w:rsidRPr="00000000" w14:paraId="000001BF">
      <w:pPr>
        <w:jc w:val="both"/>
        <w:rPr/>
      </w:pPr>
      <w:r w:rsidDel="00000000" w:rsidR="00000000" w:rsidRPr="00000000">
        <w:rPr>
          <w:rtl w:val="0"/>
        </w:rPr>
        <w:t xml:space="preserve">Note: Whenever, MLI Approver approves the Batch Claim file, the date of approval will be considered as ‘Claim Lodgment Date’. For these CG’s, whose claim has been invoked, their calculation of CG Charges is till this claim lodgment date only.</w:t>
      </w:r>
    </w:p>
    <w:p w:rsidR="00000000" w:rsidDel="00000000" w:rsidP="00000000" w:rsidRDefault="00000000" w:rsidRPr="00000000" w14:paraId="000001C0">
      <w:pPr>
        <w:jc w:val="both"/>
        <w:rPr>
          <w:i w:val="1"/>
          <w:iCs w:val="1"/>
        </w:rPr>
      </w:pPr>
      <w:r w:rsidDel="00000000" w:rsidR="00000000" w:rsidRPr="00000000">
        <w:rPr>
          <w:rtl w:val="0"/>
        </w:rPr>
      </w:r>
    </w:p>
    <w:p w:rsidR="00000000" w:rsidDel="00000000" w:rsidP="00000000" w:rsidRDefault="00000000" w:rsidRPr="00000000" w14:paraId="000001C1">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qqhfdnxds06t" w:id="16"/>
      <w:bookmarkEnd w:id="16"/>
      <w:r w:rsidDel="00000000" w:rsidR="00000000" w:rsidRPr="00000000">
        <w:rPr>
          <w:rFonts w:ascii="Trebuchet MS" w:cs="Trebuchet MS" w:eastAsia="Trebuchet MS" w:hAnsi="Trebuchet MS"/>
          <w:b w:val="1"/>
          <w:bCs w:val="1"/>
          <w:color w:val="7f7f7f"/>
          <w:sz w:val="28"/>
          <w:szCs w:val="28"/>
          <w:rtl w:val="0"/>
        </w:rPr>
        <w:t xml:space="preserve">Processing Claims</w:t>
      </w:r>
    </w:p>
    <w:p w:rsidR="00000000" w:rsidDel="00000000" w:rsidP="00000000" w:rsidRDefault="00000000" w:rsidRPr="00000000" w14:paraId="000001C2">
      <w:pPr>
        <w:rPr/>
      </w:pPr>
      <w:r w:rsidDel="00000000" w:rsidR="00000000" w:rsidRPr="00000000">
        <w:rPr>
          <w:rtl w:val="0"/>
        </w:rPr>
        <w:t xml:space="preserve">Once the claim requisition file has been received and approved by NCGTC user, the claims will get processed. </w:t>
      </w:r>
    </w:p>
    <w:p w:rsidR="00000000" w:rsidDel="00000000" w:rsidP="00000000" w:rsidRDefault="00000000" w:rsidRPr="00000000" w14:paraId="000001C3">
      <w:pPr>
        <w:jc w:val="both"/>
        <w:rPr/>
      </w:pPr>
      <w:r w:rsidDel="00000000" w:rsidR="00000000" w:rsidRPr="00000000">
        <w:rPr>
          <w:rtl w:val="0"/>
        </w:rPr>
        <w:t xml:space="preserve">Processing of the claims will entail following events:</w:t>
      </w:r>
    </w:p>
    <w:p w:rsidR="00000000" w:rsidDel="00000000" w:rsidP="00000000" w:rsidRDefault="00000000" w:rsidRPr="00000000" w14:paraId="000001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Calculation of claims as per scheme notification </w:t>
      </w:r>
    </w:p>
    <w:p w:rsidR="00000000" w:rsidDel="00000000" w:rsidP="00000000" w:rsidRDefault="00000000" w:rsidRPr="00000000" w14:paraId="000001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to Approve or Reject – by NCGTC Creator</w:t>
      </w:r>
    </w:p>
    <w:p w:rsidR="00000000" w:rsidDel="00000000" w:rsidP="00000000" w:rsidRDefault="00000000" w:rsidRPr="00000000" w14:paraId="000001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Approving the claim by NCGTC approver </w:t>
      </w:r>
    </w:p>
    <w:p w:rsidR="00000000" w:rsidDel="00000000" w:rsidP="00000000" w:rsidRDefault="00000000" w:rsidRPr="00000000" w14:paraId="000001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Rejecting the claim by NCGTC approver</w:t>
      </w:r>
    </w:p>
    <w:p w:rsidR="00000000" w:rsidDel="00000000" w:rsidP="00000000" w:rsidRDefault="00000000" w:rsidRPr="00000000" w14:paraId="000001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Settling the claim</w:t>
      </w:r>
    </w:p>
    <w:p w:rsidR="00000000" w:rsidDel="00000000" w:rsidP="00000000" w:rsidRDefault="00000000" w:rsidRPr="00000000" w14:paraId="000001C9">
      <w:pPr>
        <w:jc w:val="both"/>
        <w:rPr/>
      </w:pPr>
      <w:r w:rsidDel="00000000" w:rsidR="00000000" w:rsidRPr="00000000">
        <w:rPr>
          <w:rtl w:val="0"/>
        </w:rPr>
        <w:t xml:space="preserve">Each of above is explained </w:t>
      </w:r>
      <w:sdt>
        <w:sdtPr>
          <w:id w:val="-1739979944"/>
          <w:tag w:val="goog_rdk_23"/>
        </w:sdtPr>
        <w:sdtContent>
          <w:commentRangeStart w:id="23"/>
        </w:sdtContent>
      </w:sdt>
      <w:sdt>
        <w:sdtPr>
          <w:id w:val="1796083333"/>
          <w:tag w:val="goog_rdk_24"/>
        </w:sdtPr>
        <w:sdtContent>
          <w:commentRangeStart w:id="24"/>
        </w:sdtContent>
      </w:sdt>
      <w:r w:rsidDel="00000000" w:rsidR="00000000" w:rsidRPr="00000000">
        <w:rPr>
          <w:rtl w:val="0"/>
        </w:rPr>
        <w:t xml:space="preserve">below</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w:t>
      </w:r>
    </w:p>
    <w:p w:rsidR="00000000" w:rsidDel="00000000" w:rsidP="00000000" w:rsidRDefault="00000000" w:rsidRPr="00000000" w14:paraId="000001CA">
      <w:pPr>
        <w:jc w:val="both"/>
        <w:rPr/>
      </w:pPr>
      <w:r w:rsidDel="00000000" w:rsidR="00000000" w:rsidRPr="00000000">
        <w:rPr/>
        <mc:AlternateContent>
          <mc:Choice Requires="wpg">
            <w:drawing>
              <wp:inline distB="0" distT="0" distL="0" distR="0">
                <wp:extent cx="5381625" cy="733425"/>
                <wp:effectExtent b="0" l="0" r="0" t="0"/>
                <wp:docPr id="7" name=""/>
                <a:graphic>
                  <a:graphicData uri="http://schemas.microsoft.com/office/word/2010/wordprocessingGroup">
                    <wpg:wgp>
                      <wpg:cNvGrpSpPr/>
                      <wpg:grpSpPr>
                        <a:xfrm>
                          <a:off x="0" y="0"/>
                          <a:ext cx="5381625" cy="733425"/>
                          <a:chOff x="0" y="0"/>
                          <a:chExt cx="5381625" cy="739650"/>
                        </a:xfrm>
                      </wpg:grpSpPr>
                      <wpg:grpSp>
                        <wpg:cNvGrpSpPr/>
                        <wpg:grpSpPr>
                          <a:xfrm>
                            <a:off x="0" y="0"/>
                            <a:ext cx="5381625" cy="733425"/>
                            <a:chOff x="0" y="0"/>
                            <a:chExt cx="5381625" cy="733425"/>
                          </a:xfrm>
                        </wpg:grpSpPr>
                        <wps:wsp>
                          <wps:cNvSpPr/>
                          <wps:cNvPr id="7" name="Shape 7"/>
                          <wps:spPr>
                            <a:xfrm>
                              <a:off x="0" y="0"/>
                              <a:ext cx="5381625" cy="733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69198" y="141"/>
                              <a:ext cx="1221902" cy="733141"/>
                            </a:xfrm>
                            <a:prstGeom prst="roundRect">
                              <a:avLst>
                                <a:gd fmla="val 10000" name="adj"/>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390671" y="21614"/>
                              <a:ext cx="1178956" cy="6901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Claim Requisition Approved by NCGTC and Processed</w:t>
                                </w:r>
                              </w:p>
                            </w:txbxContent>
                          </wps:txbx>
                          <wps:bodyPr anchorCtr="0" anchor="ctr" bIns="38100" lIns="38100" spcFirstLastPara="1" rIns="38100" wrap="square" tIns="38100">
                            <a:noAutofit/>
                          </wps:bodyPr>
                        </wps:wsp>
                        <wps:wsp>
                          <wps:cNvSpPr/>
                          <wps:cNvPr id="22" name="Shape 22"/>
                          <wps:spPr>
                            <a:xfrm>
                              <a:off x="1698627" y="215196"/>
                              <a:ext cx="259043" cy="303031"/>
                            </a:xfrm>
                            <a:prstGeom prst="rightArrow">
                              <a:avLst>
                                <a:gd fmla="val 60000" name="adj1"/>
                                <a:gd fmla="val 50000" name="adj2"/>
                              </a:avLst>
                            </a:prstGeom>
                            <a:solidFill>
                              <a:srgbClr val="B3CA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698627" y="275802"/>
                              <a:ext cx="181330" cy="1818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4" name="Shape 24"/>
                          <wps:spPr>
                            <a:xfrm>
                              <a:off x="2079861" y="141"/>
                              <a:ext cx="1221902" cy="733141"/>
                            </a:xfrm>
                            <a:prstGeom prst="roundRect">
                              <a:avLst>
                                <a:gd fmla="val 10000" name="adj"/>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2101334" y="21614"/>
                              <a:ext cx="1178956" cy="6901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Calculate Claims</w:t>
                                </w:r>
                              </w:p>
                            </w:txbxContent>
                          </wps:txbx>
                          <wps:bodyPr anchorCtr="0" anchor="ctr" bIns="38100" lIns="38100" spcFirstLastPara="1" rIns="38100" wrap="square" tIns="38100">
                            <a:noAutofit/>
                          </wps:bodyPr>
                        </wps:wsp>
                        <wps:wsp>
                          <wps:cNvSpPr/>
                          <wps:cNvPr id="26" name="Shape 26"/>
                          <wps:spPr>
                            <a:xfrm>
                              <a:off x="3409290" y="215196"/>
                              <a:ext cx="259043" cy="303031"/>
                            </a:xfrm>
                            <a:prstGeom prst="rightArrow">
                              <a:avLst>
                                <a:gd fmla="val 60000" name="adj1"/>
                                <a:gd fmla="val 50000" name="adj2"/>
                              </a:avLst>
                            </a:prstGeom>
                            <a:solidFill>
                              <a:srgbClr val="B3CA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3409290" y="275802"/>
                              <a:ext cx="181330" cy="1818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0" spcFirstLastPara="1" rIns="0" wrap="square" tIns="0">
                            <a:noAutofit/>
                          </wps:bodyPr>
                        </wps:wsp>
                        <wps:wsp>
                          <wps:cNvSpPr/>
                          <wps:cNvPr id="28" name="Shape 28"/>
                          <wps:spPr>
                            <a:xfrm>
                              <a:off x="3790524" y="141"/>
                              <a:ext cx="1221902" cy="733141"/>
                            </a:xfrm>
                            <a:prstGeom prst="roundRect">
                              <a:avLst>
                                <a:gd fmla="val 10000" name="adj"/>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3811997" y="21614"/>
                              <a:ext cx="1178956" cy="6901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Details of Claim Calculation Available to NCGTC &amp; MLI</w:t>
                                </w:r>
                              </w:p>
                            </w:txbxContent>
                          </wps:txbx>
                          <wps:bodyPr anchorCtr="0" anchor="ctr" bIns="38100" lIns="38100" spcFirstLastPara="1" rIns="38100" wrap="square" tIns="38100">
                            <a:noAutofit/>
                          </wps:bodyPr>
                        </wps:wsp>
                      </wpg:grpSp>
                    </wpg:wgp>
                  </a:graphicData>
                </a:graphic>
              </wp:inline>
            </w:drawing>
          </mc:Choice>
          <mc:Fallback>
            <w:drawing>
              <wp:inline distB="0" distT="0" distL="0" distR="0">
                <wp:extent cx="5381625" cy="733425"/>
                <wp:effectExtent b="0" l="0" r="0" t="0"/>
                <wp:docPr id="7"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381625" cy="73342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2547938</wp:posOffset>
                </wp:positionH>
                <wp:positionV relativeFrom="paragraph">
                  <wp:posOffset>772478</wp:posOffset>
                </wp:positionV>
                <wp:extent cx="276225" cy="266700"/>
                <wp:effectExtent b="0" l="0" r="0" t="0"/>
                <wp:wrapNone/>
                <wp:docPr id="20" name=""/>
                <a:graphic>
                  <a:graphicData uri="http://schemas.microsoft.com/office/word/2010/wordprocessingShape">
                    <wps:wsp>
                      <wps:cNvSpPr/>
                      <wps:cNvPr id="68" name="Shape 68"/>
                      <wps:spPr>
                        <a:xfrm>
                          <a:off x="5212650" y="3651413"/>
                          <a:ext cx="266700" cy="257175"/>
                        </a:xfrm>
                        <a:prstGeom prst="downArrow">
                          <a:avLst>
                            <a:gd fmla="val 50000" name="adj1"/>
                            <a:gd fmla="val 50000" name="adj2"/>
                          </a:avLst>
                        </a:prstGeom>
                        <a:solidFill>
                          <a:srgbClr val="9CC2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2547938</wp:posOffset>
                </wp:positionH>
                <wp:positionV relativeFrom="paragraph">
                  <wp:posOffset>772478</wp:posOffset>
                </wp:positionV>
                <wp:extent cx="276225" cy="266700"/>
                <wp:effectExtent b="0" l="0" r="0" t="0"/>
                <wp:wrapNone/>
                <wp:docPr id="2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76225" cy="266700"/>
                        </a:xfrm>
                        <a:prstGeom prst="rect"/>
                        <a:ln/>
                      </pic:spPr>
                    </pic:pic>
                  </a:graphicData>
                </a:graphic>
              </wp:anchor>
            </w:drawing>
          </mc:Fallback>
        </mc:AlternateContent>
      </w:r>
    </w:p>
    <w:p w:rsidR="00000000" w:rsidDel="00000000" w:rsidP="00000000" w:rsidRDefault="00000000" w:rsidRPr="00000000" w14:paraId="000001CB">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1966913</wp:posOffset>
                </wp:positionH>
                <wp:positionV relativeFrom="paragraph">
                  <wp:posOffset>218758</wp:posOffset>
                </wp:positionV>
                <wp:extent cx="1428750" cy="600075"/>
                <wp:effectExtent b="0" l="0" r="0" t="0"/>
                <wp:wrapNone/>
                <wp:docPr id="17" name=""/>
                <a:graphic>
                  <a:graphicData uri="http://schemas.microsoft.com/office/word/2010/wordprocessingShape">
                    <wps:wsp>
                      <wps:cNvSpPr/>
                      <wps:cNvPr id="55" name="Shape 55"/>
                      <wps:spPr>
                        <a:xfrm>
                          <a:off x="4636388" y="3484725"/>
                          <a:ext cx="1419225" cy="590550"/>
                        </a:xfrm>
                        <a:prstGeom prst="roundRect">
                          <a:avLst>
                            <a:gd fmla="val 16667" name="adj"/>
                          </a:avLst>
                        </a:prstGeom>
                        <a:solidFill>
                          <a:schemeClr val="accen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MLI Approves the Claim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1966913</wp:posOffset>
                </wp:positionH>
                <wp:positionV relativeFrom="paragraph">
                  <wp:posOffset>218758</wp:posOffset>
                </wp:positionV>
                <wp:extent cx="1428750" cy="600075"/>
                <wp:effectExtent b="0" l="0" r="0" t="0"/>
                <wp:wrapNone/>
                <wp:docPr id="17"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1428750" cy="600075"/>
                        </a:xfrm>
                        <a:prstGeom prst="rect"/>
                        <a:ln/>
                      </pic:spPr>
                    </pic:pic>
                  </a:graphicData>
                </a:graphic>
              </wp:anchor>
            </w:drawing>
          </mc:Fallback>
        </mc:AlternateConten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2566988</wp:posOffset>
                </wp:positionH>
                <wp:positionV relativeFrom="paragraph">
                  <wp:posOffset>18733</wp:posOffset>
                </wp:positionV>
                <wp:extent cx="276225" cy="266700"/>
                <wp:effectExtent b="0" l="0" r="0" t="0"/>
                <wp:wrapNone/>
                <wp:docPr id="12" name=""/>
                <a:graphic>
                  <a:graphicData uri="http://schemas.microsoft.com/office/word/2010/wordprocessingShape">
                    <wps:wsp>
                      <wps:cNvSpPr/>
                      <wps:cNvPr id="48" name="Shape 48"/>
                      <wps:spPr>
                        <a:xfrm>
                          <a:off x="5212650" y="3651413"/>
                          <a:ext cx="266700" cy="257175"/>
                        </a:xfrm>
                        <a:prstGeom prst="downArrow">
                          <a:avLst>
                            <a:gd fmla="val 50000" name="adj1"/>
                            <a:gd fmla="val 50000" name="adj2"/>
                          </a:avLst>
                        </a:prstGeom>
                        <a:solidFill>
                          <a:srgbClr val="9CC2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2566988</wp:posOffset>
                </wp:positionH>
                <wp:positionV relativeFrom="paragraph">
                  <wp:posOffset>18733</wp:posOffset>
                </wp:positionV>
                <wp:extent cx="276225" cy="266700"/>
                <wp:effectExtent b="0" l="0" r="0" t="0"/>
                <wp:wrapNone/>
                <wp:docPr id="12"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76225" cy="266700"/>
                        </a:xfrm>
                        <a:prstGeom prst="rect"/>
                        <a:ln/>
                      </pic:spPr>
                    </pic:pic>
                  </a:graphicData>
                </a:graphic>
              </wp:anchor>
            </w:drawing>
          </mc:Fallback>
        </mc:AlternateContent>
      </w:r>
    </w:p>
    <w:p w:rsidR="00000000" w:rsidDel="00000000" w:rsidP="00000000" w:rsidRDefault="00000000" w:rsidRPr="00000000" w14:paraId="000001C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1681163</wp:posOffset>
                </wp:positionH>
                <wp:positionV relativeFrom="paragraph">
                  <wp:posOffset>47307</wp:posOffset>
                </wp:positionV>
                <wp:extent cx="2028825" cy="1066800"/>
                <wp:effectExtent b="0" l="0" r="0" t="0"/>
                <wp:wrapNone/>
                <wp:docPr id="14" name=""/>
                <a:graphic>
                  <a:graphicData uri="http://schemas.microsoft.com/office/word/2010/wordprocessingShape">
                    <wps:wsp>
                      <wps:cNvSpPr/>
                      <wps:cNvPr id="50" name="Shape 50"/>
                      <wps:spPr>
                        <a:xfrm>
                          <a:off x="4336350" y="3251363"/>
                          <a:ext cx="2019300" cy="1057275"/>
                        </a:xfrm>
                        <a:prstGeom prst="flowChartDecision">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(NCGTC Creator)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Investigate/Due Diligence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1681163</wp:posOffset>
                </wp:positionH>
                <wp:positionV relativeFrom="paragraph">
                  <wp:posOffset>47307</wp:posOffset>
                </wp:positionV>
                <wp:extent cx="2028825" cy="1066800"/>
                <wp:effectExtent b="0" l="0" r="0" t="0"/>
                <wp:wrapNone/>
                <wp:docPr id="14"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2028825" cy="1066800"/>
                        </a:xfrm>
                        <a:prstGeom prst="rect"/>
                        <a:ln/>
                      </pic:spPr>
                    </pic:pic>
                  </a:graphicData>
                </a:graphic>
              </wp:anchor>
            </w:drawing>
          </mc:Fallback>
        </mc:AlternateConten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832803</wp:posOffset>
                </wp:positionH>
                <wp:positionV relativeFrom="paragraph">
                  <wp:posOffset>318</wp:posOffset>
                </wp:positionV>
                <wp:extent cx="857250" cy="495300"/>
                <wp:effectExtent b="0" l="0" r="0" t="0"/>
                <wp:wrapNone/>
                <wp:docPr id="15" name=""/>
                <a:graphic>
                  <a:graphicData uri="http://schemas.microsoft.com/office/word/2010/wordprocessingShape">
                    <wps:wsp>
                      <wps:cNvCnPr/>
                      <wps:spPr>
                        <a:xfrm flipH="1">
                          <a:off x="4922138" y="3537113"/>
                          <a:ext cx="847725" cy="485775"/>
                        </a:xfrm>
                        <a:prstGeom prst="bentConnector3">
                          <a:avLst>
                            <a:gd fmla="val 99462" name="adj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832803</wp:posOffset>
                </wp:positionH>
                <wp:positionV relativeFrom="paragraph">
                  <wp:posOffset>318</wp:posOffset>
                </wp:positionV>
                <wp:extent cx="857250" cy="495300"/>
                <wp:effectExtent b="0" l="0" r="0" t="0"/>
                <wp:wrapNone/>
                <wp:docPr id="15"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857250" cy="495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3643313</wp:posOffset>
                </wp:positionH>
                <wp:positionV relativeFrom="paragraph">
                  <wp:posOffset>318</wp:posOffset>
                </wp:positionV>
                <wp:extent cx="885825" cy="495300"/>
                <wp:effectExtent b="0" l="0" r="0" t="0"/>
                <wp:wrapNone/>
                <wp:docPr id="3" name=""/>
                <a:graphic>
                  <a:graphicData uri="http://schemas.microsoft.com/office/word/2010/wordprocessingShape">
                    <wps:wsp>
                      <wps:cNvCnPr/>
                      <wps:spPr>
                        <a:xfrm>
                          <a:off x="4907850" y="3537113"/>
                          <a:ext cx="876300" cy="485775"/>
                        </a:xfrm>
                        <a:prstGeom prst="bentConnector3">
                          <a:avLst>
                            <a:gd fmla="val 99462" name="adj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3643313</wp:posOffset>
                </wp:positionH>
                <wp:positionV relativeFrom="paragraph">
                  <wp:posOffset>318</wp:posOffset>
                </wp:positionV>
                <wp:extent cx="885825" cy="495300"/>
                <wp:effectExtent b="0" l="0" r="0" t="0"/>
                <wp:wrapNone/>
                <wp:docPr id="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885825" cy="495300"/>
                        </a:xfrm>
                        <a:prstGeom prst="rect"/>
                        <a:ln/>
                      </pic:spPr>
                    </pic:pic>
                  </a:graphicData>
                </a:graphic>
              </wp:anchor>
            </w:drawing>
          </mc:Fallback>
        </mc:AlternateContent>
      </w:r>
    </w:p>
    <w:p w:rsidR="00000000" w:rsidDel="00000000" w:rsidP="00000000" w:rsidRDefault="00000000" w:rsidRPr="00000000" w14:paraId="000001D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2343150</wp:posOffset>
                </wp:positionH>
                <wp:positionV relativeFrom="paragraph">
                  <wp:posOffset>281305</wp:posOffset>
                </wp:positionV>
                <wp:extent cx="4333875" cy="2647950"/>
                <wp:effectExtent b="0" l="0" r="0" t="0"/>
                <wp:wrapNone/>
                <wp:docPr id="9" name=""/>
                <a:graphic>
                  <a:graphicData uri="http://schemas.microsoft.com/office/word/2010/wordprocessingGroup">
                    <wpg:wgp>
                      <wpg:cNvGrpSpPr/>
                      <wpg:grpSpPr>
                        <a:xfrm>
                          <a:off x="3179050" y="2456025"/>
                          <a:ext cx="4333875" cy="2647950"/>
                          <a:chOff x="3179050" y="2456025"/>
                          <a:chExt cx="4333900" cy="2647950"/>
                        </a:xfrm>
                      </wpg:grpSpPr>
                      <wpg:grpSp>
                        <wpg:cNvGrpSpPr/>
                        <wpg:grpSpPr>
                          <a:xfrm>
                            <a:off x="3179063" y="2456025"/>
                            <a:ext cx="4333875" cy="2647950"/>
                            <a:chOff x="0" y="0"/>
                            <a:chExt cx="4333875" cy="2647950"/>
                          </a:xfrm>
                        </wpg:grpSpPr>
                        <wps:wsp>
                          <wps:cNvSpPr/>
                          <wps:cNvPr id="7" name="Shape 7"/>
                          <wps:spPr>
                            <a:xfrm>
                              <a:off x="0" y="0"/>
                              <a:ext cx="4333875" cy="264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838450" y="1457325"/>
                              <a:ext cx="171450" cy="9525"/>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g:grpSp>
                          <wpg:cNvGrpSpPr/>
                          <wpg:grpSpPr>
                            <a:xfrm>
                              <a:off x="0" y="0"/>
                              <a:ext cx="4333875" cy="2647950"/>
                              <a:chOff x="0" y="0"/>
                              <a:chExt cx="4333875" cy="2647950"/>
                            </a:xfrm>
                          </wpg:grpSpPr>
                          <wps:wsp>
                            <wps:cNvSpPr/>
                            <wps:cNvPr id="34" name="Shape 34"/>
                            <wps:spPr>
                              <a:xfrm>
                                <a:off x="1400175" y="0"/>
                                <a:ext cx="1419225" cy="590550"/>
                              </a:xfrm>
                              <a:prstGeom prst="roundRect">
                                <a:avLst>
                                  <a:gd fmla="val 16667" name="adj"/>
                                </a:avLst>
                              </a:prstGeom>
                              <a:solidFill>
                                <a:srgbClr val="8DA9DB"/>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Send to Approve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(By NCGTC Creator)</w:t>
                                  </w:r>
                                </w:p>
                              </w:txbxContent>
                            </wps:txbx>
                            <wps:bodyPr anchorCtr="0" anchor="ctr" bIns="45700" lIns="91425" spcFirstLastPara="1" rIns="91425" wrap="square" tIns="45700">
                              <a:noAutofit/>
                            </wps:bodyPr>
                          </wps:wsp>
                          <wps:wsp>
                            <wps:cNvSpPr/>
                            <wps:cNvPr id="35" name="Shape 35"/>
                            <wps:spPr>
                              <a:xfrm>
                                <a:off x="1990725" y="628650"/>
                                <a:ext cx="266700" cy="257175"/>
                              </a:xfrm>
                              <a:prstGeom prst="downArrow">
                                <a:avLst>
                                  <a:gd fmla="val 50000" name="adj1"/>
                                  <a:gd fmla="val 50000" name="adj2"/>
                                </a:avLst>
                              </a:prstGeom>
                              <a:solidFill>
                                <a:srgbClr val="9CC2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933450"/>
                                <a:ext cx="4333875" cy="1714500"/>
                                <a:chOff x="0" y="0"/>
                                <a:chExt cx="4333875" cy="1714500"/>
                              </a:xfrm>
                            </wpg:grpSpPr>
                            <wps:wsp>
                              <wps:cNvSpPr/>
                              <wps:cNvPr id="37" name="Shape 37"/>
                              <wps:spPr>
                                <a:xfrm>
                                  <a:off x="1419225" y="9525"/>
                                  <a:ext cx="238125" cy="27622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t" bIns="45700" lIns="91425" spcFirstLastPara="1" rIns="91425" wrap="square" tIns="45700">
                                <a:noAutofit/>
                              </wps:bodyPr>
                            </wps:wsp>
                            <wps:wsp>
                              <wps:cNvSpPr/>
                              <wps:cNvPr id="38" name="Shape 38"/>
                              <wps:spPr>
                                <a:xfrm>
                                  <a:off x="2552700" y="0"/>
                                  <a:ext cx="238125" cy="276225"/>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Y</w:t>
                                    </w:r>
                                  </w:p>
                                </w:txbxContent>
                              </wps:txbx>
                              <wps:bodyPr anchorCtr="0" anchor="t" bIns="45700" lIns="91425" spcFirstLastPara="1" rIns="91425" wrap="square" tIns="45700">
                                <a:noAutofit/>
                              </wps:bodyPr>
                            </wps:wsp>
                            <wpg:grpSp>
                              <wpg:cNvGrpSpPr/>
                              <wpg:grpSpPr>
                                <a:xfrm>
                                  <a:off x="0" y="19050"/>
                                  <a:ext cx="4333875" cy="1695450"/>
                                  <a:chOff x="0" y="0"/>
                                  <a:chExt cx="4333875" cy="1695450"/>
                                </a:xfrm>
                              </wpg:grpSpPr>
                              <wps:wsp>
                                <wps:cNvSpPr/>
                                <wps:cNvPr id="40" name="Shape 40"/>
                                <wps:spPr>
                                  <a:xfrm>
                                    <a:off x="1390650" y="0"/>
                                    <a:ext cx="1466850" cy="1038225"/>
                                  </a:xfrm>
                                  <a:prstGeom prst="flowChartDecision">
                                    <a:avLst/>
                                  </a:prstGeom>
                                  <a:solidFill>
                                    <a:schemeClr val="accen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Claim Approval</w:t>
                                      </w:r>
                                    </w:p>
                                  </w:txbxContent>
                                </wps:txbx>
                                <wps:bodyPr anchorCtr="0" anchor="ctr" bIns="45700" lIns="91425" spcFirstLastPara="1" rIns="91425" wrap="square" tIns="45700">
                                  <a:noAutofit/>
                                </wps:bodyPr>
                              </wps:wsp>
                              <wps:wsp>
                                <wps:cNvSpPr/>
                                <wps:cNvPr id="41" name="Shape 41"/>
                                <wps:spPr>
                                  <a:xfrm>
                                    <a:off x="0" y="1104900"/>
                                    <a:ext cx="1419225" cy="590550"/>
                                  </a:xfrm>
                                  <a:prstGeom prst="roundRect">
                                    <a:avLst>
                                      <a:gd fmla="val 16667" name="adj"/>
                                    </a:avLst>
                                  </a:prstGeom>
                                  <a:solidFill>
                                    <a:srgbClr val="8DA9DB"/>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Reject Claim</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(By NCGTC Approver)</w:t>
                                      </w:r>
                                    </w:p>
                                  </w:txbxContent>
                                </wps:txbx>
                                <wps:bodyPr anchorCtr="0" anchor="ctr" bIns="45700" lIns="91425" spcFirstLastPara="1" rIns="91425" wrap="square" tIns="45700">
                                  <a:noAutofit/>
                                </wps:bodyPr>
                              </wps:wsp>
                              <wps:wsp>
                                <wps:cNvCnPr/>
                                <wps:spPr>
                                  <a:xfrm flipH="1">
                                    <a:off x="704850" y="523875"/>
                                    <a:ext cx="847725" cy="485775"/>
                                  </a:xfrm>
                                  <a:prstGeom prst="bentConnector3">
                                    <a:avLst>
                                      <a:gd fmla="val 99462" name="adj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3" name="Shape 43"/>
                                <wps:spPr>
                                  <a:xfrm>
                                    <a:off x="3019425" y="314325"/>
                                    <a:ext cx="1152525" cy="542925"/>
                                  </a:xfrm>
                                  <a:prstGeom prst="roundRect">
                                    <a:avLst>
                                      <a:gd fmla="val 16667" name="adj"/>
                                    </a:avLst>
                                  </a:prstGeom>
                                  <a:solidFill>
                                    <a:srgbClr val="8DA9DB"/>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Approve Claim</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(By NCGTC Approver)</w:t>
                                      </w:r>
                                    </w:p>
                                  </w:txbxContent>
                                </wps:txbx>
                                <wps:bodyPr anchorCtr="0" anchor="ctr" bIns="45700" lIns="91425" spcFirstLastPara="1" rIns="91425" wrap="square" tIns="45700">
                                  <a:noAutofit/>
                                </wps:bodyPr>
                              </wps:wsp>
                              <wps:wsp>
                                <wps:cNvSpPr/>
                                <wps:cNvPr id="44" name="Shape 44"/>
                                <wps:spPr>
                                  <a:xfrm>
                                    <a:off x="3495675" y="942975"/>
                                    <a:ext cx="266700" cy="257175"/>
                                  </a:xfrm>
                                  <a:prstGeom prst="downArrow">
                                    <a:avLst>
                                      <a:gd fmla="val 50000" name="adj1"/>
                                      <a:gd fmla="val 50000" name="adj2"/>
                                    </a:avLst>
                                  </a:prstGeom>
                                  <a:solidFill>
                                    <a:srgbClr val="9CC2E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2914650" y="1257300"/>
                                    <a:ext cx="1419225" cy="29527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Claim Settlement </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2343150</wp:posOffset>
                </wp:positionH>
                <wp:positionV relativeFrom="paragraph">
                  <wp:posOffset>281305</wp:posOffset>
                </wp:positionV>
                <wp:extent cx="4333875" cy="2647950"/>
                <wp:effectExtent b="0" l="0" r="0" t="0"/>
                <wp:wrapNone/>
                <wp:docPr id="9"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333875" cy="2647950"/>
                        </a:xfrm>
                        <a:prstGeom prst="rect"/>
                        <a:ln/>
                      </pic:spPr>
                    </pic:pic>
                  </a:graphicData>
                </a:graphic>
              </wp:anchor>
            </w:drawing>
          </mc:Fallback>
        </mc:AlternateContent>
      </w:r>
    </w:p>
    <w:p w:rsidR="00000000" w:rsidDel="00000000" w:rsidP="00000000" w:rsidRDefault="00000000" w:rsidRPr="00000000" w14:paraId="000001D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214313</wp:posOffset>
                </wp:positionH>
                <wp:positionV relativeFrom="paragraph">
                  <wp:posOffset>56832</wp:posOffset>
                </wp:positionV>
                <wp:extent cx="1428750" cy="600075"/>
                <wp:effectExtent b="0" l="0" r="0" t="0"/>
                <wp:wrapNone/>
                <wp:docPr id="1" name=""/>
                <a:graphic>
                  <a:graphicData uri="http://schemas.microsoft.com/office/word/2010/wordprocessingShape">
                    <wps:wsp>
                      <wps:cNvSpPr/>
                      <wps:cNvPr id="2" name="Shape 2"/>
                      <wps:spPr>
                        <a:xfrm>
                          <a:off x="4636388" y="3484725"/>
                          <a:ext cx="1419225" cy="590550"/>
                        </a:xfrm>
                        <a:prstGeom prst="roundRect">
                          <a:avLst>
                            <a:gd fmla="val 16667" name="adj"/>
                          </a:avLst>
                        </a:prstGeom>
                        <a:solidFill>
                          <a:srgbClr val="8DA9DB"/>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Rejects the Claim</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(By NCGTC Creator)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214313</wp:posOffset>
                </wp:positionH>
                <wp:positionV relativeFrom="paragraph">
                  <wp:posOffset>56832</wp:posOffset>
                </wp:positionV>
                <wp:extent cx="1428750" cy="600075"/>
                <wp:effectExtent b="0" l="0" r="0" t="0"/>
                <wp:wrapNone/>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428750" cy="600075"/>
                        </a:xfrm>
                        <a:prstGeom prst="rect"/>
                        <a:ln/>
                      </pic:spPr>
                    </pic:pic>
                  </a:graphicData>
                </a:graphic>
              </wp:anchor>
            </w:drawing>
          </mc:Fallback>
        </mc:AlternateConten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863600</wp:posOffset>
                </wp:positionH>
                <wp:positionV relativeFrom="paragraph">
                  <wp:posOffset>100330</wp:posOffset>
                </wp:positionV>
                <wp:extent cx="25400" cy="323850"/>
                <wp:effectExtent b="0" l="0" r="0" t="0"/>
                <wp:wrapNone/>
                <wp:docPr id="11" name=""/>
                <a:graphic>
                  <a:graphicData uri="http://schemas.microsoft.com/office/word/2010/wordprocessingShape">
                    <wps:wsp>
                      <wps:cNvCnPr/>
                      <wps:spPr>
                        <a:xfrm>
                          <a:off x="5346000" y="3618075"/>
                          <a:ext cx="0" cy="32385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863600</wp:posOffset>
                </wp:positionH>
                <wp:positionV relativeFrom="paragraph">
                  <wp:posOffset>100330</wp:posOffset>
                </wp:positionV>
                <wp:extent cx="25400" cy="323850"/>
                <wp:effectExtent b="0" l="0" r="0" t="0"/>
                <wp:wrapNone/>
                <wp:docPr id="11"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5400" cy="323850"/>
                        </a:xfrm>
                        <a:prstGeom prst="rect"/>
                        <a:ln/>
                      </pic:spPr>
                    </pic:pic>
                  </a:graphicData>
                </a:graphic>
              </wp:anchor>
            </w:drawing>
          </mc:Fallback>
        </mc:AlternateContent>
      </w:r>
    </w:p>
    <w:p w:rsidR="00000000" w:rsidDel="00000000" w:rsidP="00000000" w:rsidRDefault="00000000" w:rsidRPr="00000000" w14:paraId="000001D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-317181</wp:posOffset>
                </wp:positionH>
                <wp:positionV relativeFrom="paragraph">
                  <wp:posOffset>238442</wp:posOffset>
                </wp:positionV>
                <wp:extent cx="2381250" cy="800100"/>
                <wp:effectExtent b="0" l="0" r="0" t="0"/>
                <wp:wrapNone/>
                <wp:docPr id="8" name=""/>
                <a:graphic>
                  <a:graphicData uri="http://schemas.microsoft.com/office/word/2010/wordprocessingShape">
                    <wps:wsp>
                      <wps:cNvSpPr/>
                      <wps:cNvPr id="30" name="Shape 30"/>
                      <wps:spPr>
                        <a:xfrm>
                          <a:off x="4160138" y="3384713"/>
                          <a:ext cx="2371725" cy="7905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Once the claim is rejected by NCGTC Approver and creator then.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MLI will need to rectify and upload a fresh claim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-317181</wp:posOffset>
                </wp:positionH>
                <wp:positionV relativeFrom="paragraph">
                  <wp:posOffset>238442</wp:posOffset>
                </wp:positionV>
                <wp:extent cx="2381250" cy="800100"/>
                <wp:effectExtent b="0" l="0" r="0" t="0"/>
                <wp:wrapNone/>
                <wp:docPr id="8"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381250" cy="800100"/>
                        </a:xfrm>
                        <a:prstGeom prst="rect"/>
                        <a:ln/>
                      </pic:spPr>
                    </pic:pic>
                  </a:graphicData>
                </a:graphic>
              </wp:anchor>
            </w:drawing>
          </mc:Fallback>
        </mc:AlternateConten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900113</wp:posOffset>
                </wp:positionH>
                <wp:positionV relativeFrom="paragraph">
                  <wp:posOffset>220028</wp:posOffset>
                </wp:positionV>
                <wp:extent cx="1438275" cy="714375"/>
                <wp:effectExtent b="0" l="0" r="0" t="0"/>
                <wp:wrapNone/>
                <wp:docPr id="4" name=""/>
                <a:graphic>
                  <a:graphicData uri="http://schemas.microsoft.com/office/word/2010/wordprocessingShape">
                    <wps:wsp>
                      <wps:cNvCnPr/>
                      <wps:spPr>
                        <a:xfrm rot="10800000">
                          <a:off x="4631625" y="3427575"/>
                          <a:ext cx="1428750" cy="704850"/>
                        </a:xfrm>
                        <a:prstGeom prst="bentConnector3">
                          <a:avLst>
                            <a:gd fmla="val 99999" name="adj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900113</wp:posOffset>
                </wp:positionH>
                <wp:positionV relativeFrom="paragraph">
                  <wp:posOffset>220028</wp:posOffset>
                </wp:positionV>
                <wp:extent cx="1438275" cy="714375"/>
                <wp:effectExtent b="0" l="0" r="0" t="0"/>
                <wp:wrapNone/>
                <wp:docPr id="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438275" cy="714375"/>
                        </a:xfrm>
                        <a:prstGeom prst="rect"/>
                        <a:ln/>
                      </pic:spPr>
                    </pic:pic>
                  </a:graphicData>
                </a:graphic>
              </wp:anchor>
            </w:drawing>
          </mc:Fallback>
        </mc:AlternateConten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keepLines w:val="0"/>
        <w:numPr>
          <w:ilvl w:val="3"/>
          <w:numId w:val="1"/>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k2sgy6xhhkaz" w:id="17"/>
      <w:bookmarkEnd w:id="17"/>
      <w:r w:rsidDel="00000000" w:rsidR="00000000" w:rsidRPr="00000000">
        <w:rPr>
          <w:rFonts w:ascii="Trebuchet MS" w:cs="Trebuchet MS" w:eastAsia="Trebuchet MS" w:hAnsi="Trebuchet MS"/>
          <w:b w:val="1"/>
          <w:bCs w:val="1"/>
          <w:color w:val="000000"/>
          <w:rtl w:val="0"/>
        </w:rPr>
        <w:t xml:space="preserve">Approving the Claims </w:t>
      </w:r>
    </w:p>
    <w:p w:rsidR="00000000" w:rsidDel="00000000" w:rsidP="00000000" w:rsidRDefault="00000000" w:rsidRPr="00000000" w14:paraId="000001DB">
      <w:pPr>
        <w:jc w:val="both"/>
        <w:rPr/>
      </w:pPr>
      <w:r w:rsidDel="00000000" w:rsidR="00000000" w:rsidRPr="00000000">
        <w:rPr>
          <w:rtl w:val="0"/>
        </w:rPr>
        <w:t xml:space="preserve">Once the claims are received at NCGTC User (approver), he can either ‘Approve’ or ‘Reject’ the claims. </w:t>
      </w:r>
    </w:p>
    <w:p w:rsidR="00000000" w:rsidDel="00000000" w:rsidP="00000000" w:rsidRDefault="00000000" w:rsidRPr="00000000" w14:paraId="000001DC">
      <w:pPr>
        <w:jc w:val="both"/>
        <w:rPr/>
      </w:pPr>
      <w:r w:rsidDel="00000000" w:rsidR="00000000" w:rsidRPr="00000000">
        <w:rPr>
          <w:rtl w:val="0"/>
        </w:rPr>
        <w:t xml:space="preserve">Rejecting/Approving the claims will need reason/remarks. </w:t>
      </w:r>
    </w:p>
    <w:p w:rsidR="00000000" w:rsidDel="00000000" w:rsidP="00000000" w:rsidRDefault="00000000" w:rsidRPr="00000000" w14:paraId="000001DD">
      <w:pPr>
        <w:jc w:val="both"/>
        <w:rPr/>
      </w:pPr>
      <w:r w:rsidDel="00000000" w:rsidR="00000000" w:rsidRPr="00000000">
        <w:rPr>
          <w:rtl w:val="0"/>
        </w:rPr>
        <w:t xml:space="preserve">NCGTC Approver can take claims for further processing from the ‘Approve’ State by sending it for ‘Settle Claim’ by NCGTC Creator.</w:t>
      </w:r>
    </w:p>
    <w:p w:rsidR="00000000" w:rsidDel="00000000" w:rsidP="00000000" w:rsidRDefault="00000000" w:rsidRPr="00000000" w14:paraId="000001DE">
      <w:pPr>
        <w:jc w:val="both"/>
        <w:rPr>
          <w:b w:val="1"/>
          <w:bCs w:val="1"/>
        </w:rPr>
      </w:pPr>
      <w:r w:rsidDel="00000000" w:rsidR="00000000" w:rsidRPr="00000000">
        <w:rPr>
          <w:b w:val="1"/>
          <w:bCs w:val="1"/>
          <w:rtl w:val="0"/>
        </w:rPr>
        <w:t xml:space="preserve"> (Note: - Provided Generate Payment Advice number report as per scheme wise at NCGTC side once NCGTC approved the claims and bank mandate should be approved. NCGTC user can download the payment Advice number report as per scheme wise and also download payment advice history. Report downloaded in excel format which given by NCGTC).</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pStyle w:val="Heading3"/>
        <w:keepLines w:val="0"/>
        <w:numPr>
          <w:ilvl w:val="3"/>
          <w:numId w:val="1"/>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vkezzlwyhnpw" w:id="18"/>
      <w:bookmarkEnd w:id="18"/>
      <w:r w:rsidDel="00000000" w:rsidR="00000000" w:rsidRPr="00000000">
        <w:rPr>
          <w:rFonts w:ascii="Trebuchet MS" w:cs="Trebuchet MS" w:eastAsia="Trebuchet MS" w:hAnsi="Trebuchet MS"/>
          <w:b w:val="1"/>
          <w:bCs w:val="1"/>
          <w:color w:val="000000"/>
          <w:rtl w:val="0"/>
        </w:rPr>
        <w:t xml:space="preserve">Payment of Claim Payout to MLI (Claim Settlement) </w:t>
      </w:r>
    </w:p>
    <w:p w:rsidR="00000000" w:rsidDel="00000000" w:rsidP="00000000" w:rsidRDefault="00000000" w:rsidRPr="00000000" w14:paraId="000001E1">
      <w:pPr>
        <w:jc w:val="both"/>
        <w:rPr/>
      </w:pPr>
      <w:r w:rsidDel="00000000" w:rsidR="00000000" w:rsidRPr="00000000">
        <w:rPr>
          <w:rtl w:val="0"/>
        </w:rPr>
        <w:t xml:space="preserve">Once NCGTC Approver approves the claims, NCGTC accountant and Main accountant can settle the claims payments. Settling the claims in actual is a making the RTGS/NEFT pay out to MLI. The payout activity is out of SURGE scope boundary. </w:t>
      </w:r>
    </w:p>
    <w:p w:rsidR="00000000" w:rsidDel="00000000" w:rsidP="00000000" w:rsidRDefault="00000000" w:rsidRPr="00000000" w14:paraId="000001E2">
      <w:pPr>
        <w:jc w:val="both"/>
        <w:rPr/>
      </w:pPr>
      <w:r w:rsidDel="00000000" w:rsidR="00000000" w:rsidRPr="00000000">
        <w:rPr>
          <w:rtl w:val="0"/>
        </w:rPr>
        <w:t xml:space="preserve">However, as a part of the ‘settle claims’ functionality, NCGTC accountant and Main accountant  need to specify the RTGS/NEFT reference number and date of payout.  </w:t>
      </w:r>
    </w:p>
    <w:p w:rsidR="00000000" w:rsidDel="00000000" w:rsidP="00000000" w:rsidRDefault="00000000" w:rsidRPr="00000000" w14:paraId="000001E3">
      <w:pPr>
        <w:jc w:val="both"/>
        <w:rPr/>
      </w:pPr>
      <w:sdt>
        <w:sdtPr>
          <w:id w:val="-1291904995"/>
          <w:tag w:val="goog_rdk_25"/>
        </w:sdtPr>
        <w:sdtContent>
          <w:commentRangeStart w:id="25"/>
        </w:sdtContent>
      </w:sdt>
      <w:sdt>
        <w:sdtPr>
          <w:id w:val="-390452673"/>
          <w:tag w:val="goog_rdk_26"/>
        </w:sdtPr>
        <w:sdtContent>
          <w:commentRangeStart w:id="26"/>
        </w:sdtContent>
      </w:sdt>
      <w:sdt>
        <w:sdtPr>
          <w:id w:val="-2099586397"/>
          <w:tag w:val="goog_rdk_27"/>
        </w:sdtPr>
        <w:sdtContent>
          <w:commentRangeStart w:id="27"/>
        </w:sdtContent>
      </w:sdt>
      <w:r w:rsidDel="00000000" w:rsidR="00000000" w:rsidRPr="00000000">
        <w:rPr>
          <w:rtl w:val="0"/>
        </w:rPr>
        <w:t xml:space="preserve">Refer the BRD – Payment Mechanism for further reference.</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1E4">
      <w:pPr>
        <w:jc w:val="both"/>
        <w:rPr>
          <w:b w:val="1"/>
          <w:bCs w:val="1"/>
        </w:rPr>
      </w:pPr>
      <w:r w:rsidDel="00000000" w:rsidR="00000000" w:rsidRPr="00000000">
        <w:rPr>
          <w:rtl w:val="0"/>
        </w:rPr>
        <w:t xml:space="preserve">(</w:t>
      </w:r>
      <w:r w:rsidDel="00000000" w:rsidR="00000000" w:rsidRPr="00000000">
        <w:rPr>
          <w:b w:val="1"/>
          <w:bCs w:val="1"/>
          <w:rtl w:val="0"/>
        </w:rPr>
        <w:t xml:space="preserve">Note: - Provided Generate Payment UTR update report as per scheme wise at MLI side and NCGTC side once NCGTC main accountant approved the payment of claim. MLI and NCGTC can download Payment UTR updates. Report downloaded in excel format which given by NCGTC).</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pStyle w:val="Heading3"/>
        <w:keepLines w:val="0"/>
        <w:numPr>
          <w:ilvl w:val="3"/>
          <w:numId w:val="1"/>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fzwst3hfj6ie" w:id="19"/>
      <w:bookmarkEnd w:id="19"/>
      <w:r w:rsidDel="00000000" w:rsidR="00000000" w:rsidRPr="00000000">
        <w:rPr>
          <w:rFonts w:ascii="Trebuchet MS" w:cs="Trebuchet MS" w:eastAsia="Trebuchet MS" w:hAnsi="Trebuchet MS"/>
          <w:b w:val="1"/>
          <w:bCs w:val="1"/>
          <w:color w:val="000000"/>
          <w:rtl w:val="0"/>
        </w:rPr>
        <w:t xml:space="preserve">Rejecting the Claims </w:t>
      </w:r>
    </w:p>
    <w:p w:rsidR="00000000" w:rsidDel="00000000" w:rsidP="00000000" w:rsidRDefault="00000000" w:rsidRPr="00000000" w14:paraId="000001E7">
      <w:pPr>
        <w:jc w:val="both"/>
        <w:rPr/>
      </w:pPr>
      <w:r w:rsidDel="00000000" w:rsidR="00000000" w:rsidRPr="00000000">
        <w:rPr>
          <w:rtl w:val="0"/>
        </w:rPr>
        <w:t xml:space="preserve">NCGTC Approver may reject the claims. Along with the reason/remarks for rejections. </w:t>
      </w:r>
    </w:p>
    <w:p w:rsidR="00000000" w:rsidDel="00000000" w:rsidP="00000000" w:rsidRDefault="00000000" w:rsidRPr="00000000" w14:paraId="000001E8">
      <w:pPr>
        <w:rPr/>
      </w:pPr>
      <w:r w:rsidDel="00000000" w:rsidR="00000000" w:rsidRPr="00000000">
        <w:rPr>
          <w:rtl w:val="0"/>
        </w:rPr>
        <w:t xml:space="preserve">Rejecting claims will bring the affected loan a/c or the CG in state before to claim state (i.e. NPA Guarantee in Force). Note that this does not have any change to the billing status, billed amount and flags related to billing. It will go to NCGTC Creator</w:t>
      </w:r>
      <w:sdt>
        <w:sdtPr>
          <w:id w:val="1407132953"/>
          <w:tag w:val="goog_rdk_28"/>
        </w:sdtPr>
        <w:sdtContent>
          <w:commentRangeStart w:id="28"/>
        </w:sdtContent>
      </w:sdt>
      <w:sdt>
        <w:sdtPr>
          <w:id w:val="-195530616"/>
          <w:tag w:val="goog_rdk_29"/>
        </w:sdtPr>
        <w:sdtContent>
          <w:commentRangeStart w:id="29"/>
        </w:sdtContent>
      </w:sdt>
      <w:sdt>
        <w:sdtPr>
          <w:id w:val="350196564"/>
          <w:tag w:val="goog_rdk_30"/>
        </w:sdtPr>
        <w:sdtContent>
          <w:commentRangeStart w:id="30"/>
        </w:sdtContent>
      </w:sdt>
      <w:sdt>
        <w:sdtPr>
          <w:id w:val="-62076915"/>
          <w:tag w:val="goog_rdk_31"/>
        </w:sdtPr>
        <w:sdtContent>
          <w:commentRangeStart w:id="31"/>
        </w:sdtContent>
      </w:sdt>
      <w:r w:rsidDel="00000000" w:rsidR="00000000" w:rsidRPr="00000000">
        <w:rPr>
          <w:rtl w:val="0"/>
        </w:rPr>
        <w:t xml:space="preserve">.</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3nfppfisx2s5" w:id="20"/>
      <w:bookmarkEnd w:id="20"/>
      <w:r w:rsidDel="00000000" w:rsidR="00000000" w:rsidRPr="00000000">
        <w:rPr>
          <w:rFonts w:ascii="Trebuchet MS" w:cs="Trebuchet MS" w:eastAsia="Trebuchet MS" w:hAnsi="Trebuchet MS"/>
          <w:b w:val="1"/>
          <w:bCs w:val="1"/>
          <w:color w:val="000000"/>
          <w:rtl w:val="0"/>
        </w:rPr>
        <w:t xml:space="preserve">Claim Calculations</w:t>
      </w:r>
    </w:p>
    <w:p w:rsidR="00000000" w:rsidDel="00000000" w:rsidP="00000000" w:rsidRDefault="00000000" w:rsidRPr="00000000" w14:paraId="000001EA">
      <w:pPr>
        <w:rPr/>
      </w:pPr>
      <w:r w:rsidDel="00000000" w:rsidR="00000000" w:rsidRPr="00000000">
        <w:rPr>
          <w:rtl w:val="0"/>
        </w:rPr>
        <w:t xml:space="preserve">To understand the claim calculations, refer to the scenarios mentioned here.</w:t>
      </w:r>
    </w:p>
    <w:p w:rsidR="00000000" w:rsidDel="00000000" w:rsidP="00000000" w:rsidRDefault="00000000" w:rsidRPr="00000000" w14:paraId="000001EB">
      <w:pPr>
        <w:rPr>
          <w:b w:val="1"/>
          <w:bCs w:val="1"/>
        </w:rPr>
      </w:pPr>
      <w:r w:rsidDel="00000000" w:rsidR="00000000" w:rsidRPr="00000000">
        <w:rPr>
          <w:b w:val="1"/>
          <w:bCs w:val="1"/>
          <w:rtl w:val="0"/>
        </w:rPr>
        <w:t xml:space="preserve">Calculation:-</w:t>
      </w:r>
    </w:p>
    <w:p w:rsidR="00000000" w:rsidDel="00000000" w:rsidP="00000000" w:rsidRDefault="00000000" w:rsidRPr="00000000" w14:paraId="000001EC">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9" w:lineRule="auto"/>
        <w:ind w:left="180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Loss: same logic for calculation of total loss (i.e. calculated as lowest of AID on NPA date/ AID on Claim Date or Eligible Loss calculated based on Principal O/S on NPA Date and three months interest) </w:t>
      </w:r>
    </w:p>
    <w:p w:rsidR="00000000" w:rsidDel="00000000" w:rsidP="00000000" w:rsidRDefault="00000000" w:rsidRPr="00000000" w14:paraId="000001ED">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9" w:lineRule="auto"/>
        <w:ind w:left="180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Capped interim claim: </w:t>
      </w:r>
      <w:sdt>
        <w:sdtPr>
          <w:id w:val="-744745666"/>
          <w:tag w:val="goog_rdk_32"/>
        </w:sdtPr>
        <w:sdtContent>
          <w:commentRangeStart w:id="32"/>
        </w:sdtContent>
      </w:sdt>
      <w:sdt>
        <w:sdtPr>
          <w:id w:val="525969920"/>
          <w:tag w:val="goog_rdk_33"/>
        </w:sdtPr>
        <w:sdtContent>
          <w:commentRangeStart w:id="33"/>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of crystallized Sanction amount (same logic for calculation)  </w:t>
      </w:r>
      <w:commentRangeEnd w:id="32"/>
      <w:r w:rsidDel="00000000" w:rsidR="00000000" w:rsidRPr="00000000">
        <w:commentReference w:id="32"/>
      </w:r>
      <w:commentRangeEnd w:id="33"/>
      <w:r w:rsidDel="00000000" w:rsidR="00000000" w:rsidRPr="00000000">
        <w:commentReference w:id="33"/>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Maxi cap applicable only 2020-21 portfolio</w:t>
      </w:r>
    </w:p>
    <w:p w:rsidR="00000000" w:rsidDel="00000000" w:rsidP="00000000" w:rsidRDefault="00000000" w:rsidRPr="00000000" w14:paraId="000001EE">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9" w:lineRule="auto"/>
        <w:ind w:left="180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Eligible Interim claim: 75% of Eligible Amount in Default ( i.e calculated as lowest of AID on NPA date/ AID on Claim Date or Eligible Loss calculated based on Principal O/S on NPA Date and three months interest)  </w:t>
      </w:r>
    </w:p>
    <w:p w:rsidR="00000000" w:rsidDel="00000000" w:rsidP="00000000" w:rsidRDefault="00000000" w:rsidRPr="00000000" w14:paraId="000001EF">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9" w:lineRule="auto"/>
        <w:ind w:left="180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Amount of Eligible Interim claims exceeds Maximum Capped Interim claim, then Interim claim payout is Maximum Payout Cap.</w:t>
      </w:r>
    </w:p>
    <w:p w:rsidR="00000000" w:rsidDel="00000000" w:rsidP="00000000" w:rsidRDefault="00000000" w:rsidRPr="00000000" w14:paraId="000001F0">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160" w:before="0" w:line="259" w:lineRule="auto"/>
        <w:ind w:left="1800" w:right="0" w:hanging="1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Amount of Eligible Interim claims less than Maximum Payout Cap, then eligible </w:t>
      </w:r>
    </w:p>
    <w:p w:rsidR="00000000" w:rsidDel="00000000" w:rsidP="00000000" w:rsidRDefault="00000000" w:rsidRPr="00000000" w14:paraId="000001F1">
      <w:pPr>
        <w:rPr>
          <w:b w:val="1"/>
          <w:bCs w:val="1"/>
        </w:rPr>
      </w:pPr>
      <w:r w:rsidDel="00000000" w:rsidR="00000000" w:rsidRPr="00000000">
        <w:rPr>
          <w:b w:val="1"/>
          <w:bCs w:val="1"/>
          <w:rtl w:val="0"/>
        </w:rPr>
        <w:t xml:space="preserve">New Calculation: -</w:t>
      </w:r>
    </w:p>
    <w:p w:rsidR="00000000" w:rsidDel="00000000" w:rsidP="00000000" w:rsidRDefault="00000000" w:rsidRPr="00000000" w14:paraId="000001F2">
      <w:pPr>
        <w:rPr>
          <w:b w:val="1"/>
          <w:bCs w:val="1"/>
          <w:u w:val="single"/>
        </w:rPr>
      </w:pPr>
      <w:r w:rsidDel="00000000" w:rsidR="00000000" w:rsidRPr="00000000">
        <w:rPr>
          <w:b w:val="1"/>
          <w:bCs w:val="1"/>
          <w:u w:val="single"/>
          <w:rtl w:val="0"/>
        </w:rPr>
        <w:t xml:space="preserve">Scenario: – Claim in Interim Period I (SHG</w:t>
      </w:r>
      <w:sdt>
        <w:sdtPr>
          <w:id w:val="-1176646767"/>
          <w:tag w:val="goog_rdk_34"/>
        </w:sdtPr>
        <w:sdtContent>
          <w:commentRangeStart w:id="34"/>
        </w:sdtContent>
      </w:sdt>
      <w:sdt>
        <w:sdtPr>
          <w:id w:val="-912978244"/>
          <w:tag w:val="goog_rdk_35"/>
        </w:sdtPr>
        <w:sdtContent>
          <w:commentRangeStart w:id="35"/>
        </w:sdtContent>
      </w:sdt>
      <w:sdt>
        <w:sdtPr>
          <w:id w:val="-37325294"/>
          <w:tag w:val="goog_rdk_36"/>
        </w:sdtPr>
        <w:sdtContent>
          <w:commentRangeStart w:id="36"/>
        </w:sdtContent>
      </w:sdt>
      <w:sdt>
        <w:sdtPr>
          <w:id w:val="20879332"/>
          <w:tag w:val="goog_rdk_37"/>
        </w:sdtPr>
        <w:sdtContent>
          <w:commentRangeStart w:id="37"/>
        </w:sdtContent>
      </w:sdt>
      <w:r w:rsidDel="00000000" w:rsidR="00000000" w:rsidRPr="00000000">
        <w:rPr>
          <w:b w:val="1"/>
          <w:bCs w:val="1"/>
          <w:u w:val="single"/>
          <w:rtl w:val="0"/>
        </w:rPr>
        <w:t xml:space="preserve"> Portfolio- Loan Type 1, 2, 3, 4):</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Crystallized portfolio Sanctioned Amount (Summation of sanctioned amount or modified sanction amount, if available, for cases which have been billed till Currency Period 2 billing): 19100000.00/-   (A)</w:t>
      </w:r>
    </w:p>
    <w:p w:rsidR="00000000" w:rsidDel="00000000" w:rsidP="00000000" w:rsidRDefault="00000000" w:rsidRPr="00000000" w14:paraId="000001F4">
      <w:pPr>
        <w:rPr/>
      </w:pPr>
      <w:r w:rsidDel="00000000" w:rsidR="00000000" w:rsidRPr="00000000">
        <w:rPr>
          <w:rtl w:val="0"/>
        </w:rPr>
        <w:t xml:space="preserve">The details provided by MLI in claim requisition file:</w:t>
      </w:r>
    </w:p>
    <w:p w:rsidR="00000000" w:rsidDel="00000000" w:rsidP="00000000" w:rsidRDefault="00000000" w:rsidRPr="00000000" w14:paraId="000001F5">
      <w:pPr>
        <w:ind w:left="360" w:firstLine="0"/>
        <w:jc w:val="both"/>
        <w:rPr>
          <w:b w:val="1"/>
          <w:bCs w:val="1"/>
        </w:rPr>
      </w:pPr>
      <w:r w:rsidDel="00000000" w:rsidR="00000000" w:rsidRPr="00000000">
        <w:rPr>
          <w:rtl w:val="0"/>
        </w:rPr>
      </w:r>
    </w:p>
    <w:p w:rsidR="00000000" w:rsidDel="00000000" w:rsidP="00000000" w:rsidRDefault="00000000" w:rsidRPr="00000000" w14:paraId="000001F6">
      <w:pPr>
        <w:ind w:left="360" w:firstLine="0"/>
        <w:jc w:val="both"/>
        <w:rPr>
          <w:b w:val="1"/>
          <w:bCs w:val="1"/>
        </w:rPr>
      </w:pPr>
      <w:r w:rsidDel="00000000" w:rsidR="00000000" w:rsidRPr="00000000">
        <w:rPr>
          <w:rtl w:val="0"/>
        </w:rPr>
      </w:r>
    </w:p>
    <w:tbl>
      <w:tblPr>
        <w:tblStyle w:val="Table9"/>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rPr/>
            </w:pPr>
            <w:r w:rsidDel="00000000" w:rsidR="00000000" w:rsidRPr="00000000">
              <w:rPr>
                <w:rtl w:val="0"/>
              </w:rPr>
              <w:t xml:space="preserve">Portfolio</w:t>
            </w:r>
          </w:p>
        </w:tc>
        <w:tc>
          <w:tcPr/>
          <w:p w:rsidR="00000000" w:rsidDel="00000000" w:rsidP="00000000" w:rsidRDefault="00000000" w:rsidRPr="00000000" w14:paraId="000001F9">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A</w:t>
            </w:r>
          </w:p>
        </w:tc>
        <w:tc>
          <w:tcPr/>
          <w:p w:rsidR="00000000" w:rsidDel="00000000" w:rsidP="00000000" w:rsidRDefault="00000000" w:rsidRPr="00000000" w14:paraId="000001FB">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1FC">
            <w:pPr>
              <w:jc w:val="right"/>
              <w:rPr/>
            </w:pPr>
            <w:r w:rsidDel="00000000" w:rsidR="00000000" w:rsidRPr="00000000">
              <w:rPr>
                <w:rtl w:val="0"/>
              </w:rPr>
              <w:t xml:space="preserve">19100000.00</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B</w:t>
            </w:r>
          </w:p>
        </w:tc>
        <w:tc>
          <w:tcPr/>
          <w:p w:rsidR="00000000" w:rsidDel="00000000" w:rsidP="00000000" w:rsidRDefault="00000000" w:rsidRPr="00000000" w14:paraId="000001FE">
            <w:pPr>
              <w:rPr/>
            </w:pPr>
            <w:r w:rsidDel="00000000" w:rsidR="00000000" w:rsidRPr="00000000">
              <w:rPr>
                <w:rtl w:val="0"/>
              </w:rPr>
              <w:t xml:space="preserve">No. of Accounts identified as Loss Assets</w:t>
            </w:r>
          </w:p>
        </w:tc>
        <w:tc>
          <w:tcPr/>
          <w:p w:rsidR="00000000" w:rsidDel="00000000" w:rsidP="00000000" w:rsidRDefault="00000000" w:rsidRPr="00000000" w14:paraId="000001FF">
            <w:pPr>
              <w:jc w:val="right"/>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00">
            <w:pPr>
              <w:rPr/>
            </w:pPr>
            <w:r w:rsidDel="00000000" w:rsidR="00000000" w:rsidRPr="00000000">
              <w:rPr>
                <w:rtl w:val="0"/>
              </w:rPr>
              <w:t xml:space="preserve">C</w:t>
            </w:r>
          </w:p>
        </w:tc>
        <w:tc>
          <w:tcPr/>
          <w:p w:rsidR="00000000" w:rsidDel="00000000" w:rsidP="00000000" w:rsidRDefault="00000000" w:rsidRPr="00000000" w14:paraId="00000201">
            <w:pPr>
              <w:rPr/>
            </w:pPr>
            <w:r w:rsidDel="00000000" w:rsidR="00000000" w:rsidRPr="00000000">
              <w:rPr>
                <w:rtl w:val="0"/>
              </w:rPr>
              <w:t xml:space="preserve">Principal as on date of NPA(Rs.)</w:t>
            </w:r>
          </w:p>
        </w:tc>
        <w:tc>
          <w:tcPr/>
          <w:p w:rsidR="00000000" w:rsidDel="00000000" w:rsidP="00000000" w:rsidRDefault="00000000" w:rsidRPr="00000000" w14:paraId="00000202">
            <w:pPr>
              <w:jc w:val="right"/>
              <w:rPr/>
            </w:pPr>
            <w:r w:rsidDel="00000000" w:rsidR="00000000" w:rsidRPr="00000000">
              <w:rPr>
                <w:rtl w:val="0"/>
              </w:rPr>
              <w:t xml:space="preserve">604000.00</w:t>
            </w:r>
          </w:p>
        </w:tc>
      </w:tr>
      <w:tr>
        <w:trPr>
          <w:cantSplit w:val="0"/>
          <w:tblHeader w:val="0"/>
        </w:trPr>
        <w:tc>
          <w:tcPr/>
          <w:p w:rsidR="00000000" w:rsidDel="00000000" w:rsidP="00000000" w:rsidRDefault="00000000" w:rsidRPr="00000000" w14:paraId="00000203">
            <w:pPr>
              <w:rPr/>
            </w:pPr>
            <w:r w:rsidDel="00000000" w:rsidR="00000000" w:rsidRPr="00000000">
              <w:rPr>
                <w:rtl w:val="0"/>
              </w:rPr>
              <w:t xml:space="preserve">D</w:t>
            </w:r>
          </w:p>
        </w:tc>
        <w:tc>
          <w:tcPr/>
          <w:p w:rsidR="00000000" w:rsidDel="00000000" w:rsidP="00000000" w:rsidRDefault="00000000" w:rsidRPr="00000000" w14:paraId="00000204">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05">
            <w:pPr>
              <w:jc w:val="right"/>
              <w:rPr/>
            </w:pPr>
            <w:r w:rsidDel="00000000" w:rsidR="00000000" w:rsidRPr="00000000">
              <w:rPr>
                <w:rtl w:val="0"/>
              </w:rPr>
              <w:t xml:space="preserve">141000.00</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E</w:t>
            </w:r>
          </w:p>
        </w:tc>
        <w:tc>
          <w:tcPr/>
          <w:p w:rsidR="00000000" w:rsidDel="00000000" w:rsidP="00000000" w:rsidRDefault="00000000" w:rsidRPr="00000000" w14:paraId="00000207">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08">
            <w:pPr>
              <w:jc w:val="right"/>
              <w:rPr>
                <w:rFonts w:ascii="Calibri" w:cs="Calibri" w:eastAsia="Calibri" w:hAnsi="Calibri"/>
                <w:color w:val="444444"/>
              </w:rPr>
            </w:pPr>
            <w:r w:rsidDel="00000000" w:rsidR="00000000" w:rsidRPr="00000000">
              <w:rPr>
                <w:rFonts w:ascii="Calibri" w:cs="Calibri" w:eastAsia="Calibri" w:hAnsi="Calibri"/>
                <w:color w:val="444444"/>
                <w:rtl w:val="0"/>
              </w:rPr>
              <w:t xml:space="preserve">463000</w:t>
            </w: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F</w:t>
            </w:r>
          </w:p>
        </w:tc>
        <w:tc>
          <w:tcPr/>
          <w:p w:rsidR="00000000" w:rsidDel="00000000" w:rsidP="00000000" w:rsidRDefault="00000000" w:rsidRPr="00000000" w14:paraId="0000020A">
            <w:pPr>
              <w:rPr/>
            </w:pPr>
            <w:r w:rsidDel="00000000" w:rsidR="00000000" w:rsidRPr="00000000">
              <w:rPr>
                <w:rtl w:val="0"/>
              </w:rPr>
              <w:t xml:space="preserve">Maximum Payout 15% of Crystallized Sanctioned Amount (Rs.)</w:t>
            </w:r>
            <w:r w:rsidDel="00000000" w:rsidR="00000000" w:rsidRPr="00000000">
              <w:rPr>
                <w:b w:val="1"/>
                <w:bCs w:val="1"/>
                <w:rtl w:val="0"/>
              </w:rPr>
              <w:t xml:space="preserve">(A*15%)</w:t>
            </w:r>
            <w:r w:rsidDel="00000000" w:rsidR="00000000" w:rsidRPr="00000000">
              <w:rPr>
                <w:rtl w:val="0"/>
              </w:rPr>
            </w:r>
          </w:p>
        </w:tc>
        <w:tc>
          <w:tcPr>
            <w:vAlign w:val="center"/>
          </w:tcPr>
          <w:p w:rsidR="00000000" w:rsidDel="00000000" w:rsidP="00000000" w:rsidRDefault="00000000" w:rsidRPr="00000000" w14:paraId="0000020B">
            <w:pPr>
              <w:jc w:val="right"/>
              <w:rPr>
                <w:rFonts w:ascii="Calibri" w:cs="Calibri" w:eastAsia="Calibri" w:hAnsi="Calibri"/>
                <w:color w:val="444444"/>
              </w:rPr>
            </w:pPr>
            <w:r w:rsidDel="00000000" w:rsidR="00000000" w:rsidRPr="00000000">
              <w:rPr>
                <w:rFonts w:ascii="Calibri" w:cs="Calibri" w:eastAsia="Calibri" w:hAnsi="Calibri"/>
                <w:color w:val="444444"/>
                <w:rtl w:val="0"/>
              </w:rPr>
              <w:t xml:space="preserve">2865000.00</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G</w:t>
            </w:r>
          </w:p>
        </w:tc>
        <w:tc>
          <w:tcPr/>
          <w:p w:rsidR="00000000" w:rsidDel="00000000" w:rsidP="00000000" w:rsidRDefault="00000000" w:rsidRPr="00000000" w14:paraId="0000020D">
            <w:pPr>
              <w:rPr/>
            </w:pPr>
            <w:r w:rsidDel="00000000" w:rsidR="00000000" w:rsidRPr="00000000">
              <w:rPr>
                <w:rtl w:val="0"/>
              </w:rPr>
              <w:t xml:space="preserve">Eligible Claim Lodged (Rs.)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0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347250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0F">
            <w:pPr>
              <w:rPr/>
            </w:pPr>
            <w:r w:rsidDel="00000000" w:rsidR="00000000" w:rsidRPr="00000000">
              <w:rPr>
                <w:rtl w:val="0"/>
              </w:rPr>
              <w:t xml:space="preserve">I</w:t>
            </w:r>
          </w:p>
        </w:tc>
        <w:tc>
          <w:tcPr/>
          <w:p w:rsidR="00000000" w:rsidDel="00000000" w:rsidP="00000000" w:rsidRDefault="00000000" w:rsidRPr="00000000" w14:paraId="00000210">
            <w:pPr>
              <w:rPr/>
            </w:pPr>
            <w:r w:rsidDel="00000000" w:rsidR="00000000" w:rsidRPr="00000000">
              <w:rPr>
                <w:rtl w:val="0"/>
              </w:rPr>
              <w:t xml:space="preserve">Cumulative Claim Payout (Rs.)</w:t>
            </w:r>
          </w:p>
        </w:tc>
        <w:tc>
          <w:tcPr>
            <w:vAlign w:val="center"/>
          </w:tcPr>
          <w:p w:rsidR="00000000" w:rsidDel="00000000" w:rsidP="00000000" w:rsidRDefault="00000000" w:rsidRPr="00000000" w14:paraId="00000211">
            <w:pPr>
              <w:jc w:val="right"/>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J</w:t>
            </w:r>
          </w:p>
        </w:tc>
        <w:tc>
          <w:tcPr/>
          <w:p w:rsidR="00000000" w:rsidDel="00000000" w:rsidP="00000000" w:rsidRDefault="00000000" w:rsidRPr="00000000" w14:paraId="00000213">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14">
            <w:pPr>
              <w:jc w:val="right"/>
              <w:rPr/>
            </w:pPr>
            <w:r w:rsidDel="00000000" w:rsidR="00000000" w:rsidRPr="00000000">
              <w:rPr>
                <w:rFonts w:ascii="Calibri" w:cs="Calibri" w:eastAsia="Calibri" w:hAnsi="Calibri"/>
                <w:color w:val="000000"/>
                <w:rtl w:val="0"/>
              </w:rPr>
              <w:t xml:space="preserve">347250</w:t>
            </w:r>
            <w:sdt>
              <w:sdtPr>
                <w:id w:val="-1433615504"/>
                <w:tag w:val="goog_rdk_38"/>
              </w:sdtPr>
              <w:sdtContent>
                <w:commentRangeStart w:id="38"/>
              </w:sdtContent>
            </w:sdt>
            <w:sdt>
              <w:sdtPr>
                <w:id w:val="-1198041117"/>
                <w:tag w:val="goog_rdk_39"/>
              </w:sdtPr>
              <w:sdtContent>
                <w:commentRangeStart w:id="39"/>
              </w:sdtContent>
            </w:sdt>
            <w:sdt>
              <w:sdtPr>
                <w:id w:val="-584084334"/>
                <w:tag w:val="goog_rdk_40"/>
              </w:sdtPr>
              <w:sdtContent>
                <w:commentRangeStart w:id="40"/>
              </w:sdtContent>
            </w:sdt>
            <w:r w:rsidDel="00000000" w:rsidR="00000000" w:rsidRPr="00000000">
              <w:rPr>
                <w:rFonts w:ascii="Calibri" w:cs="Calibri" w:eastAsia="Calibri" w:hAnsi="Calibri"/>
                <w:color w:val="444444"/>
                <w:rtl w:val="0"/>
              </w:rPr>
              <w:t xml:space="preserve">.00</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tc>
      </w:tr>
    </w:tbl>
    <w:p w:rsidR="00000000" w:rsidDel="00000000" w:rsidP="00000000" w:rsidRDefault="00000000" w:rsidRPr="00000000" w14:paraId="00000215">
      <w:pPr>
        <w:ind w:left="360" w:firstLine="0"/>
        <w:jc w:val="both"/>
        <w:rPr>
          <w:b w:val="1"/>
          <w:bCs w:val="1"/>
        </w:rPr>
      </w:pPr>
      <w:r w:rsidDel="00000000" w:rsidR="00000000" w:rsidRPr="00000000">
        <w:rPr>
          <w:rtl w:val="0"/>
        </w:rPr>
      </w:r>
    </w:p>
    <w:p w:rsidR="00000000" w:rsidDel="00000000" w:rsidP="00000000" w:rsidRDefault="00000000" w:rsidRPr="00000000" w14:paraId="00000216">
      <w:pPr>
        <w:ind w:left="360" w:firstLine="0"/>
        <w:jc w:val="both"/>
        <w:rPr>
          <w:b w:val="1"/>
          <w:bCs w:val="1"/>
        </w:rPr>
      </w:pPr>
      <w:r w:rsidDel="00000000" w:rsidR="00000000" w:rsidRPr="00000000">
        <w:rPr>
          <w:rtl w:val="0"/>
        </w:rPr>
      </w:r>
    </w:p>
    <w:p w:rsidR="00000000" w:rsidDel="00000000" w:rsidP="00000000" w:rsidRDefault="00000000" w:rsidRPr="00000000" w14:paraId="00000217">
      <w:pPr>
        <w:ind w:left="360" w:firstLine="0"/>
        <w:jc w:val="both"/>
        <w:rPr>
          <w:b w:val="1"/>
          <w:bCs w:val="1"/>
        </w:rPr>
      </w:pPr>
      <w:r w:rsidDel="00000000" w:rsidR="00000000" w:rsidRPr="00000000">
        <w:rPr>
          <w:rtl w:val="0"/>
        </w:rPr>
      </w:r>
    </w:p>
    <w:p w:rsidR="00000000" w:rsidDel="00000000" w:rsidP="00000000" w:rsidRDefault="00000000" w:rsidRPr="00000000" w14:paraId="00000218">
      <w:pPr>
        <w:rPr>
          <w:b w:val="1"/>
          <w:bCs w:val="1"/>
          <w:u w:val="single"/>
        </w:rPr>
      </w:pPr>
      <w:r w:rsidDel="00000000" w:rsidR="00000000" w:rsidRPr="00000000">
        <w:rPr>
          <w:b w:val="1"/>
          <w:bCs w:val="1"/>
          <w:u w:val="single"/>
          <w:rtl w:val="0"/>
        </w:rPr>
        <w:t xml:space="preserve">Scenario: – Claim in Interim Period II (SHG</w:t>
      </w:r>
      <w:sdt>
        <w:sdtPr>
          <w:id w:val="-309443847"/>
          <w:tag w:val="goog_rdk_41"/>
        </w:sdtPr>
        <w:sdtContent>
          <w:commentRangeStart w:id="41"/>
        </w:sdtContent>
      </w:sdt>
      <w:sdt>
        <w:sdtPr>
          <w:id w:val="338901390"/>
          <w:tag w:val="goog_rdk_42"/>
        </w:sdtPr>
        <w:sdtContent>
          <w:commentRangeStart w:id="42"/>
        </w:sdtContent>
      </w:sdt>
      <w:sdt>
        <w:sdtPr>
          <w:id w:val="339080683"/>
          <w:tag w:val="goog_rdk_43"/>
        </w:sdtPr>
        <w:sdtContent>
          <w:commentRangeStart w:id="43"/>
        </w:sdtContent>
      </w:sdt>
      <w:r w:rsidDel="00000000" w:rsidR="00000000" w:rsidRPr="00000000">
        <w:rPr>
          <w:b w:val="1"/>
          <w:bCs w:val="1"/>
          <w:u w:val="single"/>
          <w:rtl w:val="0"/>
        </w:rPr>
        <w:t xml:space="preserve"> Portfolio- Loan Type 1,2,3,4</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b w:val="1"/>
          <w:bCs w:val="1"/>
          <w:u w:val="single"/>
          <w:rtl w:val="0"/>
        </w:rPr>
        <w:t xml:space="preserve">):</w:t>
      </w:r>
    </w:p>
    <w:p w:rsidR="00000000" w:rsidDel="00000000" w:rsidP="00000000" w:rsidRDefault="00000000" w:rsidRPr="00000000" w14:paraId="00000219">
      <w:pPr>
        <w:rPr/>
      </w:pPr>
      <w:r w:rsidDel="00000000" w:rsidR="00000000" w:rsidRPr="00000000">
        <w:rPr>
          <w:rtl w:val="0"/>
        </w:rPr>
        <w:t xml:space="preserve">Crystallized portfolio Sanctioned Amount (Summation of sanctioned amount or modified sanction amount, if available, for cases which have been billed till Currency Period 3 billing): 20200000.00/-</w:t>
      </w:r>
      <w:r w:rsidDel="00000000" w:rsidR="00000000" w:rsidRPr="00000000">
        <w:rPr>
          <w:b w:val="1"/>
          <w:bCs w:val="1"/>
          <w:rtl w:val="0"/>
        </w:rPr>
        <w:t xml:space="preserve"> (A)</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details provided by MLI in claim requisition file:</w:t>
      </w:r>
    </w:p>
    <w:tbl>
      <w:tblPr>
        <w:tblStyle w:val="Table10"/>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21B">
            <w:pPr>
              <w:rPr/>
            </w:pPr>
            <w:r w:rsidDel="00000000" w:rsidR="00000000" w:rsidRPr="00000000">
              <w:rPr>
                <w:rtl w:val="0"/>
              </w:rPr>
            </w:r>
          </w:p>
        </w:tc>
        <w:tc>
          <w:tcPr/>
          <w:p w:rsidR="00000000" w:rsidDel="00000000" w:rsidP="00000000" w:rsidRDefault="00000000" w:rsidRPr="00000000" w14:paraId="0000021C">
            <w:pPr>
              <w:rPr/>
            </w:pPr>
            <w:r w:rsidDel="00000000" w:rsidR="00000000" w:rsidRPr="00000000">
              <w:rPr>
                <w:rtl w:val="0"/>
              </w:rPr>
              <w:t xml:space="preserve">Portfolio</w:t>
            </w:r>
          </w:p>
        </w:tc>
        <w:tc>
          <w:tcPr/>
          <w:p w:rsidR="00000000" w:rsidDel="00000000" w:rsidP="00000000" w:rsidRDefault="00000000" w:rsidRPr="00000000" w14:paraId="0000021D">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A</w:t>
            </w:r>
          </w:p>
        </w:tc>
        <w:tc>
          <w:tcPr/>
          <w:p w:rsidR="00000000" w:rsidDel="00000000" w:rsidP="00000000" w:rsidRDefault="00000000" w:rsidRPr="00000000" w14:paraId="0000021F">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220">
            <w:pPr>
              <w:jc w:val="right"/>
              <w:rPr/>
            </w:pPr>
            <w:r w:rsidDel="00000000" w:rsidR="00000000" w:rsidRPr="00000000">
              <w:rPr>
                <w:rtl w:val="0"/>
              </w:rPr>
              <w:t xml:space="preserve">20200000.00</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B</w:t>
            </w:r>
          </w:p>
        </w:tc>
        <w:tc>
          <w:tcPr/>
          <w:p w:rsidR="00000000" w:rsidDel="00000000" w:rsidP="00000000" w:rsidRDefault="00000000" w:rsidRPr="00000000" w14:paraId="00000222">
            <w:pPr>
              <w:rPr/>
            </w:pPr>
            <w:r w:rsidDel="00000000" w:rsidR="00000000" w:rsidRPr="00000000">
              <w:rPr>
                <w:rtl w:val="0"/>
              </w:rPr>
              <w:t xml:space="preserve">No. of Accounts identified as Loss Assets</w:t>
            </w:r>
          </w:p>
        </w:tc>
        <w:tc>
          <w:tcPr/>
          <w:p w:rsidR="00000000" w:rsidDel="00000000" w:rsidP="00000000" w:rsidRDefault="00000000" w:rsidRPr="00000000" w14:paraId="00000223">
            <w:pPr>
              <w:jc w:val="right"/>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C</w:t>
            </w:r>
          </w:p>
        </w:tc>
        <w:tc>
          <w:tcPr/>
          <w:p w:rsidR="00000000" w:rsidDel="00000000" w:rsidP="00000000" w:rsidRDefault="00000000" w:rsidRPr="00000000" w14:paraId="00000225">
            <w:pPr>
              <w:rPr/>
            </w:pPr>
            <w:r w:rsidDel="00000000" w:rsidR="00000000" w:rsidRPr="00000000">
              <w:rPr>
                <w:rtl w:val="0"/>
              </w:rPr>
              <w:t xml:space="preserve">Principal as on date of NPA(Rs.)</w:t>
            </w:r>
          </w:p>
        </w:tc>
        <w:tc>
          <w:tcPr/>
          <w:p w:rsidR="00000000" w:rsidDel="00000000" w:rsidP="00000000" w:rsidRDefault="00000000" w:rsidRPr="00000000" w14:paraId="00000226">
            <w:pPr>
              <w:jc w:val="right"/>
              <w:rPr/>
            </w:pPr>
            <w:r w:rsidDel="00000000" w:rsidR="00000000" w:rsidRPr="00000000">
              <w:rPr>
                <w:rtl w:val="0"/>
              </w:rPr>
              <w:t xml:space="preserve">1563200.00</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D</w:t>
            </w:r>
          </w:p>
        </w:tc>
        <w:tc>
          <w:tcPr/>
          <w:p w:rsidR="00000000" w:rsidDel="00000000" w:rsidP="00000000" w:rsidRDefault="00000000" w:rsidRPr="00000000" w14:paraId="00000228">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29">
            <w:pPr>
              <w:jc w:val="right"/>
              <w:rPr/>
            </w:pPr>
            <w:r w:rsidDel="00000000" w:rsidR="00000000" w:rsidRPr="00000000">
              <w:rPr>
                <w:rtl w:val="0"/>
              </w:rPr>
              <w:t xml:space="preserve">112800.00</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E</w:t>
            </w:r>
          </w:p>
        </w:tc>
        <w:tc>
          <w:tcPr/>
          <w:p w:rsidR="00000000" w:rsidDel="00000000" w:rsidP="00000000" w:rsidRDefault="00000000" w:rsidRPr="00000000" w14:paraId="0000022B">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2C">
            <w:pPr>
              <w:jc w:val="right"/>
              <w:rPr>
                <w:rFonts w:ascii="Calibri" w:cs="Calibri" w:eastAsia="Calibri" w:hAnsi="Calibri"/>
                <w:color w:val="444444"/>
              </w:rPr>
            </w:pPr>
            <w:r w:rsidDel="00000000" w:rsidR="00000000" w:rsidRPr="00000000">
              <w:rPr>
                <w:rFonts w:ascii="Calibri" w:cs="Calibri" w:eastAsia="Calibri" w:hAnsi="Calibri"/>
                <w:color w:val="444444"/>
                <w:rtl w:val="0"/>
              </w:rPr>
              <w:t xml:space="preserve">1450400</w:t>
            </w: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F</w:t>
            </w:r>
          </w:p>
        </w:tc>
        <w:tc>
          <w:tcPr/>
          <w:p w:rsidR="00000000" w:rsidDel="00000000" w:rsidP="00000000" w:rsidRDefault="00000000" w:rsidRPr="00000000" w14:paraId="0000022E">
            <w:pPr>
              <w:rPr/>
            </w:pPr>
            <w:r w:rsidDel="00000000" w:rsidR="00000000" w:rsidRPr="00000000">
              <w:rPr>
                <w:rtl w:val="0"/>
              </w:rPr>
              <w:t xml:space="preserve">Maximum Payout 15% of Crystallized Sanctioned Amount(Rs.)</w:t>
            </w:r>
            <w:r w:rsidDel="00000000" w:rsidR="00000000" w:rsidRPr="00000000">
              <w:rPr>
                <w:b w:val="1"/>
                <w:bCs w:val="1"/>
                <w:rtl w:val="0"/>
              </w:rPr>
              <w:t xml:space="preserve">(A*15%)</w:t>
            </w:r>
            <w:r w:rsidDel="00000000" w:rsidR="00000000" w:rsidRPr="00000000">
              <w:rPr>
                <w:rtl w:val="0"/>
              </w:rPr>
            </w:r>
          </w:p>
        </w:tc>
        <w:tc>
          <w:tcPr>
            <w:vAlign w:val="center"/>
          </w:tcPr>
          <w:p w:rsidR="00000000" w:rsidDel="00000000" w:rsidP="00000000" w:rsidRDefault="00000000" w:rsidRPr="00000000" w14:paraId="0000022F">
            <w:pPr>
              <w:jc w:val="right"/>
              <w:rPr>
                <w:rFonts w:ascii="Calibri" w:cs="Calibri" w:eastAsia="Calibri" w:hAnsi="Calibri"/>
                <w:color w:val="444444"/>
              </w:rPr>
            </w:pPr>
            <w:r w:rsidDel="00000000" w:rsidR="00000000" w:rsidRPr="00000000">
              <w:rPr>
                <w:rFonts w:ascii="Calibri" w:cs="Calibri" w:eastAsia="Calibri" w:hAnsi="Calibri"/>
                <w:color w:val="444444"/>
                <w:rtl w:val="0"/>
              </w:rPr>
              <w:t xml:space="preserve">3030000.00</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G</w:t>
            </w:r>
          </w:p>
        </w:tc>
        <w:tc>
          <w:tcPr/>
          <w:p w:rsidR="00000000" w:rsidDel="00000000" w:rsidP="00000000" w:rsidRDefault="00000000" w:rsidRPr="00000000" w14:paraId="00000231">
            <w:pPr>
              <w:rPr/>
            </w:pPr>
            <w:r w:rsidDel="00000000" w:rsidR="00000000" w:rsidRPr="00000000">
              <w:rPr>
                <w:rtl w:val="0"/>
              </w:rPr>
              <w:t xml:space="preserve">Eligible Claim  Lodged(Rs.)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3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1087800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I</w:t>
            </w:r>
          </w:p>
        </w:tc>
        <w:tc>
          <w:tcPr/>
          <w:p w:rsidR="00000000" w:rsidDel="00000000" w:rsidP="00000000" w:rsidRDefault="00000000" w:rsidRPr="00000000" w14:paraId="00000234">
            <w:pPr>
              <w:rPr/>
            </w:pPr>
            <w:r w:rsidDel="00000000" w:rsidR="00000000" w:rsidRPr="00000000">
              <w:rPr>
                <w:rtl w:val="0"/>
              </w:rPr>
              <w:t xml:space="preserve">Cumulative Claim Payout (Rs.)</w:t>
            </w:r>
          </w:p>
        </w:tc>
        <w:tc>
          <w:tcPr>
            <w:vAlign w:val="bottom"/>
          </w:tcPr>
          <w:p w:rsidR="00000000" w:rsidDel="00000000" w:rsidP="00000000" w:rsidRDefault="00000000" w:rsidRPr="00000000" w14:paraId="00000235">
            <w:pPr>
              <w:jc w:val="right"/>
              <w:rPr/>
            </w:pPr>
            <w:r w:rsidDel="00000000" w:rsidR="00000000" w:rsidRPr="00000000">
              <w:rPr>
                <w:rFonts w:ascii="Calibri" w:cs="Calibri" w:eastAsia="Calibri" w:hAnsi="Calibri"/>
                <w:color w:val="444444"/>
                <w:rtl w:val="0"/>
              </w:rPr>
              <w:t xml:space="preserve">347250.00</w:t>
            </w: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J</w:t>
            </w:r>
          </w:p>
        </w:tc>
        <w:tc>
          <w:tcPr/>
          <w:p w:rsidR="00000000" w:rsidDel="00000000" w:rsidP="00000000" w:rsidRDefault="00000000" w:rsidRPr="00000000" w14:paraId="00000237">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38">
            <w:pPr>
              <w:jc w:val="right"/>
              <w:rPr>
                <w:rFonts w:ascii="Calibri" w:cs="Calibri" w:eastAsia="Calibri" w:hAnsi="Calibri"/>
                <w:color w:val="444444"/>
              </w:rPr>
            </w:pPr>
            <w:r w:rsidDel="00000000" w:rsidR="00000000" w:rsidRPr="00000000">
              <w:rPr>
                <w:rFonts w:ascii="Calibri" w:cs="Calibri" w:eastAsia="Calibri" w:hAnsi="Calibri"/>
                <w:color w:val="444444"/>
                <w:rtl w:val="0"/>
              </w:rPr>
              <w:t xml:space="preserve">740550.00</w:t>
            </w:r>
          </w:p>
        </w:tc>
      </w:tr>
    </w:tbl>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rPr>
          <w:b w:val="1"/>
          <w:bCs w:val="1"/>
          <w:u w:val="single"/>
        </w:rPr>
      </w:pPr>
      <w:r w:rsidDel="00000000" w:rsidR="00000000" w:rsidRPr="00000000">
        <w:rPr>
          <w:b w:val="1"/>
          <w:bCs w:val="1"/>
          <w:u w:val="single"/>
          <w:rtl w:val="0"/>
        </w:rPr>
        <w:t xml:space="preserve">Scenario :– Final Claim Settlement (SHG Portfolio- Loan Type 1,2,3,4):</w:t>
      </w:r>
    </w:p>
    <w:p w:rsidR="00000000" w:rsidDel="00000000" w:rsidP="00000000" w:rsidRDefault="00000000" w:rsidRPr="00000000" w14:paraId="0000023B">
      <w:pPr>
        <w:spacing w:before="240" w:lineRule="auto"/>
        <w:rPr/>
      </w:pPr>
      <w:r w:rsidDel="00000000" w:rsidR="00000000" w:rsidRPr="00000000">
        <w:rPr>
          <w:rtl w:val="0"/>
        </w:rPr>
        <w:t xml:space="preserve">(This activity is done in the last quarter of final settlement year)</w:t>
      </w:r>
    </w:p>
    <w:p w:rsidR="00000000" w:rsidDel="00000000" w:rsidP="00000000" w:rsidRDefault="00000000" w:rsidRPr="00000000" w14:paraId="0000023C">
      <w:pPr>
        <w:rPr>
          <w:rFonts w:ascii="Quattrocento Sans" w:cs="Quattrocento Sans" w:eastAsia="Quattrocento Sans" w:hAnsi="Quattrocento Sans"/>
          <w:color w:val="444444"/>
          <w:sz w:val="18"/>
          <w:szCs w:val="18"/>
        </w:rPr>
      </w:pPr>
      <w:r w:rsidDel="00000000" w:rsidR="00000000" w:rsidRPr="00000000">
        <w:rPr>
          <w:rtl w:val="0"/>
        </w:rPr>
        <w:t xml:space="preserve">Crystallized portfolio Sanctioned Amount (This is the sanction amount or modified sanction amount whichever is latest existing in CG Table for the CG which has been billed is considered and summation of all these amount is determined</w:t>
      </w:r>
      <w:sdt>
        <w:sdtPr>
          <w:id w:val="-517478215"/>
          <w:tag w:val="goog_rdk_44"/>
        </w:sdtPr>
        <w:sdtContent>
          <w:commentRangeStart w:id="44"/>
        </w:sdtContent>
      </w:sdt>
      <w:sdt>
        <w:sdtPr>
          <w:id w:val="287224343"/>
          <w:tag w:val="goog_rdk_45"/>
        </w:sdtPr>
        <w:sdtContent>
          <w:commentRangeStart w:id="45"/>
        </w:sdtContent>
      </w:sdt>
      <w:sdt>
        <w:sdtPr>
          <w:id w:val="-521603229"/>
          <w:tag w:val="goog_rdk_46"/>
        </w:sdtPr>
        <w:sdtContent>
          <w:commentRangeStart w:id="46"/>
        </w:sdtContent>
      </w:sdt>
      <w:r w:rsidDel="00000000" w:rsidR="00000000" w:rsidRPr="00000000">
        <w:rPr>
          <w:rtl w:val="0"/>
        </w:rPr>
        <w:t xml:space="preserve">)</w:t>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t xml:space="preserve">: 20200000.00</w:t>
      </w:r>
      <w:r w:rsidDel="00000000" w:rsidR="00000000" w:rsidRPr="00000000">
        <w:rPr>
          <w:rFonts w:ascii="Quattrocento Sans" w:cs="Quattrocento Sans" w:eastAsia="Quattrocento Sans" w:hAnsi="Quattrocento Sans"/>
          <w:color w:val="444444"/>
          <w:sz w:val="18"/>
          <w:szCs w:val="18"/>
          <w:highlight w:val="white"/>
          <w:rtl w:val="0"/>
        </w:rPr>
        <w:t xml:space="preserve"> </w:t>
      </w:r>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details provided by MLI in claim requisition file:</w:t>
      </w:r>
    </w:p>
    <w:tbl>
      <w:tblPr>
        <w:tblStyle w:val="Table11"/>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23E">
            <w:pPr>
              <w:rPr/>
            </w:pPr>
            <w:r w:rsidDel="00000000" w:rsidR="00000000" w:rsidRPr="00000000">
              <w:rPr>
                <w:rtl w:val="0"/>
              </w:rPr>
            </w:r>
          </w:p>
        </w:tc>
        <w:tc>
          <w:tcPr/>
          <w:p w:rsidR="00000000" w:rsidDel="00000000" w:rsidP="00000000" w:rsidRDefault="00000000" w:rsidRPr="00000000" w14:paraId="0000023F">
            <w:pPr>
              <w:rPr/>
            </w:pPr>
            <w:r w:rsidDel="00000000" w:rsidR="00000000" w:rsidRPr="00000000">
              <w:rPr>
                <w:rtl w:val="0"/>
              </w:rPr>
              <w:t xml:space="preserve">Portfolio</w:t>
            </w:r>
          </w:p>
        </w:tc>
        <w:tc>
          <w:tcPr/>
          <w:p w:rsidR="00000000" w:rsidDel="00000000" w:rsidP="00000000" w:rsidRDefault="00000000" w:rsidRPr="00000000" w14:paraId="00000240">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241">
            <w:pPr>
              <w:rPr/>
            </w:pPr>
            <w:r w:rsidDel="00000000" w:rsidR="00000000" w:rsidRPr="00000000">
              <w:rPr>
                <w:rtl w:val="0"/>
              </w:rPr>
              <w:t xml:space="preserve">A</w:t>
            </w:r>
          </w:p>
        </w:tc>
        <w:tc>
          <w:tcPr/>
          <w:p w:rsidR="00000000" w:rsidDel="00000000" w:rsidP="00000000" w:rsidRDefault="00000000" w:rsidRPr="00000000" w14:paraId="00000242">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243">
            <w:pPr>
              <w:jc w:val="right"/>
              <w:rPr/>
            </w:pPr>
            <w:r w:rsidDel="00000000" w:rsidR="00000000" w:rsidRPr="00000000">
              <w:rPr>
                <w:rtl w:val="0"/>
              </w:rPr>
              <w:t xml:space="preserve">20200000.00</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B</w:t>
            </w:r>
          </w:p>
        </w:tc>
        <w:tc>
          <w:tcPr/>
          <w:p w:rsidR="00000000" w:rsidDel="00000000" w:rsidP="00000000" w:rsidRDefault="00000000" w:rsidRPr="00000000" w14:paraId="00000245">
            <w:pPr>
              <w:rPr/>
            </w:pPr>
            <w:r w:rsidDel="00000000" w:rsidR="00000000" w:rsidRPr="00000000">
              <w:rPr>
                <w:rtl w:val="0"/>
              </w:rPr>
              <w:t xml:space="preserve">No. of Accounts identified as Loss Assets</w:t>
            </w:r>
          </w:p>
        </w:tc>
        <w:tc>
          <w:tcPr/>
          <w:p w:rsidR="00000000" w:rsidDel="00000000" w:rsidP="00000000" w:rsidRDefault="00000000" w:rsidRPr="00000000" w14:paraId="00000246">
            <w:pPr>
              <w:jc w:val="right"/>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C</w:t>
            </w:r>
          </w:p>
        </w:tc>
        <w:tc>
          <w:tcPr/>
          <w:p w:rsidR="00000000" w:rsidDel="00000000" w:rsidP="00000000" w:rsidRDefault="00000000" w:rsidRPr="00000000" w14:paraId="00000248">
            <w:pPr>
              <w:rPr/>
            </w:pPr>
            <w:r w:rsidDel="00000000" w:rsidR="00000000" w:rsidRPr="00000000">
              <w:rPr>
                <w:rtl w:val="0"/>
              </w:rPr>
              <w:t xml:space="preserve">Principal as on date of NPA(Rs.)</w:t>
            </w:r>
          </w:p>
        </w:tc>
        <w:tc>
          <w:tcPr/>
          <w:p w:rsidR="00000000" w:rsidDel="00000000" w:rsidP="00000000" w:rsidRDefault="00000000" w:rsidRPr="00000000" w14:paraId="00000249">
            <w:pPr>
              <w:jc w:val="right"/>
              <w:rPr/>
            </w:pPr>
            <w:r w:rsidDel="00000000" w:rsidR="00000000" w:rsidRPr="00000000">
              <w:rPr>
                <w:rtl w:val="0"/>
              </w:rPr>
              <w:t xml:space="preserve">1772400.00</w:t>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D</w:t>
            </w:r>
          </w:p>
        </w:tc>
        <w:tc>
          <w:tcPr/>
          <w:p w:rsidR="00000000" w:rsidDel="00000000" w:rsidP="00000000" w:rsidRDefault="00000000" w:rsidRPr="00000000" w14:paraId="0000024B">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4C">
            <w:pPr>
              <w:jc w:val="right"/>
              <w:rPr/>
            </w:pPr>
            <w:r w:rsidDel="00000000" w:rsidR="00000000" w:rsidRPr="00000000">
              <w:rPr>
                <w:rtl w:val="0"/>
              </w:rPr>
              <w:t xml:space="preserve">84600.00</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E</w:t>
            </w:r>
          </w:p>
        </w:tc>
        <w:tc>
          <w:tcPr/>
          <w:p w:rsidR="00000000" w:rsidDel="00000000" w:rsidP="00000000" w:rsidRDefault="00000000" w:rsidRPr="00000000" w14:paraId="0000024E">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4F">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1687800.00</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F</w:t>
            </w:r>
          </w:p>
        </w:tc>
        <w:tc>
          <w:tcPr/>
          <w:p w:rsidR="00000000" w:rsidDel="00000000" w:rsidP="00000000" w:rsidRDefault="00000000" w:rsidRPr="00000000" w14:paraId="00000251">
            <w:pPr>
              <w:rPr/>
            </w:pPr>
            <w:r w:rsidDel="00000000" w:rsidR="00000000" w:rsidRPr="00000000">
              <w:rPr>
                <w:rtl w:val="0"/>
              </w:rPr>
              <w:t xml:space="preserve">Maximum Payout 15% of Crystallized Sanctioned Amount (Rs.)</w:t>
            </w:r>
            <w:r w:rsidDel="00000000" w:rsidR="00000000" w:rsidRPr="00000000">
              <w:rPr>
                <w:b w:val="1"/>
                <w:bCs w:val="1"/>
                <w:rtl w:val="0"/>
              </w:rPr>
              <w:t xml:space="preserve">(A*15%)</w:t>
            </w:r>
            <w:r w:rsidDel="00000000" w:rsidR="00000000" w:rsidRPr="00000000">
              <w:rPr>
                <w:rtl w:val="0"/>
              </w:rPr>
            </w:r>
          </w:p>
        </w:tc>
        <w:tc>
          <w:tcPr>
            <w:vAlign w:val="center"/>
          </w:tcPr>
          <w:p w:rsidR="00000000" w:rsidDel="00000000" w:rsidP="00000000" w:rsidRDefault="00000000" w:rsidRPr="00000000" w14:paraId="0000025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3030000.00</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G</w:t>
            </w:r>
          </w:p>
        </w:tc>
        <w:tc>
          <w:tcPr/>
          <w:p w:rsidR="00000000" w:rsidDel="00000000" w:rsidP="00000000" w:rsidRDefault="00000000" w:rsidRPr="00000000" w14:paraId="00000254">
            <w:pPr>
              <w:rPr/>
            </w:pPr>
            <w:r w:rsidDel="00000000" w:rsidR="00000000" w:rsidRPr="00000000">
              <w:rPr>
                <w:rtl w:val="0"/>
              </w:rPr>
              <w:t xml:space="preserve">Eligible Claim  Lodged(Rs.)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5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1265850.00</w:t>
            </w:r>
          </w:p>
        </w:tc>
      </w:tr>
      <w:tr>
        <w:trPr>
          <w:cantSplit w:val="0"/>
          <w:tblHeader w:val="0"/>
        </w:trPr>
        <w:tc>
          <w:tcPr/>
          <w:p w:rsidR="00000000" w:rsidDel="00000000" w:rsidP="00000000" w:rsidRDefault="00000000" w:rsidRPr="00000000" w14:paraId="00000256">
            <w:pPr>
              <w:rPr/>
            </w:pPr>
            <w:r w:rsidDel="00000000" w:rsidR="00000000" w:rsidRPr="00000000">
              <w:rPr>
                <w:rtl w:val="0"/>
              </w:rPr>
              <w:t xml:space="preserve">I</w:t>
            </w:r>
          </w:p>
        </w:tc>
        <w:tc>
          <w:tcPr/>
          <w:p w:rsidR="00000000" w:rsidDel="00000000" w:rsidP="00000000" w:rsidRDefault="00000000" w:rsidRPr="00000000" w14:paraId="00000257">
            <w:pPr>
              <w:rPr/>
            </w:pPr>
            <w:r w:rsidDel="00000000" w:rsidR="00000000" w:rsidRPr="00000000">
              <w:rPr>
                <w:rtl w:val="0"/>
              </w:rPr>
              <w:t xml:space="preserve">Cumulative Claim Payout (Rs.)</w:t>
            </w:r>
          </w:p>
        </w:tc>
        <w:tc>
          <w:tcPr>
            <w:vAlign w:val="center"/>
          </w:tcPr>
          <w:p w:rsidR="00000000" w:rsidDel="00000000" w:rsidP="00000000" w:rsidRDefault="00000000" w:rsidRPr="00000000" w14:paraId="00000258">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1087800.00</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J</w:t>
            </w:r>
          </w:p>
        </w:tc>
        <w:tc>
          <w:tcPr/>
          <w:p w:rsidR="00000000" w:rsidDel="00000000" w:rsidP="00000000" w:rsidRDefault="00000000" w:rsidRPr="00000000" w14:paraId="0000025A">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5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178050.00</w:t>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both"/>
        <w:rPr>
          <w:b w:val="1"/>
          <w:bCs w:val="1"/>
        </w:rPr>
      </w:pPr>
      <w:r w:rsidDel="00000000" w:rsidR="00000000" w:rsidRPr="00000000">
        <w:rPr>
          <w:rtl w:val="0"/>
        </w:rPr>
      </w:r>
    </w:p>
    <w:p w:rsidR="00000000" w:rsidDel="00000000" w:rsidP="00000000" w:rsidRDefault="00000000" w:rsidRPr="00000000" w14:paraId="0000025E">
      <w:pPr>
        <w:rPr>
          <w:b w:val="1"/>
          <w:bCs w:val="1"/>
          <w:u w:val="single"/>
        </w:rPr>
      </w:pPr>
      <w:r w:rsidDel="00000000" w:rsidR="00000000" w:rsidRPr="00000000">
        <w:rPr>
          <w:b w:val="1"/>
          <w:bCs w:val="1"/>
          <w:u w:val="single"/>
          <w:rtl w:val="0"/>
        </w:rPr>
        <w:t xml:space="preserve">Scenario – Claim in Migrated Interim Period I (SHG Portfolio- Loan Type 1,2,3,4):</w:t>
      </w:r>
    </w:p>
    <w:p w:rsidR="00000000" w:rsidDel="00000000" w:rsidP="00000000" w:rsidRDefault="00000000" w:rsidRPr="00000000" w14:paraId="0000025F">
      <w:pPr>
        <w:rPr/>
      </w:pPr>
      <w:r w:rsidDel="00000000" w:rsidR="00000000" w:rsidRPr="00000000">
        <w:rPr>
          <w:rtl w:val="0"/>
        </w:rPr>
        <w:t xml:space="preserve">Crystallized portfolio Sanctioned Amount (Summation of sanctioned amount or modified sanction amount, if available, for cases which have been billed till Currency Period 5 billing):  17600000.00 /-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details provided by MLI in claim requisition file:</w:t>
      </w:r>
    </w:p>
    <w:tbl>
      <w:tblPr>
        <w:tblStyle w:val="Table12"/>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261">
            <w:pPr>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Portfolio</w:t>
            </w:r>
          </w:p>
        </w:tc>
        <w:tc>
          <w:tcPr/>
          <w:p w:rsidR="00000000" w:rsidDel="00000000" w:rsidP="00000000" w:rsidRDefault="00000000" w:rsidRPr="00000000" w14:paraId="00000263">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A</w:t>
            </w:r>
          </w:p>
        </w:tc>
        <w:tc>
          <w:tcPr/>
          <w:p w:rsidR="00000000" w:rsidDel="00000000" w:rsidP="00000000" w:rsidRDefault="00000000" w:rsidRPr="00000000" w14:paraId="00000265">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266">
            <w:pPr>
              <w:jc w:val="right"/>
              <w:rPr/>
            </w:pPr>
            <w:r w:rsidDel="00000000" w:rsidR="00000000" w:rsidRPr="00000000">
              <w:rPr>
                <w:rtl w:val="0"/>
              </w:rPr>
              <w:t xml:space="preserve">17600000.00</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B</w:t>
            </w:r>
          </w:p>
        </w:tc>
        <w:tc>
          <w:tcPr/>
          <w:p w:rsidR="00000000" w:rsidDel="00000000" w:rsidP="00000000" w:rsidRDefault="00000000" w:rsidRPr="00000000" w14:paraId="00000268">
            <w:pPr>
              <w:rPr/>
            </w:pPr>
            <w:r w:rsidDel="00000000" w:rsidR="00000000" w:rsidRPr="00000000">
              <w:rPr>
                <w:rtl w:val="0"/>
              </w:rPr>
              <w:t xml:space="preserve">No. of Accounts identified as Loss Assets</w:t>
            </w:r>
          </w:p>
        </w:tc>
        <w:tc>
          <w:tcPr/>
          <w:p w:rsidR="00000000" w:rsidDel="00000000" w:rsidP="00000000" w:rsidRDefault="00000000" w:rsidRPr="00000000" w14:paraId="00000269">
            <w:pPr>
              <w:jc w:val="right"/>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C</w:t>
            </w:r>
          </w:p>
        </w:tc>
        <w:tc>
          <w:tcPr/>
          <w:p w:rsidR="00000000" w:rsidDel="00000000" w:rsidP="00000000" w:rsidRDefault="00000000" w:rsidRPr="00000000" w14:paraId="0000026B">
            <w:pPr>
              <w:rPr/>
            </w:pPr>
            <w:r w:rsidDel="00000000" w:rsidR="00000000" w:rsidRPr="00000000">
              <w:rPr>
                <w:rtl w:val="0"/>
              </w:rPr>
              <w:t xml:space="preserve">Principal as on date of NPA(Rs.)</w:t>
            </w:r>
          </w:p>
        </w:tc>
        <w:tc>
          <w:tcPr/>
          <w:p w:rsidR="00000000" w:rsidDel="00000000" w:rsidP="00000000" w:rsidRDefault="00000000" w:rsidRPr="00000000" w14:paraId="0000026C">
            <w:pPr>
              <w:jc w:val="right"/>
              <w:rPr/>
            </w:pPr>
            <w:r w:rsidDel="00000000" w:rsidR="00000000" w:rsidRPr="00000000">
              <w:rPr>
                <w:rtl w:val="0"/>
              </w:rPr>
              <w:t xml:space="preserve">845600.00</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D</w:t>
            </w:r>
          </w:p>
        </w:tc>
        <w:tc>
          <w:tcPr/>
          <w:p w:rsidR="00000000" w:rsidDel="00000000" w:rsidP="00000000" w:rsidRDefault="00000000" w:rsidRPr="00000000" w14:paraId="0000026E">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6F">
            <w:pPr>
              <w:jc w:val="right"/>
              <w:rPr/>
            </w:pPr>
            <w:r w:rsidDel="00000000" w:rsidR="00000000" w:rsidRPr="00000000">
              <w:rPr>
                <w:rtl w:val="0"/>
              </w:rPr>
              <w:t xml:space="preserve">197400.00</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E</w:t>
            </w:r>
          </w:p>
        </w:tc>
        <w:tc>
          <w:tcPr/>
          <w:p w:rsidR="00000000" w:rsidDel="00000000" w:rsidP="00000000" w:rsidRDefault="00000000" w:rsidRPr="00000000" w14:paraId="00000271">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7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648200</w:t>
            </w: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F</w:t>
            </w:r>
          </w:p>
        </w:tc>
        <w:tc>
          <w:tcPr/>
          <w:p w:rsidR="00000000" w:rsidDel="00000000" w:rsidP="00000000" w:rsidRDefault="00000000" w:rsidRPr="00000000" w14:paraId="00000274">
            <w:pPr>
              <w:rPr/>
            </w:pPr>
            <w:r w:rsidDel="00000000" w:rsidR="00000000" w:rsidRPr="00000000">
              <w:rPr>
                <w:rtl w:val="0"/>
              </w:rPr>
              <w:t xml:space="preserve">Maximum Payout 15% of Crystallized Sanctioned Amount(Rs.)</w:t>
            </w:r>
            <w:r w:rsidDel="00000000" w:rsidR="00000000" w:rsidRPr="00000000">
              <w:rPr>
                <w:b w:val="1"/>
                <w:bCs w:val="1"/>
                <w:rtl w:val="0"/>
              </w:rPr>
              <w:t xml:space="preserve">(A*15%)</w:t>
            </w:r>
            <w:r w:rsidDel="00000000" w:rsidR="00000000" w:rsidRPr="00000000">
              <w:rPr>
                <w:rtl w:val="0"/>
              </w:rPr>
            </w:r>
          </w:p>
        </w:tc>
        <w:tc>
          <w:tcPr>
            <w:vAlign w:val="center"/>
          </w:tcPr>
          <w:p w:rsidR="00000000" w:rsidDel="00000000" w:rsidP="00000000" w:rsidRDefault="00000000" w:rsidRPr="00000000" w14:paraId="0000027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2640000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G</w:t>
            </w:r>
          </w:p>
        </w:tc>
        <w:tc>
          <w:tcPr/>
          <w:p w:rsidR="00000000" w:rsidDel="00000000" w:rsidP="00000000" w:rsidRDefault="00000000" w:rsidRPr="00000000" w14:paraId="00000277">
            <w:pPr>
              <w:rPr/>
            </w:pPr>
            <w:r w:rsidDel="00000000" w:rsidR="00000000" w:rsidRPr="00000000">
              <w:rPr>
                <w:rtl w:val="0"/>
              </w:rPr>
              <w:t xml:space="preserve">Eligible Claim  Lodged(Rs.)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78">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486150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I</w:t>
            </w:r>
          </w:p>
        </w:tc>
        <w:tc>
          <w:tcPr/>
          <w:p w:rsidR="00000000" w:rsidDel="00000000" w:rsidP="00000000" w:rsidRDefault="00000000" w:rsidRPr="00000000" w14:paraId="0000027A">
            <w:pPr>
              <w:rPr/>
            </w:pPr>
            <w:r w:rsidDel="00000000" w:rsidR="00000000" w:rsidRPr="00000000">
              <w:rPr>
                <w:rtl w:val="0"/>
              </w:rPr>
              <w:t xml:space="preserve">Cumulative Claim Payout (Rs.)</w:t>
            </w:r>
          </w:p>
        </w:tc>
        <w:tc>
          <w:tcPr>
            <w:vAlign w:val="center"/>
          </w:tcPr>
          <w:p w:rsidR="00000000" w:rsidDel="00000000" w:rsidP="00000000" w:rsidRDefault="00000000" w:rsidRPr="00000000" w14:paraId="0000027B">
            <w:pPr>
              <w:jc w:val="right"/>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J</w:t>
            </w:r>
          </w:p>
        </w:tc>
        <w:tc>
          <w:tcPr/>
          <w:p w:rsidR="00000000" w:rsidDel="00000000" w:rsidP="00000000" w:rsidRDefault="00000000" w:rsidRPr="00000000" w14:paraId="0000027D">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7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486150</w:t>
            </w:r>
            <w:r w:rsidDel="00000000" w:rsidR="00000000" w:rsidRPr="00000000">
              <w:rPr>
                <w:rFonts w:ascii="Calibri" w:cs="Calibri" w:eastAsia="Calibri" w:hAnsi="Calibri"/>
                <w:color w:val="444444"/>
                <w:rtl w:val="0"/>
              </w:rPr>
              <w:t xml:space="preserve">.00</w:t>
            </w:r>
            <w:r w:rsidDel="00000000" w:rsidR="00000000" w:rsidRPr="00000000">
              <w:rPr>
                <w:rtl w:val="0"/>
              </w:rPr>
            </w:r>
          </w:p>
        </w:tc>
      </w:tr>
    </w:tbl>
    <w:p w:rsidR="00000000" w:rsidDel="00000000" w:rsidP="00000000" w:rsidRDefault="00000000" w:rsidRPr="00000000" w14:paraId="0000027F">
      <w:pPr>
        <w:rPr>
          <w:b w:val="1"/>
          <w:bCs w:val="1"/>
          <w:u w:val="single"/>
        </w:rPr>
      </w:pPr>
      <w:r w:rsidDel="00000000" w:rsidR="00000000" w:rsidRPr="00000000">
        <w:rPr>
          <w:rtl w:val="0"/>
        </w:rPr>
      </w:r>
    </w:p>
    <w:p w:rsidR="00000000" w:rsidDel="00000000" w:rsidP="00000000" w:rsidRDefault="00000000" w:rsidRPr="00000000" w14:paraId="00000280">
      <w:pPr>
        <w:rPr>
          <w:b w:val="1"/>
          <w:bCs w:val="1"/>
          <w:u w:val="single"/>
        </w:rPr>
      </w:pPr>
      <w:r w:rsidDel="00000000" w:rsidR="00000000" w:rsidRPr="00000000">
        <w:rPr>
          <w:rtl w:val="0"/>
        </w:rPr>
      </w:r>
    </w:p>
    <w:p w:rsidR="00000000" w:rsidDel="00000000" w:rsidP="00000000" w:rsidRDefault="00000000" w:rsidRPr="00000000" w14:paraId="00000281">
      <w:pPr>
        <w:rPr>
          <w:b w:val="1"/>
          <w:bCs w:val="1"/>
          <w:u w:val="single"/>
        </w:rPr>
      </w:pPr>
      <w:r w:rsidDel="00000000" w:rsidR="00000000" w:rsidRPr="00000000">
        <w:rPr>
          <w:b w:val="1"/>
          <w:bCs w:val="1"/>
          <w:u w:val="single"/>
          <w:rtl w:val="0"/>
        </w:rPr>
        <w:t xml:space="preserve">Scenario – Claim in Migrated Interim Period II </w:t>
      </w:r>
      <w:sdt>
        <w:sdtPr>
          <w:id w:val="-2064010599"/>
          <w:tag w:val="goog_rdk_47"/>
        </w:sdtPr>
        <w:sdtContent>
          <w:commentRangeStart w:id="47"/>
        </w:sdtContent>
      </w:sdt>
      <w:sdt>
        <w:sdtPr>
          <w:id w:val="-1065838657"/>
          <w:tag w:val="goog_rdk_48"/>
        </w:sdtPr>
        <w:sdtContent>
          <w:commentRangeStart w:id="48"/>
        </w:sdtContent>
      </w:sdt>
      <w:sdt>
        <w:sdtPr>
          <w:id w:val="-107396553"/>
          <w:tag w:val="goog_rdk_49"/>
        </w:sdtPr>
        <w:sdtContent>
          <w:commentRangeStart w:id="49"/>
        </w:sdtContent>
      </w:sdt>
      <w:sdt>
        <w:sdtPr>
          <w:id w:val="-1470882691"/>
          <w:tag w:val="goog_rdk_50"/>
        </w:sdtPr>
        <w:sdtContent>
          <w:commentRangeStart w:id="50"/>
        </w:sdtContent>
      </w:sdt>
      <w:r w:rsidDel="00000000" w:rsidR="00000000" w:rsidRPr="00000000">
        <w:rPr>
          <w:b w:val="1"/>
          <w:bCs w:val="1"/>
          <w:u w:val="single"/>
          <w:rtl w:val="0"/>
        </w:rPr>
        <w:t xml:space="preserve">(SHG Portfolio- Loan Type 1,2,3,4):</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282">
      <w:pPr>
        <w:rPr>
          <w:rFonts w:ascii="Quattrocento Sans" w:cs="Quattrocento Sans" w:eastAsia="Quattrocento Sans" w:hAnsi="Quattrocento Sans"/>
          <w:color w:val="444444"/>
          <w:sz w:val="18"/>
          <w:szCs w:val="18"/>
        </w:rPr>
      </w:pPr>
      <w:r w:rsidDel="00000000" w:rsidR="00000000" w:rsidRPr="00000000">
        <w:rPr>
          <w:rtl w:val="0"/>
        </w:rPr>
        <w:t xml:space="preserve">Crystallized portfolio Sanctioned Amount (Summation of sanctioned amount or modified sanction amount, if available, for cases which have been billed till Currency Period 6 billing):  18700000.00  /- (A)</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details provided by MLI in claim requisition file:</w:t>
      </w:r>
    </w:p>
    <w:tbl>
      <w:tblPr>
        <w:tblStyle w:val="Table13"/>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Portfolio</w:t>
            </w:r>
          </w:p>
        </w:tc>
        <w:tc>
          <w:tcPr/>
          <w:p w:rsidR="00000000" w:rsidDel="00000000" w:rsidP="00000000" w:rsidRDefault="00000000" w:rsidRPr="00000000" w14:paraId="00000286">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w:t>
            </w:r>
          </w:p>
        </w:tc>
        <w:tc>
          <w:tcPr/>
          <w:p w:rsidR="00000000" w:rsidDel="00000000" w:rsidP="00000000" w:rsidRDefault="00000000" w:rsidRPr="00000000" w14:paraId="00000288">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289">
            <w:pPr>
              <w:jc w:val="right"/>
              <w:rPr/>
            </w:pPr>
            <w:r w:rsidDel="00000000" w:rsidR="00000000" w:rsidRPr="00000000">
              <w:rPr>
                <w:rtl w:val="0"/>
              </w:rPr>
              <w:t xml:space="preserve">18700000.00</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B</w:t>
            </w:r>
          </w:p>
        </w:tc>
        <w:tc>
          <w:tcPr/>
          <w:p w:rsidR="00000000" w:rsidDel="00000000" w:rsidP="00000000" w:rsidRDefault="00000000" w:rsidRPr="00000000" w14:paraId="0000028B">
            <w:pPr>
              <w:rPr/>
            </w:pPr>
            <w:r w:rsidDel="00000000" w:rsidR="00000000" w:rsidRPr="00000000">
              <w:rPr>
                <w:rtl w:val="0"/>
              </w:rPr>
              <w:t xml:space="preserve">No. of Accounts identified as Loss Assets</w:t>
            </w:r>
          </w:p>
        </w:tc>
        <w:tc>
          <w:tcPr/>
          <w:p w:rsidR="00000000" w:rsidDel="00000000" w:rsidP="00000000" w:rsidRDefault="00000000" w:rsidRPr="00000000" w14:paraId="0000028C">
            <w:pPr>
              <w:jc w:val="right"/>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w:t>
            </w:r>
          </w:p>
        </w:tc>
        <w:tc>
          <w:tcPr/>
          <w:p w:rsidR="00000000" w:rsidDel="00000000" w:rsidP="00000000" w:rsidRDefault="00000000" w:rsidRPr="00000000" w14:paraId="0000028E">
            <w:pPr>
              <w:rPr/>
            </w:pPr>
            <w:r w:rsidDel="00000000" w:rsidR="00000000" w:rsidRPr="00000000">
              <w:rPr>
                <w:rtl w:val="0"/>
              </w:rPr>
              <w:t xml:space="preserve">Principal as on date of NPA(Rs.)</w:t>
            </w:r>
          </w:p>
        </w:tc>
        <w:tc>
          <w:tcPr/>
          <w:p w:rsidR="00000000" w:rsidDel="00000000" w:rsidP="00000000" w:rsidRDefault="00000000" w:rsidRPr="00000000" w14:paraId="0000028F">
            <w:pPr>
              <w:jc w:val="right"/>
              <w:rPr/>
            </w:pPr>
            <w:r w:rsidDel="00000000" w:rsidR="00000000" w:rsidRPr="00000000">
              <w:rPr>
                <w:rtl w:val="0"/>
              </w:rPr>
              <w:t xml:space="preserve">1195600.00</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D</w:t>
            </w:r>
          </w:p>
        </w:tc>
        <w:tc>
          <w:tcPr/>
          <w:p w:rsidR="00000000" w:rsidDel="00000000" w:rsidP="00000000" w:rsidRDefault="00000000" w:rsidRPr="00000000" w14:paraId="00000291">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92">
            <w:pPr>
              <w:jc w:val="right"/>
              <w:rPr/>
            </w:pPr>
            <w:r w:rsidDel="00000000" w:rsidR="00000000" w:rsidRPr="00000000">
              <w:rPr>
                <w:rtl w:val="0"/>
              </w:rPr>
              <w:t xml:space="preserve">197400.00</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E</w:t>
            </w:r>
          </w:p>
        </w:tc>
        <w:tc>
          <w:tcPr/>
          <w:p w:rsidR="00000000" w:rsidDel="00000000" w:rsidP="00000000" w:rsidRDefault="00000000" w:rsidRPr="00000000" w14:paraId="00000294">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95">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998200</w:t>
            </w: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rtl w:val="0"/>
              </w:rPr>
              <w:t xml:space="preserve">F</w:t>
            </w:r>
          </w:p>
        </w:tc>
        <w:tc>
          <w:tcPr/>
          <w:p w:rsidR="00000000" w:rsidDel="00000000" w:rsidP="00000000" w:rsidRDefault="00000000" w:rsidRPr="00000000" w14:paraId="00000297">
            <w:pPr>
              <w:rPr/>
            </w:pPr>
            <w:r w:rsidDel="00000000" w:rsidR="00000000" w:rsidRPr="00000000">
              <w:rPr>
                <w:rtl w:val="0"/>
              </w:rPr>
              <w:t xml:space="preserve">Maximum Payout 15% of Crystallized Sanctioned Amount (Rs.)</w:t>
            </w:r>
            <w:r w:rsidDel="00000000" w:rsidR="00000000" w:rsidRPr="00000000">
              <w:rPr>
                <w:b w:val="1"/>
                <w:bCs w:val="1"/>
                <w:rtl w:val="0"/>
              </w:rPr>
              <w:t xml:space="preserve"> (A*15%)</w:t>
            </w:r>
            <w:r w:rsidDel="00000000" w:rsidR="00000000" w:rsidRPr="00000000">
              <w:rPr>
                <w:rtl w:val="0"/>
              </w:rPr>
            </w:r>
          </w:p>
        </w:tc>
        <w:tc>
          <w:tcPr>
            <w:vAlign w:val="center"/>
          </w:tcPr>
          <w:p w:rsidR="00000000" w:rsidDel="00000000" w:rsidP="00000000" w:rsidRDefault="00000000" w:rsidRPr="00000000" w14:paraId="00000298">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2805000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G</w:t>
            </w:r>
          </w:p>
        </w:tc>
        <w:tc>
          <w:tcPr/>
          <w:p w:rsidR="00000000" w:rsidDel="00000000" w:rsidP="00000000" w:rsidRDefault="00000000" w:rsidRPr="00000000" w14:paraId="0000029A">
            <w:pPr>
              <w:rPr/>
            </w:pPr>
            <w:r w:rsidDel="00000000" w:rsidR="00000000" w:rsidRPr="00000000">
              <w:rPr>
                <w:rtl w:val="0"/>
              </w:rPr>
              <w:t xml:space="preserve">Eligible Claim Lodged (Rs.)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9B">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748650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I</w:t>
            </w:r>
          </w:p>
        </w:tc>
        <w:tc>
          <w:tcPr/>
          <w:p w:rsidR="00000000" w:rsidDel="00000000" w:rsidP="00000000" w:rsidRDefault="00000000" w:rsidRPr="00000000" w14:paraId="0000029D">
            <w:pPr>
              <w:rPr/>
            </w:pPr>
            <w:r w:rsidDel="00000000" w:rsidR="00000000" w:rsidRPr="00000000">
              <w:rPr>
                <w:rtl w:val="0"/>
              </w:rPr>
              <w:t xml:space="preserve">Cumulative Claim Payout (Rs.)</w:t>
            </w:r>
          </w:p>
        </w:tc>
        <w:tc>
          <w:tcPr>
            <w:vAlign w:val="center"/>
          </w:tcPr>
          <w:p w:rsidR="00000000" w:rsidDel="00000000" w:rsidP="00000000" w:rsidRDefault="00000000" w:rsidRPr="00000000" w14:paraId="0000029E">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486150.00</w:t>
            </w:r>
          </w:p>
        </w:tc>
      </w:tr>
      <w:tr>
        <w:trPr>
          <w:cantSplit w:val="0"/>
          <w:tblHeader w:val="0"/>
        </w:trPr>
        <w:tc>
          <w:tcPr/>
          <w:p w:rsidR="00000000" w:rsidDel="00000000" w:rsidP="00000000" w:rsidRDefault="00000000" w:rsidRPr="00000000" w14:paraId="0000029F">
            <w:pPr>
              <w:rPr/>
            </w:pPr>
            <w:r w:rsidDel="00000000" w:rsidR="00000000" w:rsidRPr="00000000">
              <w:rPr>
                <w:rtl w:val="0"/>
              </w:rPr>
              <w:t xml:space="preserve">J</w:t>
            </w:r>
          </w:p>
        </w:tc>
        <w:tc>
          <w:tcPr/>
          <w:p w:rsidR="00000000" w:rsidDel="00000000" w:rsidP="00000000" w:rsidRDefault="00000000" w:rsidRPr="00000000" w14:paraId="000002A0">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A1">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262500</w:t>
            </w:r>
            <w:r w:rsidDel="00000000" w:rsidR="00000000" w:rsidRPr="00000000">
              <w:rPr>
                <w:rFonts w:ascii="Calibri" w:cs="Calibri" w:eastAsia="Calibri" w:hAnsi="Calibri"/>
                <w:color w:val="444444"/>
                <w:rtl w:val="0"/>
              </w:rPr>
              <w:t xml:space="preserve">.00</w:t>
            </w:r>
            <w:r w:rsidDel="00000000" w:rsidR="00000000" w:rsidRPr="00000000">
              <w:rPr>
                <w:rtl w:val="0"/>
              </w:rPr>
            </w:r>
          </w:p>
        </w:tc>
      </w:tr>
    </w:tbl>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rPr>
          <w:b w:val="1"/>
          <w:bCs w:val="1"/>
          <w:u w:val="single"/>
        </w:rPr>
      </w:pPr>
      <w:r w:rsidDel="00000000" w:rsidR="00000000" w:rsidRPr="00000000">
        <w:rPr>
          <w:b w:val="1"/>
          <w:bCs w:val="1"/>
          <w:u w:val="single"/>
          <w:rtl w:val="0"/>
        </w:rPr>
        <w:t xml:space="preserve">Scenario – Migrated Final Claim Settlement (SHG</w:t>
      </w:r>
      <w:sdt>
        <w:sdtPr>
          <w:id w:val="-474795922"/>
          <w:tag w:val="goog_rdk_51"/>
        </w:sdtPr>
        <w:sdtContent>
          <w:commentRangeStart w:id="51"/>
        </w:sdtContent>
      </w:sdt>
      <w:sdt>
        <w:sdtPr>
          <w:id w:val="1532562179"/>
          <w:tag w:val="goog_rdk_52"/>
        </w:sdtPr>
        <w:sdtContent>
          <w:commentRangeStart w:id="52"/>
        </w:sdtContent>
      </w:sdt>
      <w:sdt>
        <w:sdtPr>
          <w:id w:val="-1962832016"/>
          <w:tag w:val="goog_rdk_53"/>
        </w:sdtPr>
        <w:sdtContent>
          <w:commentRangeStart w:id="53"/>
        </w:sdtContent>
      </w:sdt>
      <w:r w:rsidDel="00000000" w:rsidR="00000000" w:rsidRPr="00000000">
        <w:rPr>
          <w:b w:val="1"/>
          <w:bCs w:val="1"/>
          <w:u w:val="single"/>
          <w:rtl w:val="0"/>
        </w:rPr>
        <w:t xml:space="preserve"> Portfolio- Loan Type 1,2</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b w:val="1"/>
          <w:bCs w:val="1"/>
          <w:u w:val="single"/>
          <w:rtl w:val="0"/>
        </w:rPr>
        <w:t xml:space="preserve">,3,4):</w:t>
      </w:r>
    </w:p>
    <w:p w:rsidR="00000000" w:rsidDel="00000000" w:rsidP="00000000" w:rsidRDefault="00000000" w:rsidRPr="00000000" w14:paraId="000002A5">
      <w:pPr>
        <w:spacing w:before="240" w:lineRule="auto"/>
        <w:rPr/>
      </w:pPr>
      <w:r w:rsidDel="00000000" w:rsidR="00000000" w:rsidRPr="00000000">
        <w:rPr>
          <w:rtl w:val="0"/>
        </w:rPr>
        <w:t xml:space="preserve">(This activity is done in the last quarter of migrated portfolio final settlement year)</w:t>
      </w:r>
    </w:p>
    <w:p w:rsidR="00000000" w:rsidDel="00000000" w:rsidP="00000000" w:rsidRDefault="00000000" w:rsidRPr="00000000" w14:paraId="000002A6">
      <w:pPr>
        <w:rPr>
          <w:rFonts w:ascii="Quattrocento Sans" w:cs="Quattrocento Sans" w:eastAsia="Quattrocento Sans" w:hAnsi="Quattrocento Sans"/>
          <w:color w:val="444444"/>
          <w:sz w:val="18"/>
          <w:szCs w:val="18"/>
        </w:rPr>
      </w:pPr>
      <w:r w:rsidDel="00000000" w:rsidR="00000000" w:rsidRPr="00000000">
        <w:rPr>
          <w:rtl w:val="0"/>
        </w:rPr>
        <w:t xml:space="preserve">Crystallized portfolio Sanctioned Amount (This is the sanction amount or modified sanction amount whichever is latest existing in CG Table for the CG which has been billed is considered and summation of all these amount is determined</w:t>
      </w:r>
      <w:sdt>
        <w:sdtPr>
          <w:id w:val="-653034262"/>
          <w:tag w:val="goog_rdk_54"/>
        </w:sdtPr>
        <w:sdtContent>
          <w:commentRangeStart w:id="54"/>
        </w:sdtContent>
      </w:sdt>
      <w:sdt>
        <w:sdtPr>
          <w:id w:val="230152871"/>
          <w:tag w:val="goog_rdk_55"/>
        </w:sdtPr>
        <w:sdtContent>
          <w:commentRangeStart w:id="55"/>
        </w:sdtContent>
      </w:sdt>
      <w:r w:rsidDel="00000000" w:rsidR="00000000" w:rsidRPr="00000000">
        <w:rPr>
          <w:rtl w:val="0"/>
        </w:rPr>
        <w:t xml:space="preserve">):  </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t xml:space="preserve">18700000.00 /-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The details provided by MLI in claim requisition </w:t>
      </w:r>
      <w:sdt>
        <w:sdtPr>
          <w:id w:val="1506972799"/>
          <w:tag w:val="goog_rdk_56"/>
        </w:sdtPr>
        <w:sdtContent>
          <w:commentRangeStart w:id="56"/>
        </w:sdtContent>
      </w:sdt>
      <w:sdt>
        <w:sdtPr>
          <w:id w:val="-1962873654"/>
          <w:tag w:val="goog_rdk_57"/>
        </w:sdtPr>
        <w:sdtContent>
          <w:commentRangeStart w:id="57"/>
        </w:sdtContent>
      </w:sdt>
      <w:sdt>
        <w:sdtPr>
          <w:id w:val="-43512750"/>
          <w:tag w:val="goog_rdk_58"/>
        </w:sdtPr>
        <w:sdtContent>
          <w:commentRangeStart w:id="58"/>
        </w:sdtContent>
      </w:sdt>
      <w:r w:rsidDel="00000000" w:rsidR="00000000" w:rsidRPr="00000000">
        <w:rPr>
          <w:rtl w:val="0"/>
        </w:rPr>
        <w:t xml:space="preserve">file</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t xml:space="preserve">:</w:t>
      </w:r>
    </w:p>
    <w:tbl>
      <w:tblPr>
        <w:tblStyle w:val="Table14"/>
        <w:tblW w:w="6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3402"/>
        <w:gridCol w:w="2470"/>
        <w:tblGridChange w:id="0">
          <w:tblGrid>
            <w:gridCol w:w="704"/>
            <w:gridCol w:w="3402"/>
            <w:gridCol w:w="2470"/>
          </w:tblGrid>
        </w:tblGridChange>
      </w:tblGrid>
      <w:tr>
        <w:trPr>
          <w:cantSplit w:val="0"/>
          <w:tblHeader w:val="0"/>
        </w:trPr>
        <w:tc>
          <w:tcPr/>
          <w:p w:rsidR="00000000" w:rsidDel="00000000" w:rsidP="00000000" w:rsidRDefault="00000000" w:rsidRPr="00000000" w14:paraId="000002A8">
            <w:pPr>
              <w:rPr/>
            </w:pPr>
            <w:r w:rsidDel="00000000" w:rsidR="00000000" w:rsidRPr="00000000">
              <w:rPr>
                <w:rtl w:val="0"/>
              </w:rPr>
            </w:r>
          </w:p>
        </w:tc>
        <w:tc>
          <w:tcPr/>
          <w:p w:rsidR="00000000" w:rsidDel="00000000" w:rsidP="00000000" w:rsidRDefault="00000000" w:rsidRPr="00000000" w14:paraId="000002A9">
            <w:pPr>
              <w:rPr/>
            </w:pPr>
            <w:r w:rsidDel="00000000" w:rsidR="00000000" w:rsidRPr="00000000">
              <w:rPr>
                <w:rtl w:val="0"/>
              </w:rPr>
              <w:t xml:space="preserve">Portfolio</w:t>
            </w:r>
          </w:p>
        </w:tc>
        <w:tc>
          <w:tcPr/>
          <w:p w:rsidR="00000000" w:rsidDel="00000000" w:rsidP="00000000" w:rsidRDefault="00000000" w:rsidRPr="00000000" w14:paraId="000002AA">
            <w:pPr>
              <w:rPr/>
            </w:pPr>
            <w:r w:rsidDel="00000000" w:rsidR="00000000" w:rsidRPr="00000000">
              <w:rPr>
                <w:rtl w:val="0"/>
              </w:rPr>
              <w:t xml:space="preserve">MUDVBGH20202021SHG</w:t>
            </w:r>
          </w:p>
        </w:tc>
      </w:tr>
      <w:tr>
        <w:trPr>
          <w:cantSplit w:val="0"/>
          <w:tblHeader w:val="0"/>
        </w:trPr>
        <w:tc>
          <w:tcPr/>
          <w:p w:rsidR="00000000" w:rsidDel="00000000" w:rsidP="00000000" w:rsidRDefault="00000000" w:rsidRPr="00000000" w14:paraId="000002AB">
            <w:pPr>
              <w:rPr/>
            </w:pPr>
            <w:r w:rsidDel="00000000" w:rsidR="00000000" w:rsidRPr="00000000">
              <w:rPr>
                <w:rtl w:val="0"/>
              </w:rPr>
              <w:t xml:space="preserve">A</w:t>
            </w:r>
          </w:p>
        </w:tc>
        <w:tc>
          <w:tcPr/>
          <w:p w:rsidR="00000000" w:rsidDel="00000000" w:rsidP="00000000" w:rsidRDefault="00000000" w:rsidRPr="00000000" w14:paraId="000002AC">
            <w:pPr>
              <w:rPr/>
            </w:pPr>
            <w:r w:rsidDel="00000000" w:rsidR="00000000" w:rsidRPr="00000000">
              <w:rPr>
                <w:rtl w:val="0"/>
              </w:rPr>
              <w:t xml:space="preserve">Crystalized Sanctioned Amount ( to be taken in case of interim claim &amp; final Claim CP 1, 2, 3)/ Sanction Amount of o/s Portfolio Migrated for CP 4, 5, 6 ) (Rs)</w:t>
            </w:r>
          </w:p>
        </w:tc>
        <w:tc>
          <w:tcPr>
            <w:vAlign w:val="center"/>
          </w:tcPr>
          <w:p w:rsidR="00000000" w:rsidDel="00000000" w:rsidP="00000000" w:rsidRDefault="00000000" w:rsidRPr="00000000" w14:paraId="000002AD">
            <w:pPr>
              <w:jc w:val="right"/>
              <w:rPr/>
            </w:pPr>
            <w:r w:rsidDel="00000000" w:rsidR="00000000" w:rsidRPr="00000000">
              <w:rPr>
                <w:rtl w:val="0"/>
              </w:rPr>
              <w:t xml:space="preserve">18700000.00</w:t>
            </w:r>
          </w:p>
        </w:tc>
      </w:tr>
      <w:tr>
        <w:trPr>
          <w:cantSplit w:val="0"/>
          <w:tblHeader w:val="0"/>
        </w:trPr>
        <w:tc>
          <w:tcPr/>
          <w:p w:rsidR="00000000" w:rsidDel="00000000" w:rsidP="00000000" w:rsidRDefault="00000000" w:rsidRPr="00000000" w14:paraId="000002AE">
            <w:pPr>
              <w:rPr/>
            </w:pPr>
            <w:r w:rsidDel="00000000" w:rsidR="00000000" w:rsidRPr="00000000">
              <w:rPr>
                <w:rtl w:val="0"/>
              </w:rPr>
              <w:t xml:space="preserve">B</w:t>
            </w:r>
          </w:p>
        </w:tc>
        <w:tc>
          <w:tcPr/>
          <w:p w:rsidR="00000000" w:rsidDel="00000000" w:rsidP="00000000" w:rsidRDefault="00000000" w:rsidRPr="00000000" w14:paraId="000002AF">
            <w:pPr>
              <w:rPr/>
            </w:pPr>
            <w:r w:rsidDel="00000000" w:rsidR="00000000" w:rsidRPr="00000000">
              <w:rPr>
                <w:rtl w:val="0"/>
              </w:rPr>
              <w:t xml:space="preserve">No. of Accounts identified as Loss Assets</w:t>
            </w:r>
          </w:p>
        </w:tc>
        <w:tc>
          <w:tcPr/>
          <w:p w:rsidR="00000000" w:rsidDel="00000000" w:rsidP="00000000" w:rsidRDefault="00000000" w:rsidRPr="00000000" w14:paraId="000002B0">
            <w:pPr>
              <w:jc w:val="right"/>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C</w:t>
            </w:r>
          </w:p>
        </w:tc>
        <w:tc>
          <w:tcPr/>
          <w:p w:rsidR="00000000" w:rsidDel="00000000" w:rsidP="00000000" w:rsidRDefault="00000000" w:rsidRPr="00000000" w14:paraId="000002B2">
            <w:pPr>
              <w:rPr/>
            </w:pPr>
            <w:r w:rsidDel="00000000" w:rsidR="00000000" w:rsidRPr="00000000">
              <w:rPr>
                <w:rtl w:val="0"/>
              </w:rPr>
              <w:t xml:space="preserve">Principal as on date of NPA(Rs.)</w:t>
            </w:r>
          </w:p>
        </w:tc>
        <w:tc>
          <w:tcPr/>
          <w:p w:rsidR="00000000" w:rsidDel="00000000" w:rsidP="00000000" w:rsidRDefault="00000000" w:rsidRPr="00000000" w14:paraId="000002B3">
            <w:pPr>
              <w:jc w:val="right"/>
              <w:rPr/>
            </w:pPr>
            <w:r w:rsidDel="00000000" w:rsidR="00000000" w:rsidRPr="00000000">
              <w:rPr>
                <w:rtl w:val="0"/>
              </w:rPr>
              <w:t xml:space="preserve">1195600.00</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D</w:t>
            </w:r>
          </w:p>
        </w:tc>
        <w:tc>
          <w:tcPr/>
          <w:p w:rsidR="00000000" w:rsidDel="00000000" w:rsidP="00000000" w:rsidRDefault="00000000" w:rsidRPr="00000000" w14:paraId="000002B5">
            <w:pPr>
              <w:rPr/>
            </w:pPr>
            <w:r w:rsidDel="00000000" w:rsidR="00000000" w:rsidRPr="00000000">
              <w:rPr>
                <w:rtl w:val="0"/>
              </w:rPr>
              <w:t xml:space="preserve">Recovery Amount from NPA date till lodgment of claim(Rs.)</w:t>
            </w:r>
          </w:p>
        </w:tc>
        <w:tc>
          <w:tcPr>
            <w:vAlign w:val="center"/>
          </w:tcPr>
          <w:p w:rsidR="00000000" w:rsidDel="00000000" w:rsidP="00000000" w:rsidRDefault="00000000" w:rsidRPr="00000000" w14:paraId="000002B6">
            <w:pPr>
              <w:jc w:val="right"/>
              <w:rPr/>
            </w:pPr>
            <w:r w:rsidDel="00000000" w:rsidR="00000000" w:rsidRPr="00000000">
              <w:rPr>
                <w:rtl w:val="0"/>
              </w:rPr>
              <w:t xml:space="preserve">197400.00</w:t>
            </w:r>
          </w:p>
        </w:tc>
      </w:tr>
      <w:tr>
        <w:trPr>
          <w:cantSplit w:val="0"/>
          <w:tblHeader w:val="0"/>
        </w:trPr>
        <w:tc>
          <w:tcPr/>
          <w:p w:rsidR="00000000" w:rsidDel="00000000" w:rsidP="00000000" w:rsidRDefault="00000000" w:rsidRPr="00000000" w14:paraId="000002B7">
            <w:pPr>
              <w:rPr/>
            </w:pPr>
            <w:r w:rsidDel="00000000" w:rsidR="00000000" w:rsidRPr="00000000">
              <w:rPr>
                <w:rtl w:val="0"/>
              </w:rPr>
              <w:t xml:space="preserve">E</w:t>
            </w:r>
          </w:p>
        </w:tc>
        <w:tc>
          <w:tcPr/>
          <w:p w:rsidR="00000000" w:rsidDel="00000000" w:rsidP="00000000" w:rsidRDefault="00000000" w:rsidRPr="00000000" w14:paraId="000002B8">
            <w:pPr>
              <w:rPr/>
            </w:pPr>
            <w:r w:rsidDel="00000000" w:rsidR="00000000" w:rsidRPr="00000000">
              <w:rPr>
                <w:rtl w:val="0"/>
              </w:rPr>
              <w:t xml:space="preserve">Eligible AID (Rs.)   </w:t>
            </w:r>
            <w:r w:rsidDel="00000000" w:rsidR="00000000" w:rsidRPr="00000000">
              <w:rPr>
                <w:b w:val="1"/>
                <w:bCs w:val="1"/>
                <w:rtl w:val="0"/>
              </w:rPr>
              <w:t xml:space="preserve">(C-D)</w:t>
            </w:r>
            <w:r w:rsidDel="00000000" w:rsidR="00000000" w:rsidRPr="00000000">
              <w:rPr>
                <w:rtl w:val="0"/>
              </w:rPr>
            </w:r>
          </w:p>
        </w:tc>
        <w:tc>
          <w:tcPr/>
          <w:p w:rsidR="00000000" w:rsidDel="00000000" w:rsidP="00000000" w:rsidRDefault="00000000" w:rsidRPr="00000000" w14:paraId="000002B9">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998200</w:t>
            </w:r>
            <w:r w:rsidDel="00000000" w:rsidR="00000000" w:rsidRPr="00000000">
              <w:rPr>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F</w:t>
            </w:r>
          </w:p>
        </w:tc>
        <w:tc>
          <w:tcPr/>
          <w:p w:rsidR="00000000" w:rsidDel="00000000" w:rsidP="00000000" w:rsidRDefault="00000000" w:rsidRPr="00000000" w14:paraId="000002BB">
            <w:pPr>
              <w:rPr/>
            </w:pPr>
            <w:r w:rsidDel="00000000" w:rsidR="00000000" w:rsidRPr="00000000">
              <w:rPr>
                <w:rtl w:val="0"/>
              </w:rPr>
              <w:t xml:space="preserve">Maximum Payout 15% of Crystallized Sanctioned Amount (Rs.)</w:t>
            </w:r>
            <w:r w:rsidDel="00000000" w:rsidR="00000000" w:rsidRPr="00000000">
              <w:rPr>
                <w:b w:val="1"/>
                <w:bCs w:val="1"/>
                <w:rtl w:val="0"/>
              </w:rPr>
              <w:t xml:space="preserve"> (A*15%)</w:t>
            </w:r>
            <w:r w:rsidDel="00000000" w:rsidR="00000000" w:rsidRPr="00000000">
              <w:rPr>
                <w:rtl w:val="0"/>
              </w:rPr>
            </w:r>
          </w:p>
        </w:tc>
        <w:tc>
          <w:tcPr>
            <w:vAlign w:val="center"/>
          </w:tcPr>
          <w:p w:rsidR="00000000" w:rsidDel="00000000" w:rsidP="00000000" w:rsidRDefault="00000000" w:rsidRPr="00000000" w14:paraId="000002BC">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2805000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G</w:t>
            </w:r>
          </w:p>
        </w:tc>
        <w:tc>
          <w:tcPr/>
          <w:p w:rsidR="00000000" w:rsidDel="00000000" w:rsidP="00000000" w:rsidRDefault="00000000" w:rsidRPr="00000000" w14:paraId="000002BE">
            <w:pPr>
              <w:rPr/>
            </w:pPr>
            <w:r w:rsidDel="00000000" w:rsidR="00000000" w:rsidRPr="00000000">
              <w:rPr>
                <w:rtl w:val="0"/>
              </w:rPr>
              <w:t xml:space="preserve">Eligible Claim Lodged (Rs.)  (</w:t>
            </w:r>
            <w:r w:rsidDel="00000000" w:rsidR="00000000" w:rsidRPr="00000000">
              <w:rPr>
                <w:b w:val="1"/>
                <w:bCs w:val="1"/>
                <w:rtl w:val="0"/>
              </w:rPr>
              <w:t xml:space="preserve">E*75%)</w:t>
            </w:r>
            <w:r w:rsidDel="00000000" w:rsidR="00000000" w:rsidRPr="00000000">
              <w:rPr>
                <w:rtl w:val="0"/>
              </w:rPr>
            </w:r>
          </w:p>
        </w:tc>
        <w:tc>
          <w:tcPr>
            <w:vAlign w:val="center"/>
          </w:tcPr>
          <w:p w:rsidR="00000000" w:rsidDel="00000000" w:rsidP="00000000" w:rsidRDefault="00000000" w:rsidRPr="00000000" w14:paraId="000002BF">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748650</w:t>
            </w:r>
            <w:r w:rsidDel="00000000" w:rsidR="00000000" w:rsidRPr="00000000">
              <w:rPr>
                <w:rFonts w:ascii="Calibri" w:cs="Calibri" w:eastAsia="Calibri" w:hAnsi="Calibri"/>
                <w:color w:val="444444"/>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I</w:t>
            </w:r>
          </w:p>
        </w:tc>
        <w:tc>
          <w:tcPr/>
          <w:p w:rsidR="00000000" w:rsidDel="00000000" w:rsidP="00000000" w:rsidRDefault="00000000" w:rsidRPr="00000000" w14:paraId="000002C1">
            <w:pPr>
              <w:rPr/>
            </w:pPr>
            <w:r w:rsidDel="00000000" w:rsidR="00000000" w:rsidRPr="00000000">
              <w:rPr>
                <w:rtl w:val="0"/>
              </w:rPr>
              <w:t xml:space="preserve">Cumulative Claim Payout (Rs.)</w:t>
            </w:r>
          </w:p>
        </w:tc>
        <w:tc>
          <w:tcPr>
            <w:vAlign w:val="center"/>
          </w:tcPr>
          <w:p w:rsidR="00000000" w:rsidDel="00000000" w:rsidP="00000000" w:rsidRDefault="00000000" w:rsidRPr="00000000" w14:paraId="000002C2">
            <w:pPr>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748650.00</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J</w:t>
            </w:r>
          </w:p>
        </w:tc>
        <w:tc>
          <w:tcPr/>
          <w:p w:rsidR="00000000" w:rsidDel="00000000" w:rsidP="00000000" w:rsidRDefault="00000000" w:rsidRPr="00000000" w14:paraId="000002C4">
            <w:pPr>
              <w:rPr/>
            </w:pPr>
            <w:r w:rsidDel="00000000" w:rsidR="00000000" w:rsidRPr="00000000">
              <w:rPr>
                <w:rtl w:val="0"/>
              </w:rPr>
              <w:t xml:space="preserve">Eligible Claim Payout (Rs)</w:t>
            </w:r>
          </w:p>
        </w:tc>
        <w:tc>
          <w:tcPr>
            <w:vAlign w:val="center"/>
          </w:tcPr>
          <w:p w:rsidR="00000000" w:rsidDel="00000000" w:rsidP="00000000" w:rsidRDefault="00000000" w:rsidRPr="00000000" w14:paraId="000002C5">
            <w:pPr>
              <w:jc w:val="right"/>
              <w:rPr/>
            </w:pPr>
            <w:r w:rsidDel="00000000" w:rsidR="00000000" w:rsidRPr="00000000">
              <w:rPr>
                <w:rFonts w:ascii="Calibri" w:cs="Calibri" w:eastAsia="Calibri" w:hAnsi="Calibri"/>
                <w:color w:val="444444"/>
                <w:rtl w:val="0"/>
              </w:rPr>
              <w:t xml:space="preserve">0.00</w:t>
            </w:r>
            <w:r w:rsidDel="00000000" w:rsidR="00000000" w:rsidRPr="00000000">
              <w:rPr>
                <w:rtl w:val="0"/>
              </w:rPr>
            </w:r>
          </w:p>
        </w:tc>
      </w:tr>
    </w:tbl>
    <w:p w:rsidR="00000000" w:rsidDel="00000000" w:rsidP="00000000" w:rsidRDefault="00000000" w:rsidRPr="00000000" w14:paraId="000002C6">
      <w:pPr>
        <w:ind w:left="360" w:firstLine="0"/>
        <w:jc w:val="both"/>
        <w:rPr>
          <w:b w:val="1"/>
          <w:bCs w:val="1"/>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mc:AlternateContent>
          <mc:Choice Requires="wpg">
            <w:drawing>
              <wp:inline distB="0" distT="0" distL="0" distR="0">
                <wp:extent cx="5920740" cy="1422400"/>
                <wp:effectExtent b="0" l="0" r="0" t="0"/>
                <wp:docPr id="19" name=""/>
                <a:graphic>
                  <a:graphicData uri="http://schemas.microsoft.com/office/word/2010/wordprocessingShape">
                    <wps:wsp>
                      <wps:cNvSpPr/>
                      <wps:cNvPr id="67" name="Shape 67"/>
                      <wps:spPr>
                        <a:xfrm>
                          <a:off x="2391980" y="3075150"/>
                          <a:ext cx="5908040" cy="1409700"/>
                        </a:xfrm>
                        <a:prstGeom prst="rect">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Important Note:</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8"/>
                                <w:vertAlign w:val="baseline"/>
                              </w:rPr>
                              <w:t xml:space="preserve">NCGTC user will calculate claims – after the claim file is processed (i.e. approved by NCGTC user)</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Ideally one claim requisition file is expected from NCGTC user. </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Once the claim has been calculated, the same will be available for ‘View’ to NCGTC and MLI users</w:t>
                            </w:r>
                          </w:p>
                        </w:txbxContent>
                      </wps:txbx>
                      <wps:bodyPr anchorCtr="0" anchor="ctr" bIns="45700" lIns="91425" spcFirstLastPara="1" rIns="91425" wrap="square" tIns="45700">
                        <a:noAutofit/>
                      </wps:bodyPr>
                    </wps:wsp>
                  </a:graphicData>
                </a:graphic>
              </wp:inline>
            </w:drawing>
          </mc:Choice>
          <mc:Fallback>
            <w:drawing>
              <wp:inline distB="0" distT="0" distL="0" distR="0">
                <wp:extent cx="5920740" cy="1422400"/>
                <wp:effectExtent b="0" l="0" r="0" t="0"/>
                <wp:docPr id="1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920740" cy="1422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8">
      <w:pPr>
        <w:jc w:val="both"/>
        <w:rPr>
          <w:b w:val="1"/>
          <w:bCs w:val="1"/>
        </w:rPr>
      </w:pPr>
      <w:r w:rsidDel="00000000" w:rsidR="00000000" w:rsidRPr="00000000">
        <w:rPr>
          <w:b w:val="1"/>
          <w:bCs w:val="1"/>
          <w:rtl w:val="0"/>
        </w:rPr>
        <w:t xml:space="preserve">CR Point:- </w:t>
      </w:r>
    </w:p>
    <w:p w:rsidR="00000000" w:rsidDel="00000000" w:rsidP="00000000" w:rsidRDefault="00000000" w:rsidRPr="00000000" w14:paraId="000002C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View and authorize the Management certificate and Bank Mandate form</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uploading the claim file, MLI maker get an option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management certificate and bank Mandate (Mandatory to be viewed by MLI Maker), then only the system should allow MLI Maker to send the file to MLI Checker for approval.</w:t>
      </w:r>
    </w:p>
    <w:p w:rsidR="00000000" w:rsidDel="00000000" w:rsidP="00000000" w:rsidRDefault="00000000" w:rsidRPr="00000000" w14:paraId="000002C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MLI Checker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view and authorize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Management certificate and Bank Mandate details then only system should allow MLI Checker to approve the claim file.</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 option should be available in the “Management Certificate”.</w:t>
      </w:r>
    </w:p>
    <w:p w:rsidR="00000000" w:rsidDel="00000000" w:rsidP="00000000" w:rsidRDefault="00000000" w:rsidRPr="00000000" w14:paraId="000002C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of the Management Certificate display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is computer generated invoice. No signature required”.</w:t>
      </w:r>
    </w:p>
    <w:p w:rsidR="00000000" w:rsidDel="00000000" w:rsidP="00000000" w:rsidRDefault="00000000" w:rsidRPr="00000000" w14:paraId="000002C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NCGTC Maker and Checker can view the updated Management certificate and Bank Mandate under Claim Management.</w:t>
      </w: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Sample Format of claim management certificate:-</w:t>
      </w:r>
    </w:p>
    <w:p w:rsidR="00000000" w:rsidDel="00000000" w:rsidP="00000000" w:rsidRDefault="00000000" w:rsidRPr="00000000" w14:paraId="000002D2">
      <w:pPr>
        <w:rPr>
          <w:b w:val="1"/>
          <w:bCs w:val="1"/>
        </w:rPr>
      </w:pPr>
      <w:bookmarkStart w:colFirst="0" w:colLast="0" w:name="_heading=h.50x9as7csnrb" w:id="21"/>
      <w:bookmarkEnd w:id="21"/>
      <w:r w:rsidDel="00000000" w:rsidR="00000000" w:rsidRPr="00000000">
        <w:rPr>
          <w:b w:val="1"/>
          <w:bCs w:val="1"/>
        </w:rPr>
        <w:drawing>
          <wp:inline distB="0" distT="0" distL="114300" distR="114300">
            <wp:extent cx="962660" cy="636270"/>
            <wp:effectExtent b="0" l="0" r="0" t="0"/>
            <wp:docPr id="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62660" cy="63627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2"/>
        <w:spacing w:after="60" w:before="60" w:line="276" w:lineRule="auto"/>
        <w:jc w:val="both"/>
        <w:rPr>
          <w:rFonts w:ascii="Trebuchet MS" w:cs="Trebuchet MS" w:eastAsia="Trebuchet MS" w:hAnsi="Trebuchet MS"/>
          <w:b w:val="1"/>
          <w:bCs w:val="1"/>
          <w:color w:val="7f7f7f"/>
          <w:sz w:val="28"/>
          <w:szCs w:val="28"/>
          <w:highlight w:val="yellow"/>
        </w:rPr>
      </w:pPr>
      <w:r w:rsidDel="00000000" w:rsidR="00000000" w:rsidRPr="00000000">
        <w:rPr>
          <w:rtl w:val="0"/>
        </w:rPr>
      </w:r>
    </w:p>
    <w:p w:rsidR="00000000" w:rsidDel="00000000" w:rsidP="00000000" w:rsidRDefault="00000000" w:rsidRPr="00000000" w14:paraId="000002D4">
      <w:pPr>
        <w:pStyle w:val="Heading2"/>
        <w:spacing w:after="60" w:before="60" w:line="276" w:lineRule="auto"/>
        <w:jc w:val="both"/>
        <w:rPr>
          <w:rFonts w:ascii="Trebuchet MS" w:cs="Trebuchet MS" w:eastAsia="Trebuchet MS" w:hAnsi="Trebuchet MS"/>
          <w:b w:val="1"/>
          <w:bCs w:val="1"/>
          <w:color w:val="7f7f7f"/>
          <w:sz w:val="28"/>
          <w:szCs w:val="28"/>
          <w:highlight w:val="yellow"/>
        </w:rPr>
      </w:pPr>
      <w:r w:rsidDel="00000000" w:rsidR="00000000" w:rsidRPr="00000000">
        <w:rPr>
          <w:rtl w:val="0"/>
        </w:rPr>
      </w:r>
    </w:p>
    <w:p w:rsidR="00000000" w:rsidDel="00000000" w:rsidP="00000000" w:rsidRDefault="00000000" w:rsidRPr="00000000" w14:paraId="000002D5">
      <w:pPr>
        <w:pStyle w:val="Heading2"/>
        <w:spacing w:after="60" w:before="60" w:line="276" w:lineRule="auto"/>
        <w:jc w:val="both"/>
        <w:rPr>
          <w:rFonts w:ascii="Trebuchet MS" w:cs="Trebuchet MS" w:eastAsia="Trebuchet MS" w:hAnsi="Trebuchet MS"/>
          <w:b w:val="1"/>
          <w:bCs w:val="1"/>
          <w:color w:val="7f7f7f"/>
          <w:sz w:val="28"/>
          <w:szCs w:val="28"/>
          <w:highlight w:val="yellow"/>
        </w:rPr>
      </w:pPr>
      <w:r w:rsidDel="00000000" w:rsidR="00000000" w:rsidRPr="00000000">
        <w:rPr>
          <w:rtl w:val="0"/>
        </w:rPr>
      </w:r>
    </w:p>
    <w:p w:rsidR="00000000" w:rsidDel="00000000" w:rsidP="00000000" w:rsidRDefault="00000000" w:rsidRPr="00000000" w14:paraId="000002D6">
      <w:pPr>
        <w:pStyle w:val="Heading2"/>
        <w:spacing w:after="60" w:before="60" w:line="276" w:lineRule="auto"/>
        <w:jc w:val="both"/>
        <w:rPr>
          <w:rFonts w:ascii="Trebuchet MS" w:cs="Trebuchet MS" w:eastAsia="Trebuchet MS" w:hAnsi="Trebuchet MS"/>
          <w:b w:val="1"/>
          <w:bCs w:val="1"/>
          <w:color w:val="7f7f7f"/>
          <w:sz w:val="28"/>
          <w:szCs w:val="28"/>
          <w:highlight w:val="yellow"/>
        </w:rPr>
      </w:pPr>
      <w:r w:rsidDel="00000000" w:rsidR="00000000" w:rsidRPr="00000000">
        <w:rPr>
          <w:rtl w:val="0"/>
        </w:rPr>
      </w:r>
    </w:p>
    <w:p w:rsidR="00000000" w:rsidDel="00000000" w:rsidP="00000000" w:rsidRDefault="00000000" w:rsidRPr="00000000" w14:paraId="000002D7">
      <w:pPr>
        <w:rPr>
          <w:highlight w:val="yellow"/>
        </w:rPr>
      </w:pPr>
      <w:r w:rsidDel="00000000" w:rsidR="00000000" w:rsidRPr="00000000">
        <w:rPr>
          <w:rtl w:val="0"/>
        </w:rPr>
      </w:r>
    </w:p>
    <w:p w:rsidR="00000000" w:rsidDel="00000000" w:rsidP="00000000" w:rsidRDefault="00000000" w:rsidRPr="00000000" w14:paraId="000002D8">
      <w:pPr>
        <w:rPr>
          <w:highlight w:val="yellow"/>
        </w:rPr>
      </w:pPr>
      <w:r w:rsidDel="00000000" w:rsidR="00000000" w:rsidRPr="00000000">
        <w:rPr>
          <w:rtl w:val="0"/>
        </w:rPr>
      </w:r>
    </w:p>
    <w:p w:rsidR="00000000" w:rsidDel="00000000" w:rsidP="00000000" w:rsidRDefault="00000000" w:rsidRPr="00000000" w14:paraId="000002D9">
      <w:pPr>
        <w:rPr>
          <w:highlight w:val="yellow"/>
        </w:rPr>
      </w:pPr>
      <w:r w:rsidDel="00000000" w:rsidR="00000000" w:rsidRPr="00000000">
        <w:rPr>
          <w:rtl w:val="0"/>
        </w:rPr>
      </w:r>
    </w:p>
    <w:p w:rsidR="00000000" w:rsidDel="00000000" w:rsidP="00000000" w:rsidRDefault="00000000" w:rsidRPr="00000000" w14:paraId="000002DA">
      <w:pPr>
        <w:pStyle w:val="Heading2"/>
        <w:spacing w:after="60" w:before="60" w:line="276" w:lineRule="auto"/>
        <w:jc w:val="both"/>
        <w:rPr>
          <w:rFonts w:ascii="Trebuchet MS" w:cs="Trebuchet MS" w:eastAsia="Trebuchet MS" w:hAnsi="Trebuchet MS"/>
          <w:b w:val="1"/>
          <w:bCs w:val="1"/>
          <w:color w:val="7f7f7f"/>
          <w:sz w:val="28"/>
          <w:szCs w:val="28"/>
          <w:highlight w:val="yellow"/>
        </w:rPr>
      </w:pPr>
      <w:r w:rsidDel="00000000" w:rsidR="00000000" w:rsidRPr="00000000">
        <w:rPr>
          <w:rFonts w:ascii="Trebuchet MS" w:cs="Trebuchet MS" w:eastAsia="Trebuchet MS" w:hAnsi="Trebuchet MS"/>
          <w:b w:val="1"/>
          <w:bCs w:val="1"/>
          <w:color w:val="7f7f7f"/>
          <w:sz w:val="28"/>
          <w:szCs w:val="28"/>
          <w:highlight w:val="yellow"/>
          <w:rtl w:val="0"/>
        </w:rPr>
        <w:t xml:space="preserve">Management Certificate – Claim file</w:t>
      </w:r>
    </w:p>
    <w:p w:rsidR="00000000" w:rsidDel="00000000" w:rsidP="00000000" w:rsidRDefault="00000000" w:rsidRPr="00000000" w14:paraId="000002DB">
      <w:pPr>
        <w:rPr>
          <w:b w:val="1"/>
          <w:bCs w:val="1"/>
          <w:sz w:val="24"/>
          <w:szCs w:val="24"/>
        </w:rPr>
      </w:pPr>
      <w:r w:rsidDel="00000000" w:rsidR="00000000" w:rsidRPr="00000000">
        <w:rPr>
          <w:b w:val="1"/>
          <w:bCs w:val="1"/>
          <w:sz w:val="24"/>
          <w:szCs w:val="24"/>
          <w:rtl w:val="0"/>
        </w:rPr>
        <w:br w:type="textWrapping"/>
        <w:br w:type="textWrapping"/>
      </w:r>
      <w:sdt>
        <w:sdtPr>
          <w:id w:val="1553753849"/>
          <w:tag w:val="goog_rdk_59"/>
        </w:sdtPr>
        <w:sdtContent>
          <w:commentRangeStart w:id="59"/>
        </w:sdtContent>
      </w:sdt>
      <w:r w:rsidDel="00000000" w:rsidR="00000000" w:rsidRPr="00000000">
        <w:rPr>
          <w:b w:val="1"/>
          <w:bCs w:val="1"/>
          <w:sz w:val="24"/>
          <w:szCs w:val="24"/>
          <w:rtl w:val="0"/>
        </w:rPr>
        <w:t xml:space="preserve">Management</w:t>
      </w:r>
      <w:commentRangeEnd w:id="59"/>
      <w:r w:rsidDel="00000000" w:rsidR="00000000" w:rsidRPr="00000000">
        <w:commentReference w:id="59"/>
      </w:r>
      <w:r w:rsidDel="00000000" w:rsidR="00000000" w:rsidRPr="00000000">
        <w:rPr>
          <w:b w:val="1"/>
          <w:bCs w:val="1"/>
          <w:sz w:val="24"/>
          <w:szCs w:val="24"/>
          <w:rtl w:val="0"/>
        </w:rPr>
        <w:t xml:space="preserve"> Certificate – Claim file.</w:t>
        <w:br w:type="textWrapping"/>
        <w:br w:type="textWrapping"/>
        <w:t xml:space="preserve">Addition of below fields with Clauses on management certificate: </w:t>
      </w:r>
    </w:p>
    <w:tbl>
      <w:tblPr>
        <w:tblStyle w:val="Table15"/>
        <w:tblW w:w="9344.0" w:type="dxa"/>
        <w:jc w:val="left"/>
        <w:tblLayout w:type="fixed"/>
        <w:tblLook w:val="0400"/>
      </w:tblPr>
      <w:tblGrid>
        <w:gridCol w:w="978"/>
        <w:gridCol w:w="8366"/>
        <w:tblGridChange w:id="0">
          <w:tblGrid>
            <w:gridCol w:w="978"/>
            <w:gridCol w:w="836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2DC">
            <w:pPr>
              <w:spacing w:after="0" w:line="240" w:lineRule="auto"/>
              <w:rPr>
                <w:sz w:val="24"/>
                <w:szCs w:val="24"/>
              </w:rPr>
            </w:pPr>
            <w:r w:rsidDel="00000000" w:rsidR="00000000" w:rsidRPr="00000000">
              <w:rPr>
                <w:sz w:val="24"/>
                <w:szCs w:val="24"/>
                <w:rtl w:val="0"/>
              </w:rPr>
              <w:t xml:space="preserve">Clauses 1</w:t>
            </w:r>
          </w:p>
        </w:tc>
        <w:tc>
          <w:tcPr>
            <w:tcBorders>
              <w:top w:color="000000" w:space="0" w:sz="6" w:val="single"/>
              <w:left w:color="cccccc" w:space="0" w:sz="6" w:val="single"/>
              <w:bottom w:color="000000" w:space="0" w:sz="6" w:val="single"/>
              <w:right w:color="000000"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2DD">
            <w:pPr>
              <w:spacing w:after="0" w:line="240" w:lineRule="auto"/>
              <w:rPr>
                <w:sz w:val="24"/>
                <w:szCs w:val="24"/>
              </w:rPr>
            </w:pPr>
            <w:r w:rsidDel="00000000" w:rsidR="00000000" w:rsidRPr="00000000">
              <w:rPr>
                <w:sz w:val="24"/>
                <w:szCs w:val="24"/>
                <w:rtl w:val="0"/>
              </w:rPr>
              <w:t xml:space="preserve">1) </w:t>
              <w:br w:type="textWrapping"/>
              <w:t xml:space="preserve">The claim</w:t>
              <w:br w:type="textWrapping"/>
              <w:t xml:space="preserve">file does not include any Loans permitted to Borrowers with business</w:t>
              <w:br w:type="textWrapping"/>
              <w:t xml:space="preserve">loans outstanding more than Rs.10.00 lac at the time of</w:t>
              <w:br w:type="textWrapping"/>
              <w:t xml:space="preserve">sanction.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2DE">
            <w:pPr>
              <w:spacing w:after="0" w:line="240" w:lineRule="auto"/>
              <w:rPr>
                <w:sz w:val="24"/>
                <w:szCs w:val="24"/>
              </w:rPr>
            </w:pPr>
            <w:r w:rsidDel="00000000" w:rsidR="00000000" w:rsidRPr="00000000">
              <w:rPr>
                <w:sz w:val="24"/>
                <w:szCs w:val="24"/>
                <w:rtl w:val="0"/>
              </w:rPr>
              <w:t xml:space="preserve">Clauses 2</w:t>
            </w:r>
          </w:p>
        </w:tc>
        <w:tc>
          <w:tcPr>
            <w:tcBorders>
              <w:top w:color="cccccc" w:space="0" w:sz="6" w:val="single"/>
              <w:left w:color="cccccc" w:space="0" w:sz="6" w:val="single"/>
              <w:bottom w:color="000000" w:space="0" w:sz="6" w:val="single"/>
              <w:right w:color="000000"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2DF">
            <w:pPr>
              <w:spacing w:after="0" w:line="240" w:lineRule="auto"/>
              <w:rPr>
                <w:sz w:val="24"/>
                <w:szCs w:val="24"/>
              </w:rPr>
            </w:pPr>
            <w:r w:rsidDel="00000000" w:rsidR="00000000" w:rsidRPr="00000000">
              <w:rPr>
                <w:sz w:val="24"/>
                <w:szCs w:val="24"/>
                <w:rtl w:val="0"/>
              </w:rPr>
              <w:t xml:space="preserve">2) The claim file does not include micro loans where third party Guarantee has been obtained.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2E0">
            <w:pPr>
              <w:spacing w:after="0" w:line="240" w:lineRule="auto"/>
              <w:rPr>
                <w:sz w:val="24"/>
                <w:szCs w:val="24"/>
              </w:rPr>
            </w:pPr>
            <w:r w:rsidDel="00000000" w:rsidR="00000000" w:rsidRPr="00000000">
              <w:rPr>
                <w:sz w:val="24"/>
                <w:szCs w:val="24"/>
                <w:rtl w:val="0"/>
              </w:rPr>
              <w:t xml:space="preserve">Clauses 3</w:t>
            </w:r>
          </w:p>
        </w:tc>
        <w:tc>
          <w:tcPr>
            <w:tcBorders>
              <w:top w:color="cccccc" w:space="0" w:sz="6" w:val="single"/>
              <w:left w:color="cccccc" w:space="0" w:sz="6" w:val="single"/>
              <w:bottom w:color="000000" w:space="0" w:sz="6" w:val="single"/>
              <w:right w:color="000000" w:space="0" w:sz="6" w:val="single"/>
            </w:tcBorders>
            <w:shd w:fill="cfe2f3" w:val="clear"/>
            <w:tcMar>
              <w:top w:w="30.0" w:type="dxa"/>
              <w:left w:w="45.0" w:type="dxa"/>
              <w:bottom w:w="30.0" w:type="dxa"/>
              <w:right w:w="45.0" w:type="dxa"/>
            </w:tcMar>
            <w:vAlign w:val="center"/>
          </w:tcPr>
          <w:p w:rsidR="00000000" w:rsidDel="00000000" w:rsidP="00000000" w:rsidRDefault="00000000" w:rsidRPr="00000000" w14:paraId="000002E1">
            <w:pPr>
              <w:spacing w:after="0" w:line="240" w:lineRule="auto"/>
              <w:rPr>
                <w:sz w:val="24"/>
                <w:szCs w:val="24"/>
              </w:rPr>
            </w:pPr>
            <w:r w:rsidDel="00000000" w:rsidR="00000000" w:rsidRPr="00000000">
              <w:rPr>
                <w:sz w:val="24"/>
                <w:szCs w:val="24"/>
                <w:rtl w:val="0"/>
              </w:rPr>
              <w:t xml:space="preserve">3) Claim is made only for principal amount outstanding as on date of NPA</w:t>
            </w:r>
          </w:p>
        </w:tc>
      </w:tr>
    </w:tbl>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czwtpblaeywq" w:id="22"/>
      <w:bookmarkEnd w:id="22"/>
      <w:r w:rsidDel="00000000" w:rsidR="00000000" w:rsidRPr="00000000">
        <w:br w:type="page"/>
      </w:r>
      <w:r w:rsidDel="00000000" w:rsidR="00000000" w:rsidRPr="00000000">
        <w:rPr>
          <w:rFonts w:ascii="Trebuchet MS" w:cs="Trebuchet MS" w:eastAsia="Trebuchet MS" w:hAnsi="Trebuchet MS"/>
          <w:b w:val="1"/>
          <w:bCs w:val="1"/>
          <w:color w:val="000000"/>
          <w:rtl w:val="0"/>
        </w:rPr>
        <w:t xml:space="preserve">Holding the Claims </w:t>
      </w:r>
    </w:p>
    <w:p w:rsidR="00000000" w:rsidDel="00000000" w:rsidP="00000000" w:rsidRDefault="00000000" w:rsidRPr="00000000" w14:paraId="000002E4">
      <w:pPr>
        <w:jc w:val="both"/>
        <w:rPr/>
      </w:pPr>
      <w:r w:rsidDel="00000000" w:rsidR="00000000" w:rsidRPr="00000000">
        <w:rPr>
          <w:rtl w:val="0"/>
        </w:rPr>
        <w:t xml:space="preserve">In case NCGTC needs some additional time to investigate claims, they may put the claim processing on ‘Hold’. Holding the claims will require to have reason/remarks. </w:t>
      </w:r>
    </w:p>
    <w:p w:rsidR="00000000" w:rsidDel="00000000" w:rsidP="00000000" w:rsidRDefault="00000000" w:rsidRPr="00000000" w14:paraId="000002E5">
      <w:pPr>
        <w:jc w:val="both"/>
        <w:rPr/>
      </w:pPr>
      <w:r w:rsidDel="00000000" w:rsidR="00000000" w:rsidRPr="00000000">
        <w:rPr>
          <w:rtl w:val="0"/>
        </w:rPr>
        <w:t xml:space="preserve">Claims can be taken for further processing from the ‘Hold’ State by NCGTC Creator by sending it for ‘Send to Approve’ (to NCGTC Approver).</w:t>
      </w:r>
    </w:p>
    <w:p w:rsidR="00000000" w:rsidDel="00000000" w:rsidP="00000000" w:rsidRDefault="00000000" w:rsidRPr="00000000" w14:paraId="000002E6">
      <w:pPr>
        <w:jc w:val="both"/>
        <w:rPr/>
      </w:pPr>
      <w:r w:rsidDel="00000000" w:rsidR="00000000" w:rsidRPr="00000000">
        <w:rPr>
          <w:rtl w:val="0"/>
        </w:rPr>
        <w:t xml:space="preserve"> </w:t>
      </w:r>
    </w:p>
    <w:p w:rsidR="00000000" w:rsidDel="00000000" w:rsidP="00000000" w:rsidRDefault="00000000" w:rsidRPr="00000000" w14:paraId="000002E7">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br0t8azgiv3k" w:id="23"/>
      <w:bookmarkEnd w:id="23"/>
      <w:r w:rsidDel="00000000" w:rsidR="00000000" w:rsidRPr="00000000">
        <w:rPr>
          <w:rFonts w:ascii="Trebuchet MS" w:cs="Trebuchet MS" w:eastAsia="Trebuchet MS" w:hAnsi="Trebuchet MS"/>
          <w:b w:val="1"/>
          <w:bCs w:val="1"/>
          <w:color w:val="000000"/>
          <w:rtl w:val="0"/>
        </w:rPr>
        <w:t xml:space="preserve">Approving the Claims </w:t>
      </w:r>
    </w:p>
    <w:p w:rsidR="00000000" w:rsidDel="00000000" w:rsidP="00000000" w:rsidRDefault="00000000" w:rsidRPr="00000000" w14:paraId="000002E8">
      <w:pPr>
        <w:jc w:val="both"/>
        <w:rPr/>
      </w:pPr>
      <w:r w:rsidDel="00000000" w:rsidR="00000000" w:rsidRPr="00000000">
        <w:rPr>
          <w:rtl w:val="0"/>
        </w:rPr>
        <w:t xml:space="preserve">Once the claims are received at NCGTC User (approver), he can either ‘Approve’ or ‘Reject’ the claims. </w:t>
      </w:r>
    </w:p>
    <w:p w:rsidR="00000000" w:rsidDel="00000000" w:rsidP="00000000" w:rsidRDefault="00000000" w:rsidRPr="00000000" w14:paraId="000002E9">
      <w:pPr>
        <w:jc w:val="both"/>
        <w:rPr/>
      </w:pPr>
      <w:r w:rsidDel="00000000" w:rsidR="00000000" w:rsidRPr="00000000">
        <w:rPr>
          <w:rtl w:val="0"/>
        </w:rPr>
        <w:t xml:space="preserve">Approving the claims will require to have reason/remarks. </w:t>
      </w:r>
    </w:p>
    <w:p w:rsidR="00000000" w:rsidDel="00000000" w:rsidP="00000000" w:rsidRDefault="00000000" w:rsidRPr="00000000" w14:paraId="000002EA">
      <w:pPr>
        <w:jc w:val="both"/>
        <w:rPr/>
      </w:pPr>
      <w:r w:rsidDel="00000000" w:rsidR="00000000" w:rsidRPr="00000000">
        <w:rPr>
          <w:rtl w:val="0"/>
        </w:rPr>
        <w:t xml:space="preserve">Claims can be taken for further processing from the ‘Approve’ State by NCGTC Approver by sending it for ‘Settle Claim’ (to NCGTC Creator).</w:t>
      </w:r>
    </w:p>
    <w:p w:rsidR="00000000" w:rsidDel="00000000" w:rsidP="00000000" w:rsidRDefault="00000000" w:rsidRPr="00000000" w14:paraId="000002EB">
      <w:pPr>
        <w:jc w:val="both"/>
        <w:rPr>
          <w:b w:val="1"/>
          <w:bCs w:val="1"/>
        </w:rPr>
      </w:pPr>
      <w:r w:rsidDel="00000000" w:rsidR="00000000" w:rsidRPr="00000000">
        <w:rPr>
          <w:b w:val="1"/>
          <w:bCs w:val="1"/>
          <w:rtl w:val="0"/>
        </w:rPr>
        <w:t xml:space="preserve">(Note: - Fields has been provided: Eligible Amount payable, Approval date (MLI Approver approve date)  both fields display NCGTC creator and approver side).</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rPr>
      </w:pPr>
      <w:bookmarkStart w:colFirst="0" w:colLast="0" w:name="_heading=h.nz5i8h9t1lxp" w:id="24"/>
      <w:bookmarkEnd w:id="24"/>
      <w:r w:rsidDel="00000000" w:rsidR="00000000" w:rsidRPr="00000000">
        <w:rPr>
          <w:rFonts w:ascii="Trebuchet MS" w:cs="Trebuchet MS" w:eastAsia="Trebuchet MS" w:hAnsi="Trebuchet MS"/>
          <w:b w:val="1"/>
          <w:bCs w:val="1"/>
          <w:color w:val="000000"/>
          <w:rtl w:val="0"/>
        </w:rPr>
        <w:t xml:space="preserve">Settle the Claims </w:t>
      </w:r>
    </w:p>
    <w:p w:rsidR="00000000" w:rsidDel="00000000" w:rsidP="00000000" w:rsidRDefault="00000000" w:rsidRPr="00000000" w14:paraId="000002EE">
      <w:pPr>
        <w:jc w:val="both"/>
        <w:rPr/>
      </w:pPr>
      <w:r w:rsidDel="00000000" w:rsidR="00000000" w:rsidRPr="00000000">
        <w:rPr>
          <w:rtl w:val="0"/>
        </w:rPr>
        <w:t xml:space="preserve">Once NCGTC Approver approves the claims, NCGTC accountant and main accountant can settle the claims. Settling the claims in actual is a making the RTGS/NEFT pay out to MLI. The payout activity is out of SURGE scope boundary. </w:t>
      </w:r>
    </w:p>
    <w:p w:rsidR="00000000" w:rsidDel="00000000" w:rsidP="00000000" w:rsidRDefault="00000000" w:rsidRPr="00000000" w14:paraId="000002EF">
      <w:pPr>
        <w:jc w:val="both"/>
        <w:rPr/>
      </w:pPr>
      <w:r w:rsidDel="00000000" w:rsidR="00000000" w:rsidRPr="00000000">
        <w:rPr>
          <w:rtl w:val="0"/>
        </w:rPr>
        <w:t xml:space="preserve">However, as a part of the ‘settle claims’ functionality, NCGTC creator need to specify the RTGS/NEFT reference number and date of payout.  </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pStyle w:val="Heading3"/>
        <w:keepLines w:val="0"/>
        <w:numPr>
          <w:ilvl w:val="2"/>
          <w:numId w:val="1"/>
        </w:numPr>
        <w:pBdr>
          <w:bottom w:color="000000" w:space="1" w:sz="4" w:val="single"/>
        </w:pBdr>
        <w:tabs>
          <w:tab w:val="left" w:leader="none" w:pos="0"/>
          <w:tab w:val="left" w:leader="none" w:pos="720"/>
        </w:tabs>
        <w:spacing w:after="60" w:before="60" w:line="276" w:lineRule="auto"/>
        <w:ind w:left="1080" w:hanging="720"/>
        <w:jc w:val="both"/>
        <w:rPr>
          <w:rFonts w:ascii="Trebuchet MS" w:cs="Trebuchet MS" w:eastAsia="Trebuchet MS" w:hAnsi="Trebuchet MS"/>
          <w:b w:val="1"/>
          <w:bCs w:val="1"/>
          <w:color w:val="000000"/>
          <w:highlight w:val="yellow"/>
        </w:rPr>
      </w:pPr>
      <w:bookmarkStart w:colFirst="0" w:colLast="0" w:name="_heading=h.m04d8bn8mhhf" w:id="25"/>
      <w:bookmarkEnd w:id="25"/>
      <w:r w:rsidDel="00000000" w:rsidR="00000000" w:rsidRPr="00000000">
        <w:rPr>
          <w:rFonts w:ascii="Trebuchet MS" w:cs="Trebuchet MS" w:eastAsia="Trebuchet MS" w:hAnsi="Trebuchet MS"/>
          <w:b w:val="1"/>
          <w:bCs w:val="1"/>
          <w:color w:val="000000"/>
          <w:highlight w:val="yellow"/>
          <w:rtl w:val="0"/>
        </w:rPr>
        <w:t xml:space="preserve">Rejecting the Claims </w:t>
      </w:r>
    </w:p>
    <w:p w:rsidR="00000000" w:rsidDel="00000000" w:rsidP="00000000" w:rsidRDefault="00000000" w:rsidRPr="00000000" w14:paraId="000002F2">
      <w:pPr>
        <w:rPr>
          <w:highlight w:val="yellow"/>
        </w:rPr>
      </w:pPr>
      <w:r w:rsidDel="00000000" w:rsidR="00000000" w:rsidRPr="00000000">
        <w:rPr>
          <w:rtl w:val="0"/>
        </w:rPr>
        <w:br w:type="textWrapping"/>
      </w:r>
      <w:r w:rsidDel="00000000" w:rsidR="00000000" w:rsidRPr="00000000">
        <w:rPr>
          <w:highlight w:val="yellow"/>
          <w:rtl w:val="0"/>
        </w:rPr>
        <w:t xml:space="preserve">Report should be available to return and relodge the claims. Below are the cases mentioned:- </w:t>
      </w:r>
      <w:r w:rsidDel="00000000" w:rsidR="00000000" w:rsidRPr="00000000">
        <w:rPr>
          <w:rtl w:val="0"/>
        </w:rPr>
        <w:br w:type="textWrapping"/>
        <w:br w:type="textWrapping"/>
      </w:r>
      <w:r w:rsidDel="00000000" w:rsidR="00000000" w:rsidRPr="00000000">
        <w:rPr>
          <w:b w:val="1"/>
          <w:bCs w:val="1"/>
          <w:highlight w:val="yellow"/>
          <w:rtl w:val="0"/>
        </w:rPr>
        <w:t xml:space="preserve">NCGTC creator side option should be available to return/ Approve:-</w:t>
      </w:r>
      <w:r w:rsidDel="00000000" w:rsidR="00000000" w:rsidRPr="00000000">
        <w:rPr>
          <w:highlight w:val="yellow"/>
          <w:rtl w:val="0"/>
        </w:rPr>
        <w:t xml:space="preserve">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IF the file is </w:t>
      </w:r>
      <w:r w:rsidDel="00000000" w:rsidR="00000000" w:rsidRPr="00000000">
        <w:rPr>
          <w:rFonts w:ascii="Calibri" w:cs="Calibri" w:eastAsia="Calibri" w:hAnsi="Calibri"/>
          <w:b w:val="1"/>
          <w:bCs w:val="1"/>
          <w:i w:val="1"/>
          <w:iCs w:val="1"/>
          <w:smallCaps w:val="0"/>
          <w:strike w:val="0"/>
          <w:color w:val="000000"/>
          <w:sz w:val="22"/>
          <w:szCs w:val="22"/>
          <w:highlight w:val="yellow"/>
          <w:u w:val="none"/>
          <w:vertAlign w:val="baseline"/>
          <w:rtl w:val="0"/>
        </w:rPr>
        <w:t xml:space="preserve">Returned-</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If a claim file is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Returned</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the file will goes to the MLI creator side with status &amp; with file , MLI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should be allowed</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to relodge the corrected claim file.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After the file is returned, MLI should get an option to re-upload/relodge the claim file in the portal.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NCGTC Approver side option should be available return/reject/ Approve:-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IF the file is </w:t>
      </w:r>
      <w:r w:rsidDel="00000000" w:rsidR="00000000" w:rsidRPr="00000000">
        <w:rPr>
          <w:rFonts w:ascii="Calibri" w:cs="Calibri" w:eastAsia="Calibri" w:hAnsi="Calibri"/>
          <w:b w:val="1"/>
          <w:bCs w:val="1"/>
          <w:i w:val="1"/>
          <w:iCs w:val="1"/>
          <w:smallCaps w:val="0"/>
          <w:strike w:val="0"/>
          <w:color w:val="000000"/>
          <w:sz w:val="22"/>
          <w:szCs w:val="22"/>
          <w:highlight w:val="yellow"/>
          <w:u w:val="none"/>
          <w:vertAlign w:val="baseline"/>
          <w:rtl w:val="0"/>
        </w:rPr>
        <w:t xml:space="preserve">Rejected –</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If a claim file is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Rejected</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the reject entry flows to MLI side and MLI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can NOT be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relodge the claim file.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IF the file is </w:t>
      </w:r>
      <w:r w:rsidDel="00000000" w:rsidR="00000000" w:rsidRPr="00000000">
        <w:rPr>
          <w:rFonts w:ascii="Calibri" w:cs="Calibri" w:eastAsia="Calibri" w:hAnsi="Calibri"/>
          <w:b w:val="1"/>
          <w:bCs w:val="1"/>
          <w:i w:val="1"/>
          <w:iCs w:val="1"/>
          <w:smallCaps w:val="0"/>
          <w:strike w:val="0"/>
          <w:color w:val="000000"/>
          <w:sz w:val="22"/>
          <w:szCs w:val="22"/>
          <w:highlight w:val="yellow"/>
          <w:u w:val="none"/>
          <w:vertAlign w:val="baseline"/>
          <w:rtl w:val="0"/>
        </w:rPr>
        <w:t xml:space="preserve">Returned-</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If a claim file is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the return entry flows to NCGTC creator side.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1"/>
          <w:bCs w:val="1"/>
          <w:i w:val="0"/>
          <w:iCs w:val="0"/>
          <w:smallCaps w:val="0"/>
          <w:strike w:val="0"/>
          <w:color w:val="000000"/>
          <w:sz w:val="28"/>
          <w:szCs w:val="28"/>
          <w:highlight w:val="yellow"/>
          <w:u w:val="single"/>
          <w:vertAlign w:val="baseline"/>
        </w:rPr>
      </w:pPr>
      <w:sdt>
        <w:sdtPr>
          <w:id w:val="-1069276936"/>
          <w:tag w:val="goog_rdk_60"/>
        </w:sdtPr>
        <w:sdtContent>
          <w:commentRangeStart w:id="60"/>
        </w:sdtContent>
      </w:sdt>
      <w:sdt>
        <w:sdtPr>
          <w:id w:val="1610116630"/>
          <w:tag w:val="goog_rdk_61"/>
        </w:sdtPr>
        <w:sdtContent>
          <w:commentRangeStart w:id="61"/>
        </w:sdtContent>
      </w:sdt>
      <w:r w:rsidDel="00000000" w:rsidR="00000000" w:rsidRPr="00000000">
        <w:rPr>
          <w:rFonts w:ascii="Calibri" w:cs="Calibri" w:eastAsia="Calibri" w:hAnsi="Calibri"/>
          <w:b w:val="1"/>
          <w:bCs w:val="1"/>
          <w:i w:val="0"/>
          <w:iCs w:val="0"/>
          <w:smallCaps w:val="0"/>
          <w:strike w:val="0"/>
          <w:color w:val="000000"/>
          <w:sz w:val="28"/>
          <w:szCs w:val="28"/>
          <w:highlight w:val="yellow"/>
          <w:u w:val="single"/>
          <w:vertAlign w:val="baseline"/>
          <w:rtl w:val="0"/>
        </w:rPr>
        <w:t xml:space="preserve">Claim Management Module –</w:t>
      </w:r>
      <w:r w:rsidDel="00000000" w:rsidR="00000000" w:rsidRPr="00000000">
        <w:rPr>
          <w:rFonts w:ascii="Calibri" w:cs="Calibri" w:eastAsia="Calibri" w:hAnsi="Calibri"/>
          <w:b w:val="0"/>
          <w:bCs w:val="0"/>
          <w:i w:val="0"/>
          <w:iCs w:val="0"/>
          <w:smallCaps w:val="0"/>
          <w:strike w:val="0"/>
          <w:color w:val="000000"/>
          <w:sz w:val="28"/>
          <w:szCs w:val="28"/>
          <w:highlight w:val="yellow"/>
          <w:u w:val="singl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highlight w:val="yellow"/>
          <w:u w:val="single"/>
          <w:vertAlign w:val="baseline"/>
          <w:rtl w:val="0"/>
        </w:rPr>
        <w:t xml:space="preserve">Statutory auditor’s Certificate Upload</w:t>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Certificate Upload Options:-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br w:type="textWrapping"/>
        <w:t xml:space="preserve">Under 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Claim Management Module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options should be provided to upload and download the following documents:-</w:t>
      </w:r>
    </w:p>
    <w:p w:rsidR="00000000" w:rsidDel="00000000" w:rsidP="00000000" w:rsidRDefault="00000000" w:rsidRPr="00000000" w14:paraId="000002F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Statutory Auditor’s Certificate (PDF)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 Upload by MLI make side.</w:t>
        <w:br w:type="textWrapping"/>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Statutory Auditor’s Certificate – Specific Conditions:-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The system should allow uploading of 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Statutory Auditor’s Certificate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for all claims.</w:t>
      </w:r>
    </w:p>
    <w:p w:rsidR="00000000" w:rsidDel="00000000" w:rsidP="00000000" w:rsidRDefault="00000000" w:rsidRPr="00000000" w14:paraId="0000030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Uploading the certificate should be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mandatory only for Final Claims</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w:t>
      </w:r>
    </w:p>
    <w:p w:rsidR="00000000" w:rsidDel="00000000" w:rsidP="00000000" w:rsidRDefault="00000000" w:rsidRPr="00000000" w14:paraId="0000030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Visibility of Certificates:-</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View and Download options for the Statutory Auditor’s Certificate should be available to both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MLI users</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NCGTC users</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Maker Login--&gt; Claim Management --&gt; CGFMU Claim Management (refer below screenshot) - (NCGTC Creator/Approve side)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Pr>
        <w:drawing>
          <wp:inline distB="0" distT="0" distL="0" distR="0">
            <wp:extent cx="5592592" cy="2224679"/>
            <wp:effectExtent b="0" l="0" r="0" t="0"/>
            <wp:docPr descr="C:\Users\hp\Downloads\sssssss.png" id="30" name="image10.png"/>
            <a:graphic>
              <a:graphicData uri="http://schemas.openxmlformats.org/drawingml/2006/picture">
                <pic:pic>
                  <pic:nvPicPr>
                    <pic:cNvPr descr="C:\Users\hp\Downloads\sssssss.png" id="0" name="image10.png"/>
                    <pic:cNvPicPr preferRelativeResize="0"/>
                  </pic:nvPicPr>
                  <pic:blipFill>
                    <a:blip r:embed="rId14"/>
                    <a:srcRect b="0" l="0" r="0" t="0"/>
                    <a:stretch>
                      <a:fillRect/>
                    </a:stretch>
                  </pic:blipFill>
                  <pic:spPr>
                    <a:xfrm>
                      <a:off x="0" y="0"/>
                      <a:ext cx="5592592" cy="2224679"/>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1"/>
          <w:iCs w:val="1"/>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yellow"/>
          <w:u w:val="none"/>
          <w:vertAlign w:val="baseline"/>
          <w:rtl w:val="0"/>
        </w:rPr>
        <w:t xml:space="preserve">Print option must be available to save/print the management certificate, Statutory auditors certificate and Bank Mandate from Claim Management Page at MLI and NCGTC users.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0B">
      <w:pPr>
        <w:jc w:val="both"/>
        <w:rPr>
          <w:b w:val="1"/>
          <w:bCs w:val="1"/>
          <w:sz w:val="28"/>
          <w:szCs w:val="28"/>
          <w:highlight w:val="yellow"/>
          <w:u w:val="single"/>
        </w:rPr>
      </w:pPr>
      <w:sdt>
        <w:sdtPr>
          <w:id w:val="-34645275"/>
          <w:tag w:val="goog_rdk_62"/>
        </w:sdtPr>
        <w:sdtContent>
          <w:commentRangeStart w:id="62"/>
        </w:sdtContent>
      </w:sdt>
      <w:sdt>
        <w:sdtPr>
          <w:id w:val="-40967065"/>
          <w:tag w:val="goog_rdk_63"/>
        </w:sdtPr>
        <w:sdtContent>
          <w:commentRangeStart w:id="63"/>
        </w:sdtContent>
      </w:sdt>
      <w:r w:rsidDel="00000000" w:rsidR="00000000" w:rsidRPr="00000000">
        <w:rPr>
          <w:b w:val="1"/>
          <w:bCs w:val="1"/>
          <w:sz w:val="28"/>
          <w:szCs w:val="28"/>
          <w:highlight w:val="yellow"/>
          <w:u w:val="single"/>
          <w:rtl w:val="0"/>
        </w:rPr>
        <w:t xml:space="preserve">1.6. 7 Additional validations in the claim lodgment process under CGFMU</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30C">
      <w:pPr>
        <w:jc w:val="both"/>
        <w:rPr>
          <w:b w:val="1"/>
          <w:bCs w:val="1"/>
          <w:highlight w:val="yellow"/>
          <w:u w:val="single"/>
        </w:rPr>
      </w:pPr>
      <w:r w:rsidDel="00000000" w:rsidR="00000000" w:rsidRPr="00000000">
        <w:rPr>
          <w:rtl w:val="0"/>
        </w:rPr>
      </w:r>
    </w:p>
    <w:p w:rsidR="00000000" w:rsidDel="00000000" w:rsidP="00000000" w:rsidRDefault="00000000" w:rsidRPr="00000000" w14:paraId="0000030D">
      <w:pPr>
        <w:jc w:val="both"/>
        <w:rPr>
          <w:highlight w:val="yellow"/>
        </w:rPr>
      </w:pPr>
      <w:r w:rsidDel="00000000" w:rsidR="00000000" w:rsidRPr="00000000">
        <w:rPr>
          <w:b w:val="1"/>
          <w:bCs w:val="1"/>
          <w:highlight w:val="yellow"/>
          <w:rtl w:val="0"/>
        </w:rPr>
        <w:t xml:space="preserve">Currently: -</w:t>
      </w:r>
      <w:r w:rsidDel="00000000" w:rsidR="00000000" w:rsidRPr="00000000">
        <w:rPr>
          <w:highlight w:val="yellow"/>
          <w:rtl w:val="0"/>
        </w:rPr>
        <w:t xml:space="preserve"> Currently, the Principal as on the date of NPA and the recovery amount up to the lodgment of the claim must be uploaded by the MLI while lodging the claim in the Surge portal. Since CGFMU claims are portfolio-based combined claims, the accounts for which claims have already been lodged should be included in the subsequent claims as well.</w:t>
      </w:r>
    </w:p>
    <w:p w:rsidR="00000000" w:rsidDel="00000000" w:rsidP="00000000" w:rsidRDefault="00000000" w:rsidRPr="00000000" w14:paraId="0000030E">
      <w:pPr>
        <w:jc w:val="both"/>
        <w:rPr>
          <w:b w:val="1"/>
          <w:bCs w:val="1"/>
          <w:highlight w:val="yellow"/>
          <w:u w:val="single"/>
        </w:rPr>
      </w:pPr>
      <w:r w:rsidDel="00000000" w:rsidR="00000000" w:rsidRPr="00000000">
        <w:rPr>
          <w:highlight w:val="yellow"/>
          <w:rtl w:val="0"/>
        </w:rPr>
        <w:t xml:space="preserve">At present, there is no validation to ensure that the updated principal amount and the recovery amount (as on the date of claim lodgment) match or correspond with the amounts reported in the subsequent account-wise lodged claims.</w:t>
      </w:r>
      <w:r w:rsidDel="00000000" w:rsidR="00000000" w:rsidRPr="00000000">
        <w:rPr>
          <w:rtl w:val="0"/>
        </w:rPr>
      </w:r>
    </w:p>
    <w:p w:rsidR="00000000" w:rsidDel="00000000" w:rsidP="00000000" w:rsidRDefault="00000000" w:rsidRPr="00000000" w14:paraId="0000030F">
      <w:pPr>
        <w:rPr>
          <w:b w:val="1"/>
          <w:bCs w:val="1"/>
          <w:highlight w:val="yellow"/>
        </w:rPr>
      </w:pPr>
      <w:r w:rsidDel="00000000" w:rsidR="00000000" w:rsidRPr="00000000">
        <w:rPr>
          <w:b w:val="1"/>
          <w:bCs w:val="1"/>
          <w:highlight w:val="yellow"/>
          <w:u w:val="single"/>
          <w:rtl w:val="0"/>
        </w:rPr>
        <w:br w:type="textWrapping"/>
      </w:r>
      <w:r w:rsidDel="00000000" w:rsidR="00000000" w:rsidRPr="00000000">
        <w:rPr>
          <w:b w:val="1"/>
          <w:bCs w:val="1"/>
          <w:highlight w:val="yellow"/>
          <w:rtl w:val="0"/>
        </w:rPr>
        <w:t xml:space="preserve">Proposed enhancement:-</w:t>
      </w:r>
    </w:p>
    <w:p w:rsidR="00000000" w:rsidDel="00000000" w:rsidP="00000000" w:rsidRDefault="00000000" w:rsidRPr="00000000" w14:paraId="00000310">
      <w:pPr>
        <w:rPr>
          <w:highlight w:val="yellow"/>
        </w:rPr>
      </w:pPr>
      <w:r w:rsidDel="00000000" w:rsidR="00000000" w:rsidRPr="00000000">
        <w:rPr>
          <w:highlight w:val="yellow"/>
          <w:rtl w:val="0"/>
        </w:rPr>
        <w:t xml:space="preserve">Portfolio wise validation should be implemented while uploading the claim xml file mentioned in below scenarios:-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 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principal amount as on the NPA date should stay the same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for an account</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 unless the account becomes Standard and then turns NPA again.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 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total recovery amount should be updated and carried forward</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in every new claim.</w:t>
      </w:r>
    </w:p>
    <w:p w:rsidR="00000000" w:rsidDel="00000000" w:rsidP="00000000" w:rsidRDefault="00000000" w:rsidRPr="00000000" w14:paraId="00000313">
      <w:pPr>
        <w:jc w:val="both"/>
        <w:rPr>
          <w:highlight w:val="yellow"/>
        </w:rPr>
      </w:pPr>
      <w:r w:rsidDel="00000000" w:rsidR="00000000" w:rsidRPr="00000000">
        <w:rPr>
          <w:b w:val="1"/>
          <w:bCs w:val="1"/>
          <w:highlight w:val="yellow"/>
          <w:rtl w:val="0"/>
        </w:rPr>
        <w:t xml:space="preserve">Eg:-  </w:t>
      </w:r>
      <w:r w:rsidDel="00000000" w:rsidR="00000000" w:rsidRPr="00000000">
        <w:rPr>
          <w:rtl w:val="0"/>
        </w:rPr>
      </w:r>
    </w:p>
    <w:p w:rsidR="00000000" w:rsidDel="00000000" w:rsidP="00000000" w:rsidRDefault="00000000" w:rsidRPr="00000000" w14:paraId="00000314">
      <w:pPr>
        <w:jc w:val="both"/>
        <w:rPr>
          <w:b w:val="1"/>
          <w:bCs w:val="1"/>
          <w:highlight w:val="yellow"/>
          <w:u w:val="single"/>
        </w:rPr>
      </w:pPr>
      <w:r w:rsidDel="00000000" w:rsidR="00000000" w:rsidRPr="00000000">
        <w:rPr>
          <w:b w:val="1"/>
          <w:bCs w:val="1"/>
          <w:highlight w:val="yellow"/>
          <w:u w:val="single"/>
          <w:rtl w:val="0"/>
        </w:rPr>
        <w:t xml:space="preserve">Interim Claim 1/ Migrated Portfolio Interim Claim 1: </w:t>
      </w:r>
    </w:p>
    <w:tbl>
      <w:tblPr>
        <w:tblStyle w:val="Table16"/>
        <w:tblW w:w="835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2"/>
        <w:gridCol w:w="1532"/>
        <w:gridCol w:w="2120"/>
        <w:gridCol w:w="3055"/>
        <w:tblGridChange w:id="0">
          <w:tblGrid>
            <w:gridCol w:w="1652"/>
            <w:gridCol w:w="1532"/>
            <w:gridCol w:w="2120"/>
            <w:gridCol w:w="3055"/>
          </w:tblGrid>
        </w:tblGridChange>
      </w:tblGrid>
      <w:tr>
        <w:trPr>
          <w:cantSplit w:val="0"/>
          <w:trHeight w:val="782" w:hRule="atLeast"/>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Customer ID</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Loan account No.</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Principal as on date of NPA</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Recovery till the lodgment of the claim</w:t>
            </w:r>
          </w:p>
        </w:tc>
      </w:tr>
      <w:tr>
        <w:trPr>
          <w:cantSplit w:val="0"/>
          <w:trHeight w:val="265" w:hRule="atLeast"/>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15000</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1400</w:t>
            </w:r>
          </w:p>
        </w:tc>
      </w:tr>
      <w:tr>
        <w:trPr>
          <w:cantSplit w:val="0"/>
          <w:trHeight w:val="265" w:hRule="atLeast"/>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171123</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12800</w:t>
            </w:r>
          </w:p>
        </w:tc>
      </w:tr>
      <w:tr>
        <w:trPr>
          <w:cantSplit w:val="0"/>
          <w:trHeight w:val="251" w:hRule="atLeast"/>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20453</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8760</w:t>
            </w:r>
          </w:p>
        </w:tc>
      </w:tr>
      <w:tr>
        <w:trPr>
          <w:cantSplit w:val="0"/>
          <w:trHeight w:val="251" w:hRule="atLeast"/>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4</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210672</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90000</w:t>
            </w:r>
          </w:p>
        </w:tc>
      </w:tr>
    </w:tbl>
    <w:p w:rsidR="00000000" w:rsidDel="00000000" w:rsidP="00000000" w:rsidRDefault="00000000" w:rsidRPr="00000000" w14:paraId="00000329">
      <w:pPr>
        <w:ind w:firstLine="720"/>
        <w:jc w:val="both"/>
        <w:rPr>
          <w:b w:val="1"/>
          <w:bCs w:val="1"/>
          <w:highlight w:val="yellow"/>
          <w:u w:val="single"/>
        </w:rPr>
      </w:pPr>
      <w:r w:rsidDel="00000000" w:rsidR="00000000" w:rsidRPr="00000000">
        <w:rPr>
          <w:highlight w:val="yellow"/>
          <w:rtl w:val="0"/>
        </w:rPr>
        <w:br w:type="textWrapping"/>
      </w:r>
      <w:r w:rsidDel="00000000" w:rsidR="00000000" w:rsidRPr="00000000">
        <w:rPr>
          <w:b w:val="1"/>
          <w:bCs w:val="1"/>
          <w:highlight w:val="yellow"/>
          <w:u w:val="single"/>
          <w:rtl w:val="0"/>
        </w:rPr>
        <w:t xml:space="preserve">Interim Claim 2/ Migrated Portfolio Interim Claim 2:</w:t>
      </w:r>
    </w:p>
    <w:tbl>
      <w:tblPr>
        <w:tblStyle w:val="Table17"/>
        <w:tblW w:w="890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4"/>
        <w:gridCol w:w="1135"/>
        <w:gridCol w:w="1606"/>
        <w:gridCol w:w="1620"/>
        <w:gridCol w:w="3330"/>
        <w:tblGridChange w:id="0">
          <w:tblGrid>
            <w:gridCol w:w="1214"/>
            <w:gridCol w:w="1135"/>
            <w:gridCol w:w="1606"/>
            <w:gridCol w:w="1620"/>
            <w:gridCol w:w="3330"/>
          </w:tblGrid>
        </w:tblGridChange>
      </w:tblGrid>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Customer ID</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Loan account No.</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Principal as on date of NPA</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Recovery till the lodgment of the claim</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Validation</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15000</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1400</w:t>
            </w:r>
          </w:p>
        </w:tc>
        <w:tc>
          <w:tcPr>
            <w:vMerge w:val="restart"/>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 Those accounts included in the interim claim 2, Principal amount as on date of NPA should be same as Interim Claim 1, unless the account becomes Standard.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If principal amount as on date of NPA not matching as per updated interim claim 1, system should throw an error and same shall be appeared in the invalid records.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 Recovery amount till the lodgement of the claim should not be less than the amount entered in the interim claim1.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If recovery amount is less than updated amount in interim claim 1, system should throw an error and it should appear in the invalid records.</w:t>
            </w:r>
          </w:p>
          <w:p w:rsidR="00000000" w:rsidDel="00000000" w:rsidP="00000000" w:rsidRDefault="00000000" w:rsidRPr="00000000" w14:paraId="00000337">
            <w:pPr>
              <w:jc w:val="both"/>
              <w:rPr>
                <w:highlight w:val="yellow"/>
              </w:rPr>
            </w:pPr>
            <w:r w:rsidDel="00000000" w:rsidR="00000000" w:rsidRPr="00000000">
              <w:rPr>
                <w:highlight w:val="yellow"/>
                <w:rtl w:val="0"/>
              </w:rPr>
              <w:t xml:space="preserve">c)MLI should get an option to correct and re-upload the invalid records before processing the file.</w:t>
            </w:r>
          </w:p>
        </w:tc>
      </w:tr>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171123</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14900</w:t>
            </w:r>
          </w:p>
        </w:tc>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20453</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10760</w:t>
            </w:r>
          </w:p>
        </w:tc>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15" w:hRule="atLeast"/>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210672</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101000</w:t>
            </w:r>
          </w:p>
        </w:tc>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E</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5</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80250</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15000</w:t>
            </w:r>
          </w:p>
        </w:tc>
        <w:tc>
          <w:tcPr>
            <w:vMerge w:val="restart"/>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New NPA accounts added in Claim 2.</w:t>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F</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6</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23458</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7100</w:t>
            </w:r>
          </w:p>
        </w:tc>
        <w:tc>
          <w:tcPr>
            <w:vMerge w:val="continue"/>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Final Claim/Migrated Portfolio Final Claim</w:t>
        <w:br w:type="textWrapping"/>
      </w:r>
    </w:p>
    <w:tbl>
      <w:tblPr>
        <w:tblStyle w:val="Table18"/>
        <w:tblW w:w="890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4"/>
        <w:gridCol w:w="1135"/>
        <w:gridCol w:w="1606"/>
        <w:gridCol w:w="1620"/>
        <w:gridCol w:w="3330"/>
        <w:tblGridChange w:id="0">
          <w:tblGrid>
            <w:gridCol w:w="1214"/>
            <w:gridCol w:w="1135"/>
            <w:gridCol w:w="1606"/>
            <w:gridCol w:w="1620"/>
            <w:gridCol w:w="3330"/>
          </w:tblGrid>
        </w:tblGridChange>
      </w:tblGrid>
      <w:tr>
        <w:trPr>
          <w:cantSplit w:val="0"/>
          <w:tblHeader w:val="0"/>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Customer ID</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Loan account No.</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Principal as on date of NPA</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Recovery till the lodgment of the claim</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Validation</w:t>
            </w:r>
          </w:p>
        </w:tc>
      </w:tr>
      <w:tr>
        <w:trPr>
          <w:cantSplit w:val="0"/>
          <w:tblHeader w:val="0"/>
        </w:trPr>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15000</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1500</w:t>
            </w:r>
          </w:p>
        </w:tc>
        <w:tc>
          <w:tcPr>
            <w:vMerge w:val="restart"/>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 Those accounts included in the final claim, Principal amount as on date of NPA should be same as Interim Claim 2, unless the account becomes Standard.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If principal amount as on date of NPA not matching as per updated interim claim 2, system should throw an error and same shall be appeared in the invalid records.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 Recovery amount till the lodgement of the claim should not be less than the amount entered in the interim claim2. If recovery amount is less than updated amount in interim claim 2, system should throw an error.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c)MLI should get an option to correct and re-upload the invalid records before processing the file.</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B</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171123</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14900</w:t>
            </w:r>
          </w:p>
        </w:tc>
        <w:tc>
          <w:tcPr>
            <w:vMerge w:val="continue"/>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C</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3</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20453</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11760</w:t>
            </w:r>
          </w:p>
        </w:tc>
        <w:tc>
          <w:tcPr>
            <w:vMerge w:val="continue"/>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4</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210672</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151000</w:t>
            </w:r>
          </w:p>
        </w:tc>
        <w:tc>
          <w:tcPr>
            <w:vMerge w:val="continue"/>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E</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5</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80250</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25000</w:t>
            </w:r>
          </w:p>
        </w:tc>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F</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6</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23458</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8100</w:t>
            </w:r>
          </w:p>
        </w:tc>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G</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7</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145600</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10500</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New NPA accounts added in Final claim.</w:t>
            </w:r>
            <w:r w:rsidDel="00000000" w:rsidR="00000000" w:rsidRPr="00000000">
              <w:rPr>
                <w:rtl w:val="0"/>
              </w:rPr>
            </w:r>
          </w:p>
        </w:tc>
      </w:tr>
    </w:tbl>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single"/>
          <w:vertAlign w:val="baseline"/>
          <w:rtl w:val="0"/>
        </w:rPr>
        <w:t xml:space="preserve">Eligibility Criteria:-</w:t>
      </w:r>
      <w:r w:rsidDel="00000000" w:rsidR="00000000" w:rsidRPr="00000000">
        <w:rPr>
          <w:rFonts w:ascii="Calibri" w:cs="Calibri" w:eastAsia="Calibri" w:hAnsi="Calibri"/>
          <w:b w:val="0"/>
          <w:bCs w:val="0"/>
          <w:i w:val="0"/>
          <w:iCs w:val="0"/>
          <w:smallCaps w:val="0"/>
          <w:strike w:val="0"/>
          <w:color w:val="000000"/>
          <w:sz w:val="24"/>
          <w:szCs w:val="24"/>
          <w:highlight w:val="yellow"/>
          <w:u w:val="single"/>
          <w:vertAlign w:val="baseline"/>
          <w:rtl w:val="0"/>
        </w:rPr>
        <w:t xml:space="preserve"> </w:t>
      </w:r>
    </w:p>
    <w:p w:rsidR="00000000" w:rsidDel="00000000" w:rsidP="00000000" w:rsidRDefault="00000000" w:rsidRPr="00000000" w14:paraId="0000038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loan account–wise data uploaded by the MLI in Interim Claim 1 should be carried forward to Interim Claim 2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and also to 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Final Claim, unless the account becomes Standard and later turns NPA again</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In such cases, the updated NPA details should be considered.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Additional NPA loan accounts</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may also be included in subsequent claims.</w:t>
      </w:r>
    </w:p>
    <w:p w:rsidR="00000000" w:rsidDel="00000000" w:rsidP="00000000" w:rsidRDefault="00000000" w:rsidRPr="00000000" w14:paraId="0000038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recovery amount may remain the same or be increased</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while uploading data for Interim Claim 2.</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Additionally, the MLI should be provided with an option to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correct and re-upload invalid records before file processing.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An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informational UI message</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should be displayed to guide the MLI to correct the invalid data,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excluding valid (standard) records.</w:t>
      </w:r>
    </w:p>
    <w:p w:rsidR="00000000" w:rsidDel="00000000" w:rsidP="00000000" w:rsidRDefault="00000000" w:rsidRPr="00000000" w14:paraId="00000385">
      <w:pPr>
        <w:rPr>
          <w:b w:val="1"/>
          <w:bCs w:val="1"/>
          <w:sz w:val="24"/>
          <w:szCs w:val="24"/>
          <w:highlight w:val="yellow"/>
          <w:u w:val="single"/>
        </w:rPr>
      </w:pPr>
      <w:r w:rsidDel="00000000" w:rsidR="00000000" w:rsidRPr="00000000">
        <w:rPr>
          <w:b w:val="1"/>
          <w:bCs w:val="1"/>
          <w:sz w:val="24"/>
          <w:szCs w:val="24"/>
          <w:highlight w:val="yellow"/>
          <w:u w:val="single"/>
          <w:rtl w:val="0"/>
        </w:rPr>
        <w:t xml:space="preserve">Updates on Management Certificate:- </w:t>
      </w:r>
    </w:p>
    <w:p w:rsidR="00000000" w:rsidDel="00000000" w:rsidP="00000000" w:rsidRDefault="00000000" w:rsidRPr="00000000" w14:paraId="00000386">
      <w:pPr>
        <w:rPr>
          <w:highlight w:val="yellow"/>
        </w:rPr>
      </w:pPr>
      <w:r w:rsidDel="00000000" w:rsidR="00000000" w:rsidRPr="00000000">
        <w:rPr>
          <w:highlight w:val="yellow"/>
          <w:rtl w:val="0"/>
        </w:rPr>
        <w:t xml:space="preserve">Need to display type of claim i.e. Interim claim1, Interim Claim2, Final claim, MP interim claim 1, MP interim claim2 and MP Final claim in Management Certificate. Additionally it should be mentioned on below areas as well:-</w:t>
        <w:br w:type="textWrapping"/>
        <w:br w:type="textWrapping"/>
        <w:t xml:space="preserve">- MLI Approver side</w:t>
        <w:br w:type="textWrapping"/>
        <w:t xml:space="preserve">- NCGTC Maker – Homepage side</w:t>
        <w:br w:type="textWrapping"/>
        <w:t xml:space="preserve">- NCGTC - Claim Management</w:t>
        <w:br w:type="textWrapping"/>
        <w:t xml:space="preserve">- NCGTC approver – Claim Management </w:t>
        <w:br w:type="textWrapping"/>
      </w:r>
    </w:p>
    <w:p w:rsidR="00000000" w:rsidDel="00000000" w:rsidP="00000000" w:rsidRDefault="00000000" w:rsidRPr="00000000" w14:paraId="00000387">
      <w:pPr>
        <w:jc w:val="both"/>
        <w:rPr>
          <w:highlight w:val="yellow"/>
        </w:rPr>
      </w:pPr>
      <w:r w:rsidDel="00000000" w:rsidR="00000000" w:rsidRPr="00000000">
        <w:rPr>
          <w:b w:val="1"/>
          <w:bCs w:val="1"/>
          <w:highlight w:val="yellow"/>
          <w:rtl w:val="0"/>
        </w:rPr>
        <w:t xml:space="preserve">On the Home page</w:t>
      </w:r>
      <w:r w:rsidDel="00000000" w:rsidR="00000000" w:rsidRPr="00000000">
        <w:rPr>
          <w:highlight w:val="yellow"/>
          <w:rtl w:val="0"/>
        </w:rPr>
        <w:t xml:space="preserve">, while downloading the ‘Valid Records’ from the claim file, NPA date should be also included in valid records for respective loan accounts.</w:t>
      </w:r>
    </w:p>
    <w:p w:rsidR="00000000" w:rsidDel="00000000" w:rsidP="00000000" w:rsidRDefault="00000000" w:rsidRPr="00000000" w14:paraId="00000388">
      <w:pPr>
        <w:rPr>
          <w:highlight w:val="yellow"/>
        </w:rPr>
      </w:pPr>
      <w:r w:rsidDel="00000000" w:rsidR="00000000" w:rsidRPr="00000000">
        <w:rPr/>
        <w:drawing>
          <wp:inline distB="0" distT="0" distL="0" distR="0">
            <wp:extent cx="5829300" cy="2619375"/>
            <wp:effectExtent b="0" l="0" r="0" t="0"/>
            <wp:docPr id="29" name="image9.png"/>
            <a:graphic>
              <a:graphicData uri="http://schemas.openxmlformats.org/drawingml/2006/picture">
                <pic:pic>
                  <pic:nvPicPr>
                    <pic:cNvPr id="0" name="image9.png"/>
                    <pic:cNvPicPr preferRelativeResize="0"/>
                  </pic:nvPicPr>
                  <pic:blipFill>
                    <a:blip r:embed="rId15"/>
                    <a:srcRect b="10776" l="0" r="1923" t="10832"/>
                    <a:stretch>
                      <a:fillRect/>
                    </a:stretch>
                  </pic:blipFill>
                  <pic:spPr>
                    <a:xfrm>
                      <a:off x="0" y="0"/>
                      <a:ext cx="5829300" cy="2619375"/>
                    </a:xfrm>
                    <a:prstGeom prst="rect"/>
                    <a:ln/>
                  </pic:spPr>
                </pic:pic>
              </a:graphicData>
            </a:graphic>
          </wp:inline>
        </w:drawing>
      </w:r>
      <w:r w:rsidDel="00000000" w:rsidR="00000000" w:rsidRPr="00000000">
        <w:rPr>
          <w:highlight w:val="yellow"/>
          <w:rtl w:val="0"/>
        </w:rPr>
        <w:br w:type="textWrapping"/>
        <w:br w:type="textWrapping"/>
      </w:r>
    </w:p>
    <w:p w:rsidR="00000000" w:rsidDel="00000000" w:rsidP="00000000" w:rsidRDefault="00000000" w:rsidRPr="00000000" w14:paraId="00000389">
      <w:pPr>
        <w:rPr>
          <w:b w:val="1"/>
          <w:bCs w:val="1"/>
          <w:sz w:val="28"/>
          <w:szCs w:val="28"/>
          <w:highlight w:val="yellow"/>
          <w:u w:val="single"/>
        </w:rPr>
      </w:pPr>
      <w:sdt>
        <w:sdtPr>
          <w:id w:val="2012741239"/>
          <w:tag w:val="goog_rdk_64"/>
        </w:sdtPr>
        <w:sdtContent>
          <w:commentRangeStart w:id="64"/>
        </w:sdtContent>
      </w:sdt>
      <w:sdt>
        <w:sdtPr>
          <w:id w:val="-1608810868"/>
          <w:tag w:val="goog_rdk_65"/>
        </w:sdtPr>
        <w:sdtContent>
          <w:commentRangeStart w:id="65"/>
        </w:sdtContent>
      </w:sdt>
      <w:sdt>
        <w:sdtPr>
          <w:id w:val="226566619"/>
          <w:tag w:val="goog_rdk_66"/>
        </w:sdtPr>
        <w:sdtContent>
          <w:commentRangeStart w:id="66"/>
        </w:sdtContent>
      </w:sdt>
      <w:r w:rsidDel="00000000" w:rsidR="00000000" w:rsidRPr="00000000">
        <w:rPr>
          <w:b w:val="1"/>
          <w:bCs w:val="1"/>
          <w:sz w:val="28"/>
          <w:szCs w:val="28"/>
          <w:highlight w:val="yellow"/>
          <w:rtl w:val="0"/>
        </w:rPr>
        <w:t xml:space="preserve">1.6.8</w:t>
      </w:r>
      <w:r w:rsidDel="00000000" w:rsidR="00000000" w:rsidRPr="00000000">
        <w:rPr>
          <w:b w:val="1"/>
          <w:bCs w:val="1"/>
          <w:sz w:val="28"/>
          <w:szCs w:val="28"/>
          <w:highlight w:val="yellow"/>
          <w:u w:val="single"/>
          <w:rtl w:val="0"/>
        </w:rPr>
        <w:t xml:space="preserve"> Crystalized Sanction Amount:- </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38A">
      <w:pPr>
        <w:rPr>
          <w:b w:val="1"/>
          <w:bCs w:val="1"/>
          <w:highlight w:val="yellow"/>
        </w:rPr>
      </w:pPr>
      <w:r w:rsidDel="00000000" w:rsidR="00000000" w:rsidRPr="00000000">
        <w:rPr>
          <w:highlight w:val="yellow"/>
          <w:rtl w:val="0"/>
        </w:rPr>
        <w:t xml:space="preserve">Currently, the </w:t>
      </w:r>
      <w:r w:rsidDel="00000000" w:rsidR="00000000" w:rsidRPr="00000000">
        <w:rPr>
          <w:b w:val="1"/>
          <w:bCs w:val="1"/>
          <w:highlight w:val="yellow"/>
          <w:rtl w:val="0"/>
        </w:rPr>
        <w:t xml:space="preserve">crystallized sanctioned amount is recalculated every time a claim is submitted </w:t>
      </w:r>
      <w:r w:rsidDel="00000000" w:rsidR="00000000" w:rsidRPr="00000000">
        <w:rPr>
          <w:highlight w:val="yellow"/>
          <w:rtl w:val="0"/>
        </w:rPr>
        <w:t xml:space="preserve">(Interim or</w:t>
      </w:r>
      <w:r w:rsidDel="00000000" w:rsidR="00000000" w:rsidRPr="00000000">
        <w:rPr>
          <w:b w:val="1"/>
          <w:bCs w:val="1"/>
          <w:highlight w:val="yellow"/>
          <w:rtl w:val="0"/>
        </w:rPr>
        <w:t xml:space="preserve"> </w:t>
      </w:r>
      <w:r w:rsidDel="00000000" w:rsidR="00000000" w:rsidRPr="00000000">
        <w:rPr>
          <w:highlight w:val="yellow"/>
          <w:rtl w:val="0"/>
        </w:rPr>
        <w:t xml:space="preserve">Final). This updated amount reflects the</w:t>
      </w:r>
      <w:r w:rsidDel="00000000" w:rsidR="00000000" w:rsidRPr="00000000">
        <w:rPr>
          <w:b w:val="1"/>
          <w:bCs w:val="1"/>
          <w:highlight w:val="yellow"/>
          <w:rtl w:val="0"/>
        </w:rPr>
        <w:t xml:space="preserve"> total of the revised sanctioned amounts for all loans in the portfolio.</w:t>
      </w:r>
    </w:p>
    <w:p w:rsidR="00000000" w:rsidDel="00000000" w:rsidP="00000000" w:rsidRDefault="00000000" w:rsidRPr="00000000" w14:paraId="0000038B">
      <w:pPr>
        <w:rPr>
          <w:b w:val="1"/>
          <w:bCs w:val="1"/>
          <w:highlight w:val="yellow"/>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Proposed enhancement:- </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The original sanctioned amount should be used for calculating the crystallized sanctioned amount. At the time of CG number update, any modified sanctioned amount should not be considered.</w:t>
      </w:r>
    </w:p>
    <w:p w:rsidR="00000000" w:rsidDel="00000000" w:rsidP="00000000" w:rsidRDefault="00000000" w:rsidRPr="00000000" w14:paraId="0000038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For every Management Certificate generated for a portfolio, the crystallized sanctioned amount must remain fixed, equal to the original crystallized portfolio amount and should not change.</w:t>
        <w:br w:type="textWrapping"/>
      </w:r>
    </w:p>
    <w:p w:rsidR="00000000" w:rsidDel="00000000" w:rsidP="00000000" w:rsidRDefault="00000000" w:rsidRPr="00000000" w14:paraId="0000038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Account wise sanction amount break-up for crystalized sanction amount should be available to download from NCGTC and MLI users.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Note: Kindly refer the ineligible BRD link while calculating the Crystalized Sanction Amount.</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72185" cy="630555"/>
            <wp:effectExtent b="0" l="0" r="0" t="0"/>
            <wp:docPr id="2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972185" cy="63055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2"/>
        <w:numPr>
          <w:ilvl w:val="1"/>
          <w:numId w:val="1"/>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royqp6ge4yp0" w:id="26"/>
      <w:bookmarkEnd w:id="26"/>
      <w:r w:rsidDel="00000000" w:rsidR="00000000" w:rsidRPr="00000000">
        <w:rPr>
          <w:rFonts w:ascii="Trebuchet MS" w:cs="Trebuchet MS" w:eastAsia="Trebuchet MS" w:hAnsi="Trebuchet MS"/>
          <w:b w:val="1"/>
          <w:bCs w:val="1"/>
          <w:color w:val="7f7f7f"/>
          <w:sz w:val="28"/>
          <w:szCs w:val="28"/>
          <w:rtl w:val="0"/>
        </w:rPr>
        <w:t xml:space="preserve">Notifying Recoveries (Post Full &amp; Final Claim settlement)</w:t>
      </w:r>
    </w:p>
    <w:p w:rsidR="00000000" w:rsidDel="00000000" w:rsidP="00000000" w:rsidRDefault="00000000" w:rsidRPr="00000000" w14:paraId="00000391">
      <w:pPr>
        <w:jc w:val="both"/>
        <w:rPr/>
      </w:pPr>
      <w:r w:rsidDel="00000000" w:rsidR="00000000" w:rsidRPr="00000000">
        <w:rPr>
          <w:rtl w:val="0"/>
        </w:rPr>
        <w:t xml:space="preserve">Once Full &amp; Final claim has been invoked (and the same has been approved and settled by NCGTC), MLI can notify and provide recoveries to such invoked CG’s. This section elaborates the requirements and broad level flows for this envisaged process. </w:t>
      </w:r>
    </w:p>
    <w:p w:rsidR="00000000" w:rsidDel="00000000" w:rsidP="00000000" w:rsidRDefault="00000000" w:rsidRPr="00000000" w14:paraId="00000392">
      <w:pPr>
        <w:jc w:val="both"/>
        <w:rPr/>
      </w:pPr>
      <w:r w:rsidDel="00000000" w:rsidR="00000000" w:rsidRPr="00000000">
        <w:rPr>
          <w:rtl w:val="0"/>
        </w:rPr>
        <w:t xml:space="preserve">Note: MLI’s need to notify their recoveries for each loan account and make payment of such recoveries. Else, such recoveries are not considered as valid recoveries for any further process.</w:t>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pStyle w:val="Heading3"/>
        <w:keepLines w:val="0"/>
        <w:numPr>
          <w:ilvl w:val="2"/>
          <w:numId w:val="1"/>
        </w:numPr>
        <w:pBdr>
          <w:bottom w:color="000000" w:space="1" w:sz="4" w:val="single"/>
        </w:pBdr>
        <w:tabs>
          <w:tab w:val="left" w:leader="none" w:pos="0"/>
          <w:tab w:val="left" w:leader="none" w:pos="720"/>
        </w:tabs>
        <w:spacing w:after="60" w:before="60" w:line="276" w:lineRule="auto"/>
        <w:ind w:left="720" w:hanging="720"/>
        <w:rPr>
          <w:rFonts w:ascii="Trebuchet MS" w:cs="Trebuchet MS" w:eastAsia="Trebuchet MS" w:hAnsi="Trebuchet MS"/>
          <w:b w:val="1"/>
          <w:bCs w:val="1"/>
          <w:color w:val="000000"/>
        </w:rPr>
      </w:pPr>
      <w:bookmarkStart w:colFirst="0" w:colLast="0" w:name="_heading=h.ke7ruarvrmn9" w:id="27"/>
      <w:bookmarkEnd w:id="27"/>
      <w:r w:rsidDel="00000000" w:rsidR="00000000" w:rsidRPr="00000000">
        <w:rPr>
          <w:rFonts w:ascii="Trebuchet MS" w:cs="Trebuchet MS" w:eastAsia="Trebuchet MS" w:hAnsi="Trebuchet MS"/>
          <w:b w:val="1"/>
          <w:bCs w:val="1"/>
          <w:color w:val="000000"/>
          <w:rtl w:val="0"/>
        </w:rPr>
        <w:t xml:space="preserve">Input File Layout and XML Layout</w:t>
      </w:r>
    </w:p>
    <w:p w:rsidR="00000000" w:rsidDel="00000000" w:rsidP="00000000" w:rsidRDefault="00000000" w:rsidRPr="00000000" w14:paraId="00000395">
      <w:pPr>
        <w:jc w:val="both"/>
        <w:rPr/>
      </w:pPr>
      <w:r w:rsidDel="00000000" w:rsidR="00000000" w:rsidRPr="00000000">
        <w:rPr>
          <w:rtl w:val="0"/>
        </w:rPr>
        <w:t xml:space="preserve">For notifying the recoveries and providing payments, refer the spread sheet –Mudra Scheme - Claim and Recovery Input Layout –Mudra Post Full &amp; Final Claim Recovery, for the fields included, Mandatory/optional level, allowed characters and usage of codes wherever applicable. Also find the xml lay out.</w:t>
      </w:r>
    </w:p>
    <w:p w:rsidR="00000000" w:rsidDel="00000000" w:rsidP="00000000" w:rsidRDefault="00000000" w:rsidRPr="00000000" w14:paraId="00000396">
      <w:pPr>
        <w:rPr/>
      </w:pPr>
      <w:r w:rsidDel="00000000" w:rsidR="00000000" w:rsidRPr="00000000">
        <w:rPr/>
        <w:drawing>
          <wp:inline distB="0" distT="0" distL="114300" distR="114300">
            <wp:extent cx="833119" cy="538480"/>
            <wp:effectExtent b="0" l="0" r="0" t="0"/>
            <wp:docPr id="2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833119" cy="53848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drawing>
          <wp:inline distB="0" distT="0" distL="114300" distR="114300">
            <wp:extent cx="833119" cy="538480"/>
            <wp:effectExtent b="0" l="0" r="0" t="0"/>
            <wp:docPr id="2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833119" cy="53848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3"/>
        <w:keepLines w:val="0"/>
        <w:numPr>
          <w:ilvl w:val="2"/>
          <w:numId w:val="1"/>
        </w:numPr>
        <w:pBdr>
          <w:bottom w:color="000000" w:space="1" w:sz="4" w:val="single"/>
        </w:pBdr>
        <w:tabs>
          <w:tab w:val="left" w:leader="none" w:pos="0"/>
          <w:tab w:val="left" w:leader="none" w:pos="720"/>
        </w:tabs>
        <w:spacing w:after="60" w:before="60" w:line="276" w:lineRule="auto"/>
        <w:ind w:left="720" w:hanging="720"/>
        <w:rPr>
          <w:rFonts w:ascii="Trebuchet MS" w:cs="Trebuchet MS" w:eastAsia="Trebuchet MS" w:hAnsi="Trebuchet MS"/>
          <w:b w:val="1"/>
          <w:bCs w:val="1"/>
          <w:color w:val="000000"/>
        </w:rPr>
      </w:pPr>
      <w:bookmarkStart w:colFirst="0" w:colLast="0" w:name="_heading=h.c1t4e9b65kgz" w:id="28"/>
      <w:bookmarkEnd w:id="28"/>
      <w:r w:rsidDel="00000000" w:rsidR="00000000" w:rsidRPr="00000000">
        <w:rPr>
          <w:rFonts w:ascii="Trebuchet MS" w:cs="Trebuchet MS" w:eastAsia="Trebuchet MS" w:hAnsi="Trebuchet MS"/>
          <w:b w:val="1"/>
          <w:bCs w:val="1"/>
          <w:color w:val="000000"/>
          <w:rtl w:val="0"/>
        </w:rPr>
        <w:t xml:space="preserve">Input File Format Processed by SURGE </w:t>
      </w:r>
    </w:p>
    <w:p w:rsidR="00000000" w:rsidDel="00000000" w:rsidP="00000000" w:rsidRDefault="00000000" w:rsidRPr="00000000" w14:paraId="0000039C">
      <w:pPr>
        <w:jc w:val="both"/>
        <w:rPr/>
      </w:pPr>
      <w:r w:rsidDel="00000000" w:rsidR="00000000" w:rsidRPr="00000000">
        <w:rPr>
          <w:rtl w:val="0"/>
        </w:rPr>
        <w:t xml:space="preserve">SURGE will accept input file from MLI(s) in following format only:</w:t>
      </w:r>
    </w:p>
    <w:p w:rsidR="00000000" w:rsidDel="00000000" w:rsidP="00000000" w:rsidRDefault="00000000" w:rsidRPr="00000000" w14:paraId="000003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XML layout</w:t>
      </w:r>
    </w:p>
    <w:p w:rsidR="00000000" w:rsidDel="00000000" w:rsidP="00000000" w:rsidRDefault="00000000" w:rsidRPr="00000000" w14:paraId="0000039E">
      <w:pPr>
        <w:jc w:val="both"/>
        <w:rPr/>
      </w:pPr>
      <w:r w:rsidDel="00000000" w:rsidR="00000000" w:rsidRPr="00000000">
        <w:rPr>
          <w:rtl w:val="0"/>
        </w:rPr>
        <w:t xml:space="preserve">XML is only format permissible as per eGov standards. SURGE will </w:t>
      </w:r>
      <w:r w:rsidDel="00000000" w:rsidR="00000000" w:rsidRPr="00000000">
        <w:rPr>
          <w:b w:val="1"/>
          <w:bCs w:val="1"/>
          <w:u w:val="single"/>
          <w:rtl w:val="0"/>
        </w:rPr>
        <w:t xml:space="preserve">NOT</w:t>
      </w:r>
      <w:r w:rsidDel="00000000" w:rsidR="00000000" w:rsidRPr="00000000">
        <w:rPr>
          <w:rtl w:val="0"/>
        </w:rPr>
        <w:t xml:space="preserve"> process files received in any other formats than those listed above.</w:t>
      </w:r>
    </w:p>
    <w:p w:rsidR="00000000" w:rsidDel="00000000" w:rsidP="00000000" w:rsidRDefault="00000000" w:rsidRPr="00000000" w14:paraId="0000039F">
      <w:pPr>
        <w:jc w:val="both"/>
        <w:rPr/>
      </w:pPr>
      <w:r w:rsidDel="00000000" w:rsidR="00000000" w:rsidRPr="00000000">
        <w:rPr>
          <w:rtl w:val="0"/>
        </w:rPr>
        <w:t xml:space="preserve">Refer the XML format in the file – Mudra Scheme - Sample XML Layout for Recovery Notification.xml for the layout of the XML input file.</w:t>
      </w:r>
    </w:p>
    <w:p w:rsidR="00000000" w:rsidDel="00000000" w:rsidP="00000000" w:rsidRDefault="00000000" w:rsidRPr="00000000" w14:paraId="000003A0">
      <w:pPr>
        <w:rPr>
          <w:rFonts w:ascii="Trebuchet MS" w:cs="Trebuchet MS" w:eastAsia="Trebuchet MS" w:hAnsi="Trebuchet MS"/>
          <w:b w:val="1"/>
          <w:bCs w:val="1"/>
          <w:color w:val="7f7f7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3"/>
        <w:keepLines w:val="0"/>
        <w:numPr>
          <w:ilvl w:val="2"/>
          <w:numId w:val="1"/>
        </w:numPr>
        <w:pBdr>
          <w:bottom w:color="000000" w:space="1" w:sz="4" w:val="single"/>
        </w:pBdr>
        <w:tabs>
          <w:tab w:val="left" w:leader="none" w:pos="0"/>
          <w:tab w:val="left" w:leader="none" w:pos="720"/>
        </w:tabs>
        <w:spacing w:after="60" w:before="60" w:line="276" w:lineRule="auto"/>
        <w:ind w:left="720" w:hanging="720"/>
        <w:rPr>
          <w:rFonts w:ascii="Trebuchet MS" w:cs="Trebuchet MS" w:eastAsia="Trebuchet MS" w:hAnsi="Trebuchet MS"/>
          <w:b w:val="1"/>
          <w:bCs w:val="1"/>
          <w:color w:val="000000"/>
        </w:rPr>
      </w:pPr>
      <w:bookmarkStart w:colFirst="0" w:colLast="0" w:name="_heading=h.1p6kgu7f73am" w:id="29"/>
      <w:bookmarkEnd w:id="29"/>
      <w:r w:rsidDel="00000000" w:rsidR="00000000" w:rsidRPr="00000000">
        <w:rPr>
          <w:rFonts w:ascii="Trebuchet MS" w:cs="Trebuchet MS" w:eastAsia="Trebuchet MS" w:hAnsi="Trebuchet MS"/>
          <w:b w:val="1"/>
          <w:bCs w:val="1"/>
          <w:color w:val="000000"/>
          <w:rtl w:val="0"/>
        </w:rPr>
        <w:t xml:space="preserve">Preparation of Input File</w:t>
      </w:r>
    </w:p>
    <w:p w:rsidR="00000000" w:rsidDel="00000000" w:rsidP="00000000" w:rsidRDefault="00000000" w:rsidRPr="00000000" w14:paraId="000003A2">
      <w:pPr>
        <w:jc w:val="both"/>
        <w:rPr/>
      </w:pPr>
      <w:r w:rsidDel="00000000" w:rsidR="00000000" w:rsidRPr="00000000">
        <w:rPr>
          <w:rtl w:val="0"/>
        </w:rPr>
        <w:t xml:space="preserve">Once MLI has invoked a CG of a specific Loan Account, the recoveries (if any) for the same CG/Loan Account can be notified and recovery amount passed on to NCGTC.</w:t>
      </w:r>
    </w:p>
    <w:p w:rsidR="00000000" w:rsidDel="00000000" w:rsidP="00000000" w:rsidRDefault="00000000" w:rsidRPr="00000000" w14:paraId="000003A3">
      <w:pPr>
        <w:jc w:val="both"/>
        <w:rPr/>
      </w:pPr>
      <w:r w:rsidDel="00000000" w:rsidR="00000000" w:rsidRPr="00000000">
        <w:rPr>
          <w:rtl w:val="0"/>
        </w:rPr>
        <w:t xml:space="preserve">It is important to note that – </w:t>
      </w:r>
    </w:p>
    <w:p w:rsidR="00000000" w:rsidDel="00000000" w:rsidP="00000000" w:rsidRDefault="00000000" w:rsidRPr="00000000" w14:paraId="000003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MLI’s need to provide the recovery information for each loan account and also make payment of the recoveries to NCGTC within stipulated time as notified in the scheme gazette.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6">
      <w:pPr>
        <w:pStyle w:val="Heading3"/>
        <w:keepLines w:val="0"/>
        <w:numPr>
          <w:ilvl w:val="4"/>
          <w:numId w:val="1"/>
        </w:numPr>
        <w:pBdr>
          <w:bottom w:color="000000" w:space="1" w:sz="4" w:val="single"/>
        </w:pBdr>
        <w:tabs>
          <w:tab w:val="left" w:leader="none" w:pos="0"/>
          <w:tab w:val="left" w:leader="none" w:pos="720"/>
        </w:tabs>
        <w:spacing w:after="60" w:before="60" w:line="276" w:lineRule="auto"/>
        <w:ind w:left="1008" w:hanging="1008"/>
        <w:rPr>
          <w:rFonts w:ascii="Trebuchet MS" w:cs="Trebuchet MS" w:eastAsia="Trebuchet MS" w:hAnsi="Trebuchet MS"/>
          <w:b w:val="1"/>
          <w:bCs w:val="1"/>
          <w:color w:val="000000"/>
        </w:rPr>
      </w:pPr>
      <w:bookmarkStart w:colFirst="0" w:colLast="0" w:name="_heading=h.ez4qzltzzfj7" w:id="30"/>
      <w:bookmarkEnd w:id="30"/>
      <w:r w:rsidDel="00000000" w:rsidR="00000000" w:rsidRPr="00000000">
        <w:rPr>
          <w:rFonts w:ascii="Trebuchet MS" w:cs="Trebuchet MS" w:eastAsia="Trebuchet MS" w:hAnsi="Trebuchet MS"/>
          <w:b w:val="1"/>
          <w:bCs w:val="1"/>
          <w:color w:val="000000"/>
          <w:rtl w:val="0"/>
        </w:rPr>
        <w:t xml:space="preserve">Notifying Recoveries</w:t>
      </w:r>
    </w:p>
    <w:p w:rsidR="00000000" w:rsidDel="00000000" w:rsidP="00000000" w:rsidRDefault="00000000" w:rsidRPr="00000000" w14:paraId="000003A7">
      <w:pPr>
        <w:jc w:val="both"/>
        <w:rPr/>
      </w:pPr>
      <w:r w:rsidDel="00000000" w:rsidR="00000000" w:rsidRPr="00000000">
        <w:rPr>
          <w:rtl w:val="0"/>
        </w:rPr>
        <w:t xml:space="preserve">Once claim is invoked for a given loan account, and settled by NCGTC, MLI’s can provide the recovery information of those loan accounts for which recovery has been done and which needs to be passed on to NCGTC as a per the scheme gazette notification. </w:t>
      </w:r>
    </w:p>
    <w:p w:rsidR="00000000" w:rsidDel="00000000" w:rsidP="00000000" w:rsidRDefault="00000000" w:rsidRPr="00000000" w14:paraId="000003A8">
      <w:pPr>
        <w:jc w:val="both"/>
        <w:rPr/>
      </w:pPr>
      <w:r w:rsidDel="00000000" w:rsidR="00000000" w:rsidRPr="00000000">
        <w:rPr>
          <w:rtl w:val="0"/>
        </w:rPr>
        <w:t xml:space="preserve">As a part of this this process, MLI’s are advised to send the requisite information of their loan accounts (for whom the guarantees has been provided) to NCGTC in following steps:</w:t>
      </w:r>
    </w:p>
    <w:p w:rsidR="00000000" w:rsidDel="00000000" w:rsidP="00000000" w:rsidRDefault="00000000" w:rsidRPr="00000000" w14:paraId="000003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needs to extract the recovery information for all such claimed loan accounts, which are approved and settled by NCGTC. MLI needs to extract data from its own IT System. It is considered (an understanding) that whatever recoveries which MLI exhibit or showcase to NCGTC can be percentage defined by NCGTC or claim settlement percentage of recovered amount from its respective borrower.</w:t>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needs to send the information in a file, called as ‘Mudra Scheme Recovery Notification Layout’. Upload the Extracted Information in the layout and format mentioned in Sample XML file layout. XML file for recoveries, which will contain - Customer Id, Loan A/c No and Recovery Amount, Date of Recovery.</w:t>
      </w:r>
    </w:p>
    <w:p w:rsidR="00000000" w:rsidDel="00000000" w:rsidP="00000000" w:rsidRDefault="00000000" w:rsidRPr="00000000" w14:paraId="000003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this file on the NCGTC system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 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 by MLI user account. Upload the file against a specific ‘Scheme’ and specific ‘Portfolio’.</w:t>
      </w:r>
    </w:p>
    <w:p w:rsidR="00000000" w:rsidDel="00000000" w:rsidP="00000000" w:rsidRDefault="00000000" w:rsidRPr="00000000" w14:paraId="000003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can provide recoveries of those guarantees only for which MLI has requested the final claim (i.e. those customer Id and Loan Account Number provided in the claim file when the portfolio is in ‘F&amp;F’ status).</w:t>
      </w:r>
    </w:p>
    <w:p w:rsidR="00000000" w:rsidDel="00000000" w:rsidP="00000000" w:rsidRDefault="00000000" w:rsidRPr="00000000" w14:paraId="000003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Until the specified period (communicated by NCGTC) MLI is permitted to upload and/or re-upload the input file multiple times. Thus, allowing MLI’s to append, edit and delete the information for claim of the issued CG’s multiple times and in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‘Non 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state.</w:t>
      </w:r>
    </w:p>
    <w:p w:rsidR="00000000" w:rsidDel="00000000" w:rsidP="00000000" w:rsidRDefault="00000000" w:rsidRPr="00000000" w14:paraId="000003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 submission of the ‘Approved’ input file would be effective once MLI accepts to the ‘Management certificate - Terms &amp; Conditions’. Post the approval– the input file is sent for approval by NCGTC user. </w:t>
      </w:r>
    </w:p>
    <w:p w:rsidR="00000000" w:rsidDel="00000000" w:rsidP="00000000" w:rsidRDefault="00000000" w:rsidRPr="00000000" w14:paraId="000003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w:t>
      </w:r>
      <w:sdt>
        <w:sdtPr>
          <w:id w:val="112352526"/>
          <w:tag w:val="goog_rdk_67"/>
        </w:sdtPr>
        <w:sdtContent>
          <w:commentRangeStart w:id="67"/>
        </w:sdtContent>
      </w:sdt>
      <w:sdt>
        <w:sdtPr>
          <w:id w:val="-704794472"/>
          <w:tag w:val="goog_rdk_68"/>
        </w:sdtPr>
        <w:sdtContent>
          <w:commentRangeStart w:id="68"/>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ecovery percentage, “The recoveries made post final claim settlement, in excess of legal costs, shall be shared on the same percentage on which final claim amount was settled i.e. Final Claim amount paid / Final Amount in Default for each MLI for each guaranteed Portfolio”.</w:t>
      </w:r>
    </w:p>
    <w:p w:rsidR="00000000" w:rsidDel="00000000" w:rsidP="00000000" w:rsidRDefault="00000000" w:rsidRPr="00000000" w14:paraId="000003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w:t>
      </w:r>
      <w:commentRangeEnd w:id="67"/>
      <w:r w:rsidDel="00000000" w:rsidR="00000000" w:rsidRPr="00000000">
        <w:commentReference w:id="67"/>
      </w:r>
      <w:commentRangeEnd w:id="68"/>
      <w:r w:rsidDel="00000000" w:rsidR="00000000" w:rsidRPr="00000000">
        <w:commentReference w:id="68"/>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NCGTC recovery share percentage – Currently, NCGTC creator have an option to add the Recovery share percentage Parameter from Docket and in the docket only one percentage can be update for all the portfolios.</w:t>
      </w:r>
    </w:p>
    <w:p w:rsidR="00000000" w:rsidDel="00000000" w:rsidP="00000000" w:rsidRDefault="00000000" w:rsidRPr="00000000" w14:paraId="000003B1">
      <w:pPr>
        <w:jc w:val="both"/>
        <w:rPr/>
      </w:pPr>
      <w:r w:rsidDel="00000000" w:rsidR="00000000" w:rsidRPr="00000000">
        <w:rPr>
          <w:rtl w:val="0"/>
        </w:rPr>
        <w:t xml:space="preserve">As per the CGFMU scheme guidelines recovery share percentage will be same percentage on which final claim amount was settled. Accordingly, we required a provision to update the docket 50% till 2019-20 portfolios and thereafter it should be 75%.</w:t>
      </w:r>
    </w:p>
    <w:p w:rsidR="00000000" w:rsidDel="00000000" w:rsidP="00000000" w:rsidRDefault="00000000" w:rsidRPr="00000000" w14:paraId="000003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Net Recovery will be calculated using the formula below:</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 Recovery Amount = Recovery Amount – Legal Cost</w:t>
      </w:r>
    </w:p>
    <w:p w:rsidR="00000000" w:rsidDel="00000000" w:rsidP="00000000" w:rsidRDefault="00000000" w:rsidRPr="00000000" w14:paraId="000003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calculated recovery amount is negative, it will be treated as zero (e.g., if the net amount is -20, it should be considered as zero.</w:t>
      </w:r>
    </w:p>
    <w:p w:rsidR="00000000" w:rsidDel="00000000" w:rsidP="00000000" w:rsidRDefault="00000000" w:rsidRPr="00000000" w14:paraId="000003B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NCGTC Percentage will not be visible to MLI.</w:t>
      </w:r>
    </w:p>
    <w:p w:rsidR="00000000" w:rsidDel="00000000" w:rsidP="00000000" w:rsidRDefault="00000000" w:rsidRPr="00000000" w14:paraId="000003B6">
      <w:pPr>
        <w:ind w:left="360" w:firstLine="0"/>
        <w:jc w:val="both"/>
        <w:rPr/>
      </w:pPr>
      <w:r w:rsidDel="00000000" w:rsidR="00000000" w:rsidRPr="00000000">
        <w:rPr>
          <w:rtl w:val="0"/>
        </w:rPr>
      </w:r>
    </w:p>
    <w:p w:rsidR="00000000" w:rsidDel="00000000" w:rsidP="00000000" w:rsidRDefault="00000000" w:rsidRPr="00000000" w14:paraId="000003B7">
      <w:pPr>
        <w:pStyle w:val="Heading3"/>
        <w:keepLines w:val="0"/>
        <w:numPr>
          <w:ilvl w:val="4"/>
          <w:numId w:val="1"/>
        </w:numPr>
        <w:pBdr>
          <w:bottom w:color="000000" w:space="1" w:sz="4" w:val="single"/>
        </w:pBdr>
        <w:tabs>
          <w:tab w:val="left" w:leader="none" w:pos="0"/>
          <w:tab w:val="left" w:leader="none" w:pos="720"/>
        </w:tabs>
        <w:spacing w:after="60" w:before="60" w:line="276" w:lineRule="auto"/>
        <w:ind w:left="1008" w:hanging="1008"/>
        <w:rPr>
          <w:rFonts w:ascii="Trebuchet MS" w:cs="Trebuchet MS" w:eastAsia="Trebuchet MS" w:hAnsi="Trebuchet MS"/>
          <w:b w:val="1"/>
          <w:bCs w:val="1"/>
          <w:color w:val="000000"/>
        </w:rPr>
      </w:pPr>
      <w:bookmarkStart w:colFirst="0" w:colLast="0" w:name="_heading=h.i6ni3cliu5xf" w:id="31"/>
      <w:bookmarkEnd w:id="31"/>
      <w:r w:rsidDel="00000000" w:rsidR="00000000" w:rsidRPr="00000000">
        <w:rPr>
          <w:rFonts w:ascii="Trebuchet MS" w:cs="Trebuchet MS" w:eastAsia="Trebuchet MS" w:hAnsi="Trebuchet MS"/>
          <w:b w:val="1"/>
          <w:bCs w:val="1"/>
          <w:color w:val="000000"/>
          <w:rtl w:val="0"/>
        </w:rPr>
        <w:t xml:space="preserve">Summary - Preparing &amp; Uploading the Input File</w:t>
      </w:r>
    </w:p>
    <w:p w:rsidR="00000000" w:rsidDel="00000000" w:rsidP="00000000" w:rsidRDefault="00000000" w:rsidRPr="00000000" w14:paraId="000003B8">
      <w:pPr>
        <w:jc w:val="both"/>
        <w:rPr/>
      </w:pPr>
      <w:r w:rsidDel="00000000" w:rsidR="00000000" w:rsidRPr="00000000">
        <w:rPr/>
        <mc:AlternateContent>
          <mc:Choice Requires="wpg">
            <w:drawing>
              <wp:inline distB="0" distT="0" distL="0" distR="0">
                <wp:extent cx="5943600" cy="2971800"/>
                <wp:effectExtent b="0" l="0" r="0" t="0"/>
                <wp:docPr id="18" name=""/>
                <a:graphic>
                  <a:graphicData uri="http://schemas.microsoft.com/office/word/2010/wordprocessingGroup">
                    <wpg:wgp>
                      <wpg:cNvGrpSpPr/>
                      <wpg:grpSpPr>
                        <a:xfrm>
                          <a:off x="0" y="0"/>
                          <a:ext cx="5943600" cy="2971800"/>
                          <a:chOff x="0" y="0"/>
                          <a:chExt cx="5944750" cy="2971800"/>
                        </a:xfrm>
                      </wpg:grpSpPr>
                      <wpg:grpSp>
                        <wpg:cNvGrpSpPr/>
                        <wpg:grpSpPr>
                          <a:xfrm>
                            <a:off x="0" y="0"/>
                            <a:ext cx="5943600" cy="2971800"/>
                            <a:chOff x="0" y="0"/>
                            <a:chExt cx="5943600" cy="2971800"/>
                          </a:xfrm>
                        </wpg:grpSpPr>
                        <wps:wsp>
                          <wps:cNvSpPr/>
                          <wps:cNvPr id="7" name="Shape 7"/>
                          <wps:spPr>
                            <a:xfrm>
                              <a:off x="0" y="0"/>
                              <a:ext cx="5943600" cy="297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5223" y="640800"/>
                              <a:ext cx="1561355" cy="1690198"/>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50954"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1: Prepare</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Extract &amp; Prepare Input file and upload on NCGTC Server.</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Prepared by MLI user account.</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'Draft'</w:t>
                                </w:r>
                              </w:p>
                            </w:txbxContent>
                          </wps:txbx>
                          <wps:bodyPr anchorCtr="0" anchor="t" bIns="38100" lIns="38100" spcFirstLastPara="1" rIns="38100" wrap="square" tIns="38100">
                            <a:noAutofit/>
                          </wps:bodyPr>
                        </wps:wsp>
                        <wps:wsp>
                          <wps:cNvSpPr/>
                          <wps:cNvPr id="59" name="Shape 59"/>
                          <wps:spPr>
                            <a:xfrm>
                              <a:off x="1722715" y="1292291"/>
                              <a:ext cx="331007" cy="387216"/>
                            </a:xfrm>
                            <a:prstGeom prst="rightArrow">
                              <a:avLst>
                                <a:gd fmla="val 60000" name="adj1"/>
                                <a:gd fmla="val 50000" name="adj2"/>
                              </a:avLst>
                            </a:prstGeom>
                            <a:solidFill>
                              <a:srgbClr val="4372C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1722715" y="1369734"/>
                              <a:ext cx="231705" cy="2323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p>
                            </w:txbxContent>
                          </wps:txbx>
                          <wps:bodyPr anchorCtr="0" anchor="ctr" bIns="0" lIns="0" spcFirstLastPara="1" rIns="0" wrap="square" tIns="0">
                            <a:noAutofit/>
                          </wps:bodyPr>
                        </wps:wsp>
                        <wps:wsp>
                          <wps:cNvSpPr/>
                          <wps:cNvPr id="61" name="Shape 61"/>
                          <wps:spPr>
                            <a:xfrm>
                              <a:off x="2191122" y="640800"/>
                              <a:ext cx="1561355" cy="1690198"/>
                            </a:xfrm>
                            <a:prstGeom prst="roundRect">
                              <a:avLst>
                                <a:gd fmla="val 10000" name="adj"/>
                              </a:avLst>
                            </a:prstGeom>
                            <a:solidFill>
                              <a:srgbClr val="44B78C"/>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a:off x="2236853"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2: Approve</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Approve the Input file. </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Approved by MLI Approver Account after due verifications.</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'Approved'</w:t>
                                </w:r>
                              </w:p>
                            </w:txbxContent>
                          </wps:txbx>
                          <wps:bodyPr anchorCtr="0" anchor="t" bIns="38100" lIns="38100" spcFirstLastPara="1" rIns="38100" wrap="square" tIns="38100">
                            <a:noAutofit/>
                          </wps:bodyPr>
                        </wps:wsp>
                        <wps:wsp>
                          <wps:cNvSpPr/>
                          <wps:cNvPr id="63" name="Shape 63"/>
                          <wps:spPr>
                            <a:xfrm>
                              <a:off x="3908613" y="1292291"/>
                              <a:ext cx="331007" cy="387216"/>
                            </a:xfrm>
                            <a:prstGeom prst="rightArrow">
                              <a:avLst>
                                <a:gd fmla="val 60000" name="adj1"/>
                                <a:gd fmla="val 50000" name="adj2"/>
                              </a:avLst>
                            </a:prstGeom>
                            <a:solidFill>
                              <a:srgbClr val="6FAA4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3908613" y="1369734"/>
                              <a:ext cx="231705" cy="23233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p>
                            </w:txbxContent>
                          </wps:txbx>
                          <wps:bodyPr anchorCtr="0" anchor="ctr" bIns="0" lIns="0" spcFirstLastPara="1" rIns="0" wrap="square" tIns="0">
                            <a:noAutofit/>
                          </wps:bodyPr>
                        </wps:wsp>
                        <wps:wsp>
                          <wps:cNvSpPr/>
                          <wps:cNvPr id="65" name="Shape 65"/>
                          <wps:spPr>
                            <a:xfrm>
                              <a:off x="4377020" y="640800"/>
                              <a:ext cx="1561355" cy="1690198"/>
                            </a:xfrm>
                            <a:prstGeom prst="roundRect">
                              <a:avLst>
                                <a:gd fmla="val 10000" name="adj"/>
                              </a:avLst>
                            </a:prstGeom>
                            <a:solidFill>
                              <a:srgbClr val="6FAA47"/>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4422751" y="686531"/>
                              <a:ext cx="1469893" cy="15987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Step 3: Final Submission</w:t>
                                </w:r>
                              </w:p>
                              <w:p w:rsidR="00000000" w:rsidDel="00000000" w:rsidP="00000000" w:rsidRDefault="00000000" w:rsidRPr="00000000">
                                <w:pPr>
                                  <w:spacing w:after="0" w:before="7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Acceptance to the ‘Management Certificate - Terms &amp; Conditions’</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is sent for Approval from NCGTC</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Post Approval of NCGTC user - the input file is processed</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File Status - 'Submitted'</w:t>
                                </w:r>
                              </w:p>
                            </w:txbxContent>
                          </wps:txbx>
                          <wps:bodyPr anchorCtr="0" anchor="t" bIns="38100" lIns="38100" spcFirstLastPara="1" rIns="38100" wrap="square" tIns="38100">
                            <a:noAutofit/>
                          </wps:bodyPr>
                        </wps:wsp>
                      </wpg:grpSp>
                    </wpg:wgp>
                  </a:graphicData>
                </a:graphic>
              </wp:inline>
            </w:drawing>
          </mc:Choice>
          <mc:Fallback>
            <w:drawing>
              <wp:inline distB="0" distT="0" distL="0" distR="0">
                <wp:extent cx="5943600" cy="2971800"/>
                <wp:effectExtent b="0" l="0" r="0" t="0"/>
                <wp:docPr id="1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5943600" cy="297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t xml:space="preserve">Note: MLI’s are expected to perform these steps in stipulated time communicated by NCGTC to MLI’s.</w:t>
      </w:r>
    </w:p>
    <w:p w:rsidR="00000000" w:rsidDel="00000000" w:rsidP="00000000" w:rsidRDefault="00000000" w:rsidRPr="00000000" w14:paraId="000003BA">
      <w:pPr>
        <w:jc w:val="both"/>
        <w:rPr/>
      </w:pPr>
      <w:r w:rsidDel="00000000" w:rsidR="00000000" w:rsidRPr="00000000">
        <w:rPr>
          <w:rtl w:val="0"/>
        </w:rPr>
        <w:t xml:space="preserve">The input file content uploaded by MLI in XML format will be extracted to a staging area database. While extracting these records, SURGE extractors will append the records with Date-Time stamp in order for effective traceability of input records.</w:t>
      </w:r>
    </w:p>
    <w:p w:rsidR="00000000" w:rsidDel="00000000" w:rsidP="00000000" w:rsidRDefault="00000000" w:rsidRPr="00000000" w14:paraId="000003BB">
      <w:pPr>
        <w:rPr>
          <w:rFonts w:ascii="Trebuchet MS" w:cs="Trebuchet MS" w:eastAsia="Trebuchet MS" w:hAnsi="Trebuchet MS"/>
          <w:b w:val="1"/>
          <w:bCs w:val="1"/>
          <w:color w:val="7f7f7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3"/>
        <w:keepLines w:val="0"/>
        <w:numPr>
          <w:ilvl w:val="2"/>
          <w:numId w:val="1"/>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6mzluvif91s5" w:id="32"/>
      <w:bookmarkEnd w:id="32"/>
      <w:r w:rsidDel="00000000" w:rsidR="00000000" w:rsidRPr="00000000">
        <w:rPr>
          <w:rFonts w:ascii="Trebuchet MS" w:cs="Trebuchet MS" w:eastAsia="Trebuchet MS" w:hAnsi="Trebuchet MS"/>
          <w:b w:val="1"/>
          <w:bCs w:val="1"/>
          <w:color w:val="000000"/>
          <w:rtl w:val="0"/>
        </w:rPr>
        <w:t xml:space="preserve">Eligibility Criteria Checks</w:t>
      </w:r>
    </w:p>
    <w:p w:rsidR="00000000" w:rsidDel="00000000" w:rsidP="00000000" w:rsidRDefault="00000000" w:rsidRPr="00000000" w14:paraId="000003BD">
      <w:pPr>
        <w:jc w:val="both"/>
        <w:rPr/>
      </w:pPr>
      <w:r w:rsidDel="00000000" w:rsidR="00000000" w:rsidRPr="00000000">
        <w:rPr>
          <w:rtl w:val="0"/>
        </w:rPr>
        <w:t xml:space="preserve">Following checks are performed on each MLI Loan Accounts to ascertain their eligibility for recoveries.  Approved Input file will be processed for each record and the record will be </w:t>
      </w:r>
      <w:r w:rsidDel="00000000" w:rsidR="00000000" w:rsidRPr="00000000">
        <w:rPr>
          <w:i w:val="1"/>
          <w:iCs w:val="1"/>
          <w:u w:val="single"/>
          <w:rtl w:val="0"/>
        </w:rPr>
        <w:t xml:space="preserve">REJECTED if</w:t>
      </w:r>
      <w:r w:rsidDel="00000000" w:rsidR="00000000" w:rsidRPr="00000000">
        <w:rPr>
          <w:rtl w:val="0"/>
        </w:rPr>
        <w:t xml:space="preserve">:</w:t>
      </w:r>
    </w:p>
    <w:p w:rsidR="00000000" w:rsidDel="00000000" w:rsidP="00000000" w:rsidRDefault="00000000" w:rsidRPr="00000000" w14:paraId="000003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‘MLI’ AND ‘Loan Account Number’ specified DOES NOT EXISTs in SURGE System Database. </w:t>
      </w:r>
    </w:p>
    <w:p w:rsidR="00000000" w:rsidDel="00000000" w:rsidP="00000000" w:rsidRDefault="00000000" w:rsidRPr="00000000" w14:paraId="000003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Records in same input file presented by MLI has repeated/same account number. (In such case, the first record will be considered valid and remaining records having duplicate (or repeated) account number will be rejected).</w:t>
      </w:r>
    </w:p>
    <w:p w:rsidR="00000000" w:rsidDel="00000000" w:rsidP="00000000" w:rsidRDefault="00000000" w:rsidRPr="00000000" w14:paraId="000003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loan account exists in system, but NOT in Full and Final Claim Invoked State (i.e. 30319).</w:t>
      </w:r>
    </w:p>
    <w:p w:rsidR="00000000" w:rsidDel="00000000" w:rsidP="00000000" w:rsidRDefault="00000000" w:rsidRPr="00000000" w14:paraId="000003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loan account exists in system, but in First claim Invoked state (.i.e. 30119).</w:t>
      </w:r>
    </w:p>
    <w:p w:rsidR="00000000" w:rsidDel="00000000" w:rsidP="00000000" w:rsidRDefault="00000000" w:rsidRPr="00000000" w14:paraId="000003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loan account exists in system, but in Second claim Invoked state (.i.e. 30219).</w:t>
      </w:r>
    </w:p>
    <w:p w:rsidR="00000000" w:rsidDel="00000000" w:rsidP="00000000" w:rsidRDefault="00000000" w:rsidRPr="00000000" w14:paraId="000003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recoveries amount is LESS THAN ZERO</w:t>
      </w:r>
    </w:p>
    <w:p w:rsidR="00000000" w:rsidDel="00000000" w:rsidP="00000000" w:rsidRDefault="00000000" w:rsidRPr="00000000" w14:paraId="000003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Recovery is:</w:t>
      </w:r>
    </w:p>
    <w:p w:rsidR="00000000" w:rsidDel="00000000" w:rsidP="00000000" w:rsidRDefault="00000000" w:rsidRPr="00000000" w14:paraId="000003C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Later to Current System Date.</w:t>
      </w:r>
    </w:p>
    <w:p w:rsidR="00000000" w:rsidDel="00000000" w:rsidP="00000000" w:rsidRDefault="00000000" w:rsidRPr="00000000" w14:paraId="000003C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Earlier to Full &amp; Final claim file upload date.</w:t>
      </w:r>
    </w:p>
    <w:p w:rsidR="00000000" w:rsidDel="00000000" w:rsidP="00000000" w:rsidRDefault="00000000" w:rsidRPr="00000000" w14:paraId="000003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Recovery Type is Yearly then:</w:t>
      </w:r>
    </w:p>
    <w:p w:rsidR="00000000" w:rsidDel="00000000" w:rsidP="00000000" w:rsidRDefault="00000000" w:rsidRPr="00000000" w14:paraId="000003C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Recovery is Earlier to previous financial year.</w:t>
      </w:r>
    </w:p>
    <w:p w:rsidR="00000000" w:rsidDel="00000000" w:rsidP="00000000" w:rsidRDefault="00000000" w:rsidRPr="00000000" w14:paraId="000003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Full &amp; Final claim payout NOT paid by NCGTC.</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3"/>
        <w:keepLines w:val="0"/>
        <w:numPr>
          <w:ilvl w:val="2"/>
          <w:numId w:val="1"/>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pn0xhj2qtbjv" w:id="33"/>
      <w:bookmarkEnd w:id="33"/>
      <w:r w:rsidDel="00000000" w:rsidR="00000000" w:rsidRPr="00000000">
        <w:rPr>
          <w:rFonts w:ascii="Trebuchet MS" w:cs="Trebuchet MS" w:eastAsia="Trebuchet MS" w:hAnsi="Trebuchet MS"/>
          <w:b w:val="1"/>
          <w:bCs w:val="1"/>
          <w:color w:val="000000"/>
          <w:rtl w:val="0"/>
        </w:rPr>
        <w:t xml:space="preserve">Treatment to Notified Recoveries </w:t>
      </w:r>
    </w:p>
    <w:p w:rsidR="00000000" w:rsidDel="00000000" w:rsidP="00000000" w:rsidRDefault="00000000" w:rsidRPr="00000000" w14:paraId="000003CD">
      <w:pPr>
        <w:jc w:val="both"/>
        <w:rPr/>
      </w:pPr>
      <w:r w:rsidDel="00000000" w:rsidR="00000000" w:rsidRPr="00000000">
        <w:rPr>
          <w:rtl w:val="0"/>
        </w:rPr>
        <w:t xml:space="preserve">As specified in the scheme notification - the recoveries that MLI secures from its borrowers, needs to be submitted to NCGTC. Such recoveries provided to NCGTC has a subtle difference depending on the period when it is being provided to NCGTC:</w:t>
      </w:r>
    </w:p>
    <w:p w:rsidR="00000000" w:rsidDel="00000000" w:rsidP="00000000" w:rsidRDefault="00000000" w:rsidRPr="00000000" w14:paraId="000003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recovery for a particular customers Id and loan a/c or a CG is being provided after the settlement of full &amp; final claim, then:</w:t>
      </w:r>
    </w:p>
    <w:p w:rsidR="00000000" w:rsidDel="00000000" w:rsidP="00000000" w:rsidRDefault="00000000" w:rsidRPr="00000000" w14:paraId="000003C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MLI needs to mention the whole recovery amount (recovered from the borrower) for the specific customers Id &amp; loan a/c or CG in consideration.</w:t>
      </w:r>
    </w:p>
    <w:p w:rsidR="00000000" w:rsidDel="00000000" w:rsidP="00000000" w:rsidRDefault="00000000" w:rsidRPr="00000000" w14:paraId="000003D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the NCGTC share percentage, Recovery amount that needs to be passed on to NCGTC will displayed to MLI and MLI will have to pass that recovery amount to NCGTC.</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b w:val="1"/>
          <w:bCs w:val="1"/>
        </w:rPr>
      </w:pPr>
      <w:r w:rsidDel="00000000" w:rsidR="00000000" w:rsidRPr="00000000">
        <w:rPr>
          <w:b w:val="1"/>
          <w:bCs w:val="1"/>
          <w:rtl w:val="0"/>
        </w:rPr>
        <w:t xml:space="preserve">CR Points:-</w:t>
      </w:r>
    </w:p>
    <w:p w:rsidR="00000000" w:rsidDel="00000000" w:rsidP="00000000" w:rsidRDefault="00000000" w:rsidRPr="00000000" w14:paraId="000003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Added additional “legal costs” column in the CGFMU recovery xml format and calculate the NCGTC recovery amount based on the Net recovery amount (legal cost and recovery amount). Field validations same as per recovery amount filed. -  There is no validation required for legal cost.  If legal cost is more than recovery amount zero bill considered for the respective account. Also, for negative amounts, consider them as zero, and no further processing will take place</w:t>
      </w:r>
    </w:p>
    <w:p w:rsidR="00000000" w:rsidDel="00000000" w:rsidP="00000000" w:rsidRDefault="00000000" w:rsidRPr="00000000" w14:paraId="000003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NCGTC recovery share percentage – Currently, NCGTC creator have an option to add the Recovery share percentage Parameter from Docket and in the docket only one percentage can be update for all the portfolios.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per the CGFMU scheme guidelines recovery share percentage will be same percentage on which final claim amount was settled. Accordingly, done a provision to update the docket 50% till 2019-20 portfolios and thereafter it should be 75%.</w:t>
        <w:br w:type="textWrapping"/>
        <w:br w:type="textWrapping"/>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As per the enhancement shared basis the IT note on 10</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April 2026, the system should now calculate the post final claim recovery amount as under:-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br w:type="textWrapping"/>
        <w:t xml:space="preserve">For Mudra portfolios:</w:t>
      </w:r>
    </w:p>
    <w:p w:rsidR="00000000" w:rsidDel="00000000" w:rsidP="00000000" w:rsidRDefault="00000000" w:rsidRPr="00000000" w14:paraId="000003D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50% of net recovery amount for portfolios up to FY 2019–20. </w:t>
      </w: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72.75% thereafter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highlight w:val="yellow"/>
          <w:u w:val="singl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single"/>
          <w:vertAlign w:val="baseline"/>
          <w:rtl w:val="0"/>
        </w:rPr>
        <w:t xml:space="preserve">For SHG portfolios:</w:t>
      </w:r>
    </w:p>
    <w:p w:rsidR="00000000" w:rsidDel="00000000" w:rsidP="00000000" w:rsidRDefault="00000000" w:rsidRPr="00000000" w14:paraId="000003D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75% of net recovery amount for 2021-22 portfolio onwards. </w:t>
      </w:r>
      <w:r w:rsidDel="00000000" w:rsidR="00000000" w:rsidRPr="00000000">
        <w:rPr>
          <w:rtl w:val="0"/>
        </w:rPr>
      </w:r>
    </w:p>
    <w:p w:rsidR="00000000" w:rsidDel="00000000" w:rsidP="00000000" w:rsidRDefault="00000000" w:rsidRPr="00000000" w14:paraId="000003DD">
      <w:pPr>
        <w:rPr/>
      </w:pPr>
      <w:r w:rsidDel="00000000" w:rsidR="00000000" w:rsidRPr="00000000">
        <w:rPr>
          <w:highlight w:val="yellow"/>
          <w:rtl w:val="0"/>
        </w:rPr>
        <w:br w:type="textWrapping"/>
        <w:t xml:space="preserve">Note, All other recovery calculation methodologies shall remain unchanged. Additionally, </w:t>
      </w:r>
      <w:r w:rsidDel="00000000" w:rsidR="00000000" w:rsidRPr="00000000">
        <w:rPr>
          <w:color w:val="000000"/>
          <w:highlight w:val="yellow"/>
          <w:rtl w:val="0"/>
        </w:rPr>
        <w:t xml:space="preserve">the collection of recovery amount should be integrated with the VAN API.</w:t>
      </w:r>
      <w:r w:rsidDel="00000000" w:rsidR="00000000" w:rsidRPr="00000000">
        <w:rPr>
          <w:rtl w:val="0"/>
        </w:rPr>
      </w:r>
    </w:p>
    <w:p w:rsidR="00000000" w:rsidDel="00000000" w:rsidP="00000000" w:rsidRDefault="00000000" w:rsidRPr="00000000" w14:paraId="000003DE">
      <w:pPr>
        <w:shd w:fill="ffffff" w:val="clear"/>
        <w:spacing w:after="0" w:line="240" w:lineRule="auto"/>
        <w:rPr/>
      </w:pPr>
      <w:r w:rsidDel="00000000" w:rsidR="00000000" w:rsidRPr="00000000">
        <w:rPr>
          <w:rtl w:val="0"/>
        </w:rPr>
      </w:r>
    </w:p>
    <w:p w:rsidR="00000000" w:rsidDel="00000000" w:rsidP="00000000" w:rsidRDefault="00000000" w:rsidRPr="00000000" w14:paraId="000003DF">
      <w:pPr>
        <w:shd w:fill="ffffff" w:val="clear"/>
        <w:spacing w:after="0" w:line="240" w:lineRule="auto"/>
        <w:rPr>
          <w:b w:val="1"/>
          <w:bCs w:val="1"/>
        </w:rPr>
      </w:pPr>
      <w:r w:rsidDel="00000000" w:rsidR="00000000" w:rsidRPr="00000000">
        <w:rPr>
          <w:b w:val="1"/>
          <w:bCs w:val="1"/>
          <w:rtl w:val="0"/>
        </w:rPr>
        <w:t xml:space="preserve">Explanation to Above Modification – </w:t>
      </w:r>
    </w:p>
    <w:p w:rsidR="00000000" w:rsidDel="00000000" w:rsidP="00000000" w:rsidRDefault="00000000" w:rsidRPr="00000000" w14:paraId="000003E0">
      <w:pPr>
        <w:shd w:fill="ffffff" w:val="clear"/>
        <w:spacing w:after="0" w:line="240" w:lineRule="auto"/>
        <w:rPr/>
      </w:pPr>
      <w:r w:rsidDel="00000000" w:rsidR="00000000" w:rsidRPr="00000000">
        <w:rPr>
          <w:rtl w:val="0"/>
        </w:rPr>
      </w:r>
    </w:p>
    <w:p w:rsidR="00000000" w:rsidDel="00000000" w:rsidP="00000000" w:rsidRDefault="00000000" w:rsidRPr="00000000" w14:paraId="000003E1">
      <w:pPr>
        <w:spacing w:line="240" w:lineRule="auto"/>
        <w:jc w:val="both"/>
        <w:rPr/>
      </w:pPr>
      <w:r w:rsidDel="00000000" w:rsidR="00000000" w:rsidRPr="00000000">
        <w:rPr>
          <w:rtl w:val="0"/>
        </w:rPr>
        <w:t xml:space="preserve">• The Net Recovery will be calculated using the formula below:</w:t>
      </w:r>
    </w:p>
    <w:p w:rsidR="00000000" w:rsidDel="00000000" w:rsidP="00000000" w:rsidRDefault="00000000" w:rsidRPr="00000000" w14:paraId="000003E2">
      <w:pPr>
        <w:spacing w:line="240" w:lineRule="auto"/>
        <w:jc w:val="both"/>
        <w:rPr/>
      </w:pPr>
      <w:r w:rsidDel="00000000" w:rsidR="00000000" w:rsidRPr="00000000">
        <w:rPr>
          <w:rtl w:val="0"/>
        </w:rPr>
        <w:t xml:space="preserve">Net Recovery Amount = Recovery Amount- Legal Cost</w:t>
      </w:r>
    </w:p>
    <w:p w:rsidR="00000000" w:rsidDel="00000000" w:rsidP="00000000" w:rsidRDefault="00000000" w:rsidRPr="00000000" w14:paraId="000003E3">
      <w:pPr>
        <w:spacing w:line="240" w:lineRule="auto"/>
        <w:jc w:val="both"/>
        <w:rPr/>
      </w:pPr>
      <w:r w:rsidDel="00000000" w:rsidR="00000000" w:rsidRPr="00000000">
        <w:rPr>
          <w:rtl w:val="0"/>
        </w:rPr>
        <w:t xml:space="preserve">• If the calculated recovery amount is negative, it will be treated as zero (e.g., if the net amount is -20, it should be considered as zero).</w:t>
      </w:r>
    </w:p>
    <w:p w:rsidR="00000000" w:rsidDel="00000000" w:rsidP="00000000" w:rsidRDefault="00000000" w:rsidRPr="00000000" w14:paraId="000003E4">
      <w:pPr>
        <w:spacing w:line="240" w:lineRule="auto"/>
        <w:jc w:val="both"/>
        <w:rPr/>
      </w:pPr>
      <w:r w:rsidDel="00000000" w:rsidR="00000000" w:rsidRPr="00000000">
        <w:rPr>
          <w:rtl w:val="0"/>
        </w:rPr>
        <w:t xml:space="preserve">• No field validations are required for legal cost.</w:t>
      </w:r>
    </w:p>
    <w:p w:rsidR="00000000" w:rsidDel="00000000" w:rsidP="00000000" w:rsidRDefault="00000000" w:rsidRPr="00000000" w14:paraId="000003E5">
      <w:pPr>
        <w:spacing w:line="240" w:lineRule="auto"/>
        <w:jc w:val="both"/>
        <w:rPr>
          <w:b w:val="1"/>
          <w:bCs w:val="1"/>
          <w:highlight w:val="yellow"/>
        </w:rPr>
      </w:pPr>
      <w:r w:rsidDel="00000000" w:rsidR="00000000" w:rsidRPr="00000000">
        <w:rPr>
          <w:highlight w:val="yellow"/>
          <w:rtl w:val="0"/>
        </w:rPr>
        <w:t xml:space="preserve">• The NCGTC Percentage is adjustable from the docket (e.g., 50% or 72.75%), 50% share will be applicable for all the records coming under 2019 -2020 portfolio and thereafter will be having 72.75% as the Recovery Share Percentage for </w:t>
      </w:r>
      <w:r w:rsidDel="00000000" w:rsidR="00000000" w:rsidRPr="00000000">
        <w:rPr>
          <w:b w:val="1"/>
          <w:bCs w:val="1"/>
          <w:highlight w:val="yellow"/>
          <w:rtl w:val="0"/>
        </w:rPr>
        <w:t xml:space="preserve">Mudra portfolios.</w:t>
      </w:r>
    </w:p>
    <w:p w:rsidR="00000000" w:rsidDel="00000000" w:rsidP="00000000" w:rsidRDefault="00000000" w:rsidRPr="00000000" w14:paraId="000003E6">
      <w:pPr>
        <w:spacing w:line="240" w:lineRule="auto"/>
        <w:jc w:val="both"/>
        <w:rPr>
          <w:b w:val="1"/>
          <w:bCs w:val="1"/>
          <w:highlight w:val="yellow"/>
        </w:rPr>
      </w:pPr>
      <w:r w:rsidDel="00000000" w:rsidR="00000000" w:rsidRPr="00000000">
        <w:rPr>
          <w:highlight w:val="yellow"/>
          <w:rtl w:val="0"/>
        </w:rPr>
        <w:t xml:space="preserve">Similarly, The NCGTC Percentage is adjustable from the docket 72.75% share will be applicable for all the records coming  2020-2021 portfolio and thereafter will be having 75% as the Recovery Share Percentage for </w:t>
      </w:r>
      <w:r w:rsidDel="00000000" w:rsidR="00000000" w:rsidRPr="00000000">
        <w:rPr>
          <w:b w:val="1"/>
          <w:bCs w:val="1"/>
          <w:highlight w:val="yellow"/>
          <w:rtl w:val="0"/>
        </w:rPr>
        <w:t xml:space="preserve">SHG portfolios.</w:t>
      </w:r>
    </w:p>
    <w:p w:rsidR="00000000" w:rsidDel="00000000" w:rsidP="00000000" w:rsidRDefault="00000000" w:rsidRPr="00000000" w14:paraId="000003E7">
      <w:pPr>
        <w:spacing w:line="240" w:lineRule="auto"/>
        <w:jc w:val="both"/>
        <w:rPr/>
      </w:pPr>
      <w:r w:rsidDel="00000000" w:rsidR="00000000" w:rsidRPr="00000000">
        <w:rPr>
          <w:rtl w:val="0"/>
        </w:rPr>
        <w:t xml:space="preserve">• The NCGTC Percentage will not be visible to MLI.</w:t>
      </w:r>
    </w:p>
    <w:p w:rsidR="00000000" w:rsidDel="00000000" w:rsidP="00000000" w:rsidRDefault="00000000" w:rsidRPr="00000000" w14:paraId="000003E8">
      <w:pPr>
        <w:spacing w:line="240" w:lineRule="auto"/>
        <w:jc w:val="both"/>
        <w:rPr/>
      </w:pPr>
      <w:r w:rsidDel="00000000" w:rsidR="00000000" w:rsidRPr="00000000">
        <w:rPr>
          <w:rtl w:val="0"/>
        </w:rPr>
        <w:t xml:space="preserve">• For zero invoice generation, the NCGTC approver is the final step. Once approved, it will move into a processed state and will not be visible for payment or available to the accountant.</w:t>
      </w:r>
    </w:p>
    <w:p w:rsidR="00000000" w:rsidDel="00000000" w:rsidP="00000000" w:rsidRDefault="00000000" w:rsidRPr="00000000" w14:paraId="000003E9">
      <w:pPr>
        <w:spacing w:line="240" w:lineRule="auto"/>
        <w:jc w:val="both"/>
        <w:rPr/>
      </w:pPr>
      <w:r w:rsidDel="00000000" w:rsidR="00000000" w:rsidRPr="00000000">
        <w:rPr>
          <w:rtl w:val="0"/>
        </w:rPr>
        <w:t xml:space="preserve">• No receipt will be downloadable for zero entries and no payment flow will be there for zero entries.</w:t>
      </w:r>
    </w:p>
    <w:p w:rsidR="00000000" w:rsidDel="00000000" w:rsidP="00000000" w:rsidRDefault="00000000" w:rsidRPr="00000000" w14:paraId="000003EA">
      <w:pPr>
        <w:spacing w:line="240" w:lineRule="auto"/>
        <w:jc w:val="both"/>
        <w:rPr/>
      </w:pPr>
      <w:r w:rsidDel="00000000" w:rsidR="00000000" w:rsidRPr="00000000">
        <w:rPr>
          <w:rtl w:val="0"/>
        </w:rPr>
        <w:t xml:space="preserve">• For values other than zero, the entire process remains the same as the previous workflow. Users will be able to download the statement of recovery and payment receipt for those records.</w:t>
      </w:r>
    </w:p>
    <w:p w:rsidR="00000000" w:rsidDel="00000000" w:rsidP="00000000" w:rsidRDefault="00000000" w:rsidRPr="00000000" w14:paraId="000003EB">
      <w:pPr>
        <w:spacing w:line="240" w:lineRule="auto"/>
        <w:jc w:val="both"/>
        <w:rPr/>
      </w:pPr>
      <w:r w:rsidDel="00000000" w:rsidR="00000000" w:rsidRPr="00000000">
        <w:rPr>
          <w:rtl w:val="0"/>
        </w:rPr>
        <w:t xml:space="preserve">• The entire flow for the recovery process remains unchanged for the non-zero &amp; non negative records.</w:t>
      </w:r>
    </w:p>
    <w:p w:rsidR="00000000" w:rsidDel="00000000" w:rsidP="00000000" w:rsidRDefault="00000000" w:rsidRPr="00000000" w14:paraId="000003EC">
      <w:pPr>
        <w:shd w:fill="ffffff" w:val="clear"/>
        <w:spacing w:after="0" w:line="240" w:lineRule="auto"/>
        <w:rPr>
          <w:b w:val="1"/>
          <w:bCs w:val="1"/>
          <w:color w:val="000000"/>
          <w:sz w:val="28"/>
          <w:szCs w:val="28"/>
          <w:highlight w:val="yellow"/>
        </w:rPr>
      </w:pPr>
      <w:r w:rsidDel="00000000" w:rsidR="00000000" w:rsidRPr="00000000">
        <w:rPr>
          <w:rtl w:val="0"/>
        </w:rPr>
      </w:r>
    </w:p>
    <w:p w:rsidR="00000000" w:rsidDel="00000000" w:rsidP="00000000" w:rsidRDefault="00000000" w:rsidRPr="00000000" w14:paraId="000003ED">
      <w:pPr>
        <w:shd w:fill="ffffff" w:val="clear"/>
        <w:spacing w:after="0" w:line="240" w:lineRule="auto"/>
        <w:rPr>
          <w:b w:val="1"/>
          <w:bCs w:val="1"/>
          <w:color w:val="000000"/>
          <w:sz w:val="28"/>
          <w:szCs w:val="28"/>
        </w:rPr>
      </w:pPr>
      <w:r w:rsidDel="00000000" w:rsidR="00000000" w:rsidRPr="00000000">
        <w:rPr>
          <w:b w:val="1"/>
          <w:bCs w:val="1"/>
          <w:color w:val="000000"/>
          <w:sz w:val="28"/>
          <w:szCs w:val="28"/>
          <w:highlight w:val="yellow"/>
          <w:rtl w:val="0"/>
        </w:rPr>
        <w:t xml:space="preserve">Calculations Scenarios for Mudra Portfolio –</w:t>
      </w:r>
      <w:r w:rsidDel="00000000" w:rsidR="00000000" w:rsidRPr="00000000">
        <w:rPr>
          <w:b w:val="1"/>
          <w:bCs w:val="1"/>
          <w:color w:val="000000"/>
          <w:sz w:val="28"/>
          <w:szCs w:val="28"/>
          <w:rtl w:val="0"/>
        </w:rPr>
        <w:t xml:space="preserve"> </w:t>
      </w:r>
    </w:p>
    <w:p w:rsidR="00000000" w:rsidDel="00000000" w:rsidP="00000000" w:rsidRDefault="00000000" w:rsidRPr="00000000" w14:paraId="000003EE">
      <w:pPr>
        <w:shd w:fill="ffffff" w:val="clear"/>
        <w:spacing w:after="0" w:line="240" w:lineRule="auto"/>
        <w:rPr>
          <w:rFonts w:ascii="Quattrocento Sans" w:cs="Quattrocento Sans" w:eastAsia="Quattrocento Sans" w:hAnsi="Quattrocento Sans"/>
          <w:b w:val="1"/>
          <w:bCs w:val="1"/>
          <w:color w:val="172b4d"/>
          <w:sz w:val="21"/>
          <w:szCs w:val="21"/>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Normal Scenario for all the records under 2019 -2020-time span, having 50% as Recovery share as per the portfolio.</w:t>
      </w:r>
    </w:p>
    <w:tbl>
      <w:tblPr>
        <w:tblStyle w:val="Table19"/>
        <w:tblW w:w="10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2115"/>
        <w:gridCol w:w="1763"/>
        <w:gridCol w:w="774"/>
        <w:gridCol w:w="774"/>
        <w:gridCol w:w="2355"/>
        <w:gridCol w:w="1676"/>
        <w:tblGridChange w:id="0">
          <w:tblGrid>
            <w:gridCol w:w="1258"/>
            <w:gridCol w:w="2115"/>
            <w:gridCol w:w="1763"/>
            <w:gridCol w:w="774"/>
            <w:gridCol w:w="774"/>
            <w:gridCol w:w="2355"/>
            <w:gridCol w:w="1676"/>
          </w:tblGrid>
        </w:tblGridChange>
      </w:tblGrid>
      <w:tr>
        <w:trPr>
          <w:cantSplit w:val="0"/>
          <w:trHeight w:val="248" w:hRule="atLeast"/>
          <w:tblHeader w:val="0"/>
        </w:trPr>
        <w:tc>
          <w:tcPr>
            <w:vAlign w:val="bottom"/>
          </w:tcPr>
          <w:p w:rsidR="00000000" w:rsidDel="00000000" w:rsidP="00000000" w:rsidRDefault="00000000" w:rsidRPr="00000000" w14:paraId="000003F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CustomerId</w:t>
            </w:r>
          </w:p>
        </w:tc>
        <w:tc>
          <w:tcPr>
            <w:vAlign w:val="bottom"/>
          </w:tcPr>
          <w:p w:rsidR="00000000" w:rsidDel="00000000" w:rsidP="00000000" w:rsidRDefault="00000000" w:rsidRPr="00000000" w14:paraId="000003F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LoanAccountNumber</w:t>
            </w:r>
          </w:p>
        </w:tc>
        <w:tc>
          <w:tcPr>
            <w:vAlign w:val="bottom"/>
          </w:tcPr>
          <w:p w:rsidR="00000000" w:rsidDel="00000000" w:rsidP="00000000" w:rsidRDefault="00000000" w:rsidRPr="00000000" w14:paraId="000003F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w:t>
            </w:r>
          </w:p>
        </w:tc>
        <w:tc>
          <w:tcPr>
            <w:vAlign w:val="bottom"/>
          </w:tcPr>
          <w:p w:rsidR="00000000" w:rsidDel="00000000" w:rsidP="00000000" w:rsidRDefault="00000000" w:rsidRPr="00000000" w14:paraId="000003F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leg cost</w:t>
            </w:r>
          </w:p>
        </w:tc>
        <w:tc>
          <w:tcPr>
            <w:vAlign w:val="bottom"/>
          </w:tcPr>
          <w:p w:rsidR="00000000" w:rsidDel="00000000" w:rsidP="00000000" w:rsidRDefault="00000000" w:rsidRPr="00000000" w14:paraId="000003F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Net of rec</w:t>
            </w:r>
          </w:p>
        </w:tc>
        <w:tc>
          <w:tcPr>
            <w:vAlign w:val="bottom"/>
          </w:tcPr>
          <w:p w:rsidR="00000000" w:rsidDel="00000000" w:rsidP="00000000" w:rsidRDefault="00000000" w:rsidRPr="00000000" w14:paraId="000003F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 (NCGTC Share)</w:t>
            </w:r>
          </w:p>
        </w:tc>
        <w:tc>
          <w:tcPr>
            <w:vAlign w:val="bottom"/>
          </w:tcPr>
          <w:p w:rsidR="00000000" w:rsidDel="00000000" w:rsidP="00000000" w:rsidRDefault="00000000" w:rsidRPr="00000000" w14:paraId="000003F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DateOfRecovery</w:t>
            </w:r>
          </w:p>
        </w:tc>
      </w:tr>
      <w:tr>
        <w:trPr>
          <w:cantSplit w:val="0"/>
          <w:trHeight w:val="248" w:hRule="atLeast"/>
          <w:tblHeader w:val="0"/>
        </w:trPr>
        <w:tc>
          <w:tcPr>
            <w:vAlign w:val="bottom"/>
          </w:tcPr>
          <w:p w:rsidR="00000000" w:rsidDel="00000000" w:rsidP="00000000" w:rsidRDefault="00000000" w:rsidRPr="00000000" w14:paraId="000003F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ICIC103</w:t>
            </w:r>
          </w:p>
        </w:tc>
        <w:tc>
          <w:tcPr>
            <w:vAlign w:val="bottom"/>
          </w:tcPr>
          <w:p w:rsidR="00000000" w:rsidDel="00000000" w:rsidP="00000000" w:rsidRDefault="00000000" w:rsidRPr="00000000" w14:paraId="000003F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IC13</w:t>
            </w:r>
          </w:p>
        </w:tc>
        <w:tc>
          <w:tcPr>
            <w:vAlign w:val="bottom"/>
          </w:tcPr>
          <w:p w:rsidR="00000000" w:rsidDel="00000000" w:rsidP="00000000" w:rsidRDefault="00000000" w:rsidRPr="00000000" w14:paraId="000003F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3F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3F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3F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w:t>
            </w:r>
          </w:p>
        </w:tc>
        <w:tc>
          <w:tcPr>
            <w:vAlign w:val="bottom"/>
          </w:tcPr>
          <w:p w:rsidR="00000000" w:rsidDel="00000000" w:rsidP="00000000" w:rsidRDefault="00000000" w:rsidRPr="00000000" w14:paraId="000003F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r>
        <w:trPr>
          <w:cantSplit w:val="0"/>
          <w:trHeight w:val="248" w:hRule="atLeast"/>
          <w:tblHeader w:val="0"/>
        </w:trPr>
        <w:tc>
          <w:tcPr>
            <w:vAlign w:val="bottom"/>
          </w:tcPr>
          <w:p w:rsidR="00000000" w:rsidDel="00000000" w:rsidP="00000000" w:rsidRDefault="00000000" w:rsidRPr="00000000" w14:paraId="000003F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ICIC111</w:t>
            </w:r>
          </w:p>
        </w:tc>
        <w:tc>
          <w:tcPr>
            <w:vAlign w:val="bottom"/>
          </w:tcPr>
          <w:p w:rsidR="00000000" w:rsidDel="00000000" w:rsidP="00000000" w:rsidRDefault="00000000" w:rsidRPr="00000000" w14:paraId="000003F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IC21</w:t>
            </w:r>
          </w:p>
        </w:tc>
        <w:tc>
          <w:tcPr>
            <w:vAlign w:val="bottom"/>
          </w:tcPr>
          <w:p w:rsidR="00000000" w:rsidDel="00000000" w:rsidP="00000000" w:rsidRDefault="00000000" w:rsidRPr="00000000" w14:paraId="0000040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50000</w:t>
            </w:r>
          </w:p>
        </w:tc>
        <w:tc>
          <w:tcPr>
            <w:vAlign w:val="bottom"/>
          </w:tcPr>
          <w:p w:rsidR="00000000" w:rsidDel="00000000" w:rsidP="00000000" w:rsidRDefault="00000000" w:rsidRPr="00000000" w14:paraId="0000040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02">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30000</w:t>
            </w:r>
          </w:p>
        </w:tc>
        <w:tc>
          <w:tcPr>
            <w:vAlign w:val="bottom"/>
          </w:tcPr>
          <w:p w:rsidR="00000000" w:rsidDel="00000000" w:rsidP="00000000" w:rsidRDefault="00000000" w:rsidRPr="00000000" w14:paraId="00000403">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15000</w:t>
            </w:r>
          </w:p>
        </w:tc>
        <w:tc>
          <w:tcPr>
            <w:vAlign w:val="bottom"/>
          </w:tcPr>
          <w:p w:rsidR="00000000" w:rsidDel="00000000" w:rsidP="00000000" w:rsidRDefault="00000000" w:rsidRPr="00000000" w14:paraId="0000040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E.g. Recovery Amount is 20000,</w:t>
      </w:r>
    </w:p>
    <w:p w:rsidR="00000000" w:rsidDel="00000000" w:rsidP="00000000" w:rsidRDefault="00000000" w:rsidRPr="00000000" w14:paraId="000004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Legal cost is 10000</w:t>
      </w:r>
    </w:p>
    <w:p w:rsidR="00000000" w:rsidDel="00000000" w:rsidP="00000000" w:rsidRDefault="00000000" w:rsidRPr="00000000" w14:paraId="000004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Net Recovery will be = Recovery Amount – Legal Cost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20000 – 10000 = 10000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50% of 10000 = 5000 will be recovery amount share as per the portfolio </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Second Scenario for all the records After 2020-time span, having 72.75% as Recovery share as per the portfolio.</w:t>
      </w:r>
    </w:p>
    <w:tbl>
      <w:tblPr>
        <w:tblStyle w:val="Table20"/>
        <w:tblW w:w="1067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2115"/>
        <w:gridCol w:w="1763"/>
        <w:gridCol w:w="774"/>
        <w:gridCol w:w="774"/>
        <w:gridCol w:w="2317"/>
        <w:gridCol w:w="1676"/>
        <w:tblGridChange w:id="0">
          <w:tblGrid>
            <w:gridCol w:w="1258"/>
            <w:gridCol w:w="2115"/>
            <w:gridCol w:w="1763"/>
            <w:gridCol w:w="774"/>
            <w:gridCol w:w="774"/>
            <w:gridCol w:w="2317"/>
            <w:gridCol w:w="1676"/>
          </w:tblGrid>
        </w:tblGridChange>
      </w:tblGrid>
      <w:tr>
        <w:trPr>
          <w:cantSplit w:val="0"/>
          <w:trHeight w:val="267" w:hRule="atLeast"/>
          <w:tblHeader w:val="0"/>
        </w:trPr>
        <w:tc>
          <w:tcPr>
            <w:vAlign w:val="bottom"/>
          </w:tcPr>
          <w:p w:rsidR="00000000" w:rsidDel="00000000" w:rsidP="00000000" w:rsidRDefault="00000000" w:rsidRPr="00000000" w14:paraId="000004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CustomerId</w:t>
            </w:r>
          </w:p>
        </w:tc>
        <w:tc>
          <w:tcPr>
            <w:vAlign w:val="bottom"/>
          </w:tcPr>
          <w:p w:rsidR="00000000" w:rsidDel="00000000" w:rsidP="00000000" w:rsidRDefault="00000000" w:rsidRPr="00000000" w14:paraId="000004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LoanAccountNumber</w:t>
            </w:r>
          </w:p>
        </w:tc>
        <w:tc>
          <w:tcPr>
            <w:vAlign w:val="bottom"/>
          </w:tcPr>
          <w:p w:rsidR="00000000" w:rsidDel="00000000" w:rsidP="00000000" w:rsidRDefault="00000000" w:rsidRPr="00000000" w14:paraId="0000040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w:t>
            </w:r>
          </w:p>
        </w:tc>
        <w:tc>
          <w:tcPr>
            <w:vAlign w:val="bottom"/>
          </w:tcPr>
          <w:p w:rsidR="00000000" w:rsidDel="00000000" w:rsidP="00000000" w:rsidRDefault="00000000" w:rsidRPr="00000000" w14:paraId="0000041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leg cost</w:t>
            </w:r>
          </w:p>
        </w:tc>
        <w:tc>
          <w:tcPr>
            <w:vAlign w:val="bottom"/>
          </w:tcPr>
          <w:p w:rsidR="00000000" w:rsidDel="00000000" w:rsidP="00000000" w:rsidRDefault="00000000" w:rsidRPr="00000000" w14:paraId="000004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Net of rec</w:t>
            </w:r>
          </w:p>
        </w:tc>
        <w:tc>
          <w:tcPr>
            <w:vAlign w:val="bottom"/>
          </w:tcPr>
          <w:p w:rsidR="00000000" w:rsidDel="00000000" w:rsidP="00000000" w:rsidRDefault="00000000" w:rsidRPr="00000000" w14:paraId="000004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 (NCGTC Share)</w:t>
            </w:r>
          </w:p>
        </w:tc>
        <w:tc>
          <w:tcPr>
            <w:vAlign w:val="bottom"/>
          </w:tcPr>
          <w:p w:rsidR="00000000" w:rsidDel="00000000" w:rsidP="00000000" w:rsidRDefault="00000000" w:rsidRPr="00000000" w14:paraId="000004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DateOfRecovery</w:t>
            </w:r>
          </w:p>
        </w:tc>
      </w:tr>
      <w:tr>
        <w:trPr>
          <w:cantSplit w:val="0"/>
          <w:trHeight w:val="267" w:hRule="atLeast"/>
          <w:tblHeader w:val="0"/>
        </w:trPr>
        <w:tc>
          <w:tcPr>
            <w:vAlign w:val="bottom"/>
          </w:tcPr>
          <w:p w:rsidR="00000000" w:rsidDel="00000000" w:rsidP="00000000" w:rsidRDefault="00000000" w:rsidRPr="00000000" w14:paraId="0000041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ICIC103</w:t>
            </w:r>
          </w:p>
        </w:tc>
        <w:tc>
          <w:tcPr>
            <w:vAlign w:val="bottom"/>
          </w:tcPr>
          <w:p w:rsidR="00000000" w:rsidDel="00000000" w:rsidP="00000000" w:rsidRDefault="00000000" w:rsidRPr="00000000" w14:paraId="0000041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IC13</w:t>
            </w:r>
          </w:p>
        </w:tc>
        <w:tc>
          <w:tcPr>
            <w:vAlign w:val="bottom"/>
          </w:tcPr>
          <w:p w:rsidR="00000000" w:rsidDel="00000000" w:rsidP="00000000" w:rsidRDefault="00000000" w:rsidRPr="00000000" w14:paraId="0000041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1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41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41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7500</w:t>
            </w:r>
          </w:p>
        </w:tc>
        <w:tc>
          <w:tcPr>
            <w:vAlign w:val="bottom"/>
          </w:tcPr>
          <w:p w:rsidR="00000000" w:rsidDel="00000000" w:rsidP="00000000" w:rsidRDefault="00000000" w:rsidRPr="00000000" w14:paraId="0000041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r>
        <w:trPr>
          <w:cantSplit w:val="0"/>
          <w:trHeight w:val="267" w:hRule="atLeast"/>
          <w:tblHeader w:val="0"/>
        </w:trPr>
        <w:tc>
          <w:tcPr>
            <w:vAlign w:val="bottom"/>
          </w:tcPr>
          <w:p w:rsidR="00000000" w:rsidDel="00000000" w:rsidP="00000000" w:rsidRDefault="00000000" w:rsidRPr="00000000" w14:paraId="0000041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ICIC111</w:t>
            </w:r>
          </w:p>
        </w:tc>
        <w:tc>
          <w:tcPr>
            <w:vAlign w:val="bottom"/>
          </w:tcPr>
          <w:p w:rsidR="00000000" w:rsidDel="00000000" w:rsidP="00000000" w:rsidRDefault="00000000" w:rsidRPr="00000000" w14:paraId="0000041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IC21</w:t>
            </w:r>
          </w:p>
        </w:tc>
        <w:tc>
          <w:tcPr>
            <w:vAlign w:val="bottom"/>
          </w:tcPr>
          <w:p w:rsidR="00000000" w:rsidDel="00000000" w:rsidP="00000000" w:rsidRDefault="00000000" w:rsidRPr="00000000" w14:paraId="0000041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50000</w:t>
            </w:r>
          </w:p>
        </w:tc>
        <w:tc>
          <w:tcPr>
            <w:vAlign w:val="bottom"/>
          </w:tcPr>
          <w:p w:rsidR="00000000" w:rsidDel="00000000" w:rsidP="00000000" w:rsidRDefault="00000000" w:rsidRPr="00000000" w14:paraId="0000041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1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30000</w:t>
            </w:r>
          </w:p>
        </w:tc>
        <w:tc>
          <w:tcPr>
            <w:vAlign w:val="bottom"/>
          </w:tcPr>
          <w:p w:rsidR="00000000" w:rsidDel="00000000" w:rsidP="00000000" w:rsidRDefault="00000000" w:rsidRPr="00000000" w14:paraId="0000042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22500</w:t>
            </w:r>
          </w:p>
        </w:tc>
        <w:tc>
          <w:tcPr>
            <w:vAlign w:val="bottom"/>
          </w:tcPr>
          <w:p w:rsidR="00000000" w:rsidDel="00000000" w:rsidP="00000000" w:rsidRDefault="00000000" w:rsidRPr="00000000" w14:paraId="0000042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bl>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E.g. Recovery Amount is 20000,</w:t>
      </w:r>
    </w:p>
    <w:p w:rsidR="00000000" w:rsidDel="00000000" w:rsidP="00000000" w:rsidRDefault="00000000" w:rsidRPr="00000000" w14:paraId="000004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Legal cost is 10000</w:t>
      </w:r>
    </w:p>
    <w:p w:rsidR="00000000" w:rsidDel="00000000" w:rsidP="00000000" w:rsidRDefault="00000000" w:rsidRPr="00000000" w14:paraId="000004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Net Recovery will be = Recovery Amount – Legal Cost </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20000 – 10000 = 10000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72.75% of 10000 = 7275 will be recovery amount share as per the portfolio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Third Scenario for all the negative records.</w:t>
      </w:r>
    </w:p>
    <w:tbl>
      <w:tblPr>
        <w:tblStyle w:val="Table21"/>
        <w:tblW w:w="10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220"/>
        <w:gridCol w:w="1800"/>
        <w:gridCol w:w="990"/>
        <w:gridCol w:w="990"/>
        <w:gridCol w:w="2728"/>
        <w:gridCol w:w="1862"/>
        <w:tblGridChange w:id="0">
          <w:tblGrid>
            <w:gridCol w:w="1115"/>
            <w:gridCol w:w="1220"/>
            <w:gridCol w:w="1800"/>
            <w:gridCol w:w="990"/>
            <w:gridCol w:w="990"/>
            <w:gridCol w:w="2728"/>
            <w:gridCol w:w="1862"/>
          </w:tblGrid>
        </w:tblGridChange>
      </w:tblGrid>
      <w:tr>
        <w:trPr>
          <w:cantSplit w:val="0"/>
          <w:trHeight w:val="304" w:hRule="atLeast"/>
          <w:tblHeader w:val="0"/>
        </w:trPr>
        <w:tc>
          <w:tcPr>
            <w:vAlign w:val="bottom"/>
          </w:tcPr>
          <w:p w:rsidR="00000000" w:rsidDel="00000000" w:rsidP="00000000" w:rsidRDefault="00000000" w:rsidRPr="00000000" w14:paraId="0000042D">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CustomerId</w:t>
            </w:r>
            <w:r w:rsidDel="00000000" w:rsidR="00000000" w:rsidRPr="00000000">
              <w:rPr>
                <w:rtl w:val="0"/>
              </w:rPr>
            </w:r>
          </w:p>
        </w:tc>
        <w:tc>
          <w:tcPr>
            <w:vAlign w:val="bottom"/>
          </w:tcPr>
          <w:p w:rsidR="00000000" w:rsidDel="00000000" w:rsidP="00000000" w:rsidRDefault="00000000" w:rsidRPr="00000000" w14:paraId="0000042E">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LoanAccountNumber</w:t>
            </w:r>
            <w:r w:rsidDel="00000000" w:rsidR="00000000" w:rsidRPr="00000000">
              <w:rPr>
                <w:rtl w:val="0"/>
              </w:rPr>
            </w:r>
          </w:p>
        </w:tc>
        <w:tc>
          <w:tcPr>
            <w:vAlign w:val="bottom"/>
          </w:tcPr>
          <w:p w:rsidR="00000000" w:rsidDel="00000000" w:rsidP="00000000" w:rsidRDefault="00000000" w:rsidRPr="00000000" w14:paraId="0000042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w:t>
            </w:r>
          </w:p>
        </w:tc>
        <w:tc>
          <w:tcPr>
            <w:vAlign w:val="bottom"/>
          </w:tcPr>
          <w:p w:rsidR="00000000" w:rsidDel="00000000" w:rsidP="00000000" w:rsidRDefault="00000000" w:rsidRPr="00000000" w14:paraId="000004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leg cost</w:t>
            </w:r>
          </w:p>
        </w:tc>
        <w:tc>
          <w:tcPr>
            <w:vAlign w:val="bottom"/>
          </w:tcPr>
          <w:p w:rsidR="00000000" w:rsidDel="00000000" w:rsidP="00000000" w:rsidRDefault="00000000" w:rsidRPr="00000000" w14:paraId="000004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Net of rec</w:t>
            </w:r>
          </w:p>
        </w:tc>
        <w:tc>
          <w:tcPr>
            <w:vAlign w:val="bottom"/>
          </w:tcPr>
          <w:p w:rsidR="00000000" w:rsidDel="00000000" w:rsidP="00000000" w:rsidRDefault="00000000" w:rsidRPr="00000000" w14:paraId="000004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 (NCGTC Share)</w:t>
            </w:r>
          </w:p>
        </w:tc>
        <w:tc>
          <w:tcPr>
            <w:vAlign w:val="bottom"/>
          </w:tcPr>
          <w:p w:rsidR="00000000" w:rsidDel="00000000" w:rsidP="00000000" w:rsidRDefault="00000000" w:rsidRPr="00000000" w14:paraId="0000043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DateOfRecovery</w:t>
            </w:r>
          </w:p>
        </w:tc>
      </w:tr>
      <w:tr>
        <w:trPr>
          <w:cantSplit w:val="0"/>
          <w:trHeight w:val="332" w:hRule="atLeast"/>
          <w:tblHeader w:val="0"/>
        </w:trPr>
        <w:tc>
          <w:tcPr>
            <w:vAlign w:val="bottom"/>
          </w:tcPr>
          <w:p w:rsidR="00000000" w:rsidDel="00000000" w:rsidP="00000000" w:rsidRDefault="00000000" w:rsidRPr="00000000" w14:paraId="0000043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ICIC103</w:t>
            </w:r>
          </w:p>
        </w:tc>
        <w:tc>
          <w:tcPr>
            <w:vAlign w:val="bottom"/>
          </w:tcPr>
          <w:p w:rsidR="00000000" w:rsidDel="00000000" w:rsidP="00000000" w:rsidRDefault="00000000" w:rsidRPr="00000000" w14:paraId="0000043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IC13</w:t>
            </w:r>
          </w:p>
        </w:tc>
        <w:tc>
          <w:tcPr>
            <w:vAlign w:val="bottom"/>
          </w:tcPr>
          <w:p w:rsidR="00000000" w:rsidDel="00000000" w:rsidP="00000000" w:rsidRDefault="00000000" w:rsidRPr="00000000" w14:paraId="0000043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3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50000</w:t>
            </w:r>
          </w:p>
        </w:tc>
        <w:tc>
          <w:tcPr>
            <w:vAlign w:val="bottom"/>
          </w:tcPr>
          <w:p w:rsidR="00000000" w:rsidDel="00000000" w:rsidP="00000000" w:rsidRDefault="00000000" w:rsidRPr="00000000" w14:paraId="0000043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-30000</w:t>
            </w:r>
          </w:p>
        </w:tc>
        <w:tc>
          <w:tcPr>
            <w:vAlign w:val="bottom"/>
          </w:tcPr>
          <w:p w:rsidR="00000000" w:rsidDel="00000000" w:rsidP="00000000" w:rsidRDefault="00000000" w:rsidRPr="00000000" w14:paraId="0000043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vAlign w:val="bottom"/>
          </w:tcPr>
          <w:p w:rsidR="00000000" w:rsidDel="00000000" w:rsidP="00000000" w:rsidRDefault="00000000" w:rsidRPr="00000000" w14:paraId="0000043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r>
        <w:trPr>
          <w:cantSplit w:val="0"/>
          <w:trHeight w:val="63" w:hRule="atLeast"/>
          <w:tblHeader w:val="0"/>
        </w:trPr>
        <w:tc>
          <w:tcPr>
            <w:vAlign w:val="bottom"/>
          </w:tcPr>
          <w:p w:rsidR="00000000" w:rsidDel="00000000" w:rsidP="00000000" w:rsidRDefault="00000000" w:rsidRPr="00000000" w14:paraId="0000043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ICIC111</w:t>
            </w:r>
          </w:p>
        </w:tc>
        <w:tc>
          <w:tcPr>
            <w:vAlign w:val="bottom"/>
          </w:tcPr>
          <w:p w:rsidR="00000000" w:rsidDel="00000000" w:rsidP="00000000" w:rsidRDefault="00000000" w:rsidRPr="00000000" w14:paraId="0000043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IC21</w:t>
            </w:r>
          </w:p>
        </w:tc>
        <w:tc>
          <w:tcPr>
            <w:vAlign w:val="bottom"/>
          </w:tcPr>
          <w:p w:rsidR="00000000" w:rsidDel="00000000" w:rsidP="00000000" w:rsidRDefault="00000000" w:rsidRPr="00000000" w14:paraId="0000043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50000</w:t>
            </w:r>
          </w:p>
        </w:tc>
        <w:tc>
          <w:tcPr>
            <w:vAlign w:val="bottom"/>
          </w:tcPr>
          <w:p w:rsidR="00000000" w:rsidDel="00000000" w:rsidP="00000000" w:rsidRDefault="00000000" w:rsidRPr="00000000" w14:paraId="0000043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60000</w:t>
            </w:r>
          </w:p>
        </w:tc>
        <w:tc>
          <w:tcPr>
            <w:vAlign w:val="bottom"/>
          </w:tcPr>
          <w:p w:rsidR="00000000" w:rsidDel="00000000" w:rsidP="00000000" w:rsidRDefault="00000000" w:rsidRPr="00000000" w14:paraId="0000043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44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vAlign w:val="bottom"/>
          </w:tcPr>
          <w:p w:rsidR="00000000" w:rsidDel="00000000" w:rsidP="00000000" w:rsidRDefault="00000000" w:rsidRPr="00000000" w14:paraId="0000044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bl>
    <w:p w:rsidR="00000000" w:rsidDel="00000000" w:rsidP="00000000" w:rsidRDefault="00000000" w:rsidRPr="00000000" w14:paraId="000004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E.g. Recovery Amount is 20000,</w:t>
      </w:r>
    </w:p>
    <w:p w:rsidR="00000000" w:rsidDel="00000000" w:rsidP="00000000" w:rsidRDefault="00000000" w:rsidRPr="00000000" w14:paraId="000004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Legal cost is 50000</w:t>
      </w:r>
    </w:p>
    <w:p w:rsidR="00000000" w:rsidDel="00000000" w:rsidP="00000000" w:rsidRDefault="00000000" w:rsidRPr="00000000" w14:paraId="0000044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Net Recovery will be = Recovery Amount – Legal Cost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20000 – 50000 = -30000</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0= If the calculated recovery amount is negative, it will be treated as zero, no invoice generation, no payment flow and No receipt will be downloadable for zero entries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shd w:fill="ffffff" w:val="clear"/>
        <w:spacing w:after="0" w:line="240" w:lineRule="auto"/>
        <w:rPr>
          <w:b w:val="1"/>
          <w:bCs w:val="1"/>
          <w:color w:val="000000"/>
          <w:sz w:val="28"/>
          <w:szCs w:val="28"/>
        </w:rPr>
      </w:pPr>
      <w:r w:rsidDel="00000000" w:rsidR="00000000" w:rsidRPr="00000000">
        <w:rPr>
          <w:b w:val="1"/>
          <w:bCs w:val="1"/>
          <w:color w:val="000000"/>
          <w:sz w:val="28"/>
          <w:szCs w:val="28"/>
          <w:highlight w:val="yellow"/>
          <w:rtl w:val="0"/>
        </w:rPr>
        <w:t xml:space="preserve">Calculations Scenarios for SHG Portfolio–</w:t>
      </w:r>
      <w:r w:rsidDel="00000000" w:rsidR="00000000" w:rsidRPr="00000000">
        <w:rPr>
          <w:b w:val="1"/>
          <w:bCs w:val="1"/>
          <w:color w:val="000000"/>
          <w:sz w:val="28"/>
          <w:szCs w:val="28"/>
          <w:rtl w:val="0"/>
        </w:rPr>
        <w:t xml:space="preserve"> </w:t>
      </w:r>
    </w:p>
    <w:p w:rsidR="00000000" w:rsidDel="00000000" w:rsidP="00000000" w:rsidRDefault="00000000" w:rsidRPr="00000000" w14:paraId="0000044A">
      <w:pPr>
        <w:shd w:fill="ffffff" w:val="clear"/>
        <w:spacing w:after="0" w:line="240" w:lineRule="auto"/>
        <w:rPr>
          <w:rFonts w:ascii="Quattrocento Sans" w:cs="Quattrocento Sans" w:eastAsia="Quattrocento Sans" w:hAnsi="Quattrocento Sans"/>
          <w:b w:val="1"/>
          <w:bCs w:val="1"/>
          <w:color w:val="172b4d"/>
          <w:sz w:val="21"/>
          <w:szCs w:val="21"/>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Scenario for all the records After 2021-time span, having 75% as Recovery share as per the portfolio.</w:t>
      </w:r>
    </w:p>
    <w:tbl>
      <w:tblPr>
        <w:tblStyle w:val="Table22"/>
        <w:tblW w:w="1067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2115"/>
        <w:gridCol w:w="1763"/>
        <w:gridCol w:w="774"/>
        <w:gridCol w:w="774"/>
        <w:gridCol w:w="2317"/>
        <w:gridCol w:w="1676"/>
        <w:tblGridChange w:id="0">
          <w:tblGrid>
            <w:gridCol w:w="1258"/>
            <w:gridCol w:w="2115"/>
            <w:gridCol w:w="1763"/>
            <w:gridCol w:w="774"/>
            <w:gridCol w:w="774"/>
            <w:gridCol w:w="2317"/>
            <w:gridCol w:w="1676"/>
          </w:tblGrid>
        </w:tblGridChange>
      </w:tblGrid>
      <w:tr>
        <w:trPr>
          <w:cantSplit w:val="0"/>
          <w:trHeight w:val="267" w:hRule="atLeast"/>
          <w:tblHeader w:val="0"/>
        </w:trPr>
        <w:tc>
          <w:tcPr>
            <w:vAlign w:val="bottom"/>
          </w:tcPr>
          <w:p w:rsidR="00000000" w:rsidDel="00000000" w:rsidP="00000000" w:rsidRDefault="00000000" w:rsidRPr="00000000" w14:paraId="0000044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CustomerId</w:t>
            </w:r>
          </w:p>
        </w:tc>
        <w:tc>
          <w:tcPr>
            <w:vAlign w:val="bottom"/>
          </w:tcPr>
          <w:p w:rsidR="00000000" w:rsidDel="00000000" w:rsidP="00000000" w:rsidRDefault="00000000" w:rsidRPr="00000000" w14:paraId="0000044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LoanAccountNumber</w:t>
            </w:r>
          </w:p>
        </w:tc>
        <w:tc>
          <w:tcPr>
            <w:vAlign w:val="bottom"/>
          </w:tcPr>
          <w:p w:rsidR="00000000" w:rsidDel="00000000" w:rsidP="00000000" w:rsidRDefault="00000000" w:rsidRPr="00000000" w14:paraId="000004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w:t>
            </w:r>
          </w:p>
        </w:tc>
        <w:tc>
          <w:tcPr>
            <w:vAlign w:val="bottom"/>
          </w:tcPr>
          <w:p w:rsidR="00000000" w:rsidDel="00000000" w:rsidP="00000000" w:rsidRDefault="00000000" w:rsidRPr="00000000" w14:paraId="0000045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leg cost</w:t>
            </w:r>
          </w:p>
        </w:tc>
        <w:tc>
          <w:tcPr>
            <w:vAlign w:val="bottom"/>
          </w:tcPr>
          <w:p w:rsidR="00000000" w:rsidDel="00000000" w:rsidP="00000000" w:rsidRDefault="00000000" w:rsidRPr="00000000" w14:paraId="0000045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Net of rec</w:t>
            </w:r>
          </w:p>
        </w:tc>
        <w:tc>
          <w:tcPr>
            <w:vAlign w:val="bottom"/>
          </w:tcPr>
          <w:p w:rsidR="00000000" w:rsidDel="00000000" w:rsidP="00000000" w:rsidRDefault="00000000" w:rsidRPr="00000000" w14:paraId="0000045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RecoveryAmount (NCGTC Share)</w:t>
            </w:r>
          </w:p>
        </w:tc>
        <w:tc>
          <w:tcPr>
            <w:vAlign w:val="bottom"/>
          </w:tcPr>
          <w:p w:rsidR="00000000" w:rsidDel="00000000" w:rsidP="00000000" w:rsidRDefault="00000000" w:rsidRPr="00000000" w14:paraId="000004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DateOfRecovery</w:t>
            </w:r>
          </w:p>
        </w:tc>
      </w:tr>
      <w:tr>
        <w:trPr>
          <w:cantSplit w:val="0"/>
          <w:trHeight w:val="267" w:hRule="atLeast"/>
          <w:tblHeader w:val="0"/>
        </w:trPr>
        <w:tc>
          <w:tcPr>
            <w:vAlign w:val="bottom"/>
          </w:tcPr>
          <w:p w:rsidR="00000000" w:rsidDel="00000000" w:rsidP="00000000" w:rsidRDefault="00000000" w:rsidRPr="00000000" w14:paraId="0000045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ICIC103</w:t>
            </w:r>
          </w:p>
        </w:tc>
        <w:tc>
          <w:tcPr>
            <w:vAlign w:val="bottom"/>
          </w:tcPr>
          <w:p w:rsidR="00000000" w:rsidDel="00000000" w:rsidP="00000000" w:rsidRDefault="00000000" w:rsidRPr="00000000" w14:paraId="000004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IC13</w:t>
            </w:r>
          </w:p>
        </w:tc>
        <w:tc>
          <w:tcPr>
            <w:vAlign w:val="bottom"/>
          </w:tcPr>
          <w:p w:rsidR="00000000" w:rsidDel="00000000" w:rsidP="00000000" w:rsidRDefault="00000000" w:rsidRPr="00000000" w14:paraId="0000045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5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4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10000</w:t>
            </w:r>
          </w:p>
        </w:tc>
        <w:tc>
          <w:tcPr>
            <w:vAlign w:val="bottom"/>
          </w:tcPr>
          <w:p w:rsidR="00000000" w:rsidDel="00000000" w:rsidP="00000000" w:rsidRDefault="00000000" w:rsidRPr="00000000" w14:paraId="0000045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7500</w:t>
            </w:r>
          </w:p>
        </w:tc>
        <w:tc>
          <w:tcPr>
            <w:vAlign w:val="bottom"/>
          </w:tcPr>
          <w:p w:rsidR="00000000" w:rsidDel="00000000" w:rsidP="00000000" w:rsidRDefault="00000000" w:rsidRPr="00000000" w14:paraId="0000045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r>
        <w:trPr>
          <w:cantSplit w:val="0"/>
          <w:trHeight w:val="267" w:hRule="atLeast"/>
          <w:tblHeader w:val="0"/>
        </w:trPr>
        <w:tc>
          <w:tcPr>
            <w:vAlign w:val="bottom"/>
          </w:tcPr>
          <w:p w:rsidR="00000000" w:rsidDel="00000000" w:rsidP="00000000" w:rsidRDefault="00000000" w:rsidRPr="00000000" w14:paraId="000004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ICIC111</w:t>
            </w:r>
          </w:p>
        </w:tc>
        <w:tc>
          <w:tcPr>
            <w:vAlign w:val="bottom"/>
          </w:tcPr>
          <w:p w:rsidR="00000000" w:rsidDel="00000000" w:rsidP="00000000" w:rsidRDefault="00000000" w:rsidRPr="00000000" w14:paraId="0000045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IC21</w:t>
            </w:r>
          </w:p>
        </w:tc>
        <w:tc>
          <w:tcPr>
            <w:vAlign w:val="bottom"/>
          </w:tcPr>
          <w:p w:rsidR="00000000" w:rsidDel="00000000" w:rsidP="00000000" w:rsidRDefault="00000000" w:rsidRPr="00000000" w14:paraId="0000045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50000</w:t>
            </w:r>
          </w:p>
        </w:tc>
        <w:tc>
          <w:tcPr>
            <w:vAlign w:val="bottom"/>
          </w:tcPr>
          <w:p w:rsidR="00000000" w:rsidDel="00000000" w:rsidP="00000000" w:rsidRDefault="00000000" w:rsidRPr="00000000" w14:paraId="0000045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20000</w:t>
            </w:r>
          </w:p>
        </w:tc>
        <w:tc>
          <w:tcPr>
            <w:vAlign w:val="bottom"/>
          </w:tcPr>
          <w:p w:rsidR="00000000" w:rsidDel="00000000" w:rsidP="00000000" w:rsidRDefault="00000000" w:rsidRPr="00000000" w14:paraId="0000045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30000</w:t>
            </w:r>
          </w:p>
        </w:tc>
        <w:tc>
          <w:tcPr>
            <w:vAlign w:val="bottom"/>
          </w:tcPr>
          <w:p w:rsidR="00000000" w:rsidDel="00000000" w:rsidP="00000000" w:rsidRDefault="00000000" w:rsidRPr="00000000" w14:paraId="0000046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22500</w:t>
            </w:r>
          </w:p>
        </w:tc>
        <w:tc>
          <w:tcPr>
            <w:vAlign w:val="bottom"/>
          </w:tcPr>
          <w:p w:rsidR="00000000" w:rsidDel="00000000" w:rsidP="00000000" w:rsidRDefault="00000000" w:rsidRPr="00000000" w14:paraId="000004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11/27/2025</w:t>
            </w:r>
          </w:p>
        </w:tc>
      </w:tr>
    </w:tbl>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E.g. Recovery Amount is 20000,</w:t>
      </w:r>
    </w:p>
    <w:p w:rsidR="00000000" w:rsidDel="00000000" w:rsidP="00000000" w:rsidRDefault="00000000" w:rsidRPr="00000000" w14:paraId="0000046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Legal cost is 10000</w:t>
      </w:r>
    </w:p>
    <w:p w:rsidR="00000000" w:rsidDel="00000000" w:rsidP="00000000" w:rsidRDefault="00000000" w:rsidRPr="00000000" w14:paraId="0000046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Net Recovery will be = Recovery Amount – Legal Cost </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20000 – 10000 = 10000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880" w:right="0" w:firstLine="0"/>
        <w:jc w:val="both"/>
        <w:rPr>
          <w:rFonts w:ascii="Bahnschrift" w:cs="Bahnschrift" w:eastAsia="Bahnschrift" w:hAnsi="Bahnschrift"/>
          <w:b w:val="0"/>
          <w:bCs w:val="0"/>
          <w:i w:val="0"/>
          <w:iCs w:val="0"/>
          <w:smallCaps w:val="0"/>
          <w:strike w:val="0"/>
          <w:color w:val="000000"/>
          <w:sz w:val="28"/>
          <w:szCs w:val="28"/>
          <w:u w:val="none"/>
          <w:shd w:fill="auto" w:val="clear"/>
          <w:vertAlign w:val="baseline"/>
        </w:rPr>
      </w:pPr>
      <w:r w:rsidDel="00000000" w:rsidR="00000000" w:rsidRPr="00000000">
        <w:rPr>
          <w:rFonts w:ascii="Bahnschrift" w:cs="Bahnschrift" w:eastAsia="Bahnschrift" w:hAnsi="Bahnschrift"/>
          <w:b w:val="0"/>
          <w:bCs w:val="0"/>
          <w:i w:val="0"/>
          <w:iCs w:val="0"/>
          <w:smallCaps w:val="0"/>
          <w:strike w:val="0"/>
          <w:color w:val="000000"/>
          <w:sz w:val="28"/>
          <w:szCs w:val="28"/>
          <w:u w:val="none"/>
          <w:shd w:fill="auto" w:val="clear"/>
          <w:vertAlign w:val="baseline"/>
          <w:rtl w:val="0"/>
        </w:rPr>
        <w:t xml:space="preserve">  = 75% of 10000 = 7500 will be recovery amount share as per the portfolio </w:t>
      </w:r>
    </w:p>
    <w:sdt>
      <w:sdtPr>
        <w:id w:val="2126107817"/>
        <w:tag w:val="goog_rdk_71"/>
      </w:sdtPr>
      <w:sdtContent>
        <w:p w:rsidR="00000000" w:rsidDel="00000000" w:rsidP="00000000" w:rsidRDefault="00000000" w:rsidRPr="00000000" w14:paraId="00000468">
          <w:pPr>
            <w:jc w:val="both"/>
            <w:rPr>
              <w:ins w:author="Sachin Patange" w:id="0" w:date="2018-08-17T12:28:00Z"/>
            </w:rPr>
          </w:pPr>
          <w:sdt>
            <w:sdtPr>
              <w:id w:val="2038554501"/>
              <w:tag w:val="goog_rdk_70"/>
            </w:sdtPr>
            <w:sdtContent>
              <w:ins w:author="Sachin Patange" w:id="0" w:date="2018-08-17T12:28:00Z">
                <w:r w:rsidDel="00000000" w:rsidR="00000000" w:rsidRPr="00000000">
                  <w:rPr>
                    <w:rtl w:val="0"/>
                  </w:rPr>
                </w:r>
              </w:ins>
            </w:sdtContent>
          </w:sdt>
        </w:p>
      </w:sdtContent>
    </w:sdt>
    <w:p w:rsidR="00000000" w:rsidDel="00000000" w:rsidP="00000000" w:rsidRDefault="00000000" w:rsidRPr="00000000" w14:paraId="00000469">
      <w:pPr>
        <w:pStyle w:val="Heading3"/>
        <w:keepLines w:val="0"/>
        <w:numPr>
          <w:ilvl w:val="3"/>
          <w:numId w:val="13"/>
        </w:numPr>
        <w:pBdr>
          <w:bottom w:color="000000" w:space="1" w:sz="4" w:val="single"/>
        </w:pBdr>
        <w:tabs>
          <w:tab w:val="left" w:leader="none" w:pos="0"/>
          <w:tab w:val="left" w:leader="none" w:pos="720"/>
        </w:tabs>
        <w:spacing w:after="60" w:before="60" w:line="276" w:lineRule="auto"/>
        <w:ind w:left="864" w:hanging="864"/>
        <w:jc w:val="both"/>
        <w:rPr>
          <w:rFonts w:ascii="Trebuchet MS" w:cs="Trebuchet MS" w:eastAsia="Trebuchet MS" w:hAnsi="Trebuchet MS"/>
          <w:b w:val="1"/>
          <w:bCs w:val="1"/>
          <w:color w:val="000000"/>
        </w:rPr>
      </w:pPr>
      <w:bookmarkStart w:colFirst="0" w:colLast="0" w:name="_heading=h.24o9telh0qi" w:id="34"/>
      <w:bookmarkEnd w:id="34"/>
      <w:r w:rsidDel="00000000" w:rsidR="00000000" w:rsidRPr="00000000">
        <w:rPr>
          <w:rFonts w:ascii="Trebuchet MS" w:cs="Trebuchet MS" w:eastAsia="Trebuchet MS" w:hAnsi="Trebuchet MS"/>
          <w:b w:val="1"/>
          <w:bCs w:val="1"/>
          <w:color w:val="000000"/>
          <w:rtl w:val="0"/>
        </w:rPr>
        <w:t xml:space="preserve">Allotting Recovery Unique Identifiers – Recovery Id</w:t>
      </w:r>
    </w:p>
    <w:p w:rsidR="00000000" w:rsidDel="00000000" w:rsidP="00000000" w:rsidRDefault="00000000" w:rsidRPr="00000000" w14:paraId="0000046A">
      <w:pPr>
        <w:jc w:val="both"/>
        <w:rPr/>
      </w:pPr>
      <w:r w:rsidDel="00000000" w:rsidR="00000000" w:rsidRPr="00000000">
        <w:rPr>
          <w:rtl w:val="0"/>
        </w:rPr>
        <w:t xml:space="preserve">For the eligible recovery records, system allocates a unique identification number, called as Recovery Id. This recovery id is allotted to the input file (or the batch) and to each recovery transaction (at each CG/Account level).</w:t>
      </w:r>
    </w:p>
    <w:p w:rsidR="00000000" w:rsidDel="00000000" w:rsidP="00000000" w:rsidRDefault="00000000" w:rsidRPr="00000000" w14:paraId="0000046B">
      <w:pPr>
        <w:pStyle w:val="Heading3"/>
        <w:keepLines w:val="0"/>
        <w:numPr>
          <w:ilvl w:val="4"/>
          <w:numId w:val="13"/>
        </w:numPr>
        <w:pBdr>
          <w:bottom w:color="000000" w:space="1" w:sz="4" w:val="single"/>
        </w:pBdr>
        <w:tabs>
          <w:tab w:val="left" w:leader="none" w:pos="0"/>
          <w:tab w:val="left" w:leader="none" w:pos="720"/>
        </w:tabs>
        <w:spacing w:after="60" w:before="60" w:line="276" w:lineRule="auto"/>
        <w:ind w:left="1008" w:hanging="1008"/>
        <w:jc w:val="both"/>
        <w:rPr>
          <w:rFonts w:ascii="Trebuchet MS" w:cs="Trebuchet MS" w:eastAsia="Trebuchet MS" w:hAnsi="Trebuchet MS"/>
          <w:b w:val="1"/>
          <w:bCs w:val="1"/>
          <w:color w:val="000000"/>
        </w:rPr>
      </w:pPr>
      <w:bookmarkStart w:colFirst="0" w:colLast="0" w:name="_heading=h.mk6e3qi0bm89" w:id="35"/>
      <w:bookmarkEnd w:id="35"/>
      <w:r w:rsidDel="00000000" w:rsidR="00000000" w:rsidRPr="00000000">
        <w:rPr>
          <w:rFonts w:ascii="Trebuchet MS" w:cs="Trebuchet MS" w:eastAsia="Trebuchet MS" w:hAnsi="Trebuchet MS"/>
          <w:b w:val="1"/>
          <w:bCs w:val="1"/>
          <w:color w:val="000000"/>
          <w:rtl w:val="0"/>
        </w:rPr>
        <w:t xml:space="preserve">Allotting Batch Recovery Unique Identifier – Batch Recovery Id</w:t>
      </w:r>
    </w:p>
    <w:p w:rsidR="00000000" w:rsidDel="00000000" w:rsidP="00000000" w:rsidRDefault="00000000" w:rsidRPr="00000000" w14:paraId="0000046C">
      <w:pPr>
        <w:jc w:val="both"/>
        <w:rPr/>
      </w:pPr>
      <w:r w:rsidDel="00000000" w:rsidR="00000000" w:rsidRPr="00000000">
        <w:rPr>
          <w:rtl w:val="0"/>
        </w:rPr>
        <w:t xml:space="preserve">This unique identifies is at the batch level, called as Batch Recovery Id – which is a unique identification allotted to the notified batch of recoveries, for traceability and management of recoveries in SURGE system.</w:t>
      </w:r>
    </w:p>
    <w:p w:rsidR="00000000" w:rsidDel="00000000" w:rsidP="00000000" w:rsidRDefault="00000000" w:rsidRPr="00000000" w14:paraId="0000046D">
      <w:pPr>
        <w:jc w:val="both"/>
        <w:rPr/>
      </w:pPr>
      <w:r w:rsidDel="00000000" w:rsidR="00000000" w:rsidRPr="00000000">
        <w:rPr>
          <w:rtl w:val="0"/>
        </w:rPr>
        <w:t xml:space="preserve">Batch Recovery Id follows a specific format for this scheme:</w:t>
      </w:r>
    </w:p>
    <w:sdt>
      <w:sdtPr>
        <w:id w:val="-1596058222"/>
        <w:tag w:val="goog_rdk_74"/>
      </w:sdtPr>
      <w:sdtContent>
        <w:p w:rsidR="00000000" w:rsidDel="00000000" w:rsidP="00000000" w:rsidRDefault="00000000" w:rsidRPr="00000000" w14:paraId="0000046E">
          <w:pPr>
            <w:jc w:val="both"/>
            <w:rPr>
              <w:ins w:author="Sachin Patange" w:id="1" w:date="2018-08-17T12:28:00Z"/>
            </w:rPr>
          </w:pPr>
          <w:sdt>
            <w:sdtPr>
              <w:id w:val="-230914719"/>
              <w:tag w:val="goog_rdk_73"/>
            </w:sdtPr>
            <w:sdtContent>
              <w:ins w:author="Sachin Patange" w:id="1" w:date="2018-08-17T12:28:00Z">
                <w:r w:rsidDel="00000000" w:rsidR="00000000" w:rsidRPr="00000000">
                  <w:rPr>
                    <w:rtl w:val="0"/>
                  </w:rPr>
                </w:r>
              </w:ins>
            </w:sdtContent>
          </w:sdt>
        </w:p>
      </w:sdtContent>
    </w:sdt>
    <w:sdt>
      <w:sdtPr>
        <w:id w:val="582199835"/>
        <w:tag w:val="goog_rdk_76"/>
      </w:sdtPr>
      <w:sdtContent>
        <w:p w:rsidR="00000000" w:rsidDel="00000000" w:rsidP="00000000" w:rsidRDefault="00000000" w:rsidRPr="00000000" w14:paraId="0000046F">
          <w:pPr>
            <w:jc w:val="both"/>
            <w:rPr>
              <w:ins w:author="Sachin Patange" w:id="1" w:date="2018-08-17T12:28:00Z"/>
            </w:rPr>
          </w:pPr>
          <w:sdt>
            <w:sdtPr>
              <w:id w:val="-276451035"/>
              <w:tag w:val="goog_rdk_75"/>
            </w:sdtPr>
            <w:sdtContent>
              <w:ins w:author="Sachin Patange" w:id="1" w:date="2018-08-17T12:28:00Z">
                <w:r w:rsidDel="00000000" w:rsidR="00000000" w:rsidRPr="00000000">
                  <w:rPr>
                    <w:rtl w:val="0"/>
                  </w:rPr>
                </w:r>
              </w:ins>
            </w:sdtContent>
          </w:sdt>
        </w:p>
      </w:sdtContent>
    </w:sdt>
    <w:p w:rsidR="00000000" w:rsidDel="00000000" w:rsidP="00000000" w:rsidRDefault="00000000" w:rsidRPr="00000000" w14:paraId="00000470">
      <w:pPr>
        <w:pStyle w:val="Heading3"/>
        <w:keepLines w:val="0"/>
        <w:numPr>
          <w:ilvl w:val="4"/>
          <w:numId w:val="13"/>
        </w:numPr>
        <w:pBdr>
          <w:bottom w:color="000000" w:space="1" w:sz="4" w:val="single"/>
        </w:pBdr>
        <w:tabs>
          <w:tab w:val="left" w:leader="none" w:pos="0"/>
          <w:tab w:val="left" w:leader="none" w:pos="720"/>
        </w:tabs>
        <w:spacing w:after="60" w:before="60" w:line="276" w:lineRule="auto"/>
        <w:ind w:left="1008" w:hanging="1008"/>
        <w:jc w:val="both"/>
        <w:rPr>
          <w:rFonts w:ascii="Trebuchet MS" w:cs="Trebuchet MS" w:eastAsia="Trebuchet MS" w:hAnsi="Trebuchet MS"/>
          <w:b w:val="1"/>
          <w:bCs w:val="1"/>
          <w:color w:val="000000"/>
        </w:rPr>
      </w:pPr>
      <w:bookmarkStart w:colFirst="0" w:colLast="0" w:name="_heading=h.oj3lypzf0jw1" w:id="36"/>
      <w:bookmarkEnd w:id="36"/>
      <w:r w:rsidDel="00000000" w:rsidR="00000000" w:rsidRPr="00000000">
        <w:rPr>
          <w:rFonts w:ascii="Trebuchet MS" w:cs="Trebuchet MS" w:eastAsia="Trebuchet MS" w:hAnsi="Trebuchet MS"/>
          <w:b w:val="1"/>
          <w:bCs w:val="1"/>
          <w:color w:val="000000"/>
          <w:rtl w:val="0"/>
        </w:rPr>
        <w:t xml:space="preserve">Allotting CG/Account Recovery Unique Identifier – Account Recovery Id</w:t>
      </w:r>
    </w:p>
    <w:p w:rsidR="00000000" w:rsidDel="00000000" w:rsidP="00000000" w:rsidRDefault="00000000" w:rsidRPr="00000000" w14:paraId="00000471">
      <w:pPr>
        <w:jc w:val="both"/>
        <w:rPr/>
      </w:pPr>
      <w:r w:rsidDel="00000000" w:rsidR="00000000" w:rsidRPr="00000000">
        <w:rPr>
          <w:rtl w:val="0"/>
        </w:rPr>
        <w:t xml:space="preserve">This unique identifies is at the account level, called as Account Recovery Id – which is a unique identification allotted to the notified batch of recoveries, for traceability and management of recoveries in SURGE system.</w:t>
      </w:r>
    </w:p>
    <w:p w:rsidR="00000000" w:rsidDel="00000000" w:rsidP="00000000" w:rsidRDefault="00000000" w:rsidRPr="00000000" w14:paraId="00000472">
      <w:pPr>
        <w:jc w:val="both"/>
        <w:rPr/>
      </w:pPr>
      <w:r w:rsidDel="00000000" w:rsidR="00000000" w:rsidRPr="00000000">
        <w:rPr>
          <w:rtl w:val="0"/>
        </w:rPr>
        <w:t xml:space="preserve">Account Recovery Id follows a specific format for this scheme:</w:t>
      </w:r>
    </w:p>
    <w:p w:rsidR="00000000" w:rsidDel="00000000" w:rsidP="00000000" w:rsidRDefault="00000000" w:rsidRPr="00000000" w14:paraId="00000473">
      <w:pPr>
        <w:jc w:val="both"/>
        <w:rPr/>
      </w:pPr>
      <w:r w:rsidDel="00000000" w:rsidR="00000000" w:rsidRPr="00000000">
        <w:rPr>
          <w:rtl w:val="0"/>
        </w:rPr>
      </w:r>
    </w:p>
    <w:p w:rsidR="00000000" w:rsidDel="00000000" w:rsidP="00000000" w:rsidRDefault="00000000" w:rsidRPr="00000000" w14:paraId="00000474">
      <w:pPr>
        <w:jc w:val="both"/>
        <w:rPr/>
      </w:pPr>
      <w:r w:rsidDel="00000000" w:rsidR="00000000" w:rsidRPr="00000000">
        <w:rPr>
          <w:rtl w:val="0"/>
        </w:rPr>
      </w:r>
    </w:p>
    <w:p w:rsidR="00000000" w:rsidDel="00000000" w:rsidP="00000000" w:rsidRDefault="00000000" w:rsidRPr="00000000" w14:paraId="00000475">
      <w:pPr>
        <w:pStyle w:val="Heading3"/>
        <w:keepLines w:val="0"/>
        <w:numPr>
          <w:ilvl w:val="2"/>
          <w:numId w:val="13"/>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51701y6g8ga5" w:id="37"/>
      <w:bookmarkEnd w:id="37"/>
      <w:r w:rsidDel="00000000" w:rsidR="00000000" w:rsidRPr="00000000">
        <w:rPr>
          <w:rFonts w:ascii="Trebuchet MS" w:cs="Trebuchet MS" w:eastAsia="Trebuchet MS" w:hAnsi="Trebuchet MS"/>
          <w:b w:val="1"/>
          <w:bCs w:val="1"/>
          <w:color w:val="000000"/>
          <w:rtl w:val="0"/>
        </w:rPr>
        <w:t xml:space="preserve"> NCGTC Recovery Share calculation</w:t>
      </w:r>
    </w:p>
    <w:p w:rsidR="00000000" w:rsidDel="00000000" w:rsidP="00000000" w:rsidRDefault="00000000" w:rsidRPr="00000000" w14:paraId="00000476">
      <w:pPr>
        <w:jc w:val="both"/>
        <w:rPr/>
      </w:pPr>
      <w:r w:rsidDel="00000000" w:rsidR="00000000" w:rsidRPr="00000000">
        <w:rPr>
          <w:rtl w:val="0"/>
        </w:rPr>
        <w:t xml:space="preserve">NCGTC share of Recovery is based on below parameters:</w:t>
      </w:r>
    </w:p>
    <w:p w:rsidR="00000000" w:rsidDel="00000000" w:rsidP="00000000" w:rsidRDefault="00000000" w:rsidRPr="00000000" w14:paraId="0000047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NCGTC Recovery share Percentage Parameter from Docket.</w:t>
      </w:r>
    </w:p>
    <w:p w:rsidR="00000000" w:rsidDel="00000000" w:rsidP="00000000" w:rsidRDefault="00000000" w:rsidRPr="00000000" w14:paraId="000004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NCGTC Claim settlement percentage(calculated field)</w:t>
      </w:r>
    </w:p>
    <w:p w:rsidR="00000000" w:rsidDel="00000000" w:rsidP="00000000" w:rsidRDefault="00000000" w:rsidRPr="00000000" w14:paraId="0000047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NCGTC Percentage is adjustable from the docket (e.g., 50% or 75%), 50% share will be applicable for all the records coming under 2019 -2020 profiles and 2020 and ahead will be having 75% as the Recovery Share Percentage.</w:t>
      </w:r>
    </w:p>
    <w:p w:rsidR="00000000" w:rsidDel="00000000" w:rsidP="00000000" w:rsidRDefault="00000000" w:rsidRPr="00000000" w14:paraId="0000047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Calibri" w:cs="Calibri" w:eastAsia="Calibri" w:hAnsi="Calibri"/>
          <w:b w:val="0"/>
          <w:bCs w:val="0"/>
          <w:i w:val="0"/>
          <w:iCs w:val="0"/>
          <w:smallCaps w:val="0"/>
          <w:strike w:val="1"/>
          <w:color w:val="000000"/>
          <w:sz w:val="22"/>
          <w:szCs w:val="22"/>
          <w:u w:val="none"/>
          <w:shd w:fill="auto" w:val="clear"/>
          <w:vertAlign w:val="baseline"/>
        </w:rPr>
      </w:pPr>
      <w:sdt>
        <w:sdtPr>
          <w:id w:val="1723544068"/>
          <w:tag w:val="goog_rdk_77"/>
        </w:sdtPr>
        <w:sdtContent>
          <w:commentRangeStart w:id="69"/>
        </w:sdtContent>
      </w:sdt>
      <w:sdt>
        <w:sdtPr>
          <w:id w:val="-1527614258"/>
          <w:tag w:val="goog_rdk_78"/>
        </w:sdtPr>
        <w:sdtContent>
          <w:commentRangeStart w:id="70"/>
        </w:sdtContent>
      </w:sdt>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NCGTC creator option to add new Recovery percentage and recalculate Recovery amount.</w:t>
      </w:r>
      <w:commentRangeEnd w:id="69"/>
      <w:r w:rsidDel="00000000" w:rsidR="00000000" w:rsidRPr="00000000">
        <w:commentReference w:id="69"/>
      </w:r>
      <w:commentRangeEnd w:id="70"/>
      <w:r w:rsidDel="00000000" w:rsidR="00000000" w:rsidRPr="00000000">
        <w:commentReference w:id="70"/>
      </w:r>
      <w:r w:rsidDel="00000000" w:rsidR="00000000" w:rsidRPr="00000000">
        <w:rPr>
          <w:rtl w:val="0"/>
        </w:rPr>
      </w:r>
    </w:p>
    <w:p w:rsidR="00000000" w:rsidDel="00000000" w:rsidP="00000000" w:rsidRDefault="00000000" w:rsidRPr="00000000" w14:paraId="0000047B">
      <w:pPr>
        <w:jc w:val="both"/>
        <w:rPr/>
      </w:pPr>
      <w:r w:rsidDel="00000000" w:rsidR="00000000" w:rsidRPr="00000000">
        <w:rPr>
          <w:rtl w:val="0"/>
        </w:rPr>
        <w:t xml:space="preserve">For example, if NCGTC Recovery share percentage parameter have value then calculate recovery amount using this parameter value. If this parameter is not set, then use claim settlement percentage value to calculate NCGTC recovery share.</w:t>
      </w:r>
    </w:p>
    <w:p w:rsidR="00000000" w:rsidDel="00000000" w:rsidP="00000000" w:rsidRDefault="00000000" w:rsidRPr="00000000" w14:paraId="0000047C">
      <w:pPr>
        <w:jc w:val="both"/>
        <w:rPr/>
      </w:pPr>
      <w:r w:rsidDel="00000000" w:rsidR="00000000" w:rsidRPr="00000000">
        <w:rPr>
          <w:rtl w:val="0"/>
        </w:rPr>
        <w:t xml:space="preserve">NCGTC Claim settlement percentage = (Total Eligible Claim Payout/ Second Loss) * 100.</w:t>
      </w:r>
    </w:p>
    <w:p w:rsidR="00000000" w:rsidDel="00000000" w:rsidP="00000000" w:rsidRDefault="00000000" w:rsidRPr="00000000" w14:paraId="0000047D">
      <w:pPr>
        <w:jc w:val="both"/>
        <w:rPr>
          <w:rFonts w:ascii="Trebuchet MS" w:cs="Trebuchet MS" w:eastAsia="Trebuchet MS" w:hAnsi="Trebuchet MS"/>
          <w:b w:val="1"/>
          <w:bCs w:val="1"/>
          <w:color w:val="000000"/>
        </w:rPr>
      </w:pPr>
      <w:r w:rsidDel="00000000" w:rsidR="00000000" w:rsidRPr="00000000">
        <w:rPr>
          <w:rtl w:val="0"/>
        </w:rPr>
        <w:t xml:space="preserve">NCGTC creator have an option to modify this NCGTC share percentage and can recalculate NCGTC recovery share amount. This option have highest precedence over other option.</w:t>
      </w:r>
      <w:r w:rsidDel="00000000" w:rsidR="00000000" w:rsidRPr="00000000">
        <w:rPr>
          <w:rtl w:val="0"/>
        </w:rPr>
      </w:r>
    </w:p>
    <w:p w:rsidR="00000000" w:rsidDel="00000000" w:rsidP="00000000" w:rsidRDefault="00000000" w:rsidRPr="00000000" w14:paraId="0000047E">
      <w:pPr>
        <w:pStyle w:val="Heading3"/>
        <w:keepLines w:val="0"/>
        <w:pBdr>
          <w:bottom w:color="000000" w:space="1" w:sz="4" w:val="single"/>
        </w:pBdr>
        <w:tabs>
          <w:tab w:val="left" w:leader="none" w:pos="0"/>
          <w:tab w:val="left" w:leader="none" w:pos="720"/>
        </w:tabs>
        <w:spacing w:after="60" w:before="60" w:line="276" w:lineRule="auto"/>
        <w:jc w:val="both"/>
        <w:rPr>
          <w:rFonts w:ascii="Trebuchet MS" w:cs="Trebuchet MS" w:eastAsia="Trebuchet MS" w:hAnsi="Trebuchet MS"/>
          <w:b w:val="1"/>
          <w:bCs w:val="1"/>
          <w:color w:val="000000"/>
        </w:rPr>
      </w:pPr>
      <w:r w:rsidDel="00000000" w:rsidR="00000000" w:rsidRPr="00000000">
        <w:rPr>
          <w:rtl w:val="0"/>
        </w:rPr>
      </w:r>
    </w:p>
    <w:p w:rsidR="00000000" w:rsidDel="00000000" w:rsidP="00000000" w:rsidRDefault="00000000" w:rsidRPr="00000000" w14:paraId="0000047F">
      <w:pPr>
        <w:pStyle w:val="Heading3"/>
        <w:keepLines w:val="0"/>
        <w:numPr>
          <w:ilvl w:val="2"/>
          <w:numId w:val="13"/>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ile58781iufm" w:id="38"/>
      <w:bookmarkEnd w:id="38"/>
      <w:r w:rsidDel="00000000" w:rsidR="00000000" w:rsidRPr="00000000">
        <w:rPr>
          <w:rFonts w:ascii="Trebuchet MS" w:cs="Trebuchet MS" w:eastAsia="Trebuchet MS" w:hAnsi="Trebuchet MS"/>
          <w:b w:val="1"/>
          <w:bCs w:val="1"/>
          <w:color w:val="000000"/>
          <w:rtl w:val="0"/>
        </w:rPr>
        <w:t xml:space="preserve">Payment from MLI for Notified Recoveries</w:t>
      </w:r>
    </w:p>
    <w:p w:rsidR="00000000" w:rsidDel="00000000" w:rsidP="00000000" w:rsidRDefault="00000000" w:rsidRPr="00000000" w14:paraId="00000480">
      <w:pPr>
        <w:jc w:val="both"/>
        <w:rPr/>
      </w:pPr>
      <w:r w:rsidDel="00000000" w:rsidR="00000000" w:rsidRPr="00000000">
        <w:rPr>
          <w:rtl w:val="0"/>
        </w:rPr>
        <w:t xml:space="preserve">MLI will need to make the payment of the recoveries (total recoveries) against the recovery file uploaded by him and approved by NCGTC Approver. </w:t>
      </w:r>
    </w:p>
    <w:p w:rsidR="00000000" w:rsidDel="00000000" w:rsidP="00000000" w:rsidRDefault="00000000" w:rsidRPr="00000000" w14:paraId="00000481">
      <w:pPr>
        <w:jc w:val="both"/>
        <w:rPr/>
      </w:pPr>
      <w:r w:rsidDel="00000000" w:rsidR="00000000" w:rsidRPr="00000000">
        <w:rPr>
          <w:rtl w:val="0"/>
        </w:rPr>
        <w:t xml:space="preserve">Note that MLI will need to make the payment of the recoveries using RTGS/NEFT facility and provide the UTR/reference number in SURGE. </w:t>
      </w:r>
    </w:p>
    <w:p w:rsidR="00000000" w:rsidDel="00000000" w:rsidP="00000000" w:rsidRDefault="00000000" w:rsidRPr="00000000" w14:paraId="00000482">
      <w:pPr>
        <w:jc w:val="both"/>
        <w:rPr/>
      </w:pPr>
      <w:r w:rsidDel="00000000" w:rsidR="00000000" w:rsidRPr="00000000">
        <w:rPr>
          <w:rtl w:val="0"/>
        </w:rPr>
        <w:t xml:space="preserve">Refer the BRD – Payment Mechanism for further reference.</w:t>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pStyle w:val="Heading3"/>
        <w:keepLines w:val="0"/>
        <w:numPr>
          <w:ilvl w:val="2"/>
          <w:numId w:val="13"/>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taf9qd4jncmr" w:id="39"/>
      <w:bookmarkEnd w:id="39"/>
      <w:r w:rsidDel="00000000" w:rsidR="00000000" w:rsidRPr="00000000">
        <w:rPr>
          <w:rFonts w:ascii="Trebuchet MS" w:cs="Trebuchet MS" w:eastAsia="Trebuchet MS" w:hAnsi="Trebuchet MS"/>
          <w:b w:val="1"/>
          <w:bCs w:val="1"/>
          <w:color w:val="000000"/>
          <w:rtl w:val="0"/>
        </w:rPr>
        <w:t xml:space="preserve">Penalty Calculation on Recovery Amount from MLI </w:t>
      </w:r>
    </w:p>
    <w:p w:rsidR="00000000" w:rsidDel="00000000" w:rsidP="00000000" w:rsidRDefault="00000000" w:rsidRPr="00000000" w14:paraId="00000485">
      <w:pPr>
        <w:spacing w:line="252.00000000000003" w:lineRule="auto"/>
        <w:jc w:val="both"/>
        <w:rPr/>
      </w:pPr>
      <w:r w:rsidDel="00000000" w:rsidR="00000000" w:rsidRPr="00000000">
        <w:rPr>
          <w:rtl w:val="0"/>
        </w:rPr>
        <w:t xml:space="preserve">The recovery amount provided by MLI for each corresponding CG (as specified in section 1.3.5) – will have penal charge consideration as well. This consideration is undertaken by system at the time when MLI makes payment of the recovery amount in full (he may do the payment of the recoveries at one go or in tranches) and when these are reconciled by NCGTC Accounts Dept. System will calculate the following (against each loan a/c):</w:t>
      </w:r>
    </w:p>
    <w:p w:rsidR="00000000" w:rsidDel="00000000" w:rsidP="00000000" w:rsidRDefault="00000000" w:rsidRPr="00000000" w14:paraId="000004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when MLI deposits the final amount which makes the total recoveries as paid</w:t>
      </w:r>
    </w:p>
    <w:p w:rsidR="00000000" w:rsidDel="00000000" w:rsidP="00000000" w:rsidRDefault="00000000" w:rsidRPr="00000000" w14:paraId="000004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Eligible days for penalty</w:t>
      </w:r>
    </w:p>
    <w:p w:rsidR="00000000" w:rsidDel="00000000" w:rsidP="00000000" w:rsidRDefault="00000000" w:rsidRPr="00000000" w14:paraId="000004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Penalty calculated [It will be simple interest based on recovery (as P), Eligible days for penalty (as N), Penalty Rate for delayed Recovery (as R). Thus the formula used will be – P*N*R/365]</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P = Recovery Passed to NCGTC. </w:t>
      </w:r>
    </w:p>
    <w:p w:rsidR="00000000" w:rsidDel="00000000" w:rsidP="00000000" w:rsidRDefault="00000000" w:rsidRPr="00000000" w14:paraId="0000048A">
      <w:pPr>
        <w:spacing w:line="252.00000000000003" w:lineRule="auto"/>
        <w:jc w:val="both"/>
        <w:rPr/>
      </w:pPr>
      <w:r w:rsidDel="00000000" w:rsidR="00000000" w:rsidRPr="00000000">
        <w:rPr>
          <w:rtl w:val="0"/>
        </w:rPr>
      </w:r>
    </w:p>
    <w:p w:rsidR="00000000" w:rsidDel="00000000" w:rsidP="00000000" w:rsidRDefault="00000000" w:rsidRPr="00000000" w14:paraId="0000048B">
      <w:pPr>
        <w:spacing w:line="252.00000000000003" w:lineRule="auto"/>
        <w:jc w:val="both"/>
        <w:rPr/>
      </w:pPr>
      <w:r w:rsidDel="00000000" w:rsidR="00000000" w:rsidRPr="00000000">
        <w:rPr>
          <w:rtl w:val="0"/>
        </w:rPr>
        <w:t xml:space="preserve">For reporting of recoveries, two options will be provided: </w:t>
      </w:r>
    </w:p>
    <w:p w:rsidR="00000000" w:rsidDel="00000000" w:rsidP="00000000" w:rsidRDefault="00000000" w:rsidRPr="00000000" w14:paraId="000004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option. </w:t>
      </w:r>
    </w:p>
    <w:p w:rsidR="00000000" w:rsidDel="00000000" w:rsidP="00000000" w:rsidRDefault="00000000" w:rsidRPr="00000000" w14:paraId="000004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option (Selected by Default). </w:t>
      </w:r>
    </w:p>
    <w:p w:rsidR="00000000" w:rsidDel="00000000" w:rsidP="00000000" w:rsidRDefault="00000000" w:rsidRPr="00000000" w14:paraId="0000048E">
      <w:pPr>
        <w:rPr/>
      </w:pPr>
      <w:r w:rsidDel="00000000" w:rsidR="00000000" w:rsidRPr="00000000">
        <w:rPr>
          <w:rtl w:val="0"/>
        </w:rPr>
        <w:t xml:space="preserve">This is explained in the following possible scenarios. For all the below scenarios, following values needs to be considered:</w:t>
      </w:r>
    </w:p>
    <w:p w:rsidR="00000000" w:rsidDel="00000000" w:rsidP="00000000" w:rsidRDefault="00000000" w:rsidRPr="00000000" w14:paraId="0000048F">
      <w:pPr>
        <w:spacing w:line="252.00000000000003" w:lineRule="auto"/>
        <w:jc w:val="both"/>
        <w:rPr/>
      </w:pPr>
      <w:r w:rsidDel="00000000" w:rsidR="00000000" w:rsidRPr="00000000">
        <w:rPr>
          <w:rtl w:val="0"/>
        </w:rPr>
      </w:r>
    </w:p>
    <w:p w:rsidR="00000000" w:rsidDel="00000000" w:rsidP="00000000" w:rsidRDefault="00000000" w:rsidRPr="00000000" w14:paraId="00000490">
      <w:pPr>
        <w:spacing w:line="252.00000000000003" w:lineRule="auto"/>
        <w:jc w:val="both"/>
        <w:rPr/>
      </w:pPr>
      <w:r w:rsidDel="00000000" w:rsidR="00000000" w:rsidRPr="00000000">
        <w:rPr>
          <w:rtl w:val="0"/>
        </w:rPr>
      </w:r>
    </w:p>
    <w:p w:rsidR="00000000" w:rsidDel="00000000" w:rsidP="00000000" w:rsidRDefault="00000000" w:rsidRPr="00000000" w14:paraId="00000491">
      <w:pPr>
        <w:spacing w:line="252.00000000000003" w:lineRule="auto"/>
        <w:jc w:val="both"/>
        <w:rPr/>
      </w:pPr>
      <w:r w:rsidDel="00000000" w:rsidR="00000000" w:rsidRPr="00000000">
        <w:rPr>
          <w:rtl w:val="0"/>
        </w:rPr>
      </w:r>
    </w:p>
    <w:p w:rsidR="00000000" w:rsidDel="00000000" w:rsidP="00000000" w:rsidRDefault="00000000" w:rsidRPr="00000000" w14:paraId="00000492">
      <w:pPr>
        <w:spacing w:line="252.00000000000003" w:lineRule="auto"/>
        <w:jc w:val="both"/>
        <w:rPr/>
      </w:pP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sdt>
        <w:sdtPr>
          <w:id w:val="984023044"/>
          <w:tag w:val="goog_rdk_79"/>
        </w:sdtPr>
        <w:sdtContent>
          <w:commentRangeStart w:id="71"/>
        </w:sdtContent>
      </w:sdt>
      <w:sdt>
        <w:sdtPr>
          <w:id w:val="-2027717844"/>
          <w:tag w:val="goog_rdk_80"/>
        </w:sdtPr>
        <w:sdtContent>
          <w:commentRangeStart w:id="7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option:</w:t>
      </w:r>
      <w:commentRangeEnd w:id="71"/>
      <w:r w:rsidDel="00000000" w:rsidR="00000000" w:rsidRPr="00000000">
        <w:commentReference w:id="71"/>
      </w:r>
      <w:commentRangeEnd w:id="72"/>
      <w:r w:rsidDel="00000000" w:rsidR="00000000" w:rsidRPr="00000000">
        <w:commentReference w:id="72"/>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(Old Recovery Calculation without Penalty)</w:t>
      </w:r>
    </w:p>
    <w:tbl>
      <w:tblPr>
        <w:tblStyle w:val="Table23"/>
        <w:tblW w:w="7992.0" w:type="dxa"/>
        <w:jc w:val="left"/>
        <w:tblLayout w:type="fixed"/>
        <w:tblLook w:val="0400"/>
      </w:tblPr>
      <w:tblGrid>
        <w:gridCol w:w="6812"/>
        <w:gridCol w:w="1180"/>
        <w:tblGridChange w:id="0">
          <w:tblGrid>
            <w:gridCol w:w="6812"/>
            <w:gridCol w:w="118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49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49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19-Feb</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49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49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r>
      <w:tr>
        <w:trPr>
          <w:cantSplit w:val="0"/>
          <w:trHeight w:val="242" w:hRule="atLeast"/>
          <w:tblHeader w:val="0"/>
        </w:trPr>
        <w:tc>
          <w:tcPr>
            <w:tcBorders>
              <w:top w:color="000000" w:space="0" w:sz="0" w:val="nil"/>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4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49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49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of Days NCGTC has to Refund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49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49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49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r>
    </w:tbl>
    <w:p w:rsidR="00000000" w:rsidDel="00000000" w:rsidP="00000000" w:rsidRDefault="00000000" w:rsidRPr="00000000" w14:paraId="0000049E">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1: </w:t>
      </w:r>
    </w:p>
    <w:p w:rsidR="00000000" w:rsidDel="00000000" w:rsidP="00000000" w:rsidRDefault="00000000" w:rsidRPr="00000000" w14:paraId="000004A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Penalty situation</w:t>
      </w:r>
    </w:p>
    <w:p w:rsidR="00000000" w:rsidDel="00000000" w:rsidP="00000000" w:rsidRDefault="00000000" w:rsidRPr="00000000" w14:paraId="000004A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4A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Upload Recovery file after Full and Final payment .i.e. after CP4 and CP7.</w:t>
      </w:r>
    </w:p>
    <w:tbl>
      <w:tblPr>
        <w:tblStyle w:val="Table24"/>
        <w:tblW w:w="11163.0" w:type="dxa"/>
        <w:jc w:val="left"/>
        <w:tblInd w:w="-635.0" w:type="dxa"/>
        <w:tblLayout w:type="fixed"/>
        <w:tblLook w:val="0400"/>
      </w:tblPr>
      <w:tblGrid>
        <w:gridCol w:w="540"/>
        <w:gridCol w:w="1021"/>
        <w:gridCol w:w="1007"/>
        <w:gridCol w:w="1132"/>
        <w:gridCol w:w="1031"/>
        <w:gridCol w:w="1119"/>
        <w:gridCol w:w="987"/>
        <w:gridCol w:w="998"/>
        <w:gridCol w:w="1086"/>
        <w:gridCol w:w="843"/>
        <w:gridCol w:w="1399"/>
        <w:tblGridChange w:id="0">
          <w:tblGrid>
            <w:gridCol w:w="540"/>
            <w:gridCol w:w="1021"/>
            <w:gridCol w:w="1007"/>
            <w:gridCol w:w="1132"/>
            <w:gridCol w:w="1031"/>
            <w:gridCol w:w="1119"/>
            <w:gridCol w:w="987"/>
            <w:gridCol w:w="998"/>
            <w:gridCol w:w="1086"/>
            <w:gridCol w:w="843"/>
            <w:gridCol w:w="139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4">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5">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6">
            <w:pPr>
              <w:spacing w:after="0" w:line="240" w:lineRule="auto"/>
              <w:rPr>
                <w:rFonts w:ascii="Calibri" w:cs="Calibri" w:eastAsia="Calibri" w:hAnsi="Calibri"/>
                <w:b w:val="1"/>
                <w:bCs w:val="1"/>
                <w:color w:val="000000"/>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7">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8">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A">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B">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4A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4A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4A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A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w:t>
              <w:br w:type="textWrapping"/>
              <w:t xml:space="preserve"> Id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tranche for full recovery  payment is 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(Days diff between Date of Recovery and  DATE when</w:t>
            </w:r>
          </w:p>
          <w:p w:rsidR="00000000" w:rsidDel="00000000" w:rsidP="00000000" w:rsidRDefault="00000000" w:rsidRPr="00000000" w14:paraId="000004B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the last tranche</w:t>
            </w:r>
          </w:p>
          <w:p w:rsidR="00000000" w:rsidDel="00000000" w:rsidP="00000000" w:rsidRDefault="00000000" w:rsidRPr="00000000" w14:paraId="000004B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for full recovery</w:t>
            </w:r>
          </w:p>
          <w:p w:rsidR="00000000" w:rsidDel="00000000" w:rsidP="00000000" w:rsidRDefault="00000000" w:rsidRPr="00000000" w14:paraId="000004B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payment is </w:t>
            </w:r>
          </w:p>
          <w:p w:rsidR="00000000" w:rsidDel="00000000" w:rsidP="00000000" w:rsidRDefault="00000000" w:rsidRPr="00000000" w14:paraId="000004B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w:t>
              <w:br w:type="textWrapping"/>
              <w:t xml:space="preserve">Days For </w:t>
              <w:br w:type="textWrapping"/>
              <w:t xml:space="preserve">Penalty</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w:t>
              <w:br w:type="textWrapping"/>
              <w:t xml:space="preserve">Calculated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w:t>
              <w:br w:type="textWrapping"/>
              <w:t xml:space="preserve">(@18% on 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4B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Final Claim (A+E+F) along with Penalty/Taxes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B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C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C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E">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CF">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9">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DA">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D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D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E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E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EF">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0">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A">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4FB">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4F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4F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7,950.50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5">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06">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0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11,253.50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0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17,587.50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1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2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24,578.00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6">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7">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2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123,119.50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2F">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3">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34">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35">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r>
    </w:tbl>
    <w:p w:rsidR="00000000" w:rsidDel="00000000" w:rsidP="00000000" w:rsidRDefault="00000000" w:rsidRPr="00000000" w14:paraId="00000536">
      <w:pPr>
        <w:spacing w:line="252.00000000000003" w:lineRule="auto"/>
        <w:jc w:val="both"/>
        <w:rPr/>
      </w:pP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p>
    <w:p w:rsidR="00000000" w:rsidDel="00000000" w:rsidP="00000000" w:rsidRDefault="00000000" w:rsidRPr="00000000" w14:paraId="0000053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(Days diff between Date of Recovery and  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Days diff between Date of Recovery (From Borrower to MLI) and DATE when  the last tranche for full recovery  payment is received.</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53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p>
    <w:p w:rsidR="00000000" w:rsidDel="00000000" w:rsidP="00000000" w:rsidRDefault="00000000" w:rsidRPr="00000000" w14:paraId="0000053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p>
    <w:p w:rsidR="00000000" w:rsidDel="00000000" w:rsidP="00000000" w:rsidRDefault="00000000" w:rsidRPr="00000000" w14:paraId="0000053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(A+E+F)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p>
    <w:p w:rsidR="00000000" w:rsidDel="00000000" w:rsidP="00000000" w:rsidRDefault="00000000" w:rsidRPr="00000000" w14:paraId="00000540">
      <w:pPr>
        <w:spacing w:line="252.00000000000003" w:lineRule="auto"/>
        <w:jc w:val="both"/>
        <w:rPr/>
      </w:pPr>
      <w:r w:rsidDel="00000000" w:rsidR="00000000" w:rsidRPr="00000000">
        <w:rPr>
          <w:rtl w:val="0"/>
        </w:rPr>
      </w:r>
    </w:p>
    <w:p w:rsidR="00000000" w:rsidDel="00000000" w:rsidP="00000000" w:rsidRDefault="00000000" w:rsidRPr="00000000" w14:paraId="00000541">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5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 Amount of INR 61,559.75 /- from MLI.</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no penalty, there is no need for any additional recoveries from MLI.</w:t>
      </w: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457582155"/>
          <w:tag w:val="goog_rdk_81"/>
        </w:sdtPr>
        <w:sdtContent>
          <w:commentRangeStart w:id="73"/>
        </w:sdtContent>
      </w:sdt>
      <w:sdt>
        <w:sdtPr>
          <w:id w:val="-1110095454"/>
          <w:tag w:val="goog_rdk_82"/>
        </w:sdtPr>
        <w:sdtContent>
          <w:commentRangeStart w:id="74"/>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2:</w:t>
      </w:r>
      <w:commentRangeEnd w:id="73"/>
      <w:r w:rsidDel="00000000" w:rsidR="00000000" w:rsidRPr="00000000">
        <w:commentReference w:id="73"/>
      </w:r>
      <w:commentRangeEnd w:id="74"/>
      <w:r w:rsidDel="00000000" w:rsidR="00000000" w:rsidRPr="00000000">
        <w:commentReference w:id="74"/>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Old Recovery Calculation with penalty)</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Penalty Situation (File uploaded but for few records date of recovery is exceeded 30 days)</w:t>
      </w:r>
    </w:p>
    <w:p w:rsidR="00000000" w:rsidDel="00000000" w:rsidP="00000000" w:rsidRDefault="00000000" w:rsidRPr="00000000" w14:paraId="0000055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108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1160.0" w:type="dxa"/>
        <w:jc w:val="left"/>
        <w:tblInd w:w="-725.0" w:type="dxa"/>
        <w:tblLayout w:type="fixed"/>
        <w:tblLook w:val="0400"/>
      </w:tblPr>
      <w:tblGrid>
        <w:gridCol w:w="630"/>
        <w:gridCol w:w="1021"/>
        <w:gridCol w:w="1007"/>
        <w:gridCol w:w="1132"/>
        <w:gridCol w:w="1026"/>
        <w:gridCol w:w="1034"/>
        <w:gridCol w:w="1080"/>
        <w:gridCol w:w="843"/>
        <w:gridCol w:w="1086"/>
        <w:gridCol w:w="861"/>
        <w:gridCol w:w="1440"/>
        <w:tblGridChange w:id="0">
          <w:tblGrid>
            <w:gridCol w:w="630"/>
            <w:gridCol w:w="1021"/>
            <w:gridCol w:w="1007"/>
            <w:gridCol w:w="1132"/>
            <w:gridCol w:w="1026"/>
            <w:gridCol w:w="1034"/>
            <w:gridCol w:w="1080"/>
            <w:gridCol w:w="843"/>
            <w:gridCol w:w="1086"/>
            <w:gridCol w:w="861"/>
            <w:gridCol w:w="144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E">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5F">
            <w:pPr>
              <w:spacing w:after="0" w:line="240" w:lineRule="auto"/>
              <w:rPr>
                <w:rFonts w:ascii="Calibri" w:cs="Calibri" w:eastAsia="Calibri" w:hAnsi="Calibri"/>
                <w:b w:val="1"/>
                <w:bCs w:val="1"/>
                <w:color w:val="000000"/>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0">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1">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2">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3">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4">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5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 </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56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w:t>
              <w:br w:type="textWrapping"/>
              <w:t xml:space="preserve"> Id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tranche for full recovery  payment is 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6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(Days diff between Date of Recovery and  DATE when</w:t>
            </w:r>
          </w:p>
          <w:p w:rsidR="00000000" w:rsidDel="00000000" w:rsidP="00000000" w:rsidRDefault="00000000" w:rsidRPr="00000000" w14:paraId="0000056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the last tranche</w:t>
            </w:r>
          </w:p>
          <w:p w:rsidR="00000000" w:rsidDel="00000000" w:rsidP="00000000" w:rsidRDefault="00000000" w:rsidRPr="00000000" w14:paraId="0000056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for full recovery</w:t>
            </w:r>
          </w:p>
          <w:p w:rsidR="00000000" w:rsidDel="00000000" w:rsidP="00000000" w:rsidRDefault="00000000" w:rsidRPr="00000000" w14:paraId="0000057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payment is </w:t>
            </w:r>
          </w:p>
          <w:p w:rsidR="00000000" w:rsidDel="00000000" w:rsidP="00000000" w:rsidRDefault="00000000" w:rsidRPr="00000000" w14:paraId="0000057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7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w:t>
              <w:br w:type="textWrapping"/>
              <w:t xml:space="preserve">Days For </w:t>
              <w:br w:type="textWrapping"/>
              <w:t xml:space="preserve">Penalty</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7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w:t>
              <w:br w:type="textWrapping"/>
              <w:t xml:space="preserve">Calculated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7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w:t>
              <w:br w:type="textWrapping"/>
              <w:t xml:space="preserve">(@18% on 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57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Final Claim (A+E+F) along with Penalty/Taxes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7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4-Oct-19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117.12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7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21.08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3,888.21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5-Nov-19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56.16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10.11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2,566.27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8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10-Dec-19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8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128.77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23.18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10,151.95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9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9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A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A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A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12-Dec-19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36.99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6.66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3,043.64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B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28-Nov-19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7,950.50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64.26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11.57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4,051.07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C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27-Dec-19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11,253.50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46.25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8.32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5,681.32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C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C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27-Sep-19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17,587.50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291.52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52.47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9,137.74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5D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24,578.00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D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6">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7">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123,119.50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8">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61,559.75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9">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A">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741.06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D">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133.39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5E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62,434.21 </w:t>
            </w:r>
          </w:p>
        </w:tc>
      </w:tr>
    </w:tbl>
    <w:p w:rsidR="00000000" w:rsidDel="00000000" w:rsidP="00000000" w:rsidRDefault="00000000" w:rsidRPr="00000000" w14:paraId="000005EF">
      <w:pPr>
        <w:spacing w:line="252.00000000000003" w:lineRule="auto"/>
        <w:jc w:val="both"/>
        <w:rPr/>
      </w:pP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p>
    <w:p w:rsidR="00000000" w:rsidDel="00000000" w:rsidP="00000000" w:rsidRDefault="00000000" w:rsidRPr="00000000" w14:paraId="000005F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5F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(Days diff between Date of Recovery and  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Days diff between Date of Recovery (From Borrower to MLI) and DATE when  the last tranche for full recovery  payment is received.</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5F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p>
    <w:p w:rsidR="00000000" w:rsidDel="00000000" w:rsidP="00000000" w:rsidRDefault="00000000" w:rsidRPr="00000000" w14:paraId="000005F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p>
    <w:p w:rsidR="00000000" w:rsidDel="00000000" w:rsidP="00000000" w:rsidRDefault="00000000" w:rsidRPr="00000000" w14:paraId="000005F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(A+E+F)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A">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5F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61,559.75 /- is adjusted in Final claim settlement.</w:t>
      </w: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8,74.46 /-</w:t>
      </w:r>
    </w:p>
    <w:p w:rsidR="00000000" w:rsidDel="00000000" w:rsidP="00000000" w:rsidRDefault="00000000" w:rsidRPr="00000000" w14:paraId="000005F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penalty generated post first claim recovery, MLI will have an option to settle the penalty amount before lodging the Final claim. If penalty not settled before Final claim lodgment, then to be adjusted in the Final claim payout.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sdt>
        <w:sdtPr>
          <w:id w:val="-1558257295"/>
          <w:tag w:val="goog_rdk_83"/>
        </w:sdtPr>
        <w:sdtContent>
          <w:commentRangeStart w:id="75"/>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option:</w:t>
      </w:r>
      <w:commentRangeEnd w:id="75"/>
      <w:r w:rsidDel="00000000" w:rsidR="00000000" w:rsidRPr="00000000">
        <w:commentReference w:id="75"/>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(New Recovery Calculation without penalty)</w:t>
      </w:r>
    </w:p>
    <w:tbl>
      <w:tblPr>
        <w:tblStyle w:val="Table26"/>
        <w:tblW w:w="7992.0" w:type="dxa"/>
        <w:jc w:val="left"/>
        <w:tblLayout w:type="fixed"/>
        <w:tblLook w:val="0400"/>
      </w:tblPr>
      <w:tblGrid>
        <w:gridCol w:w="6812"/>
        <w:gridCol w:w="1180"/>
        <w:tblGridChange w:id="0">
          <w:tblGrid>
            <w:gridCol w:w="6812"/>
            <w:gridCol w:w="118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60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60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19-Feb</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60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60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r>
      <w:tr>
        <w:trPr>
          <w:cantSplit w:val="0"/>
          <w:trHeight w:val="242" w:hRule="atLeast"/>
          <w:tblHeader w:val="0"/>
        </w:trPr>
        <w:tc>
          <w:tcPr>
            <w:tcBorders>
              <w:top w:color="000000" w:space="0" w:sz="0" w:val="nil"/>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60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  </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60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0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No of Days NCGTC has to Refund </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60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60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60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r>
    </w:tbl>
    <w:p w:rsidR="00000000" w:rsidDel="00000000" w:rsidP="00000000" w:rsidRDefault="00000000" w:rsidRPr="00000000" w14:paraId="0000060B">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1: </w:t>
      </w:r>
    </w:p>
    <w:p w:rsidR="00000000" w:rsidDel="00000000" w:rsidP="00000000" w:rsidRDefault="00000000" w:rsidRPr="00000000" w14:paraId="0000060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Penalty situation</w:t>
      </w:r>
    </w:p>
    <w:p w:rsidR="00000000" w:rsidDel="00000000" w:rsidP="00000000" w:rsidRDefault="00000000" w:rsidRPr="00000000" w14:paraId="0000060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60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Upload Recovery file after Full and Final payment .i.e. after CP4 and CP7.</w:t>
      </w:r>
    </w:p>
    <w:p w:rsidR="00000000" w:rsidDel="00000000" w:rsidP="00000000" w:rsidRDefault="00000000" w:rsidRPr="00000000" w14:paraId="00000610">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11">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12">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13">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14">
      <w:pPr>
        <w:spacing w:line="252.00000000000003" w:lineRule="auto"/>
        <w:jc w:val="both"/>
        <w:rPr>
          <w:b w:val="1"/>
          <w:bCs w:val="1"/>
        </w:rPr>
      </w:pPr>
      <w:r w:rsidDel="00000000" w:rsidR="00000000" w:rsidRPr="00000000">
        <w:rPr>
          <w:rtl w:val="0"/>
        </w:rPr>
      </w:r>
    </w:p>
    <w:tbl>
      <w:tblPr>
        <w:tblStyle w:val="Table27"/>
        <w:tblW w:w="10480.0" w:type="dxa"/>
        <w:jc w:val="left"/>
        <w:tblLayout w:type="fixed"/>
        <w:tblLook w:val="0400"/>
      </w:tblPr>
      <w:tblGrid>
        <w:gridCol w:w="540"/>
        <w:gridCol w:w="584"/>
        <w:gridCol w:w="851"/>
        <w:gridCol w:w="992"/>
        <w:gridCol w:w="992"/>
        <w:gridCol w:w="709"/>
        <w:gridCol w:w="851"/>
        <w:gridCol w:w="992"/>
        <w:gridCol w:w="850"/>
        <w:gridCol w:w="709"/>
        <w:gridCol w:w="851"/>
        <w:gridCol w:w="708"/>
        <w:gridCol w:w="851"/>
        <w:tblGridChange w:id="0">
          <w:tblGrid>
            <w:gridCol w:w="540"/>
            <w:gridCol w:w="584"/>
            <w:gridCol w:w="851"/>
            <w:gridCol w:w="992"/>
            <w:gridCol w:w="992"/>
            <w:gridCol w:w="709"/>
            <w:gridCol w:w="851"/>
            <w:gridCol w:w="992"/>
            <w:gridCol w:w="850"/>
            <w:gridCol w:w="709"/>
            <w:gridCol w:w="851"/>
            <w:gridCol w:w="708"/>
            <w:gridCol w:w="851"/>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15">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6">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7">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B">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C">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1F">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2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62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w:t>
            </w:r>
          </w:p>
        </w:tc>
      </w:tr>
      <w:tr>
        <w:trPr>
          <w:cantSplit w:val="0"/>
          <w:trHeight w:val="705" w:hRule="atLeast"/>
          <w:tblHeader w:val="0"/>
        </w:trPr>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 Id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legalcost</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Net of Recovery</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b w:val="1"/>
                <w:bCs w:val="1"/>
                <w:color w:val="000000"/>
                <w:sz w:val="20"/>
                <w:szCs w:val="20"/>
                <w:rtl w:val="0"/>
              </w:rPr>
              <w:t xml:space="preserve">)</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tranche for full recovery  payment is received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(Days diff between Date of Recovery and  DATE when</w:t>
              <w:br w:type="textWrapping"/>
              <w:t xml:space="preserve"> the last tranche</w:t>
              <w:br w:type="textWrapping"/>
              <w:t xml:space="preserve"> for full recovery</w:t>
              <w:br w:type="textWrapping"/>
              <w:t xml:space="preserve"> payment is </w:t>
              <w:br w:type="textWrapping"/>
              <w:t xml:space="preserve">received)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(@18% on E)</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Final Claim (A+E+F) along with Penalty/Taxes</w:t>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2745"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6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6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7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8">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9">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7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7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5">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6">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8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8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9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9F">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0">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A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C">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D">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A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B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9">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A">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B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B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C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C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D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D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0">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1">
            <w:pPr>
              <w:spacing w:after="0" w:line="240" w:lineRule="auto"/>
              <w:jc w:val="right"/>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r>
      <w:tr>
        <w:trPr>
          <w:cantSplit w:val="0"/>
          <w:trHeight w:val="25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6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7">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8">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B">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p w:rsidR="00000000" w:rsidDel="00000000" w:rsidP="00000000" w:rsidRDefault="00000000" w:rsidRPr="00000000" w14:paraId="000006EC">
            <w:pPr>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25,964.63</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E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F0">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F1">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6F2">
            <w:pPr>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61,559.75</w:t>
            </w:r>
          </w:p>
          <w:p w:rsidR="00000000" w:rsidDel="00000000" w:rsidP="00000000" w:rsidRDefault="00000000" w:rsidRPr="00000000" w14:paraId="000006F3">
            <w:pPr>
              <w:spacing w:after="0" w:line="240" w:lineRule="auto"/>
              <w:jc w:val="right"/>
              <w:rPr>
                <w:rFonts w:ascii="Calibri" w:cs="Calibri" w:eastAsia="Calibri" w:hAnsi="Calibri"/>
                <w:b w:val="1"/>
                <w:bCs w:val="1"/>
                <w:color w:val="000000"/>
                <w:sz w:val="20"/>
                <w:szCs w:val="20"/>
              </w:rPr>
            </w:pPr>
            <w:r w:rsidDel="00000000" w:rsidR="00000000" w:rsidRPr="00000000">
              <w:rPr>
                <w:rtl w:val="0"/>
              </w:rPr>
            </w:r>
          </w:p>
        </w:tc>
      </w:tr>
    </w:tbl>
    <w:p w:rsidR="00000000" w:rsidDel="00000000" w:rsidP="00000000" w:rsidRDefault="00000000" w:rsidRPr="00000000" w14:paraId="000006F4">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Fonts w:ascii="Calibri" w:cs="Calibri" w:eastAsia="Calibri" w:hAnsi="Calibri"/>
          <w:b w:val="1"/>
          <w:bCs w:val="1"/>
          <w:color w:val="000000"/>
          <w:sz w:val="20"/>
          <w:szCs w:val="20"/>
          <w:rtl w:val="0"/>
        </w:rPr>
        <w:t xml:space="preserve">                 1. Date of Recovery (From Borrower to MLI</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w:t>
      </w:r>
      <w:r w:rsidDel="00000000" w:rsidR="00000000" w:rsidRPr="00000000">
        <w:rPr>
          <w:rFonts w:ascii="Calibri" w:cs="Calibri" w:eastAsia="Calibri" w:hAnsi="Calibri"/>
          <w:color w:val="000000"/>
          <w:sz w:val="20"/>
          <w:szCs w:val="20"/>
          <w:rtl w:val="0"/>
        </w:rPr>
        <w:t xml:space="preserve"> System will take it from input file as it is.</w:t>
      </w:r>
      <w:r w:rsidDel="00000000" w:rsidR="00000000" w:rsidRPr="00000000">
        <w:rPr>
          <w:rtl w:val="0"/>
        </w:rPr>
      </w:r>
    </w:p>
    <w:p w:rsidR="00000000" w:rsidDel="00000000" w:rsidP="00000000" w:rsidRDefault="00000000" w:rsidRPr="00000000" w14:paraId="000006F7">
      <w:pPr>
        <w:ind w:left="720" w:firstLine="0"/>
        <w:rPr/>
      </w:pPr>
      <w:r w:rsidDel="00000000" w:rsidR="00000000" w:rsidRPr="00000000">
        <w:rPr>
          <w:rFonts w:ascii="Calibri" w:cs="Calibri" w:eastAsia="Calibri" w:hAnsi="Calibri"/>
          <w:b w:val="1"/>
          <w:bCs w:val="1"/>
          <w:color w:val="000000"/>
          <w:sz w:val="20"/>
          <w:szCs w:val="20"/>
          <w:rtl w:val="0"/>
        </w:rPr>
        <w:t xml:space="preserve">2. Recovery Amount (Entire amount):- </w:t>
      </w:r>
      <w:r w:rsidDel="00000000" w:rsidR="00000000" w:rsidRPr="00000000">
        <w:rPr>
          <w:rFonts w:ascii="Calibri" w:cs="Calibri" w:eastAsia="Calibri" w:hAnsi="Calibri"/>
          <w:color w:val="000000"/>
          <w:sz w:val="20"/>
          <w:szCs w:val="20"/>
          <w:rtl w:val="0"/>
        </w:rPr>
        <w:t xml:space="preserve">System will take it from input file as it is.</w:t>
      </w:r>
      <w:r w:rsidDel="00000000" w:rsidR="00000000" w:rsidRPr="00000000">
        <w:rPr>
          <w:rtl w:val="0"/>
        </w:rPr>
      </w:r>
    </w:p>
    <w:p w:rsidR="00000000" w:rsidDel="00000000" w:rsidP="00000000" w:rsidRDefault="00000000" w:rsidRPr="00000000" w14:paraId="000006F8">
      <w:pPr>
        <w:ind w:left="720" w:firstLine="0"/>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3. Legalcost: </w:t>
      </w:r>
      <w:r w:rsidDel="00000000" w:rsidR="00000000" w:rsidRPr="00000000">
        <w:rPr>
          <w:rFonts w:ascii="Calibri" w:cs="Calibri" w:eastAsia="Calibri" w:hAnsi="Calibri"/>
          <w:color w:val="000000"/>
          <w:sz w:val="20"/>
          <w:szCs w:val="20"/>
          <w:rtl w:val="0"/>
        </w:rPr>
        <w:t xml:space="preserve">- System will take it from input file as it is.</w:t>
      </w:r>
    </w:p>
    <w:p w:rsidR="00000000" w:rsidDel="00000000" w:rsidP="00000000" w:rsidRDefault="00000000" w:rsidRPr="00000000" w14:paraId="000006F9">
      <w:pPr>
        <w:ind w:left="720" w:firstLine="0"/>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4. Net of Recovery: - </w:t>
      </w:r>
      <w:r w:rsidDel="00000000" w:rsidR="00000000" w:rsidRPr="00000000">
        <w:rPr>
          <w:rFonts w:ascii="Calibri" w:cs="Calibri" w:eastAsia="Calibri" w:hAnsi="Calibri"/>
          <w:color w:val="000000"/>
          <w:sz w:val="20"/>
          <w:szCs w:val="20"/>
          <w:rtl w:val="0"/>
        </w:rPr>
        <w:t xml:space="preserve">Recovery Amount – Legalcost.</w:t>
      </w:r>
    </w:p>
    <w:p w:rsidR="00000000" w:rsidDel="00000000" w:rsidP="00000000" w:rsidRDefault="00000000" w:rsidRPr="00000000" w14:paraId="000006FA">
      <w:pPr>
        <w:ind w:left="720" w:firstLine="0"/>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5. Recovery Amount (NCGTC Share ) :- </w:t>
      </w:r>
      <w:r w:rsidDel="00000000" w:rsidR="00000000" w:rsidRPr="00000000">
        <w:rPr>
          <w:rFonts w:ascii="Calibri" w:cs="Calibri" w:eastAsia="Calibri" w:hAnsi="Calibri"/>
          <w:color w:val="000000"/>
          <w:sz w:val="20"/>
          <w:szCs w:val="20"/>
          <w:rtl w:val="0"/>
        </w:rPr>
        <w:t xml:space="preserve">Net of Recovery *50% or 75% (The NCGTC Percentage is adjustable from the docket (e.g., 50% or 75%), 50% share will be applicable for all the records coming under 2019 -2020 profiles and 2020 and ahead will be having 75% as the Recovery Share Percentage).</w:t>
      </w:r>
    </w:p>
    <w:p w:rsidR="00000000" w:rsidDel="00000000" w:rsidP="00000000" w:rsidRDefault="00000000" w:rsidRPr="00000000" w14:paraId="000006FB">
      <w:pPr>
        <w:ind w:left="720" w:firstLine="0"/>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6. DATE when  the last tranche for full recovery  payment is received :-</w:t>
      </w:r>
      <w:r w:rsidDel="00000000" w:rsidR="00000000" w:rsidRPr="00000000">
        <w:rPr>
          <w:rFonts w:ascii="Calibri" w:cs="Calibri" w:eastAsia="Calibri" w:hAnsi="Calibri"/>
          <w:color w:val="000000"/>
          <w:sz w:val="20"/>
          <w:szCs w:val="20"/>
          <w:rtl w:val="0"/>
        </w:rPr>
        <w:t xml:space="preserve"> NCGTC accountant reconciliation date at the time of recovery payment.</w:t>
      </w:r>
    </w:p>
    <w:p w:rsidR="00000000" w:rsidDel="00000000" w:rsidP="00000000" w:rsidRDefault="00000000" w:rsidRPr="00000000" w14:paraId="000006FC">
      <w:pPr>
        <w:ind w:left="720" w:firstLine="0"/>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7. Days Elapsed (Days diff between Date of Recovery and  DATE when the last tranche for full recovery payment is received) :-</w:t>
      </w:r>
      <w:r w:rsidDel="00000000" w:rsidR="00000000" w:rsidRPr="00000000">
        <w:rPr>
          <w:rFonts w:ascii="Calibri" w:cs="Calibri" w:eastAsia="Calibri" w:hAnsi="Calibri"/>
          <w:color w:val="000000"/>
          <w:sz w:val="20"/>
          <w:szCs w:val="20"/>
          <w:rtl w:val="0"/>
        </w:rPr>
        <w:t xml:space="preserve"> Days diff between Date of Recovery (From Borrower to MLI) and DATE when  the last tranche for full recovery  payment is receive</w:t>
      </w:r>
    </w:p>
    <w:p w:rsidR="00000000" w:rsidDel="00000000" w:rsidP="00000000" w:rsidRDefault="00000000" w:rsidRPr="00000000" w14:paraId="000006FD">
      <w:pPr>
        <w:ind w:left="72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8. Eligible  Days For  Penalty  :- </w:t>
      </w:r>
      <w:r w:rsidDel="00000000" w:rsidR="00000000" w:rsidRPr="00000000">
        <w:rPr>
          <w:rFonts w:ascii="Calibri" w:cs="Calibri" w:eastAsia="Calibri" w:hAnsi="Calibri"/>
          <w:color w:val="000000"/>
          <w:sz w:val="20"/>
          <w:szCs w:val="20"/>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color w:val="000000"/>
          <w:sz w:val="20"/>
          <w:szCs w:val="20"/>
          <w:rtl w:val="0"/>
        </w:rPr>
        <w:t xml:space="preserve">eligible days for Penalty</w:t>
      </w:r>
      <w:r w:rsidDel="00000000" w:rsidR="00000000" w:rsidRPr="00000000">
        <w:rPr>
          <w:rFonts w:ascii="Calibri" w:cs="Calibri" w:eastAsia="Calibri" w:hAnsi="Calibri"/>
          <w:color w:val="000000"/>
          <w:sz w:val="20"/>
          <w:szCs w:val="20"/>
          <w:rtl w:val="0"/>
        </w:rPr>
        <w:t xml:space="preserve"> will be </w:t>
      </w:r>
      <w:r w:rsidDel="00000000" w:rsidR="00000000" w:rsidRPr="00000000">
        <w:rPr>
          <w:rFonts w:ascii="Calibri" w:cs="Calibri" w:eastAsia="Calibri" w:hAnsi="Calibri"/>
          <w:b w:val="1"/>
          <w:bCs w:val="1"/>
          <w:color w:val="000000"/>
          <w:sz w:val="20"/>
          <w:szCs w:val="20"/>
          <w:rtl w:val="0"/>
        </w:rPr>
        <w:t xml:space="preserve">“Zero” else (Days Elapsed - Recovery Threshold days for Penalty (Days).</w:t>
      </w:r>
    </w:p>
    <w:p w:rsidR="00000000" w:rsidDel="00000000" w:rsidP="00000000" w:rsidRDefault="00000000" w:rsidRPr="00000000" w14:paraId="000006FE">
      <w:pPr>
        <w:ind w:left="72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9. Penalty  Calculated :-  </w:t>
      </w:r>
      <w:r w:rsidDel="00000000" w:rsidR="00000000" w:rsidRPr="00000000">
        <w:rPr>
          <w:rFonts w:ascii="Calibri" w:cs="Calibri" w:eastAsia="Calibri" w:hAnsi="Calibri"/>
          <w:color w:val="000000"/>
          <w:sz w:val="20"/>
          <w:szCs w:val="20"/>
          <w:rtl w:val="0"/>
        </w:rPr>
        <w:t xml:space="preserve">(Recovery Amount (NCGTC Share) * Rate of Penalty/365* Eligible  Days For  Penalty).</w:t>
      </w:r>
      <w:r w:rsidDel="00000000" w:rsidR="00000000" w:rsidRPr="00000000">
        <w:rPr>
          <w:rtl w:val="0"/>
        </w:rPr>
      </w:r>
    </w:p>
    <w:p w:rsidR="00000000" w:rsidDel="00000000" w:rsidP="00000000" w:rsidRDefault="00000000" w:rsidRPr="00000000" w14:paraId="000006FF">
      <w:pPr>
        <w:ind w:left="72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10. Tax on Penalty (@18% on E) :- </w:t>
      </w:r>
      <w:r w:rsidDel="00000000" w:rsidR="00000000" w:rsidRPr="00000000">
        <w:rPr>
          <w:rFonts w:ascii="Calibri" w:cs="Calibri" w:eastAsia="Calibri" w:hAnsi="Calibri"/>
          <w:color w:val="000000"/>
          <w:sz w:val="20"/>
          <w:szCs w:val="20"/>
          <w:rtl w:val="0"/>
        </w:rPr>
        <w:t xml:space="preserve"> (18% on Penalty).</w:t>
      </w:r>
      <w:r w:rsidDel="00000000" w:rsidR="00000000" w:rsidRPr="00000000">
        <w:rPr>
          <w:rtl w:val="0"/>
        </w:rPr>
      </w:r>
    </w:p>
    <w:p w:rsidR="00000000" w:rsidDel="00000000" w:rsidP="00000000" w:rsidRDefault="00000000" w:rsidRPr="00000000" w14:paraId="00000700">
      <w:pPr>
        <w:ind w:left="720"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11. Recovery Proceedings for Cases - Post Final Claim (A+E+F) along with Penalty/Taxes: -</w:t>
      </w:r>
      <w:r w:rsidDel="00000000" w:rsidR="00000000" w:rsidRPr="00000000">
        <w:rPr>
          <w:rFonts w:ascii="Calibri" w:cs="Calibri" w:eastAsia="Calibri" w:hAnsi="Calibri"/>
          <w:color w:val="000000"/>
          <w:sz w:val="20"/>
          <w:szCs w:val="20"/>
          <w:rtl w:val="0"/>
        </w:rPr>
        <w:t xml:space="preserve"> Sum of (Recovery Amount (NCGTC Share)+ Penalty + Tax on Penalty).</w:t>
      </w:r>
      <w:r w:rsidDel="00000000" w:rsidR="00000000" w:rsidRPr="00000000">
        <w:rPr>
          <w:rtl w:val="0"/>
        </w:rPr>
      </w:r>
    </w:p>
    <w:p w:rsidR="00000000" w:rsidDel="00000000" w:rsidP="00000000" w:rsidRDefault="00000000" w:rsidRPr="00000000" w14:paraId="00000701">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02">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7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 Amount of INR 25,964.63 /- from MLI.</w:t>
      </w:r>
    </w:p>
    <w:p w:rsidR="00000000" w:rsidDel="00000000" w:rsidP="00000000" w:rsidRDefault="00000000" w:rsidRPr="00000000" w14:paraId="000007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no penalty, there is no need for any additional recoveries from MLI.</w:t>
      </w:r>
      <w:r w:rsidDel="00000000" w:rsidR="00000000" w:rsidRPr="00000000">
        <w:rPr>
          <w:rtl w:val="0"/>
        </w:rPr>
      </w:r>
    </w:p>
    <w:p w:rsidR="00000000" w:rsidDel="00000000" w:rsidP="00000000" w:rsidRDefault="00000000" w:rsidRPr="00000000" w14:paraId="00000705">
      <w:pPr>
        <w:spacing w:line="252.00000000000003" w:lineRule="auto"/>
        <w:jc w:val="both"/>
        <w:rPr>
          <w:u w:val="single"/>
        </w:rPr>
      </w:pPr>
      <w:r w:rsidDel="00000000" w:rsidR="00000000" w:rsidRPr="00000000">
        <w:rPr>
          <w:rtl w:val="0"/>
        </w:rPr>
      </w:r>
    </w:p>
    <w:p w:rsidR="00000000" w:rsidDel="00000000" w:rsidP="00000000" w:rsidRDefault="00000000" w:rsidRPr="00000000" w14:paraId="00000706">
      <w:pPr>
        <w:spacing w:line="252.00000000000003" w:lineRule="auto"/>
        <w:jc w:val="both"/>
        <w:rPr>
          <w:u w:val="single"/>
        </w:rPr>
      </w:pPr>
      <w:r w:rsidDel="00000000" w:rsidR="00000000" w:rsidRPr="00000000">
        <w:rPr>
          <w:rtl w:val="0"/>
        </w:rPr>
      </w:r>
    </w:p>
    <w:p w:rsidR="00000000" w:rsidDel="00000000" w:rsidP="00000000" w:rsidRDefault="00000000" w:rsidRPr="00000000" w14:paraId="00000707">
      <w:pPr>
        <w:spacing w:line="252.00000000000003" w:lineRule="auto"/>
        <w:jc w:val="both"/>
        <w:rPr>
          <w:u w:val="single"/>
        </w:rPr>
      </w:pPr>
      <w:r w:rsidDel="00000000" w:rsidR="00000000" w:rsidRPr="00000000">
        <w:rPr>
          <w:rtl w:val="0"/>
        </w:rPr>
      </w:r>
    </w:p>
    <w:p w:rsidR="00000000" w:rsidDel="00000000" w:rsidP="00000000" w:rsidRDefault="00000000" w:rsidRPr="00000000" w14:paraId="00000708">
      <w:pPr>
        <w:spacing w:line="252.00000000000003" w:lineRule="auto"/>
        <w:jc w:val="both"/>
        <w:rPr>
          <w:u w:val="single"/>
        </w:rPr>
      </w:pPr>
      <w:r w:rsidDel="00000000" w:rsidR="00000000" w:rsidRPr="00000000">
        <w:rPr>
          <w:rtl w:val="0"/>
        </w:rPr>
      </w:r>
    </w:p>
    <w:p w:rsidR="00000000" w:rsidDel="00000000" w:rsidP="00000000" w:rsidRDefault="00000000" w:rsidRPr="00000000" w14:paraId="00000709">
      <w:pPr>
        <w:spacing w:line="252.00000000000003" w:lineRule="auto"/>
        <w:jc w:val="both"/>
        <w:rPr>
          <w:u w:val="single"/>
        </w:rPr>
      </w:pPr>
      <w:r w:rsidDel="00000000" w:rsidR="00000000" w:rsidRPr="00000000">
        <w:rPr>
          <w:rtl w:val="0"/>
        </w:rPr>
      </w:r>
    </w:p>
    <w:p w:rsidR="00000000" w:rsidDel="00000000" w:rsidP="00000000" w:rsidRDefault="00000000" w:rsidRPr="00000000" w14:paraId="0000070A">
      <w:pPr>
        <w:spacing w:line="252.00000000000003" w:lineRule="auto"/>
        <w:jc w:val="both"/>
        <w:rPr>
          <w:u w:val="single"/>
        </w:rPr>
      </w:pPr>
      <w:r w:rsidDel="00000000" w:rsidR="00000000" w:rsidRPr="00000000">
        <w:rPr>
          <w:rtl w:val="0"/>
        </w:rPr>
      </w:r>
    </w:p>
    <w:p w:rsidR="00000000" w:rsidDel="00000000" w:rsidP="00000000" w:rsidRDefault="00000000" w:rsidRPr="00000000" w14:paraId="0000070B">
      <w:pPr>
        <w:spacing w:line="252.00000000000003" w:lineRule="auto"/>
        <w:jc w:val="both"/>
        <w:rPr>
          <w:u w:val="single"/>
        </w:rPr>
      </w:pPr>
      <w:r w:rsidDel="00000000" w:rsidR="00000000" w:rsidRPr="00000000">
        <w:rPr>
          <w:rtl w:val="0"/>
        </w:rPr>
      </w:r>
    </w:p>
    <w:p w:rsidR="00000000" w:rsidDel="00000000" w:rsidP="00000000" w:rsidRDefault="00000000" w:rsidRPr="00000000" w14:paraId="0000070C">
      <w:pPr>
        <w:spacing w:line="252.00000000000003" w:lineRule="auto"/>
        <w:jc w:val="both"/>
        <w:rPr>
          <w:u w:val="single"/>
        </w:rPr>
      </w:pPr>
      <w:r w:rsidDel="00000000" w:rsidR="00000000" w:rsidRPr="00000000">
        <w:rPr>
          <w:rtl w:val="0"/>
        </w:rPr>
      </w:r>
    </w:p>
    <w:p w:rsidR="00000000" w:rsidDel="00000000" w:rsidP="00000000" w:rsidRDefault="00000000" w:rsidRPr="00000000" w14:paraId="0000070D">
      <w:pPr>
        <w:spacing w:line="252.00000000000003" w:lineRule="auto"/>
        <w:jc w:val="both"/>
        <w:rPr>
          <w:u w:val="single"/>
        </w:rPr>
      </w:pPr>
      <w:r w:rsidDel="00000000" w:rsidR="00000000" w:rsidRPr="00000000">
        <w:rPr>
          <w:rtl w:val="0"/>
        </w:rPr>
      </w:r>
    </w:p>
    <w:p w:rsidR="00000000" w:rsidDel="00000000" w:rsidP="00000000" w:rsidRDefault="00000000" w:rsidRPr="00000000" w14:paraId="0000070E">
      <w:pPr>
        <w:spacing w:line="252.00000000000003" w:lineRule="auto"/>
        <w:jc w:val="both"/>
        <w:rPr>
          <w:u w:val="single"/>
        </w:rPr>
      </w:pP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629045891"/>
          <w:tag w:val="goog_rdk_84"/>
        </w:sdtPr>
        <w:sdtContent>
          <w:commentRangeStart w:id="76"/>
        </w:sdtContent>
      </w:sdt>
      <w:sdt>
        <w:sdtPr>
          <w:id w:val="1664147196"/>
          <w:tag w:val="goog_rdk_85"/>
        </w:sdtPr>
        <w:sdtContent>
          <w:commentRangeStart w:id="77"/>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2:</w:t>
      </w:r>
      <w:commentRangeEnd w:id="76"/>
      <w:r w:rsidDel="00000000" w:rsidR="00000000" w:rsidRPr="00000000">
        <w:commentReference w:id="76"/>
      </w:r>
      <w:commentRangeEnd w:id="77"/>
      <w:r w:rsidDel="00000000" w:rsidR="00000000" w:rsidRPr="00000000">
        <w:commentReference w:id="77"/>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Recovery Calculation with penalty)</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Penalty Situation (File uploaded but for few records date of recovery is exceeded 30 days)</w:t>
      </w:r>
    </w:p>
    <w:p w:rsidR="00000000" w:rsidDel="00000000" w:rsidP="00000000" w:rsidRDefault="00000000" w:rsidRPr="00000000" w14:paraId="0000071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712">
      <w:pPr>
        <w:spacing w:line="252.00000000000003" w:lineRule="auto"/>
        <w:jc w:val="both"/>
        <w:rPr>
          <w:b w:val="1"/>
          <w:bCs w:val="1"/>
        </w:rPr>
      </w:pPr>
      <w:r w:rsidDel="00000000" w:rsidR="00000000" w:rsidRPr="00000000">
        <w:rPr>
          <w:rtl w:val="0"/>
        </w:rPr>
      </w:r>
    </w:p>
    <w:tbl>
      <w:tblPr>
        <w:tblStyle w:val="Table28"/>
        <w:tblW w:w="10773.0" w:type="dxa"/>
        <w:jc w:val="left"/>
        <w:tblInd w:w="-10.0" w:type="dxa"/>
        <w:tblLayout w:type="fixed"/>
        <w:tblLook w:val="0400"/>
      </w:tblPr>
      <w:tblGrid>
        <w:gridCol w:w="560"/>
        <w:gridCol w:w="716"/>
        <w:gridCol w:w="992"/>
        <w:gridCol w:w="851"/>
        <w:gridCol w:w="850"/>
        <w:gridCol w:w="851"/>
        <w:gridCol w:w="850"/>
        <w:gridCol w:w="851"/>
        <w:gridCol w:w="1276"/>
        <w:gridCol w:w="708"/>
        <w:gridCol w:w="567"/>
        <w:gridCol w:w="709"/>
        <w:gridCol w:w="992"/>
        <w:tblGridChange w:id="0">
          <w:tblGrid>
            <w:gridCol w:w="560"/>
            <w:gridCol w:w="716"/>
            <w:gridCol w:w="992"/>
            <w:gridCol w:w="851"/>
            <w:gridCol w:w="850"/>
            <w:gridCol w:w="851"/>
            <w:gridCol w:w="850"/>
            <w:gridCol w:w="851"/>
            <w:gridCol w:w="1276"/>
            <w:gridCol w:w="708"/>
            <w:gridCol w:w="567"/>
            <w:gridCol w:w="709"/>
            <w:gridCol w:w="99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713">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4">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5">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A">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B">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C</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D">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71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 </w:t>
            </w:r>
          </w:p>
        </w:tc>
      </w:tr>
      <w:tr>
        <w:trPr>
          <w:cantSplit w:val="0"/>
          <w:trHeight w:val="705" w:hRule="atLeast"/>
          <w:tblHeader w:val="0"/>
        </w:trPr>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 Id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legalcost</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Net of Recovery</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b w:val="1"/>
                <w:bCs w:val="1"/>
                <w:color w:val="000000"/>
                <w:sz w:val="20"/>
                <w:szCs w:val="20"/>
                <w:rtl w:val="0"/>
              </w:rPr>
              <w:t xml:space="preserve">)</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tranche for full recovery  payment is received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(Days diff between Date of Recovery and  DATE when</w:t>
              <w:br w:type="textWrapping"/>
              <w:t xml:space="preserve"> the last tranche</w:t>
              <w:br w:type="textWrapping"/>
              <w:t xml:space="preserve"> for full recovery</w:t>
              <w:br w:type="textWrapping"/>
              <w:t xml:space="preserve"> payment is </w:t>
              <w:br w:type="textWrapping"/>
              <w:t xml:space="preserve">received)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(@18% on E)</w:t>
            </w:r>
          </w:p>
        </w:tc>
        <w:tc>
          <w:tcPr>
            <w:vMerge w:val="restart"/>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Final Claim (+E+F) along with Penalty/Taxes</w:t>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450"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1425" w:hRule="atLeast"/>
          <w:tblHeader w:val="0"/>
        </w:trPr>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8cbad" w:val="cle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04-Oct-19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128.84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23.19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4,277.03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6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6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05-Nov-19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33.70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1,539.76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7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10-Dec-19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7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96.58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17.38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7,613.96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8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8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9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9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A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12-Dec-19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A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A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28-Nov-19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60.02</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10.80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3,783.69</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B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27-Dec-19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7.73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949.24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C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27-Sep-19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C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64.33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11.58</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2,016.54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D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7E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5">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6">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7">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9">
            <w:pPr>
              <w:spacing w:after="0" w:line="240" w:lineRule="auto"/>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p w:rsidR="00000000" w:rsidDel="00000000" w:rsidP="00000000" w:rsidRDefault="00000000" w:rsidRPr="00000000" w14:paraId="000007EA">
            <w:pP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25,964.63</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B">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C">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D">
            <w:pPr>
              <w:spacing w:after="0" w:line="24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E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p w:rsidR="00000000" w:rsidDel="00000000" w:rsidP="00000000" w:rsidRDefault="00000000" w:rsidRPr="00000000" w14:paraId="000007EF">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391.19</w:t>
            </w:r>
          </w:p>
          <w:p w:rsidR="00000000" w:rsidDel="00000000" w:rsidP="00000000" w:rsidRDefault="00000000" w:rsidRPr="00000000" w14:paraId="000007F0">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1">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70.41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7F2">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26,426.22</w:t>
            </w:r>
          </w:p>
          <w:p w:rsidR="00000000" w:rsidDel="00000000" w:rsidP="00000000" w:rsidRDefault="00000000" w:rsidRPr="00000000" w14:paraId="000007F3">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bl>
    <w:p w:rsidR="00000000" w:rsidDel="00000000" w:rsidP="00000000" w:rsidRDefault="00000000" w:rsidRPr="00000000" w14:paraId="000007F4">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7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Legalcost: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p>
    <w:p w:rsidR="00000000" w:rsidDel="00000000" w:rsidP="00000000" w:rsidRDefault="00000000" w:rsidRPr="00000000" w14:paraId="000007F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Net of Recovery: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 Legalcost.</w:t>
      </w:r>
    </w:p>
    <w:p w:rsidR="00000000" w:rsidDel="00000000" w:rsidP="00000000" w:rsidRDefault="00000000" w:rsidRPr="00000000" w14:paraId="000007F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or 75% (The NCGTC Percentage is adjustable from the docket (e.g., 50% or 75%), 50% share will be applicable for all the records coming under 2019 -2020 profiles and 2020 and ahead will be having 75% as the Recovery Share Percentage).</w:t>
      </w:r>
    </w:p>
    <w:p w:rsidR="00000000" w:rsidDel="00000000" w:rsidP="00000000" w:rsidRDefault="00000000" w:rsidRPr="00000000" w14:paraId="000007F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p>
    <w:p w:rsidR="00000000" w:rsidDel="00000000" w:rsidP="00000000" w:rsidRDefault="00000000" w:rsidRPr="00000000" w14:paraId="000007F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(Days diff between Date of Recovery and  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Days diff between Date of Recovery (From Borrower to MLI) and DATE when  the last tranche for full recovery  payment is receive</w:t>
      </w:r>
    </w:p>
    <w:p w:rsidR="00000000" w:rsidDel="00000000" w:rsidP="00000000" w:rsidRDefault="00000000" w:rsidRPr="00000000" w14:paraId="000007F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7F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r w:rsidDel="00000000" w:rsidR="00000000" w:rsidRPr="00000000">
        <w:rPr>
          <w:rtl w:val="0"/>
        </w:rPr>
      </w:r>
    </w:p>
    <w:p w:rsidR="00000000" w:rsidDel="00000000" w:rsidP="00000000" w:rsidRDefault="00000000" w:rsidRPr="00000000" w14:paraId="000007F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(A+E+F)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r w:rsidDel="00000000" w:rsidR="00000000" w:rsidRPr="00000000">
        <w:rPr>
          <w:rtl w:val="0"/>
        </w:rPr>
      </w:r>
    </w:p>
    <w:p w:rsidR="00000000" w:rsidDel="00000000" w:rsidP="00000000" w:rsidRDefault="00000000" w:rsidRPr="00000000" w14:paraId="00000800">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8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25,964.63 /- is adjusted in Final claim settlement.</w:t>
      </w:r>
      <w:r w:rsidDel="00000000" w:rsidR="00000000" w:rsidRPr="00000000">
        <w:rPr>
          <w:rtl w:val="0"/>
        </w:rPr>
      </w:r>
    </w:p>
    <w:p w:rsidR="00000000" w:rsidDel="00000000" w:rsidP="00000000" w:rsidRDefault="00000000" w:rsidRPr="00000000" w14:paraId="0000080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4,61.60 /-</w:t>
      </w:r>
    </w:p>
    <w:p w:rsidR="00000000" w:rsidDel="00000000" w:rsidP="00000000" w:rsidRDefault="00000000" w:rsidRPr="00000000" w14:paraId="0000080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any penalty generated post first claim recovery, MLI will have an option to settle the penalty amount before lodging the Final claim. If penalty not settled before Final claim lodgment, then to be adjusted in the Final claim payout.</w:t>
      </w:r>
    </w:p>
    <w:p w:rsidR="00000000" w:rsidDel="00000000" w:rsidP="00000000" w:rsidRDefault="00000000" w:rsidRPr="00000000" w14:paraId="00000804">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5">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6">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7">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8">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9">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A">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B">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C">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D">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E">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0F">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10">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sdt>
        <w:sdtPr>
          <w:id w:val="-841371734"/>
          <w:tag w:val="goog_rdk_86"/>
        </w:sdtPr>
        <w:sdtContent>
          <w:commentRangeStart w:id="78"/>
        </w:sdtContent>
      </w:sdt>
      <w:sdt>
        <w:sdtPr>
          <w:id w:val="-1016755359"/>
          <w:tag w:val="goog_rdk_87"/>
        </w:sdtPr>
        <w:sdtContent>
          <w:commentRangeStart w:id="79"/>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Option</w:t>
      </w:r>
      <w:commentRangeEnd w:id="78"/>
      <w:r w:rsidDel="00000000" w:rsidR="00000000" w:rsidRPr="00000000">
        <w:commentReference w:id="78"/>
      </w:r>
      <w:commentRangeEnd w:id="79"/>
      <w:r w:rsidDel="00000000" w:rsidR="00000000" w:rsidRPr="00000000">
        <w:commentReference w:id="79"/>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(Old Recovery Calculation without Penalty)</w:t>
      </w:r>
    </w:p>
    <w:tbl>
      <w:tblPr>
        <w:tblStyle w:val="Table29"/>
        <w:tblW w:w="7640.0" w:type="dxa"/>
        <w:jc w:val="left"/>
        <w:tblLayout w:type="fixed"/>
        <w:tblLook w:val="0400"/>
      </w:tblPr>
      <w:tblGrid>
        <w:gridCol w:w="6140"/>
        <w:gridCol w:w="1500"/>
        <w:tblGridChange w:id="0">
          <w:tblGrid>
            <w:gridCol w:w="6140"/>
            <w:gridCol w:w="15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8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8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8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1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1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1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1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1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1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r>
    </w:tbl>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 1: </w:t>
      </w:r>
    </w:p>
    <w:p w:rsidR="00000000" w:rsidDel="00000000" w:rsidP="00000000" w:rsidRDefault="00000000" w:rsidRPr="00000000" w14:paraId="0000081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Penalty Situation.</w:t>
      </w:r>
    </w:p>
    <w:p w:rsidR="00000000" w:rsidDel="00000000" w:rsidP="00000000" w:rsidRDefault="00000000" w:rsidRPr="00000000" w14:paraId="0000081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820">
      <w:pPr>
        <w:spacing w:line="252.00000000000003" w:lineRule="auto"/>
        <w:jc w:val="both"/>
        <w:rPr/>
      </w:pPr>
      <w:r w:rsidDel="00000000" w:rsidR="00000000" w:rsidRPr="00000000">
        <w:rPr>
          <w:rtl w:val="0"/>
        </w:rPr>
      </w:r>
    </w:p>
    <w:tbl>
      <w:tblPr>
        <w:tblStyle w:val="Table30"/>
        <w:tblW w:w="11428.0" w:type="dxa"/>
        <w:jc w:val="left"/>
        <w:tblInd w:w="-995.0" w:type="dxa"/>
        <w:tblLayout w:type="fixed"/>
        <w:tblLook w:val="0400"/>
      </w:tblPr>
      <w:tblGrid>
        <w:gridCol w:w="509"/>
        <w:gridCol w:w="1021"/>
        <w:gridCol w:w="1007"/>
        <w:gridCol w:w="1128"/>
        <w:gridCol w:w="1031"/>
        <w:gridCol w:w="1064"/>
        <w:gridCol w:w="1260"/>
        <w:gridCol w:w="1080"/>
        <w:gridCol w:w="1086"/>
        <w:gridCol w:w="843"/>
        <w:gridCol w:w="1399"/>
        <w:tblGridChange w:id="0">
          <w:tblGrid>
            <w:gridCol w:w="509"/>
            <w:gridCol w:w="1021"/>
            <w:gridCol w:w="1007"/>
            <w:gridCol w:w="1128"/>
            <w:gridCol w:w="1031"/>
            <w:gridCol w:w="1064"/>
            <w:gridCol w:w="1260"/>
            <w:gridCol w:w="1080"/>
            <w:gridCol w:w="1086"/>
            <w:gridCol w:w="843"/>
            <w:gridCol w:w="1399"/>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821">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2">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3">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4">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5">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6">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7">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8">
            <w:pPr>
              <w:spacing w:after="0" w:line="240" w:lineRule="auto"/>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B">
            <w:pPr>
              <w:spacing w:after="0" w:line="240" w:lineRule="auto"/>
              <w:rPr>
                <w:rFonts w:ascii="Calibri" w:cs="Calibri" w:eastAsia="Calibri" w:hAnsi="Calibri"/>
                <w:b w:val="1"/>
                <w:bCs w:val="1"/>
                <w:color w:val="000000"/>
                <w:sz w:val="20"/>
                <w:szCs w:val="20"/>
              </w:rPr>
            </w:pPr>
            <w:r w:rsidDel="00000000" w:rsidR="00000000" w:rsidRPr="00000000">
              <w:rPr>
                <w:rtl w:val="0"/>
              </w:rPr>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82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w:t>
              <w:br w:type="textWrapping"/>
              <w:t xml:space="preserve"> Id</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2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(Difference between Date when last tranch for full payment is received and Recovery cutoff date).</w:t>
              <w:br w:type="textWrapping"/>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w:t>
              <w:br w:type="textWrapping"/>
              <w:t xml:space="preserve">(@18% on B)</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3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Full &amp; Final Claim (A+B+C) along with Penalty/Taxes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3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3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4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4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4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5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5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6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6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6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7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7,950.50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7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8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11,253.50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8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8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17,587.50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9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24,578.00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9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123,119.50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AF">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r>
    </w:tbl>
    <w:p w:rsidR="00000000" w:rsidDel="00000000" w:rsidP="00000000" w:rsidRDefault="00000000" w:rsidRPr="00000000" w14:paraId="000008B0">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8B1">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8B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8B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p>
    <w:p w:rsidR="00000000" w:rsidDel="00000000" w:rsidP="00000000" w:rsidRDefault="00000000" w:rsidRPr="00000000" w14:paraId="000008B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8B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B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8B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p>
    <w:p w:rsidR="00000000" w:rsidDel="00000000" w:rsidP="00000000" w:rsidRDefault="00000000" w:rsidRPr="00000000" w14:paraId="000008B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p>
    <w:p w:rsidR="00000000" w:rsidDel="00000000" w:rsidP="00000000" w:rsidRDefault="00000000" w:rsidRPr="00000000" w14:paraId="000008B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C">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8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61,559.75/- is adjusted in Final claim settlement.</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no penalty, there is no need for any additional recoveries from MLI</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sdt>
        <w:sdtPr>
          <w:id w:val="1975336225"/>
          <w:tag w:val="goog_rdk_88"/>
        </w:sdtPr>
        <w:sdtContent>
          <w:commentRangeStart w:id="80"/>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 2: (Old Recovery Calculation with Penalty)</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Penalty Situation (File uploaded before cutoff date &amp; Full payment done after cutoff date)</w:t>
      </w:r>
    </w:p>
    <w:p w:rsidR="00000000" w:rsidDel="00000000" w:rsidP="00000000" w:rsidRDefault="00000000" w:rsidRPr="00000000" w14:paraId="000008C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in Recovery File (XML)</w:t>
      </w:r>
    </w:p>
    <w:tbl>
      <w:tblPr>
        <w:tblStyle w:val="Table31"/>
        <w:tblW w:w="9340.0" w:type="dxa"/>
        <w:jc w:val="left"/>
        <w:tblLayout w:type="fixed"/>
        <w:tblLook w:val="0400"/>
      </w:tblPr>
      <w:tblGrid>
        <w:gridCol w:w="6140"/>
        <w:gridCol w:w="1500"/>
        <w:gridCol w:w="1700"/>
        <w:tblGridChange w:id="0">
          <w:tblGrid>
            <w:gridCol w:w="6140"/>
            <w:gridCol w:w="1500"/>
            <w:gridCol w:w="17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C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8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Feb-20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8C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8C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C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C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C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C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C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C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D0">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D1</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8D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8D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D3">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bl>
    <w:p w:rsidR="00000000" w:rsidDel="00000000" w:rsidP="00000000" w:rsidRDefault="00000000" w:rsidRPr="00000000" w14:paraId="000008D4">
      <w:pPr>
        <w:spacing w:line="252.00000000000003" w:lineRule="auto"/>
        <w:jc w:val="both"/>
        <w:rPr/>
      </w:pPr>
      <w:r w:rsidDel="00000000" w:rsidR="00000000" w:rsidRPr="00000000">
        <w:rPr>
          <w:rtl w:val="0"/>
        </w:rPr>
      </w:r>
    </w:p>
    <w:p w:rsidR="00000000" w:rsidDel="00000000" w:rsidP="00000000" w:rsidRDefault="00000000" w:rsidRPr="00000000" w14:paraId="000008D5">
      <w:pPr>
        <w:spacing w:line="252.00000000000003" w:lineRule="auto"/>
        <w:jc w:val="both"/>
        <w:rPr/>
      </w:pPr>
      <w:r w:rsidDel="00000000" w:rsidR="00000000" w:rsidRPr="00000000">
        <w:rPr>
          <w:rtl w:val="0"/>
        </w:rPr>
      </w:r>
    </w:p>
    <w:p w:rsidR="00000000" w:rsidDel="00000000" w:rsidP="00000000" w:rsidRDefault="00000000" w:rsidRPr="00000000" w14:paraId="000008D6">
      <w:pPr>
        <w:spacing w:line="252.00000000000003" w:lineRule="auto"/>
        <w:jc w:val="both"/>
        <w:rPr/>
      </w:pPr>
      <w:r w:rsidDel="00000000" w:rsidR="00000000" w:rsidRPr="00000000">
        <w:rPr>
          <w:rtl w:val="0"/>
        </w:rPr>
      </w:r>
    </w:p>
    <w:p w:rsidR="00000000" w:rsidDel="00000000" w:rsidP="00000000" w:rsidRDefault="00000000" w:rsidRPr="00000000" w14:paraId="000008D7">
      <w:pPr>
        <w:spacing w:line="252.00000000000003" w:lineRule="auto"/>
        <w:jc w:val="both"/>
        <w:rPr/>
      </w:pPr>
      <w:r w:rsidDel="00000000" w:rsidR="00000000" w:rsidRPr="00000000">
        <w:rPr>
          <w:rtl w:val="0"/>
        </w:rPr>
      </w:r>
    </w:p>
    <w:p w:rsidR="00000000" w:rsidDel="00000000" w:rsidP="00000000" w:rsidRDefault="00000000" w:rsidRPr="00000000" w14:paraId="000008D8">
      <w:pPr>
        <w:spacing w:line="252.00000000000003" w:lineRule="auto"/>
        <w:jc w:val="both"/>
        <w:rPr/>
      </w:pPr>
      <w:r w:rsidDel="00000000" w:rsidR="00000000" w:rsidRPr="00000000">
        <w:rPr>
          <w:rtl w:val="0"/>
        </w:rPr>
      </w:r>
    </w:p>
    <w:p w:rsidR="00000000" w:rsidDel="00000000" w:rsidP="00000000" w:rsidRDefault="00000000" w:rsidRPr="00000000" w14:paraId="000008D9">
      <w:pPr>
        <w:spacing w:line="252.00000000000003" w:lineRule="auto"/>
        <w:jc w:val="both"/>
        <w:rPr/>
      </w:pPr>
      <w:r w:rsidDel="00000000" w:rsidR="00000000" w:rsidRPr="00000000">
        <w:rPr>
          <w:rtl w:val="0"/>
        </w:rPr>
      </w:r>
    </w:p>
    <w:p w:rsidR="00000000" w:rsidDel="00000000" w:rsidP="00000000" w:rsidRDefault="00000000" w:rsidRPr="00000000" w14:paraId="000008DA">
      <w:pPr>
        <w:spacing w:line="252.00000000000003" w:lineRule="auto"/>
        <w:jc w:val="both"/>
        <w:rPr/>
      </w:pPr>
      <w:r w:rsidDel="00000000" w:rsidR="00000000" w:rsidRPr="00000000">
        <w:rPr>
          <w:rtl w:val="0"/>
        </w:rPr>
      </w:r>
    </w:p>
    <w:p w:rsidR="00000000" w:rsidDel="00000000" w:rsidP="00000000" w:rsidRDefault="00000000" w:rsidRPr="00000000" w14:paraId="000008DB">
      <w:pPr>
        <w:spacing w:line="252.00000000000003" w:lineRule="auto"/>
        <w:jc w:val="both"/>
        <w:rPr/>
      </w:pPr>
      <w:r w:rsidDel="00000000" w:rsidR="00000000" w:rsidRPr="00000000">
        <w:rPr>
          <w:rtl w:val="0"/>
        </w:rPr>
      </w:r>
    </w:p>
    <w:p w:rsidR="00000000" w:rsidDel="00000000" w:rsidP="00000000" w:rsidRDefault="00000000" w:rsidRPr="00000000" w14:paraId="000008DC">
      <w:pPr>
        <w:spacing w:line="252.00000000000003" w:lineRule="auto"/>
        <w:jc w:val="both"/>
        <w:rPr/>
      </w:pPr>
      <w:r w:rsidDel="00000000" w:rsidR="00000000" w:rsidRPr="00000000">
        <w:rPr>
          <w:rtl w:val="0"/>
        </w:rPr>
      </w:r>
    </w:p>
    <w:p w:rsidR="00000000" w:rsidDel="00000000" w:rsidP="00000000" w:rsidRDefault="00000000" w:rsidRPr="00000000" w14:paraId="000008DD">
      <w:pPr>
        <w:spacing w:line="252.00000000000003" w:lineRule="auto"/>
        <w:jc w:val="both"/>
        <w:rPr/>
      </w:pPr>
      <w:r w:rsidDel="00000000" w:rsidR="00000000" w:rsidRPr="00000000">
        <w:rPr>
          <w:rtl w:val="0"/>
        </w:rPr>
      </w:r>
    </w:p>
    <w:tbl>
      <w:tblPr>
        <w:tblStyle w:val="Table32"/>
        <w:tblW w:w="11149.0" w:type="dxa"/>
        <w:jc w:val="left"/>
        <w:tblInd w:w="-815.0" w:type="dxa"/>
        <w:tblLayout w:type="fixed"/>
        <w:tblLook w:val="0400"/>
      </w:tblPr>
      <w:tblGrid>
        <w:gridCol w:w="540"/>
        <w:gridCol w:w="1021"/>
        <w:gridCol w:w="1007"/>
        <w:gridCol w:w="1128"/>
        <w:gridCol w:w="1031"/>
        <w:gridCol w:w="1393"/>
        <w:gridCol w:w="857"/>
        <w:gridCol w:w="843"/>
        <w:gridCol w:w="1086"/>
        <w:gridCol w:w="843"/>
        <w:gridCol w:w="1400"/>
        <w:tblGridChange w:id="0">
          <w:tblGrid>
            <w:gridCol w:w="540"/>
            <w:gridCol w:w="1021"/>
            <w:gridCol w:w="1007"/>
            <w:gridCol w:w="1128"/>
            <w:gridCol w:w="1031"/>
            <w:gridCol w:w="1393"/>
            <w:gridCol w:w="857"/>
            <w:gridCol w:w="843"/>
            <w:gridCol w:w="1086"/>
            <w:gridCol w:w="843"/>
            <w:gridCol w:w="14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8D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D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1">
            <w:pPr>
              <w:spacing w:after="0" w:line="240" w:lineRule="auto"/>
              <w:jc w:val="center"/>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D2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5">
            <w:pPr>
              <w:spacing w:after="0" w:line="240" w:lineRule="auto"/>
              <w:jc w:val="center"/>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8E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8E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w:t>
              <w:br w:type="textWrapping"/>
              <w:t xml:space="preserve"> Id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E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  D2-D1 )</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F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F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F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w:t>
              <w:br w:type="textWrapping"/>
              <w:t xml:space="preserve">(@18% on 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8F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Full &amp; Final Claim (A+B+C) along with Penalty/Taxes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F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88.36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15.90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8F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3,854.26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8F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58.90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10.60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2,569.51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0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0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235.62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42.41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10,278.03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220.89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1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9,635.65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2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53.01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9.54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2,312.56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2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2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70.68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12.72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3,083.41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3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7,950.50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93.66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3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16.86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4,085.77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4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11,253.50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132.58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23.86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5,783.19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4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4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17,587.50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207.20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37.30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9,038.24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5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24,578.00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5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289.55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52.12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12,630.67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6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123,119.50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6">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7">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8">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1,450.45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B">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261.08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6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63,271.28 </w:t>
            </w:r>
          </w:p>
        </w:tc>
      </w:tr>
    </w:tbl>
    <w:p w:rsidR="00000000" w:rsidDel="00000000" w:rsidP="00000000" w:rsidRDefault="00000000" w:rsidRPr="00000000" w14:paraId="0000096D">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96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96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p>
    <w:p w:rsidR="00000000" w:rsidDel="00000000" w:rsidP="00000000" w:rsidRDefault="00000000" w:rsidRPr="00000000" w14:paraId="0000097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97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7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97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p>
    <w:p w:rsidR="00000000" w:rsidDel="00000000" w:rsidP="00000000" w:rsidRDefault="00000000" w:rsidRPr="00000000" w14:paraId="0000097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p>
    <w:p w:rsidR="00000000" w:rsidDel="00000000" w:rsidP="00000000" w:rsidRDefault="00000000" w:rsidRPr="00000000" w14:paraId="0000097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p>
    <w:p w:rsidR="00000000" w:rsidDel="00000000" w:rsidP="00000000" w:rsidRDefault="00000000" w:rsidRPr="00000000" w14:paraId="00000977">
      <w:pPr>
        <w:spacing w:line="252.00000000000003" w:lineRule="auto"/>
        <w:jc w:val="both"/>
        <w:rPr/>
      </w:pPr>
      <w:r w:rsidDel="00000000" w:rsidR="00000000" w:rsidRPr="00000000">
        <w:rPr>
          <w:rtl w:val="0"/>
        </w:rPr>
      </w:r>
    </w:p>
    <w:p w:rsidR="00000000" w:rsidDel="00000000" w:rsidP="00000000" w:rsidRDefault="00000000" w:rsidRPr="00000000" w14:paraId="00000978">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9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61,559.75 /- is adjusted in Final claim settlement.</w:t>
      </w:r>
      <w:r w:rsidDel="00000000" w:rsidR="00000000" w:rsidRPr="00000000">
        <w:rPr>
          <w:rtl w:val="0"/>
        </w:rPr>
      </w:r>
    </w:p>
    <w:p w:rsidR="00000000" w:rsidDel="00000000" w:rsidP="00000000" w:rsidRDefault="00000000" w:rsidRPr="00000000" w14:paraId="000009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1,711.53 /-</w:t>
      </w:r>
    </w:p>
    <w:p w:rsidR="00000000" w:rsidDel="00000000" w:rsidP="00000000" w:rsidRDefault="00000000" w:rsidRPr="00000000" w14:paraId="0000097B">
      <w:pPr>
        <w:spacing w:line="252.00000000000003" w:lineRule="auto"/>
        <w:jc w:val="both"/>
        <w:rPr/>
      </w:pPr>
      <w:r w:rsidDel="00000000" w:rsidR="00000000" w:rsidRPr="00000000">
        <w:rPr>
          <w:rtl w:val="0"/>
        </w:rPr>
      </w:r>
    </w:p>
    <w:p w:rsidR="00000000" w:rsidDel="00000000" w:rsidP="00000000" w:rsidRDefault="00000000" w:rsidRPr="00000000" w14:paraId="000009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pPr>
      <w:sdt>
        <w:sdtPr>
          <w:id w:val="587026934"/>
          <w:tag w:val="goog_rdk_89"/>
        </w:sdtPr>
        <w:sdtContent>
          <w:commentRangeStart w:id="8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 2: Penalty Situation (File uploaded &amp; Full payment done after cutoff date)</w:t>
      </w:r>
      <w:commentRangeEnd w:id="81"/>
      <w:r w:rsidDel="00000000" w:rsidR="00000000" w:rsidRPr="00000000">
        <w:commentReference w:id="81"/>
      </w: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9340.0" w:type="dxa"/>
        <w:jc w:val="left"/>
        <w:tblLayout w:type="fixed"/>
        <w:tblLook w:val="0400"/>
      </w:tblPr>
      <w:tblGrid>
        <w:gridCol w:w="6140"/>
        <w:gridCol w:w="1500"/>
        <w:gridCol w:w="1700"/>
        <w:tblGridChange w:id="0">
          <w:tblGrid>
            <w:gridCol w:w="6140"/>
            <w:gridCol w:w="1500"/>
            <w:gridCol w:w="17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97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97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Oct-20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8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98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98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8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98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98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8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98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98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8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D1</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98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98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8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bl>
    <w:p w:rsidR="00000000" w:rsidDel="00000000" w:rsidP="00000000" w:rsidRDefault="00000000" w:rsidRPr="00000000" w14:paraId="0000098D">
      <w:pPr>
        <w:spacing w:line="252.00000000000003" w:lineRule="auto"/>
        <w:jc w:val="both"/>
        <w:rPr/>
      </w:pPr>
      <w:r w:rsidDel="00000000" w:rsidR="00000000" w:rsidRPr="00000000">
        <w:rPr>
          <w:rtl w:val="0"/>
        </w:rPr>
      </w:r>
    </w:p>
    <w:tbl>
      <w:tblPr>
        <w:tblStyle w:val="Table34"/>
        <w:tblW w:w="11430.0" w:type="dxa"/>
        <w:jc w:val="left"/>
        <w:tblInd w:w="-1085.0" w:type="dxa"/>
        <w:tblLayout w:type="fixed"/>
        <w:tblLook w:val="0400"/>
      </w:tblPr>
      <w:tblGrid>
        <w:gridCol w:w="630"/>
        <w:gridCol w:w="1021"/>
        <w:gridCol w:w="1007"/>
        <w:gridCol w:w="1128"/>
        <w:gridCol w:w="1074"/>
        <w:gridCol w:w="1170"/>
        <w:gridCol w:w="857"/>
        <w:gridCol w:w="883"/>
        <w:gridCol w:w="1086"/>
        <w:gridCol w:w="864"/>
        <w:gridCol w:w="1710"/>
        <w:tblGridChange w:id="0">
          <w:tblGrid>
            <w:gridCol w:w="630"/>
            <w:gridCol w:w="1021"/>
            <w:gridCol w:w="1007"/>
            <w:gridCol w:w="1128"/>
            <w:gridCol w:w="1074"/>
            <w:gridCol w:w="1170"/>
            <w:gridCol w:w="857"/>
            <w:gridCol w:w="883"/>
            <w:gridCol w:w="1086"/>
            <w:gridCol w:w="864"/>
            <w:gridCol w:w="171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98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8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D2</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5">
            <w:pPr>
              <w:spacing w:after="0" w:line="240" w:lineRule="auto"/>
              <w:jc w:val="center"/>
              <w:rPr>
                <w:rFonts w:ascii="Calibri" w:cs="Calibri" w:eastAsia="Calibri" w:hAnsi="Calibri"/>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C</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9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1785" w:hRule="atLeast"/>
          <w:tblHeader w:val="0"/>
        </w:trPr>
        <w:tc>
          <w:tcPr>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99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w:t>
              <w:br w:type="textWrapping"/>
              <w:t xml:space="preserve"> Id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9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  D2-D1 )</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A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A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A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Pealty </w:t>
              <w:br w:type="textWrapping"/>
              <w:t xml:space="preserve">(@18% on E)</w:t>
            </w:r>
          </w:p>
        </w:tc>
        <w:tc>
          <w:tcPr>
            <w:tcBorders>
              <w:top w:color="000000" w:space="0" w:sz="0" w:val="nil"/>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9A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Final Claim (A+B+C) along with Penalty/Taxes</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A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182.88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32.92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A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3,965.79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A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121.92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21.95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2,643.86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B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487.67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87.78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10,575.45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C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18,750.00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9,375.00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457.19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82.29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C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9,914.49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D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4,500.00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2,250.00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109.73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19.75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2,379.48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D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6,000.00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D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3,000.00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146.30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26.33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3,172.64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E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7,950.50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3,975.25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193.86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E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34.90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4,204.01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F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11,253.50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5,626.75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274.40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49.39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5,950.54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9F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9F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17,587.50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8,793.75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428.85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77.19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9,299.79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A0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24,578.00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12,289.00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0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599.30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107.87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12,996.17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A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123,119.50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6">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61,559.75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7">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8">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3,002.09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B">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540.38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A1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65,102.22 </w:t>
            </w:r>
          </w:p>
        </w:tc>
      </w:tr>
    </w:tbl>
    <w:p w:rsidR="00000000" w:rsidDel="00000000" w:rsidP="00000000" w:rsidRDefault="00000000" w:rsidRPr="00000000" w14:paraId="00000A1D">
      <w:pPr>
        <w:spacing w:line="252.00000000000003" w:lineRule="auto"/>
        <w:jc w:val="both"/>
        <w:rPr/>
      </w:pP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A1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A2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p>
    <w:p w:rsidR="00000000" w:rsidDel="00000000" w:rsidP="00000000" w:rsidRDefault="00000000" w:rsidRPr="00000000" w14:paraId="00000A2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A22">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2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p>
    <w:p w:rsidR="00000000" w:rsidDel="00000000" w:rsidP="00000000" w:rsidRDefault="00000000" w:rsidRPr="00000000" w14:paraId="00000A2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p>
    <w:p w:rsidR="00000000" w:rsidDel="00000000" w:rsidP="00000000" w:rsidRDefault="00000000" w:rsidRPr="00000000" w14:paraId="00000A25">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p>
    <w:p w:rsidR="00000000" w:rsidDel="00000000" w:rsidP="00000000" w:rsidRDefault="00000000" w:rsidRPr="00000000" w14:paraId="00000A2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p>
    <w:p w:rsidR="00000000" w:rsidDel="00000000" w:rsidP="00000000" w:rsidRDefault="00000000" w:rsidRPr="00000000" w14:paraId="00000A27">
      <w:pPr>
        <w:spacing w:line="252.00000000000003" w:lineRule="auto"/>
        <w:jc w:val="both"/>
        <w:rPr/>
      </w:pPr>
      <w:r w:rsidDel="00000000" w:rsidR="00000000" w:rsidRPr="00000000">
        <w:rPr>
          <w:rtl w:val="0"/>
        </w:rPr>
      </w:r>
    </w:p>
    <w:p w:rsidR="00000000" w:rsidDel="00000000" w:rsidP="00000000" w:rsidRDefault="00000000" w:rsidRPr="00000000" w14:paraId="00000A28">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A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61,559.75/- is recovered from MLI</w:t>
      </w:r>
      <w:r w:rsidDel="00000000" w:rsidR="00000000" w:rsidRPr="00000000">
        <w:rPr>
          <w:rtl w:val="0"/>
        </w:rPr>
      </w:r>
    </w:p>
    <w:p w:rsidR="00000000" w:rsidDel="00000000" w:rsidP="00000000" w:rsidRDefault="00000000" w:rsidRPr="00000000" w14:paraId="00000A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3,542.47 /-</w:t>
      </w:r>
    </w:p>
    <w:p w:rsidR="00000000" w:rsidDel="00000000" w:rsidP="00000000" w:rsidRDefault="00000000" w:rsidRPr="00000000" w14:paraId="00000A2B">
      <w:pPr>
        <w:spacing w:line="252.00000000000003" w:lineRule="auto"/>
        <w:jc w:val="both"/>
        <w:rPr/>
      </w:pPr>
      <w:r w:rsidDel="00000000" w:rsidR="00000000" w:rsidRPr="00000000">
        <w:rPr>
          <w:rtl w:val="0"/>
        </w:rPr>
      </w:r>
    </w:p>
    <w:p w:rsidR="00000000" w:rsidDel="00000000" w:rsidP="00000000" w:rsidRDefault="00000000" w:rsidRPr="00000000" w14:paraId="00000A2C">
      <w:pPr>
        <w:spacing w:line="252.00000000000003" w:lineRule="auto"/>
        <w:jc w:val="both"/>
        <w:rPr/>
      </w:pPr>
      <w:r w:rsidDel="00000000" w:rsidR="00000000" w:rsidRPr="00000000">
        <w:rPr>
          <w:rtl w:val="0"/>
        </w:rPr>
      </w:r>
    </w:p>
    <w:p w:rsidR="00000000" w:rsidDel="00000000" w:rsidP="00000000" w:rsidRDefault="00000000" w:rsidRPr="00000000" w14:paraId="00000A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sdt>
        <w:sdtPr>
          <w:id w:val="-1991283740"/>
          <w:tag w:val="goog_rdk_90"/>
        </w:sdtPr>
        <w:sdtContent>
          <w:commentRangeStart w:id="82"/>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Option</w:t>
      </w:r>
      <w:commentRangeEnd w:id="82"/>
      <w:r w:rsidDel="00000000" w:rsidR="00000000" w:rsidRPr="00000000">
        <w:commentReference w:id="82"/>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(New Recovery Calculation without Penalty)</w:t>
      </w:r>
    </w:p>
    <w:tbl>
      <w:tblPr>
        <w:tblStyle w:val="Table35"/>
        <w:tblW w:w="7640.0" w:type="dxa"/>
        <w:jc w:val="left"/>
        <w:tblLayout w:type="fixed"/>
        <w:tblLook w:val="0400"/>
      </w:tblPr>
      <w:tblGrid>
        <w:gridCol w:w="6140"/>
        <w:gridCol w:w="1500"/>
        <w:tblGridChange w:id="0">
          <w:tblGrid>
            <w:gridCol w:w="6140"/>
            <w:gridCol w:w="15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A2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A2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A3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A3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A3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A3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A3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A3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A3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A3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r>
    </w:tbl>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spacing w:line="252.00000000000003" w:lineRule="auto"/>
        <w:jc w:val="both"/>
        <w:rPr/>
      </w:pPr>
      <w:r w:rsidDel="00000000" w:rsidR="00000000" w:rsidRPr="00000000">
        <w:rPr>
          <w:rtl w:val="0"/>
        </w:rPr>
        <w:t xml:space="preserve">a) Scenario 1: </w:t>
      </w:r>
    </w:p>
    <w:p w:rsidR="00000000" w:rsidDel="00000000" w:rsidP="00000000" w:rsidRDefault="00000000" w:rsidRPr="00000000" w14:paraId="00000A3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Penalty Situation.</w:t>
      </w:r>
    </w:p>
    <w:p w:rsidR="00000000" w:rsidDel="00000000" w:rsidP="00000000" w:rsidRDefault="00000000" w:rsidRPr="00000000" w14:paraId="00000A3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in Recovery File (XML)</w:t>
      </w:r>
    </w:p>
    <w:p w:rsidR="00000000" w:rsidDel="00000000" w:rsidP="00000000" w:rsidRDefault="00000000" w:rsidRPr="00000000" w14:paraId="00000A3C">
      <w:pPr>
        <w:spacing w:line="252.00000000000003" w:lineRule="auto"/>
        <w:jc w:val="both"/>
        <w:rPr/>
      </w:pPr>
      <w:r w:rsidDel="00000000" w:rsidR="00000000" w:rsidRPr="00000000">
        <w:rPr>
          <w:rtl w:val="0"/>
        </w:rPr>
      </w:r>
    </w:p>
    <w:p w:rsidR="00000000" w:rsidDel="00000000" w:rsidP="00000000" w:rsidRDefault="00000000" w:rsidRPr="00000000" w14:paraId="00000A3D">
      <w:pPr>
        <w:spacing w:line="252.00000000000003" w:lineRule="auto"/>
        <w:jc w:val="both"/>
        <w:rPr/>
      </w:pPr>
      <w:r w:rsidDel="00000000" w:rsidR="00000000" w:rsidRPr="00000000">
        <w:rPr>
          <w:rtl w:val="0"/>
        </w:rPr>
      </w:r>
    </w:p>
    <w:p w:rsidR="00000000" w:rsidDel="00000000" w:rsidP="00000000" w:rsidRDefault="00000000" w:rsidRPr="00000000" w14:paraId="00000A3E">
      <w:pPr>
        <w:spacing w:line="252.00000000000003" w:lineRule="auto"/>
        <w:jc w:val="both"/>
        <w:rPr/>
      </w:pPr>
      <w:r w:rsidDel="00000000" w:rsidR="00000000" w:rsidRPr="00000000">
        <w:rPr>
          <w:rtl w:val="0"/>
        </w:rPr>
      </w:r>
    </w:p>
    <w:p w:rsidR="00000000" w:rsidDel="00000000" w:rsidP="00000000" w:rsidRDefault="00000000" w:rsidRPr="00000000" w14:paraId="00000A3F">
      <w:pPr>
        <w:spacing w:line="252.00000000000003" w:lineRule="auto"/>
        <w:jc w:val="both"/>
        <w:rPr/>
      </w:pPr>
      <w:r w:rsidDel="00000000" w:rsidR="00000000" w:rsidRPr="00000000">
        <w:rPr>
          <w:rtl w:val="0"/>
        </w:rPr>
      </w:r>
    </w:p>
    <w:p w:rsidR="00000000" w:rsidDel="00000000" w:rsidP="00000000" w:rsidRDefault="00000000" w:rsidRPr="00000000" w14:paraId="00000A40">
      <w:pPr>
        <w:spacing w:line="252.00000000000003" w:lineRule="auto"/>
        <w:jc w:val="both"/>
        <w:rPr/>
      </w:pPr>
      <w:r w:rsidDel="00000000" w:rsidR="00000000" w:rsidRPr="00000000">
        <w:rPr>
          <w:rtl w:val="0"/>
        </w:rPr>
      </w:r>
    </w:p>
    <w:p w:rsidR="00000000" w:rsidDel="00000000" w:rsidP="00000000" w:rsidRDefault="00000000" w:rsidRPr="00000000" w14:paraId="00000A41">
      <w:pPr>
        <w:spacing w:line="252.00000000000003" w:lineRule="auto"/>
        <w:jc w:val="both"/>
        <w:rPr/>
      </w:pPr>
      <w:r w:rsidDel="00000000" w:rsidR="00000000" w:rsidRPr="00000000">
        <w:rPr>
          <w:rtl w:val="0"/>
        </w:rPr>
      </w:r>
    </w:p>
    <w:p w:rsidR="00000000" w:rsidDel="00000000" w:rsidP="00000000" w:rsidRDefault="00000000" w:rsidRPr="00000000" w14:paraId="00000A42">
      <w:pPr>
        <w:spacing w:line="252.00000000000003" w:lineRule="auto"/>
        <w:jc w:val="both"/>
        <w:rPr/>
      </w:pPr>
      <w:r w:rsidDel="00000000" w:rsidR="00000000" w:rsidRPr="00000000">
        <w:rPr>
          <w:rtl w:val="0"/>
        </w:rPr>
      </w:r>
    </w:p>
    <w:p w:rsidR="00000000" w:rsidDel="00000000" w:rsidP="00000000" w:rsidRDefault="00000000" w:rsidRPr="00000000" w14:paraId="00000A43">
      <w:pPr>
        <w:spacing w:line="252.00000000000003" w:lineRule="auto"/>
        <w:jc w:val="both"/>
        <w:rPr/>
      </w:pPr>
      <w:r w:rsidDel="00000000" w:rsidR="00000000" w:rsidRPr="00000000">
        <w:rPr>
          <w:rtl w:val="0"/>
        </w:rPr>
      </w:r>
    </w:p>
    <w:tbl>
      <w:tblPr>
        <w:tblStyle w:val="Table36"/>
        <w:tblW w:w="10632.0" w:type="dxa"/>
        <w:jc w:val="left"/>
        <w:tblInd w:w="-5.0" w:type="dxa"/>
        <w:tblLayout w:type="fixed"/>
        <w:tblLook w:val="0400"/>
      </w:tblPr>
      <w:tblGrid>
        <w:gridCol w:w="509"/>
        <w:gridCol w:w="625"/>
        <w:gridCol w:w="709"/>
        <w:gridCol w:w="851"/>
        <w:gridCol w:w="567"/>
        <w:gridCol w:w="773"/>
        <w:gridCol w:w="1026"/>
        <w:gridCol w:w="1004"/>
        <w:gridCol w:w="1145"/>
        <w:gridCol w:w="729"/>
        <w:gridCol w:w="709"/>
        <w:gridCol w:w="567"/>
        <w:gridCol w:w="1418"/>
        <w:tblGridChange w:id="0">
          <w:tblGrid>
            <w:gridCol w:w="509"/>
            <w:gridCol w:w="625"/>
            <w:gridCol w:w="709"/>
            <w:gridCol w:w="851"/>
            <w:gridCol w:w="567"/>
            <w:gridCol w:w="773"/>
            <w:gridCol w:w="1026"/>
            <w:gridCol w:w="1004"/>
            <w:gridCol w:w="1145"/>
            <w:gridCol w:w="729"/>
            <w:gridCol w:w="709"/>
            <w:gridCol w:w="567"/>
            <w:gridCol w:w="1418"/>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44">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5">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6">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7">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B">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D">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4F">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w:t>
            </w:r>
          </w:p>
        </w:tc>
        <w:tc>
          <w:tcPr>
            <w:tcBorders>
              <w:top w:color="000000" w:space="0" w:sz="4" w:val="single"/>
              <w:left w:color="000000" w:space="0" w:sz="0" w:val="nil"/>
              <w:bottom w:color="000000" w:space="0" w:sz="4" w:val="single"/>
              <w:right w:color="000000" w:space="0" w:sz="4" w:val="single"/>
            </w:tcBorders>
            <w:shd w:fill="f8cbad" w:val="clear"/>
            <w:vAlign w:val="center"/>
          </w:tcPr>
          <w:p w:rsidR="00000000" w:rsidDel="00000000" w:rsidP="00000000" w:rsidRDefault="00000000" w:rsidRPr="00000000" w14:paraId="00000A50">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r>
        <w:trPr>
          <w:cantSplit w:val="0"/>
          <w:trHeight w:val="3510" w:hRule="atLeast"/>
          <w:tblHeader w:val="0"/>
        </w:trPr>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 ID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legalcost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Net of Recovery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(Difference between Date when last tranch for full payment is received and Recovery cutoff date).</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(@18% on B)</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Full &amp; Final Claim (A+B+C) along with Penalty/Taxes</w:t>
            </w:r>
          </w:p>
        </w:tc>
      </w:tr>
      <w:tr>
        <w:trPr>
          <w:cantSplit w:val="0"/>
          <w:trHeight w:val="450" w:hRule="atLeast"/>
          <w:tblHeader w:val="0"/>
        </w:trPr>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6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6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6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7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7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7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7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8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8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8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8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9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9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9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9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9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A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A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A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A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B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B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B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C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C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C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C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C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D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D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D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D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E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AE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E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AE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E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1,23,119.50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AF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AF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AF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25,964.63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AF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25,964.63</w:t>
            </w:r>
          </w:p>
        </w:tc>
      </w:tr>
    </w:tbl>
    <w:p w:rsidR="00000000" w:rsidDel="00000000" w:rsidP="00000000" w:rsidRDefault="00000000" w:rsidRPr="00000000" w14:paraId="00000AFA">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AFB">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AF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AF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AF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Legalcost: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p>
    <w:p w:rsidR="00000000" w:rsidDel="00000000" w:rsidP="00000000" w:rsidRDefault="00000000" w:rsidRPr="00000000" w14:paraId="00000A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Net of Recovery: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 Legalcost.</w:t>
      </w:r>
    </w:p>
    <w:p w:rsidR="00000000" w:rsidDel="00000000" w:rsidP="00000000" w:rsidRDefault="00000000" w:rsidRPr="00000000" w14:paraId="00000B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or 75% (The NCGTC Percentage is adjustable from the docket (e.g., 50% or 75%), 50% share will be applicable for all the records coming under 2019 -2020 profiles and 2020 and ahead will be having 75% as the Recovery Share Percentage).</w:t>
      </w:r>
    </w:p>
    <w:p w:rsidR="00000000" w:rsidDel="00000000" w:rsidP="00000000" w:rsidRDefault="00000000" w:rsidRPr="00000000" w14:paraId="00000B0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B0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0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r w:rsidDel="00000000" w:rsidR="00000000" w:rsidRPr="00000000">
        <w:rPr>
          <w:rtl w:val="0"/>
        </w:rPr>
      </w:r>
    </w:p>
    <w:p w:rsidR="00000000" w:rsidDel="00000000" w:rsidP="00000000" w:rsidRDefault="00000000" w:rsidRPr="00000000" w14:paraId="00000B0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r w:rsidDel="00000000" w:rsidR="00000000" w:rsidRPr="00000000">
        <w:rPr>
          <w:rtl w:val="0"/>
        </w:rPr>
      </w:r>
    </w:p>
    <w:p w:rsidR="00000000" w:rsidDel="00000000" w:rsidP="00000000" w:rsidRDefault="00000000" w:rsidRPr="00000000" w14:paraId="00000B0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r w:rsidDel="00000000" w:rsidR="00000000" w:rsidRPr="00000000">
        <w:rPr>
          <w:rtl w:val="0"/>
        </w:rPr>
      </w:r>
    </w:p>
    <w:p w:rsidR="00000000" w:rsidDel="00000000" w:rsidP="00000000" w:rsidRDefault="00000000" w:rsidRPr="00000000" w14:paraId="00000B0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08">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B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25,964.63/- is adjusted in Final claim settlement.</w:t>
      </w:r>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no penalty, there is no need for any additional recoveries from MLI</w:t>
      </w:r>
      <w:r w:rsidDel="00000000" w:rsidR="00000000" w:rsidRPr="00000000">
        <w:rPr>
          <w:rtl w:val="0"/>
        </w:rPr>
      </w:r>
    </w:p>
    <w:p w:rsidR="00000000" w:rsidDel="00000000" w:rsidP="00000000" w:rsidRDefault="00000000" w:rsidRPr="00000000" w14:paraId="00000B0B">
      <w:pPr>
        <w:spacing w:line="252.00000000000003" w:lineRule="auto"/>
        <w:jc w:val="both"/>
        <w:rPr/>
      </w:pPr>
      <w:r w:rsidDel="00000000" w:rsidR="00000000" w:rsidRPr="00000000">
        <w:rPr>
          <w:rtl w:val="0"/>
        </w:rPr>
      </w:r>
    </w:p>
    <w:p w:rsidR="00000000" w:rsidDel="00000000" w:rsidP="00000000" w:rsidRDefault="00000000" w:rsidRPr="00000000" w14:paraId="00000B0C">
      <w:pPr>
        <w:spacing w:line="252.00000000000003" w:lineRule="auto"/>
        <w:jc w:val="both"/>
        <w:rPr/>
      </w:pPr>
      <w:r w:rsidDel="00000000" w:rsidR="00000000" w:rsidRPr="00000000">
        <w:rPr>
          <w:rtl w:val="0"/>
        </w:rPr>
        <w:t xml:space="preserve">b)</w:t>
      </w:r>
      <w:sdt>
        <w:sdtPr>
          <w:id w:val="-1175817055"/>
          <w:tag w:val="goog_rdk_91"/>
        </w:sdtPr>
        <w:sdtContent>
          <w:commentRangeStart w:id="83"/>
        </w:sdtContent>
      </w:sdt>
      <w:r w:rsidDel="00000000" w:rsidR="00000000" w:rsidRPr="00000000">
        <w:rPr>
          <w:rtl w:val="0"/>
        </w:rPr>
        <w:t xml:space="preserve">Scenario 2: (New Recovery Calculation with Penalty)</w:t>
      </w:r>
      <w:commentRangeEnd w:id="83"/>
      <w:r w:rsidDel="00000000" w:rsidR="00000000" w:rsidRPr="00000000">
        <w:commentReference w:id="83"/>
      </w:r>
      <w:r w:rsidDel="00000000" w:rsidR="00000000" w:rsidRPr="00000000">
        <w:rPr>
          <w:rtl w:val="0"/>
        </w:rPr>
      </w:r>
    </w:p>
    <w:p w:rsidR="00000000" w:rsidDel="00000000" w:rsidP="00000000" w:rsidRDefault="00000000" w:rsidRPr="00000000" w14:paraId="00000B0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Penalty Situation (File uploaded before cutoff date &amp; Full payment done after cutoff date)</w:t>
      </w:r>
    </w:p>
    <w:p w:rsidR="00000000" w:rsidDel="00000000" w:rsidP="00000000" w:rsidRDefault="00000000" w:rsidRPr="00000000" w14:paraId="00000B0E">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2.00000000000003" w:lineRule="auto"/>
        <w:ind w:left="108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in Recovery File (XML)</w:t>
      </w:r>
    </w:p>
    <w:tbl>
      <w:tblPr>
        <w:tblStyle w:val="Table37"/>
        <w:tblW w:w="9340.0" w:type="dxa"/>
        <w:jc w:val="left"/>
        <w:tblLayout w:type="fixed"/>
        <w:tblLook w:val="0400"/>
      </w:tblPr>
      <w:tblGrid>
        <w:gridCol w:w="6140"/>
        <w:gridCol w:w="1500"/>
        <w:gridCol w:w="1700"/>
        <w:tblGridChange w:id="0">
          <w:tblGrid>
            <w:gridCol w:w="6140"/>
            <w:gridCol w:w="1500"/>
            <w:gridCol w:w="17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0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B1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Feb-20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1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B1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B1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1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1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1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1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A">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D1</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1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1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1D">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bl>
    <w:p w:rsidR="00000000" w:rsidDel="00000000" w:rsidP="00000000" w:rsidRDefault="00000000" w:rsidRPr="00000000" w14:paraId="00000B1E">
      <w:pPr>
        <w:spacing w:line="252.00000000000003" w:lineRule="auto"/>
        <w:jc w:val="both"/>
        <w:rPr/>
      </w:pPr>
      <w:r w:rsidDel="00000000" w:rsidR="00000000" w:rsidRPr="00000000">
        <w:rPr>
          <w:rtl w:val="0"/>
        </w:rPr>
      </w:r>
    </w:p>
    <w:p w:rsidR="00000000" w:rsidDel="00000000" w:rsidP="00000000" w:rsidRDefault="00000000" w:rsidRPr="00000000" w14:paraId="00000B1F">
      <w:pPr>
        <w:spacing w:line="252.00000000000003" w:lineRule="auto"/>
        <w:jc w:val="both"/>
        <w:rPr/>
      </w:pPr>
      <w:r w:rsidDel="00000000" w:rsidR="00000000" w:rsidRPr="00000000">
        <w:rPr>
          <w:rtl w:val="0"/>
        </w:rPr>
      </w:r>
    </w:p>
    <w:p w:rsidR="00000000" w:rsidDel="00000000" w:rsidP="00000000" w:rsidRDefault="00000000" w:rsidRPr="00000000" w14:paraId="00000B20">
      <w:pPr>
        <w:spacing w:line="252.00000000000003" w:lineRule="auto"/>
        <w:jc w:val="both"/>
        <w:rPr/>
      </w:pPr>
      <w:r w:rsidDel="00000000" w:rsidR="00000000" w:rsidRPr="00000000">
        <w:rPr>
          <w:rtl w:val="0"/>
        </w:rPr>
      </w:r>
    </w:p>
    <w:p w:rsidR="00000000" w:rsidDel="00000000" w:rsidP="00000000" w:rsidRDefault="00000000" w:rsidRPr="00000000" w14:paraId="00000B21">
      <w:pPr>
        <w:spacing w:line="252.00000000000003" w:lineRule="auto"/>
        <w:jc w:val="both"/>
        <w:rPr/>
      </w:pPr>
      <w:r w:rsidDel="00000000" w:rsidR="00000000" w:rsidRPr="00000000">
        <w:rPr>
          <w:rtl w:val="0"/>
        </w:rPr>
      </w:r>
    </w:p>
    <w:p w:rsidR="00000000" w:rsidDel="00000000" w:rsidP="00000000" w:rsidRDefault="00000000" w:rsidRPr="00000000" w14:paraId="00000B22">
      <w:pPr>
        <w:spacing w:line="252.00000000000003" w:lineRule="auto"/>
        <w:jc w:val="both"/>
        <w:rPr/>
      </w:pPr>
      <w:r w:rsidDel="00000000" w:rsidR="00000000" w:rsidRPr="00000000">
        <w:rPr>
          <w:rtl w:val="0"/>
        </w:rPr>
      </w:r>
    </w:p>
    <w:p w:rsidR="00000000" w:rsidDel="00000000" w:rsidP="00000000" w:rsidRDefault="00000000" w:rsidRPr="00000000" w14:paraId="00000B23">
      <w:pPr>
        <w:spacing w:line="252.00000000000003" w:lineRule="auto"/>
        <w:jc w:val="both"/>
        <w:rPr/>
      </w:pPr>
      <w:r w:rsidDel="00000000" w:rsidR="00000000" w:rsidRPr="00000000">
        <w:rPr>
          <w:rtl w:val="0"/>
        </w:rPr>
      </w:r>
    </w:p>
    <w:tbl>
      <w:tblPr>
        <w:tblStyle w:val="Table38"/>
        <w:tblW w:w="12783.0" w:type="dxa"/>
        <w:jc w:val="left"/>
        <w:tblInd w:w="-1130.0" w:type="dxa"/>
        <w:tblLayout w:type="fixed"/>
        <w:tblLook w:val="0400"/>
      </w:tblPr>
      <w:tblGrid>
        <w:gridCol w:w="509"/>
        <w:gridCol w:w="758"/>
        <w:gridCol w:w="1134"/>
        <w:gridCol w:w="992"/>
        <w:gridCol w:w="1134"/>
        <w:gridCol w:w="993"/>
        <w:gridCol w:w="1278"/>
        <w:gridCol w:w="957"/>
        <w:gridCol w:w="857"/>
        <w:gridCol w:w="843"/>
        <w:gridCol w:w="742"/>
        <w:gridCol w:w="851"/>
        <w:gridCol w:w="1735"/>
        <w:tblGridChange w:id="0">
          <w:tblGrid>
            <w:gridCol w:w="509"/>
            <w:gridCol w:w="758"/>
            <w:gridCol w:w="1134"/>
            <w:gridCol w:w="992"/>
            <w:gridCol w:w="1134"/>
            <w:gridCol w:w="993"/>
            <w:gridCol w:w="1278"/>
            <w:gridCol w:w="957"/>
            <w:gridCol w:w="857"/>
            <w:gridCol w:w="843"/>
            <w:gridCol w:w="742"/>
            <w:gridCol w:w="851"/>
            <w:gridCol w:w="1735"/>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2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2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2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D2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2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2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3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1056" w:hRule="atLeast"/>
          <w:tblHeader w:val="0"/>
        </w:trPr>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 ID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legalcost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Net of Recovery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  D2-D1 )</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(@18% on B)</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Full &amp; Final Claim (A+B+C) along with Penalty/Taxes</w:t>
            </w:r>
          </w:p>
        </w:tc>
      </w:tr>
      <w:tr>
        <w:trPr>
          <w:cantSplit w:val="0"/>
          <w:trHeight w:val="1445" w:hRule="atLeast"/>
          <w:tblHeader w:val="0"/>
        </w:trPr>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4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4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5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5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5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97.19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17.49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4,239.69</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5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5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5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5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5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5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35.34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6.36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1,541.70</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6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6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6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6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6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6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176.71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31.81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7,708.52</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7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7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7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7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7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66.27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11.93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7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2,890.70</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7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8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8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8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8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8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9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9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A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87.48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3,816.10</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A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A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A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A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A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A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22.15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3.99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966.26</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B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B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B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B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B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B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1,994.58</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C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C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C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BC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C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25-Jul-20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80.90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14.56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3,528.96</w:t>
            </w:r>
          </w:p>
        </w:tc>
      </w:tr>
      <w:tr>
        <w:trPr>
          <w:cantSplit w:val="0"/>
          <w:trHeight w:val="3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BC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C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1,23,119.50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D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D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D3">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25,964.63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4">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5">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7">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611.77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8">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110.12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BD9">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26,686.51</w:t>
            </w:r>
          </w:p>
        </w:tc>
      </w:tr>
    </w:tbl>
    <w:p w:rsidR="00000000" w:rsidDel="00000000" w:rsidP="00000000" w:rsidRDefault="00000000" w:rsidRPr="00000000" w14:paraId="00000BDA">
      <w:pPr>
        <w:spacing w:line="252.00000000000003" w:lineRule="auto"/>
        <w:jc w:val="both"/>
        <w:rPr>
          <w:b w:val="1"/>
          <w:bCs w:val="1"/>
        </w:rPr>
      </w:pPr>
      <w:r w:rsidDel="00000000" w:rsidR="00000000" w:rsidRPr="00000000">
        <w:rPr>
          <w:rtl w:val="0"/>
        </w:rPr>
      </w:r>
    </w:p>
    <w:p w:rsidR="00000000" w:rsidDel="00000000" w:rsidP="00000000" w:rsidRDefault="00000000" w:rsidRPr="00000000" w14:paraId="00000BD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BD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BD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or 75% (The NCGTC Percentage is adjustable from the docket (e.g., 50% or 75%), 50% share will be applicable for all the records coming under 2019 -2020 profiles and 2020 and ahead will be having 75% as the Recovery Share Percentage).</w:t>
      </w:r>
      <w:r w:rsidDel="00000000" w:rsidR="00000000" w:rsidRPr="00000000">
        <w:rPr>
          <w:rtl w:val="0"/>
        </w:rPr>
      </w:r>
    </w:p>
    <w:p w:rsidR="00000000" w:rsidDel="00000000" w:rsidP="00000000" w:rsidRDefault="00000000" w:rsidRPr="00000000" w14:paraId="00000BD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BD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r w:rsidDel="00000000" w:rsidR="00000000" w:rsidRPr="00000000">
        <w:rPr>
          <w:rtl w:val="0"/>
        </w:rPr>
      </w:r>
    </w:p>
    <w:p w:rsidR="00000000" w:rsidDel="00000000" w:rsidP="00000000" w:rsidRDefault="00000000" w:rsidRPr="00000000" w14:paraId="00000BE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r w:rsidDel="00000000" w:rsidR="00000000" w:rsidRPr="00000000">
        <w:rPr>
          <w:rtl w:val="0"/>
        </w:rPr>
      </w:r>
    </w:p>
    <w:p w:rsidR="00000000" w:rsidDel="00000000" w:rsidP="00000000" w:rsidRDefault="00000000" w:rsidRPr="00000000" w14:paraId="00000BE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r w:rsidDel="00000000" w:rsidR="00000000" w:rsidRPr="00000000">
        <w:rPr>
          <w:rtl w:val="0"/>
        </w:rPr>
      </w:r>
    </w:p>
    <w:p w:rsidR="00000000" w:rsidDel="00000000" w:rsidP="00000000" w:rsidRDefault="00000000" w:rsidRPr="00000000" w14:paraId="00000BE4">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BE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25,964.63 /- is adjusted in Final claim settlement.</w:t>
      </w: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7,21.89 /-</w:t>
      </w:r>
      <w:r w:rsidDel="00000000" w:rsidR="00000000" w:rsidRPr="00000000">
        <w:rPr>
          <w:rtl w:val="0"/>
        </w:rPr>
      </w:r>
    </w:p>
    <w:p w:rsidR="00000000" w:rsidDel="00000000" w:rsidP="00000000" w:rsidRDefault="00000000" w:rsidRPr="00000000" w14:paraId="00000BE7">
      <w:pPr>
        <w:spacing w:line="252.00000000000003" w:lineRule="auto"/>
        <w:jc w:val="both"/>
        <w:rPr/>
      </w:pPr>
      <w:r w:rsidDel="00000000" w:rsidR="00000000" w:rsidRPr="00000000">
        <w:rPr>
          <w:rtl w:val="0"/>
        </w:rPr>
      </w:r>
    </w:p>
    <w:p w:rsidR="00000000" w:rsidDel="00000000" w:rsidP="00000000" w:rsidRDefault="00000000" w:rsidRPr="00000000" w14:paraId="00000BE8">
      <w:pPr>
        <w:spacing w:line="252.00000000000003" w:lineRule="auto"/>
        <w:jc w:val="both"/>
        <w:rPr/>
      </w:pPr>
      <w:r w:rsidDel="00000000" w:rsidR="00000000" w:rsidRPr="00000000">
        <w:rPr>
          <w:rtl w:val="0"/>
        </w:rPr>
      </w:r>
    </w:p>
    <w:p w:rsidR="00000000" w:rsidDel="00000000" w:rsidP="00000000" w:rsidRDefault="00000000" w:rsidRPr="00000000" w14:paraId="00000BE9">
      <w:pPr>
        <w:spacing w:line="252.00000000000003" w:lineRule="auto"/>
        <w:jc w:val="both"/>
        <w:rPr/>
      </w:pPr>
      <w:r w:rsidDel="00000000" w:rsidR="00000000" w:rsidRPr="00000000">
        <w:rPr>
          <w:rtl w:val="0"/>
        </w:rPr>
        <w:t xml:space="preserve">c) </w:t>
      </w:r>
      <w:sdt>
        <w:sdtPr>
          <w:id w:val="-1222478499"/>
          <w:tag w:val="goog_rdk_92"/>
        </w:sdtPr>
        <w:sdtContent>
          <w:commentRangeStart w:id="84"/>
        </w:sdtContent>
      </w:sdt>
      <w:r w:rsidDel="00000000" w:rsidR="00000000" w:rsidRPr="00000000">
        <w:rPr>
          <w:rtl w:val="0"/>
        </w:rPr>
        <w:t xml:space="preserve">Scenario 2: Penalty Situation (File uploaded &amp; Full payment done after cutoff date)</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9340.0" w:type="dxa"/>
        <w:jc w:val="left"/>
        <w:tblLayout w:type="fixed"/>
        <w:tblLook w:val="0400"/>
      </w:tblPr>
      <w:tblGrid>
        <w:gridCol w:w="6140"/>
        <w:gridCol w:w="1500"/>
        <w:gridCol w:w="1700"/>
        <w:tblGridChange w:id="0">
          <w:tblGrid>
            <w:gridCol w:w="6140"/>
            <w:gridCol w:w="1500"/>
            <w:gridCol w:w="170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E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Month when recovery file is uploaded by MLI</w:t>
            </w:r>
          </w:p>
        </w:tc>
        <w:tc>
          <w:tcPr>
            <w:tcBorders>
              <w:top w:color="000000" w:space="0" w:sz="4" w:val="single"/>
              <w:left w:color="000000" w:space="0" w:sz="0" w:val="nil"/>
              <w:bottom w:color="000000" w:space="0" w:sz="4" w:val="single"/>
              <w:right w:color="000000" w:space="0" w:sz="4" w:val="single"/>
            </w:tcBorders>
            <w:shd w:fill="bdd7ee" w:val="clear"/>
          </w:tcPr>
          <w:p w:rsidR="00000000" w:rsidDel="00000000" w:rsidP="00000000" w:rsidRDefault="00000000" w:rsidRPr="00000000" w14:paraId="00000BE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Oct-20</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BE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vAlign w:val="bottom"/>
          </w:tcPr>
          <w:p w:rsidR="00000000" w:rsidDel="00000000" w:rsidP="00000000" w:rsidRDefault="00000000" w:rsidRPr="00000000" w14:paraId="00000BE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Rate of Penalty</w:t>
            </w:r>
          </w:p>
        </w:tc>
        <w:tc>
          <w:tcPr>
            <w:tcBorders>
              <w:top w:color="000000" w:space="0" w:sz="0" w:val="nil"/>
              <w:left w:color="000000" w:space="0" w:sz="0" w:val="nil"/>
              <w:bottom w:color="000000" w:space="0" w:sz="4" w:val="single"/>
              <w:right w:color="000000" w:space="0" w:sz="4" w:val="single"/>
            </w:tcBorders>
            <w:shd w:fill="bdd7ee" w:val="clear"/>
            <w:vAlign w:val="bottom"/>
          </w:tcPr>
          <w:p w:rsidR="00000000" w:rsidDel="00000000" w:rsidP="00000000" w:rsidRDefault="00000000" w:rsidRPr="00000000" w14:paraId="00000BE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F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F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DATE when the last tranch for full recovery payment is received</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F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F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F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Recovery Cutoff Date as define by NCGTC in schemes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F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30-Apr-20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F6">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D1</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bdd7ee" w:val="clear"/>
          </w:tcPr>
          <w:p w:rsidR="00000000" w:rsidDel="00000000" w:rsidP="00000000" w:rsidRDefault="00000000" w:rsidRPr="00000000" w14:paraId="00000BF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NCGTC Share of Recoveries</w:t>
            </w:r>
          </w:p>
        </w:tc>
        <w:tc>
          <w:tcPr>
            <w:tcBorders>
              <w:top w:color="000000" w:space="0" w:sz="0" w:val="nil"/>
              <w:left w:color="000000" w:space="0" w:sz="0" w:val="nil"/>
              <w:bottom w:color="000000" w:space="0" w:sz="4" w:val="single"/>
              <w:right w:color="000000" w:space="0" w:sz="4" w:val="single"/>
            </w:tcBorders>
            <w:shd w:fill="bdd7ee" w:val="clear"/>
          </w:tcPr>
          <w:p w:rsidR="00000000" w:rsidDel="00000000" w:rsidP="00000000" w:rsidRDefault="00000000" w:rsidRPr="00000000" w14:paraId="00000BF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BF9">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bl>
    <w:p w:rsidR="00000000" w:rsidDel="00000000" w:rsidP="00000000" w:rsidRDefault="00000000" w:rsidRPr="00000000" w14:paraId="00000BFA">
      <w:pPr>
        <w:spacing w:line="252.00000000000003" w:lineRule="auto"/>
        <w:jc w:val="both"/>
        <w:rPr/>
      </w:pPr>
      <w:r w:rsidDel="00000000" w:rsidR="00000000" w:rsidRPr="00000000">
        <w:rPr>
          <w:rtl w:val="0"/>
        </w:rPr>
      </w:r>
    </w:p>
    <w:p w:rsidR="00000000" w:rsidDel="00000000" w:rsidP="00000000" w:rsidRDefault="00000000" w:rsidRPr="00000000" w14:paraId="00000BFB">
      <w:pPr>
        <w:spacing w:line="252.00000000000003" w:lineRule="auto"/>
        <w:jc w:val="both"/>
        <w:rPr/>
      </w:pPr>
      <w:r w:rsidDel="00000000" w:rsidR="00000000" w:rsidRPr="00000000">
        <w:rPr>
          <w:rtl w:val="0"/>
        </w:rPr>
      </w:r>
    </w:p>
    <w:tbl>
      <w:tblPr>
        <w:tblStyle w:val="Table40"/>
        <w:tblW w:w="13109.0" w:type="dxa"/>
        <w:jc w:val="left"/>
        <w:tblInd w:w="-5.0" w:type="dxa"/>
        <w:tblLayout w:type="fixed"/>
        <w:tblLook w:val="0400"/>
      </w:tblPr>
      <w:tblGrid>
        <w:gridCol w:w="509"/>
        <w:gridCol w:w="1021"/>
        <w:gridCol w:w="1007"/>
        <w:gridCol w:w="1178"/>
        <w:gridCol w:w="1026"/>
        <w:gridCol w:w="1026"/>
        <w:gridCol w:w="1031"/>
        <w:gridCol w:w="957"/>
        <w:gridCol w:w="1145"/>
        <w:gridCol w:w="881"/>
        <w:gridCol w:w="1086"/>
        <w:gridCol w:w="843"/>
        <w:gridCol w:w="1399"/>
        <w:tblGridChange w:id="0">
          <w:tblGrid>
            <w:gridCol w:w="509"/>
            <w:gridCol w:w="1021"/>
            <w:gridCol w:w="1007"/>
            <w:gridCol w:w="1178"/>
            <w:gridCol w:w="1026"/>
            <w:gridCol w:w="1026"/>
            <w:gridCol w:w="1031"/>
            <w:gridCol w:w="957"/>
            <w:gridCol w:w="1145"/>
            <w:gridCol w:w="881"/>
            <w:gridCol w:w="1086"/>
            <w:gridCol w:w="843"/>
            <w:gridCol w:w="139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F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F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BF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6">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7">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08">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r>
      <w:tr>
        <w:trPr>
          <w:cantSplit w:val="0"/>
          <w:trHeight w:val="3300" w:hRule="atLeast"/>
          <w:tblHeader w:val="0"/>
        </w:trPr>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9">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A/c No.</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A">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Customer ID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B">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of Recovery (From Borrower to MLI)</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C">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(Entire amount)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D">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legalcost</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E">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Net of Recovery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0F">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Amount (NCGTC Share)</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0">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DATE when the last tranch for full recovery payment is received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1">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Days Elapsed (Difference between Date when last tranch for full payment is received and Recovery cutoff date).</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2">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Eligible Days For Penalty</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3">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Penalty Calculated</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4">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Tax on Penalty (@18% on B)</w:t>
            </w:r>
          </w:p>
        </w:tc>
        <w:tc>
          <w:tcPr>
            <w:vMerge w:val="restart"/>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5">
            <w:pPr>
              <w:spacing w:after="0" w:line="240" w:lineRule="auto"/>
              <w:jc w:val="cente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Recovery Proceedings for Cases -  Post Full &amp; Final Claim (A+B+C) along with Penalty/Taxes</w:t>
            </w:r>
          </w:p>
        </w:tc>
      </w:tr>
      <w:tr>
        <w:trPr>
          <w:cantSplit w:val="0"/>
          <w:trHeight w:val="450" w:hRule="atLeast"/>
          <w:tblHeader w:val="0"/>
        </w:trPr>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8cbad" w:val="clea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20"/>
                <w:szCs w:val="20"/>
              </w:rPr>
            </w:pPr>
            <w:r w:rsidDel="00000000" w:rsidR="00000000" w:rsidRPr="00000000">
              <w:rPr>
                <w:rtl w:val="0"/>
              </w:rPr>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2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2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5,500.00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2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4,125.00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2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201.16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36.21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2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4,362.37</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30">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05-Feb-20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3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3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3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73.15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1,586.32</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3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3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4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4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7,500.00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4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365.75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65.84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7,931.59</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4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18,750.00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4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4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3,750.00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5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2,812.50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5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137.16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2,974.35</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5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5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5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5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5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64">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12-Feb-20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6,000.00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6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6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6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6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7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28-Jan-20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7,950.50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7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4,950.50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7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3,712.88</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7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181.07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32.59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3,926.53</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7E">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7F">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11,253.50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8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1,253.50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8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940.13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8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9">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994.22</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8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17,587.50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8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9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2,587.50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9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1,940.63</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9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5">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94.64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17.03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7">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2,052.30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A">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27-Jan-20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B">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24,578.00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9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20,000.00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9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4,578.00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C9E">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3,433.50</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9F">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25-Oct-20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0">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1">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2">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167.44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3">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30.14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4">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3,631.08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8">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1,23,119.50</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CA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C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AB">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25,964.63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C">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D">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E">
            <w:pPr>
              <w:spacing w:after="0" w:line="240" w:lineRule="auto"/>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AF">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1,266.22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0">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227.92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B1">
            <w:pPr>
              <w:spacing w:after="0" w:line="240" w:lineRule="auto"/>
              <w:jc w:val="right"/>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27,458.76</w:t>
            </w:r>
          </w:p>
        </w:tc>
      </w:tr>
    </w:tbl>
    <w:p w:rsidR="00000000" w:rsidDel="00000000" w:rsidP="00000000" w:rsidRDefault="00000000" w:rsidRPr="00000000" w14:paraId="00000CB2">
      <w:pPr>
        <w:spacing w:line="252.00000000000003" w:lineRule="auto"/>
        <w:jc w:val="both"/>
        <w:rPr/>
      </w:pPr>
      <w:r w:rsidDel="00000000" w:rsidR="00000000" w:rsidRPr="00000000">
        <w:rPr>
          <w:rtl w:val="0"/>
        </w:rPr>
      </w:r>
    </w:p>
    <w:p w:rsidR="00000000" w:rsidDel="00000000" w:rsidP="00000000" w:rsidRDefault="00000000" w:rsidRPr="00000000" w14:paraId="00000CB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of Recovery (From Borrower to MLI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System will take it from input file as it is.</w:t>
      </w:r>
      <w:r w:rsidDel="00000000" w:rsidR="00000000" w:rsidRPr="00000000">
        <w:rPr>
          <w:rtl w:val="0"/>
        </w:rPr>
      </w:r>
    </w:p>
    <w:p w:rsidR="00000000" w:rsidDel="00000000" w:rsidP="00000000" w:rsidRDefault="00000000" w:rsidRPr="00000000" w14:paraId="00000CB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(Entire amount):-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System will take it from input file as it is.</w:t>
      </w:r>
      <w:r w:rsidDel="00000000" w:rsidR="00000000" w:rsidRPr="00000000">
        <w:rPr>
          <w:rtl w:val="0"/>
        </w:rPr>
      </w:r>
    </w:p>
    <w:p w:rsidR="00000000" w:rsidDel="00000000" w:rsidP="00000000" w:rsidRDefault="00000000" w:rsidRPr="00000000" w14:paraId="00000CB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Amount (NCGTC Share )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Net of Recovery *50% . (NCGTC Recovery Percentage system taking from docket).</w:t>
      </w: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 when  the last tranche for full recovery  payment is received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NCGTC accountant reconciliation date at the time of recovery payment.</w:t>
      </w:r>
      <w:r w:rsidDel="00000000" w:rsidR="00000000" w:rsidRPr="00000000">
        <w:rPr>
          <w:rtl w:val="0"/>
        </w:rPr>
      </w:r>
    </w:p>
    <w:p w:rsidR="00000000" w:rsidDel="00000000" w:rsidP="00000000" w:rsidRDefault="00000000" w:rsidRPr="00000000" w14:paraId="00000CB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Days Elapsed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Difference between Date when last tranch for full payment is received and Recovery cutoff date</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scheme level NCGTC will add Recovery Threshold days for Penalty (Days). If Days Elapsed less than or equal to  than Recovery Threshold days for Penalty (Days)  then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eligible days for Penalty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will be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“Zero” else (Days Elapsed - Recovery Threshold days for Penalty (Days).</w:t>
      </w:r>
      <w:r w:rsidDel="00000000" w:rsidR="00000000" w:rsidRPr="00000000">
        <w:rPr>
          <w:rtl w:val="0"/>
        </w:rPr>
      </w:r>
    </w:p>
    <w:p w:rsidR="00000000" w:rsidDel="00000000" w:rsidP="00000000" w:rsidRDefault="00000000" w:rsidRPr="00000000" w14:paraId="00000C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Penalty  Calculated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(Recovery Amount (NCGTC Share) * Rate of Penalty/365* Eligible  Days For  Penalty).</w:t>
      </w:r>
      <w:r w:rsidDel="00000000" w:rsidR="00000000" w:rsidRPr="00000000">
        <w:rPr>
          <w:rtl w:val="0"/>
        </w:rPr>
      </w:r>
    </w:p>
    <w:p w:rsidR="00000000" w:rsidDel="00000000" w:rsidP="00000000" w:rsidRDefault="00000000" w:rsidRPr="00000000" w14:paraId="00000CB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Tax on Penalty (@18% on E)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(18% on Penalty).</w:t>
      </w:r>
      <w:r w:rsidDel="00000000" w:rsidR="00000000" w:rsidRPr="00000000">
        <w:rPr>
          <w:rtl w:val="0"/>
        </w:rPr>
      </w:r>
    </w:p>
    <w:p w:rsidR="00000000" w:rsidDel="00000000" w:rsidP="00000000" w:rsidRDefault="00000000" w:rsidRPr="00000000" w14:paraId="00000C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Recovery Proceedings for Cases - Post Final Claim (A+B+C) along with Penalty/Taxes: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Sum of (Recovery Amount (NCGTC Share)+ Penalty + Tax on Penalty).</w:t>
      </w:r>
      <w:r w:rsidDel="00000000" w:rsidR="00000000" w:rsidRPr="00000000">
        <w:rPr>
          <w:rtl w:val="0"/>
        </w:rPr>
      </w:r>
    </w:p>
    <w:p w:rsidR="00000000" w:rsidDel="00000000" w:rsidP="00000000" w:rsidRDefault="00000000" w:rsidRPr="00000000" w14:paraId="00000CBC">
      <w:pPr>
        <w:spacing w:line="252.00000000000003" w:lineRule="auto"/>
        <w:jc w:val="both"/>
        <w:rPr/>
      </w:pPr>
      <w:r w:rsidDel="00000000" w:rsidR="00000000" w:rsidRPr="00000000">
        <w:rPr>
          <w:rtl w:val="0"/>
        </w:rPr>
      </w:r>
    </w:p>
    <w:p w:rsidR="00000000" w:rsidDel="00000000" w:rsidP="00000000" w:rsidRDefault="00000000" w:rsidRPr="00000000" w14:paraId="00000CBD">
      <w:pPr>
        <w:spacing w:line="252.00000000000003" w:lineRule="auto"/>
        <w:jc w:val="both"/>
        <w:rPr>
          <w:b w:val="1"/>
          <w:bCs w:val="1"/>
        </w:rPr>
      </w:pPr>
      <w:r w:rsidDel="00000000" w:rsidR="00000000" w:rsidRPr="00000000">
        <w:rPr>
          <w:b w:val="1"/>
          <w:bCs w:val="1"/>
          <w:rtl w:val="0"/>
        </w:rPr>
        <w:t xml:space="preserve">Note:</w:t>
      </w:r>
    </w:p>
    <w:p w:rsidR="00000000" w:rsidDel="00000000" w:rsidP="00000000" w:rsidRDefault="00000000" w:rsidRPr="00000000" w14:paraId="00000CB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Amount of INR 25,964.63/- is recovered from MLI.</w:t>
      </w:r>
      <w:r w:rsidDel="00000000" w:rsidR="00000000" w:rsidRPr="00000000">
        <w:rPr>
          <w:rtl w:val="0"/>
        </w:rPr>
      </w:r>
    </w:p>
    <w:p w:rsidR="00000000" w:rsidDel="00000000" w:rsidP="00000000" w:rsidRDefault="00000000" w:rsidRPr="00000000" w14:paraId="00000CB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2.00000000000003"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case since there is penalty, and hence a need for additional recoveries from MLI which is about  INR  1,494.14/-</w:t>
      </w:r>
      <w:r w:rsidDel="00000000" w:rsidR="00000000" w:rsidRPr="00000000">
        <w:rPr>
          <w:rtl w:val="0"/>
        </w:rPr>
      </w:r>
    </w:p>
    <w:p w:rsidR="00000000" w:rsidDel="00000000" w:rsidP="00000000" w:rsidRDefault="00000000" w:rsidRPr="00000000" w14:paraId="00000CC0">
      <w:pPr>
        <w:spacing w:line="252.00000000000003" w:lineRule="auto"/>
        <w:jc w:val="both"/>
        <w:rPr>
          <w:u w:val="single"/>
        </w:rPr>
      </w:pPr>
      <w:r w:rsidDel="00000000" w:rsidR="00000000" w:rsidRPr="00000000">
        <w:rPr>
          <w:rtl w:val="0"/>
        </w:rPr>
      </w:r>
    </w:p>
    <w:p w:rsidR="00000000" w:rsidDel="00000000" w:rsidP="00000000" w:rsidRDefault="00000000" w:rsidRPr="00000000" w14:paraId="00000CC1">
      <w:pPr>
        <w:spacing w:line="252.00000000000003" w:lineRule="auto"/>
        <w:jc w:val="both"/>
        <w:rPr>
          <w:u w:val="single"/>
        </w:rPr>
      </w:pPr>
      <w:r w:rsidDel="00000000" w:rsidR="00000000" w:rsidRPr="00000000">
        <w:rPr>
          <w:rtl w:val="0"/>
        </w:rPr>
      </w:r>
    </w:p>
    <w:p w:rsidR="00000000" w:rsidDel="00000000" w:rsidP="00000000" w:rsidRDefault="00000000" w:rsidRPr="00000000" w14:paraId="00000CC2">
      <w:pPr>
        <w:spacing w:line="252.00000000000003" w:lineRule="auto"/>
        <w:jc w:val="both"/>
        <w:rPr>
          <w:u w:val="single"/>
        </w:rPr>
      </w:pPr>
      <w:r w:rsidDel="00000000" w:rsidR="00000000" w:rsidRPr="00000000">
        <w:rPr>
          <w:rtl w:val="0"/>
        </w:rPr>
      </w:r>
    </w:p>
    <w:p w:rsidR="00000000" w:rsidDel="00000000" w:rsidP="00000000" w:rsidRDefault="00000000" w:rsidRPr="00000000" w14:paraId="00000CC3">
      <w:pPr>
        <w:spacing w:line="252.00000000000003" w:lineRule="auto"/>
        <w:jc w:val="both"/>
        <w:rPr>
          <w:u w:val="single"/>
        </w:rPr>
      </w:pPr>
      <w:r w:rsidDel="00000000" w:rsidR="00000000" w:rsidRPr="00000000">
        <w:rPr>
          <w:rtl w:val="0"/>
        </w:rPr>
      </w:r>
    </w:p>
    <w:p w:rsidR="00000000" w:rsidDel="00000000" w:rsidP="00000000" w:rsidRDefault="00000000" w:rsidRPr="00000000" w14:paraId="00000CC4">
      <w:pPr>
        <w:pStyle w:val="Heading3"/>
        <w:keepLines w:val="0"/>
        <w:numPr>
          <w:ilvl w:val="2"/>
          <w:numId w:val="13"/>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rPr>
      </w:pPr>
      <w:bookmarkStart w:colFirst="0" w:colLast="0" w:name="_heading=h.uco4s2ydexhf" w:id="40"/>
      <w:bookmarkEnd w:id="40"/>
      <w:r w:rsidDel="00000000" w:rsidR="00000000" w:rsidRPr="00000000">
        <w:rPr>
          <w:rFonts w:ascii="Trebuchet MS" w:cs="Trebuchet MS" w:eastAsia="Trebuchet MS" w:hAnsi="Trebuchet MS"/>
          <w:b w:val="1"/>
          <w:bCs w:val="1"/>
          <w:color w:val="000000"/>
          <w:rtl w:val="0"/>
        </w:rPr>
        <w:t xml:space="preserve">Payment from MLI for System Generated Recoveries</w:t>
      </w:r>
    </w:p>
    <w:p w:rsidR="00000000" w:rsidDel="00000000" w:rsidP="00000000" w:rsidRDefault="00000000" w:rsidRPr="00000000" w14:paraId="00000CC5">
      <w:pPr>
        <w:shd w:fill="ffffff" w:val="clear"/>
        <w:jc w:val="both"/>
        <w:rPr/>
      </w:pPr>
      <w:r w:rsidDel="00000000" w:rsidR="00000000" w:rsidRPr="00000000">
        <w:rPr>
          <w:rtl w:val="0"/>
        </w:rPr>
        <w:t xml:space="preserve">MLI will need to make the payment of the recoveries against the system-generated recovery. </w:t>
      </w:r>
    </w:p>
    <w:p w:rsidR="00000000" w:rsidDel="00000000" w:rsidP="00000000" w:rsidRDefault="00000000" w:rsidRPr="00000000" w14:paraId="00000CC6">
      <w:pPr>
        <w:shd w:fill="ffffff" w:val="clear"/>
        <w:jc w:val="both"/>
        <w:rPr/>
      </w:pPr>
      <w:r w:rsidDel="00000000" w:rsidR="00000000" w:rsidRPr="00000000">
        <w:rPr>
          <w:rtl w:val="0"/>
        </w:rPr>
        <w:t xml:space="preserve">This system-generated recovery, if any, will be visible to MLI on recovery payment screen.</w:t>
      </w:r>
    </w:p>
    <w:p w:rsidR="00000000" w:rsidDel="00000000" w:rsidP="00000000" w:rsidRDefault="00000000" w:rsidRPr="00000000" w14:paraId="00000CC7">
      <w:pPr>
        <w:jc w:val="both"/>
        <w:rPr/>
      </w:pPr>
      <w:r w:rsidDel="00000000" w:rsidR="00000000" w:rsidRPr="00000000">
        <w:rPr>
          <w:rtl w:val="0"/>
        </w:rPr>
        <w:t xml:space="preserve">Note that MLI will need to make the payment of the recoveries using RTGS/NEFT facility and provide the UTR/reference number in SURGE. </w:t>
      </w:r>
    </w:p>
    <w:p w:rsidR="00000000" w:rsidDel="00000000" w:rsidP="00000000" w:rsidRDefault="00000000" w:rsidRPr="00000000" w14:paraId="00000CC8">
      <w:pPr>
        <w:jc w:val="both"/>
        <w:rPr/>
      </w:pPr>
      <w:r w:rsidDel="00000000" w:rsidR="00000000" w:rsidRPr="00000000">
        <w:rPr>
          <w:rtl w:val="0"/>
        </w:rPr>
        <w:t xml:space="preserve">Refer the BRD – Payment Mechanism for further reference.</w:t>
      </w:r>
    </w:p>
    <w:p w:rsidR="00000000" w:rsidDel="00000000" w:rsidP="00000000" w:rsidRDefault="00000000" w:rsidRPr="00000000" w14:paraId="00000CC9">
      <w:pPr>
        <w:jc w:val="both"/>
        <w:rPr/>
      </w:pPr>
      <w:r w:rsidDel="00000000" w:rsidR="00000000" w:rsidRPr="00000000">
        <w:rPr>
          <w:rtl w:val="0"/>
        </w:rPr>
      </w:r>
    </w:p>
    <w:p w:rsidR="00000000" w:rsidDel="00000000" w:rsidP="00000000" w:rsidRDefault="00000000" w:rsidRPr="00000000" w14:paraId="00000CCA">
      <w:pPr>
        <w:jc w:val="both"/>
        <w:rPr/>
      </w:pPr>
      <w:r w:rsidDel="00000000" w:rsidR="00000000" w:rsidRPr="00000000">
        <w:rPr>
          <w:rtl w:val="0"/>
        </w:rPr>
      </w:r>
    </w:p>
    <w:p w:rsidR="00000000" w:rsidDel="00000000" w:rsidP="00000000" w:rsidRDefault="00000000" w:rsidRPr="00000000" w14:paraId="00000CCB">
      <w:pPr>
        <w:pStyle w:val="Heading3"/>
        <w:keepLines w:val="0"/>
        <w:numPr>
          <w:ilvl w:val="2"/>
          <w:numId w:val="13"/>
        </w:numPr>
        <w:pBdr>
          <w:bottom w:color="000000" w:space="1" w:sz="4" w:val="single"/>
        </w:pBdr>
        <w:tabs>
          <w:tab w:val="left" w:leader="none" w:pos="0"/>
          <w:tab w:val="left" w:leader="none" w:pos="720"/>
        </w:tabs>
        <w:spacing w:after="60" w:before="60" w:line="276" w:lineRule="auto"/>
        <w:ind w:left="720" w:hanging="720"/>
        <w:jc w:val="both"/>
        <w:rPr>
          <w:rFonts w:ascii="Trebuchet MS" w:cs="Trebuchet MS" w:eastAsia="Trebuchet MS" w:hAnsi="Trebuchet MS"/>
          <w:b w:val="1"/>
          <w:bCs w:val="1"/>
          <w:color w:val="000000"/>
          <w:highlight w:val="yellow"/>
        </w:rPr>
      </w:pPr>
      <w:sdt>
        <w:sdtPr>
          <w:id w:val="-1230709036"/>
          <w:tag w:val="goog_rdk_93"/>
        </w:sdtPr>
        <w:sdtContent>
          <w:commentRangeStart w:id="85"/>
        </w:sdtContent>
      </w:sdt>
      <w:r w:rsidDel="00000000" w:rsidR="00000000" w:rsidRPr="00000000">
        <w:rPr>
          <w:rFonts w:ascii="Trebuchet MS" w:cs="Trebuchet MS" w:eastAsia="Trebuchet MS" w:hAnsi="Trebuchet MS"/>
          <w:b w:val="1"/>
          <w:bCs w:val="1"/>
          <w:color w:val="000000"/>
          <w:highlight w:val="yellow"/>
          <w:rtl w:val="0"/>
        </w:rPr>
        <w:t xml:space="preserve">MIS Reports</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0CCC">
      <w:pPr>
        <w:jc w:val="both"/>
        <w:rPr>
          <w:highlight w:val="yellow"/>
        </w:rPr>
      </w:pPr>
      <w:r w:rsidDel="00000000" w:rsidR="00000000" w:rsidRPr="00000000">
        <w:rPr>
          <w:rtl w:val="0"/>
        </w:rPr>
      </w:r>
    </w:p>
    <w:p w:rsidR="00000000" w:rsidDel="00000000" w:rsidP="00000000" w:rsidRDefault="00000000" w:rsidRPr="00000000" w14:paraId="00000CCD">
      <w:pPr>
        <w:jc w:val="both"/>
        <w:rPr>
          <w:b w:val="1"/>
          <w:bCs w:val="1"/>
          <w:color w:val="000000"/>
          <w:highlight w:val="yellow"/>
        </w:rPr>
      </w:pPr>
      <w:r w:rsidDel="00000000" w:rsidR="00000000" w:rsidRPr="00000000">
        <w:rPr>
          <w:b w:val="1"/>
          <w:bCs w:val="1"/>
          <w:color w:val="000000"/>
          <w:highlight w:val="yellow"/>
          <w:rtl w:val="0"/>
        </w:rPr>
        <w:t xml:space="preserve">New MIS report should be available for ineligible accounts for:-</w:t>
      </w:r>
    </w:p>
    <w:p w:rsidR="00000000" w:rsidDel="00000000" w:rsidP="00000000" w:rsidRDefault="00000000" w:rsidRPr="00000000" w14:paraId="00000CCE">
      <w:pPr>
        <w:jc w:val="both"/>
        <w:rPr>
          <w:color w:val="000000"/>
          <w:highlight w:val="yellow"/>
        </w:rPr>
      </w:pPr>
      <w:r w:rsidDel="00000000" w:rsidR="00000000" w:rsidRPr="00000000">
        <w:rPr>
          <w:color w:val="000000"/>
          <w:highlight w:val="yellow"/>
          <w:rtl w:val="0"/>
        </w:rPr>
        <w:t xml:space="preserve">○        Financial Year</w:t>
      </w:r>
    </w:p>
    <w:p w:rsidR="00000000" w:rsidDel="00000000" w:rsidP="00000000" w:rsidRDefault="00000000" w:rsidRPr="00000000" w14:paraId="00000CCF">
      <w:pPr>
        <w:jc w:val="both"/>
        <w:rPr>
          <w:color w:val="000000"/>
          <w:highlight w:val="yellow"/>
        </w:rPr>
      </w:pPr>
      <w:r w:rsidDel="00000000" w:rsidR="00000000" w:rsidRPr="00000000">
        <w:rPr>
          <w:color w:val="000000"/>
          <w:highlight w:val="yellow"/>
          <w:rtl w:val="0"/>
        </w:rPr>
        <w:t xml:space="preserve">○        Portfolio Year</w:t>
      </w:r>
    </w:p>
    <w:p w:rsidR="00000000" w:rsidDel="00000000" w:rsidP="00000000" w:rsidRDefault="00000000" w:rsidRPr="00000000" w14:paraId="00000CD0">
      <w:pPr>
        <w:jc w:val="both"/>
        <w:rPr>
          <w:b w:val="1"/>
          <w:bCs w:val="1"/>
          <w:color w:val="000000"/>
          <w:highlight w:val="yellow"/>
        </w:rPr>
      </w:pPr>
      <w:r w:rsidDel="00000000" w:rsidR="00000000" w:rsidRPr="00000000">
        <w:rPr>
          <w:color w:val="000000"/>
          <w:highlight w:val="yellow"/>
          <w:rtl w:val="0"/>
        </w:rPr>
        <w:br w:type="textWrapping"/>
      </w:r>
      <w:r w:rsidDel="00000000" w:rsidR="00000000" w:rsidRPr="00000000">
        <w:rPr>
          <w:b w:val="1"/>
          <w:bCs w:val="1"/>
          <w:color w:val="000000"/>
          <w:highlight w:val="yellow"/>
          <w:rtl w:val="0"/>
        </w:rPr>
        <w:t xml:space="preserve">Template format:- </w:t>
      </w:r>
    </w:p>
    <w:tbl>
      <w:tblPr>
        <w:tblStyle w:val="Table41"/>
        <w:tblW w:w="9988.0" w:type="dxa"/>
        <w:jc w:val="left"/>
        <w:tblLayout w:type="fixed"/>
        <w:tblLook w:val="0400"/>
      </w:tblPr>
      <w:tblGrid>
        <w:gridCol w:w="681"/>
        <w:gridCol w:w="803"/>
        <w:gridCol w:w="1024"/>
        <w:gridCol w:w="1278"/>
        <w:gridCol w:w="1399"/>
        <w:gridCol w:w="1182"/>
        <w:gridCol w:w="1306"/>
        <w:gridCol w:w="1177"/>
        <w:gridCol w:w="1138"/>
        <w:tblGridChange w:id="0">
          <w:tblGrid>
            <w:gridCol w:w="681"/>
            <w:gridCol w:w="803"/>
            <w:gridCol w:w="1024"/>
            <w:gridCol w:w="1278"/>
            <w:gridCol w:w="1399"/>
            <w:gridCol w:w="1182"/>
            <w:gridCol w:w="1306"/>
            <w:gridCol w:w="1177"/>
            <w:gridCol w:w="1138"/>
          </w:tblGrid>
        </w:tblGridChange>
      </w:tblGrid>
      <w:tr>
        <w:trPr>
          <w:cantSplit w:val="0"/>
          <w:trHeight w:val="679"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1">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Year</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MLI Name</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3">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Portfolio ID</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D4">
            <w:pPr>
              <w:spacing w:after="0" w:line="240" w:lineRule="auto"/>
              <w:jc w:val="cente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No of loan records</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D6">
            <w:pPr>
              <w:spacing w:after="0" w:line="240" w:lineRule="auto"/>
              <w:jc w:val="cente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Original Sanction Amount</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CD8">
            <w:pPr>
              <w:spacing w:after="0" w:line="240" w:lineRule="auto"/>
              <w:jc w:val="cente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Modified Sanction Amount</w:t>
            </w:r>
          </w:p>
        </w:tc>
      </w:tr>
      <w:tr>
        <w:trPr>
          <w:cantSplit w:val="0"/>
          <w:trHeight w:val="17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highlight w:val="yellow"/>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highlight w:val="yellow"/>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D">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 Number of accounts in the portfolio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E">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Number of ineligible accounts in the portfolio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DF">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Original sanction amount in the total portfolio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0">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Original sanction amount of ineligible accounts in the portfolio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1">
            <w:pPr>
              <w:spacing w:after="0" w:line="240" w:lineRule="auto"/>
              <w:jc w:val="both"/>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Modified sanction amount in the total portfolio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highlight w:val="yellow"/>
                <w:rtl w:val="0"/>
              </w:rPr>
              <w:t xml:space="preserve">Modified sanction amount of ineligible accounts in the portfolio</w:t>
            </w:r>
            <w:r w:rsidDel="00000000" w:rsidR="00000000" w:rsidRPr="00000000">
              <w:rPr>
                <w:rtl w:val="0"/>
              </w:rPr>
            </w:r>
          </w:p>
        </w:tc>
      </w:tr>
      <w:tr>
        <w:trPr>
          <w:cantSplit w:val="0"/>
          <w:trHeight w:val="30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CE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 </w:t>
            </w:r>
          </w:p>
        </w:tc>
      </w:tr>
    </w:tbl>
    <w:p w:rsidR="00000000" w:rsidDel="00000000" w:rsidP="00000000" w:rsidRDefault="00000000" w:rsidRPr="00000000" w14:paraId="00000CEC">
      <w:pPr>
        <w:jc w:val="both"/>
        <w:rPr/>
      </w:pPr>
      <w:r w:rsidDel="00000000" w:rsidR="00000000" w:rsidRPr="00000000">
        <w:rPr>
          <w:rFonts w:ascii="Trebuchet MS" w:cs="Trebuchet MS" w:eastAsia="Trebuchet MS" w:hAnsi="Trebuchet MS"/>
          <w:b w:val="1"/>
          <w:bCs w:val="1"/>
          <w:color w:val="000000"/>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CED">
      <w:pPr>
        <w:pStyle w:val="Heading2"/>
        <w:numPr>
          <w:ilvl w:val="1"/>
          <w:numId w:val="13"/>
        </w:numPr>
        <w:spacing w:after="60" w:before="60" w:line="276" w:lineRule="auto"/>
        <w:ind w:left="576" w:hanging="576"/>
        <w:jc w:val="both"/>
        <w:rPr>
          <w:rFonts w:ascii="Trebuchet MS" w:cs="Trebuchet MS" w:eastAsia="Trebuchet MS" w:hAnsi="Trebuchet MS"/>
          <w:b w:val="1"/>
          <w:bCs w:val="1"/>
          <w:color w:val="7f7f7f"/>
          <w:sz w:val="28"/>
          <w:szCs w:val="28"/>
        </w:rPr>
      </w:pPr>
      <w:bookmarkStart w:colFirst="0" w:colLast="0" w:name="_heading=h.nuta65a9uy38" w:id="41"/>
      <w:bookmarkEnd w:id="41"/>
      <w:r w:rsidDel="00000000" w:rsidR="00000000" w:rsidRPr="00000000">
        <w:rPr>
          <w:rFonts w:ascii="Trebuchet MS" w:cs="Trebuchet MS" w:eastAsia="Trebuchet MS" w:hAnsi="Trebuchet MS"/>
          <w:b w:val="1"/>
          <w:bCs w:val="1"/>
          <w:color w:val="7f7f7f"/>
          <w:sz w:val="28"/>
          <w:szCs w:val="28"/>
          <w:rtl w:val="0"/>
        </w:rPr>
        <w:t xml:space="preserve">Points Pending for Further Clarification</w:t>
      </w:r>
    </w:p>
    <w:p w:rsidR="00000000" w:rsidDel="00000000" w:rsidP="00000000" w:rsidRDefault="00000000" w:rsidRPr="00000000" w14:paraId="00000CEE">
      <w:pPr>
        <w:rPr/>
      </w:pPr>
      <w:r w:rsidDel="00000000" w:rsidR="00000000" w:rsidRPr="00000000">
        <w:rPr>
          <w:rtl w:val="0"/>
        </w:rPr>
        <w:t xml:space="preserve">Following points will need clarification from NCGTC:</w:t>
      </w:r>
    </w:p>
    <w:tbl>
      <w:tblPr>
        <w:tblStyle w:val="Table42"/>
        <w:tblW w:w="9900.0" w:type="dxa"/>
        <w:jc w:val="left"/>
        <w:tblBorders>
          <w:top w:color="a8d08d" w:space="0" w:sz="4" w:val="single"/>
          <w:left w:color="a8d08d" w:space="0" w:sz="4" w:val="single"/>
          <w:bottom w:color="a8d08d" w:space="0" w:sz="4" w:val="single"/>
          <w:right w:color="a8d08d" w:space="0" w:sz="4" w:val="single"/>
          <w:insideH w:color="a8d08d" w:space="0" w:sz="4" w:val="single"/>
          <w:insideV w:color="a8d08d" w:space="0" w:sz="4" w:val="single"/>
        </w:tblBorders>
        <w:tblLayout w:type="fixed"/>
        <w:tblLook w:val="04A0"/>
      </w:tblPr>
      <w:tblGrid>
        <w:gridCol w:w="895"/>
        <w:gridCol w:w="5580"/>
        <w:gridCol w:w="3425"/>
        <w:tblGridChange w:id="0">
          <w:tblGrid>
            <w:gridCol w:w="895"/>
            <w:gridCol w:w="5580"/>
            <w:gridCol w:w="3425"/>
          </w:tblGrid>
        </w:tblGridChange>
      </w:tblGrid>
      <w:tr>
        <w:trPr>
          <w:cantSplit w:val="0"/>
          <w:trHeight w:val="229" w:hRule="atLeast"/>
          <w:tblHeader w:val="0"/>
        </w:trPr>
        <w:tc>
          <w:tcPr/>
          <w:p w:rsidR="00000000" w:rsidDel="00000000" w:rsidP="00000000" w:rsidRDefault="00000000" w:rsidRPr="00000000" w14:paraId="00000CEF">
            <w:pPr>
              <w:jc w:val="both"/>
              <w:rPr/>
            </w:pPr>
            <w:r w:rsidDel="00000000" w:rsidR="00000000" w:rsidRPr="00000000">
              <w:rPr>
                <w:rtl w:val="0"/>
              </w:rPr>
              <w:t xml:space="preserve">S. No.</w:t>
            </w:r>
          </w:p>
        </w:tc>
        <w:tc>
          <w:tcPr/>
          <w:p w:rsidR="00000000" w:rsidDel="00000000" w:rsidP="00000000" w:rsidRDefault="00000000" w:rsidRPr="00000000" w14:paraId="00000CF0">
            <w:pPr>
              <w:jc w:val="both"/>
              <w:rPr/>
            </w:pPr>
            <w:r w:rsidDel="00000000" w:rsidR="00000000" w:rsidRPr="00000000">
              <w:rPr>
                <w:rtl w:val="0"/>
              </w:rPr>
              <w:t xml:space="preserve">Point for Further Clarification</w:t>
            </w:r>
          </w:p>
        </w:tc>
        <w:tc>
          <w:tcPr/>
          <w:p w:rsidR="00000000" w:rsidDel="00000000" w:rsidP="00000000" w:rsidRDefault="00000000" w:rsidRPr="00000000" w14:paraId="00000CF1">
            <w:pPr>
              <w:jc w:val="both"/>
              <w:rPr/>
            </w:pPr>
            <w:r w:rsidDel="00000000" w:rsidR="00000000" w:rsidRPr="00000000">
              <w:rPr>
                <w:rtl w:val="0"/>
              </w:rPr>
              <w:t xml:space="preserve">Contemplations</w:t>
            </w:r>
          </w:p>
        </w:tc>
      </w:tr>
      <w:tr>
        <w:trPr>
          <w:cantSplit w:val="0"/>
          <w:trHeight w:val="589" w:hRule="atLeast"/>
          <w:tblHeader w:val="0"/>
        </w:trPr>
        <w:tc>
          <w:tcPr/>
          <w:p w:rsidR="00000000" w:rsidDel="00000000" w:rsidP="00000000" w:rsidRDefault="00000000" w:rsidRPr="00000000" w14:paraId="00000CF2">
            <w:pPr>
              <w:jc w:val="both"/>
              <w:rPr/>
            </w:pPr>
            <w:r w:rsidDel="00000000" w:rsidR="00000000" w:rsidRPr="00000000">
              <w:rPr>
                <w:rtl w:val="0"/>
              </w:rPr>
              <w:t xml:space="preserve">-</w:t>
            </w:r>
          </w:p>
        </w:tc>
        <w:tc>
          <w:tcPr/>
          <w:p w:rsidR="00000000" w:rsidDel="00000000" w:rsidP="00000000" w:rsidRDefault="00000000" w:rsidRPr="00000000" w14:paraId="00000CF3">
            <w:pPr>
              <w:jc w:val="both"/>
              <w:rPr/>
            </w:pPr>
            <w:r w:rsidDel="00000000" w:rsidR="00000000" w:rsidRPr="00000000">
              <w:rPr>
                <w:rtl w:val="0"/>
              </w:rPr>
              <w:t xml:space="preserve">-</w:t>
            </w:r>
          </w:p>
        </w:tc>
        <w:tc>
          <w:tcPr/>
          <w:p w:rsidR="00000000" w:rsidDel="00000000" w:rsidP="00000000" w:rsidRDefault="00000000" w:rsidRPr="00000000" w14:paraId="00000CF4">
            <w:pPr>
              <w:jc w:val="both"/>
              <w:rPr/>
            </w:pPr>
            <w:r w:rsidDel="00000000" w:rsidR="00000000" w:rsidRPr="00000000">
              <w:rPr>
                <w:rtl w:val="0"/>
              </w:rPr>
              <w:t xml:space="preserve">-</w:t>
            </w:r>
          </w:p>
        </w:tc>
      </w:tr>
    </w:tbl>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receipt of further clarification from NCGTC team, the current document will undergo revision.</w:t>
      </w: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20"/>
          <w:szCs w:val="20"/>
          <w:u w:val="none"/>
          <w:shd w:fill="auto" w:val="clear"/>
          <w:vertAlign w:val="baseline"/>
          <w:rtl w:val="0"/>
        </w:rPr>
        <w:t xml:space="preserve">Prepared by Mastek Ltd. For National Credit Guarantee Trustee Company Ltd.</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a6a6a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20"/>
          <w:szCs w:val="20"/>
          <w:u w:val="none"/>
          <w:shd w:fill="auto" w:val="clear"/>
          <w:vertAlign w:val="baseline"/>
          <w:rtl w:val="0"/>
        </w:rPr>
        <w:t xml:space="preserve">Rights of this Document with National Credit Guarantee Trustee Company Ltd.</w:t>
      </w: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priya Shinde" w:id="75" w:date="2024-02-26T17:17:00Z">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new CR recovery calculation. New Recovery Calculation without penalty</w:t>
      </w:r>
    </w:p>
  </w:comment>
  <w:comment w:author="Supriya Shinde" w:id="80" w:date="2024-02-27T14:28:00Z">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Recovery Calculation with penalty</w:t>
      </w:r>
    </w:p>
  </w:comment>
  <w:comment w:author="Divya Nayak [2]" w:id="64" w:date="2026-02-03T16:59:00Z">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 in claim BRD</w:t>
      </w:r>
    </w:p>
  </w:comment>
  <w:comment w:author="Divya Nayak [2]" w:id="65" w:date="2026-02-03T17:04:00Z">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Plz refer CR dated 20/01/2026, except the accounts marked ineligible should be excluded from the Crystalized sanction amount avavilable in the Management Certificate at the time of claim Management.  Also refer the BRD review email dated 30th Jan 2026.</w:t>
      </w:r>
    </w:p>
  </w:comment>
  <w:comment w:author="hp" w:id="66" w:date="2026-02-05T17:26:00Z">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the new CR pointer shared.</w:t>
      </w:r>
    </w:p>
  </w:comment>
  <w:comment w:author="Supriya Shinde" w:id="84" w:date="2024-02-27T16:52:00Z">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Old Recovery Calculation with penalty</w:t>
      </w:r>
    </w:p>
  </w:comment>
  <w:comment w:author="Supriya Shinde" w:id="83" w:date="2024-02-27T14:28:00Z">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Recovery Calculation with penalty</w:t>
      </w:r>
    </w:p>
  </w:comment>
  <w:comment w:author="Supriya Shinde" w:id="71" w:date="2024-02-26T17:20:00Z">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Recovery Calculation without penalty</w:t>
      </w:r>
    </w:p>
  </w:comment>
  <w:comment w:author="Divya Nayak" w:id="72" w:date="2024-04-17T18:55:00Z">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34" w:date="2024-03-01T12:56:00Z">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Supriya Shinde" w:id="35" w:date="2024-03-01T18:58:00Z">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eepti Pujari" w:id="36" w:date="2024-04-15T12:35:00Z">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kindly check and confirm</w:t>
      </w:r>
    </w:p>
  </w:comment>
  <w:comment w:author="Divya Nayak" w:id="37" w:date="2024-04-17T17:52:00Z">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23" w:date="2024-04-17T17:35:00Z">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as per chart Once NCGTC approver reject the claim MLI rectify and upload the fresh claim.</w:t>
      </w:r>
    </w:p>
  </w:comment>
  <w:comment w:author="Deepti Pujari" w:id="24" w:date="2024-04-29T14:21:00Z">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claim is rejected by NCGTC Approver and creator then.</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MLI will need to rectify and upload a fresh claim</w:t>
      </w:r>
    </w:p>
  </w:comment>
  <w:comment w:author="Divya Nayak" w:id="25" w:date="2024-03-14T13:05:00Z">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attach the payment Mechanism BRD here</w:t>
      </w:r>
    </w:p>
  </w:comment>
  <w:comment w:author="Deepti Pujari" w:id="26" w:date="2024-04-13T22:28:00Z">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common BRD, Which supriya might have shared in the same attachment email and also, I have shared in the email attachment separately, kindly check and confirm</w:t>
      </w:r>
    </w:p>
  </w:comment>
  <w:comment w:author="Divya Nayak" w:id="27" w:date="2024-04-17T17:39:00Z">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11" w:date="2024-03-14T12:49:00Z">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abbreviation for the same for better understanding</w:t>
      </w:r>
    </w:p>
  </w:comment>
  <w:comment w:author="Deepti Pujari" w:id="12" w:date="2024-04-04T14:56:00Z">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 was old entry as per the portfolio extension changed FF to CP4, please check and confirm</w:t>
      </w:r>
    </w:p>
  </w:comment>
  <w:comment w:author="Divya Nayak" w:id="13" w:date="2024-04-17T10:55:00Z">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56" w:date="2024-03-01T13:00:00Z">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2021-22 portfolio senarios should be expained</w:t>
      </w:r>
    </w:p>
  </w:comment>
  <w:comment w:author="Deepti Pujari" w:id="57" w:date="2024-04-15T12:05:00Z">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and added for known ones, please check</w:t>
      </w:r>
    </w:p>
  </w:comment>
  <w:comment w:author="Divya Nayak" w:id="58" w:date="2024-04-17T18:06:00Z">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 senarios like for 2020-21 portfolio we are not paying more than Maxi payout and 21-22 onwards there is no Maximum cap applicable</w:t>
      </w:r>
    </w:p>
  </w:comment>
  <w:comment w:author="Divya Nayak" w:id="6" w:date="2024-04-16T14:29:00Z">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final claim settlement  “ Currency Period 4” billing not required.</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billing for CP7 period.</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yellow highlighted</w:t>
      </w:r>
    </w:p>
  </w:comment>
  <w:comment w:author="Deepti Pujari" w:id="7" w:date="2024-04-29T14:10:00Z">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please check</w:t>
      </w:r>
    </w:p>
  </w:comment>
  <w:comment w:author="Supriya Shinde" w:id="76" w:date="2024-02-26T17:24:00Z">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new CR recovery calculation. New Recovery Calculation with penalty</w:t>
      </w:r>
    </w:p>
  </w:comment>
  <w:comment w:author="Divya Nayak" w:id="77" w:date="2024-04-17T18:56:00Z">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comment>
  <w:comment w:author="hp" w:id="85" w:date="2026-02-05T17:30:00Z">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CR has been added on this.</w:t>
      </w:r>
    </w:p>
  </w:comment>
  <w:comment w:author="Divya Nayak" w:id="54" w:date="2024-04-17T18:00:00Z">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w:t>
      </w:r>
    </w:p>
  </w:comment>
  <w:comment w:author="Deepti Pujari" w:id="55" w:date="2024-04-29T14:32:00Z">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please check and confirm</w:t>
      </w:r>
    </w:p>
  </w:comment>
  <w:comment w:author="Divya Nayak" w:id="51" w:date="2024-03-01T12:58:00Z">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SHG</w:t>
      </w:r>
    </w:p>
  </w:comment>
  <w:comment w:author="Supriya Shinde" w:id="52" w:date="2024-03-01T19:00:00Z">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ivya Nayak" w:id="53" w:date="2024-04-17T18:01:00Z">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Supriya Shinde" w:id="82" w:date="2024-02-27T12:30:00Z">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Recovery Calculation without penalty</w:t>
      </w:r>
    </w:p>
  </w:comment>
  <w:comment w:author="Divya Nayak" w:id="67" w:date="2024-04-17T18:21:00Z">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changed as per the recent CR. Please check</w:t>
      </w:r>
    </w:p>
  </w:comment>
  <w:comment w:author="Deepti Pujari" w:id="68" w:date="2024-04-29T14:37:00Z">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as per the new CR</w:t>
      </w:r>
    </w:p>
  </w:comment>
  <w:comment w:author="Divya Nayak [2]" w:id="60" w:date="2026-02-03T16:43:00Z">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updated in claim BRD</w:t>
      </w:r>
    </w:p>
  </w:comment>
  <w:comment w:author="hp" w:id="61" w:date="2026-02-05T12:37:00Z">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Please check.</w:t>
      </w:r>
    </w:p>
  </w:comment>
  <w:comment w:author="Divya Nayak" w:id="16" w:date="2024-03-14T12:58:00Z">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this scenarios</w:t>
      </w:r>
    </w:p>
  </w:comment>
  <w:comment w:author="Deepti Pujari" w:id="17" w:date="2024-04-13T22:27:00Z">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during our call and with Supriya, this content has been in the document from the beginning. If you would like to delete these lines, please let us know</w:t>
      </w:r>
    </w:p>
  </w:comment>
  <w:comment w:author="Divya Nayak" w:id="18" w:date="2024-04-17T13:39:00Z">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Supriya Shinde" w:id="73" w:date="2024-02-26T17:24:00Z">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Recovery Calculation with penalty</w:t>
      </w:r>
    </w:p>
  </w:comment>
  <w:comment w:author="Divya Nayak" w:id="74" w:date="2024-04-17T18:56:00Z">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19" w:date="2024-03-14T12:59:00Z">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please</w:t>
      </w:r>
    </w:p>
  </w:comment>
  <w:comment w:author="Deepti Pujari" w:id="20" w:date="2024-04-13T22:28:00Z">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during our call and with Supriya, this content has been in the document from the beginning. If you would like to delete these lines, please let us know</w:t>
      </w:r>
    </w:p>
  </w:comment>
  <w:comment w:author="Divya Nayak" w:id="38" w:date="2024-03-14T14:24:00Z">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Recheck amount</w:t>
      </w:r>
    </w:p>
  </w:comment>
  <w:comment w:author="Deepti Pujari" w:id="39" w:date="2024-04-15T12:14:00Z">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Rechecked and corrected all the calculations, please check and confirm</w:t>
      </w:r>
    </w:p>
  </w:comment>
  <w:comment w:author="Divya Nayak" w:id="40" w:date="2024-04-17T17:53:00Z">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Divya Nayak" w:id="32" w:date="2024-03-01T12:48:00Z">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 cap applicable only 2020-21 portfolio</w:t>
      </w:r>
    </w:p>
  </w:comment>
  <w:comment w:author="Supriya Shinde" w:id="33" w:date="2024-03-01T18:54:00Z">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Updated</w:t>
      </w:r>
    </w:p>
  </w:comment>
  <w:comment w:author="Divya Nayak" w:id="44" w:date="2024-04-17T17:56:00Z">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w:t>
      </w:r>
    </w:p>
  </w:comment>
  <w:comment w:author="Deepti Pujari" w:id="45" w:date="2024-04-29T14:25:00Z">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got this</w:t>
      </w:r>
    </w:p>
  </w:comment>
  <w:comment w:author="Deepti Pujari" w:id="46" w:date="2024-04-29T14:32:00Z">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plz check</w:t>
      </w:r>
    </w:p>
  </w:comment>
  <w:comment w:author="Divya Nayak" w:id="14" w:date="2024-03-14T12:56:00Z">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this scenario?</w:t>
      </w:r>
    </w:p>
  </w:comment>
  <w:comment w:author="Deepti Pujari" w:id="15" w:date="2024-04-13T22:26:00Z">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discussed during our call and with Supriya, this content has been in the document from the beginning. If you would like to delete these lines, please let us know</w:t>
      </w:r>
    </w:p>
  </w:comment>
  <w:comment w:author="Divya Nayak" w:id="0" w:date="2024-03-01T12:35:00Z">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SHG exsted based on 2020-21 - new gazette issued at that time</w:t>
      </w:r>
    </w:p>
  </w:comment>
  <w:comment w:author="Supriya Shinde" w:id="1" w:date="2024-03-01T18:52:00Z">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ivya Nayak" w:id="2" w:date="2024-03-14T12:28:00Z">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 SHG commenced based on  Gazette Notification dated on 16th April 2020.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Help Groups (SHGs)”– As may be defined from time to time and including, but not limited to, SHGs as defined by NABARD under two schemes of GoI – Deendayal Antodaya Yojana National Rural Livelihood Mission or DAY-NRLM/SRLM and National Urban Livelihood Mission or NULM. Loans sanctioned to Self Help Groups (SHGs) above Rs.10 lakh and Rs. 20 lakh during FY 2020-21 and thereafter would also be eligible for coverage under CGFMU, irrespective of the availability of group guarantee of SHG members from the date the notification.</w:t>
      </w:r>
    </w:p>
  </w:comment>
  <w:comment w:author="Deepti Pujari" w:id="3" w:date="2024-04-04T14:48:00Z">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please check</w:t>
      </w:r>
    </w:p>
  </w:comment>
  <w:comment w:author="Divya Nayak" w:id="4" w:date="2024-04-16T14:11:00Z">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Supriya Shinde" w:id="81" w:date="2024-02-27T16:52:00Z">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Recovery Calculation with penalty</w:t>
      </w:r>
    </w:p>
  </w:comment>
  <w:comment w:author="Divya Nayak" w:id="21" w:date="2024-04-17T13:39:00Z">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this senario</w:t>
      </w:r>
    </w:p>
  </w:comment>
  <w:comment w:author="Deepti Pujari" w:id="22" w:date="2024-04-29T14:13:00Z">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Corrected please check once</w:t>
      </w:r>
    </w:p>
  </w:comment>
  <w:comment w:author="Divya Nayak" w:id="28" w:date="2024-03-14T13:12:00Z">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this scenario once NCGTC Approver rejected the file means MLI can reupload the same</w:t>
      </w:r>
    </w:p>
  </w:comment>
  <w:comment w:author="Deepti Pujari" w:id="29" w:date="2024-04-04T17:17:00Z">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go to NCGTC creator, MLI will not relodge the claim here in this case</w:t>
      </w:r>
    </w:p>
  </w:comment>
  <w:comment w:author="Divya Nayak" w:id="30" w:date="2024-04-17T17:40:00Z">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Deepti Pujari" w:id="31" w:date="2024-04-29T14:22:00Z">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Please check</w:t>
      </w:r>
    </w:p>
  </w:comment>
  <w:comment w:author="Divya Nayak" w:id="8" w:date="2024-03-01T12:41:00Z">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processed</w:t>
      </w:r>
    </w:p>
  </w:comment>
  <w:comment w:author="Supriya Shinde" w:id="9" w:date="2024-03-01T18:53:00Z">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eepti Pujari" w:id="10" w:date="2024-04-04T14:49:00Z">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please check</w:t>
      </w:r>
    </w:p>
  </w:comment>
  <w:comment w:author="hp" w:id="59" w:date="2025-11-21T15:36:00Z">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 has been added in this section.</w:t>
      </w:r>
    </w:p>
  </w:comment>
  <w:comment w:author="Divya Nayak [2]" w:id="62" w:date="2026-02-03T16:55:00Z">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update in claim BRD</w:t>
      </w:r>
    </w:p>
  </w:comment>
  <w:comment w:author="hp" w:id="63" w:date="2026-02-04T16:59:00Z">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w:t>
      </w:r>
    </w:p>
  </w:comment>
  <w:comment w:author="Divya Nayak" w:id="69" w:date="2024-04-17T18:28:00Z">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Deepti Pujari" w:id="70" w:date="2024-04-29T14:46:00Z">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Above the line, please check</w:t>
      </w:r>
    </w:p>
  </w:comment>
  <w:comment w:author="Deepti Pujari" w:id="5" w:date="2024-04-29T14:08:00Z">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please check removed first loss part</w:t>
      </w:r>
    </w:p>
  </w:comment>
  <w:comment w:author="Divya Nayak" w:id="47" w:date="2024-03-01T12:58:00Z">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SHG</w:t>
      </w:r>
    </w:p>
  </w:comment>
  <w:comment w:author="Supriya Shinde" w:id="48" w:date="2024-03-01T19:00:00Z">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eepti Pujari" w:id="49" w:date="2024-04-15T12:08:00Z">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and added all the calculations, please confirm</w:t>
      </w:r>
    </w:p>
  </w:comment>
  <w:comment w:author="Divya Nayak" w:id="50" w:date="2024-04-17T17:59:00Z">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comment>
  <w:comment w:author="Divya Nayak" w:id="41" w:date="2024-03-01T12:57:00Z">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Supriya Shinde" w:id="42" w:date="2024-03-01T19:00:00Z">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Divya Nayak" w:id="43" w:date="2024-04-17T17:54:00Z">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Supriya Shinde" w:id="78" w:date="2024-02-27T12:30:00Z">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Recovery Calculation without penalty</w:t>
      </w:r>
    </w:p>
  </w:comment>
  <w:comment w:author="Divya Nayak" w:id="79" w:date="2024-04-17T18:57:00Z">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D25" w15:done="0"/>
  <w15:commentEx w15:paraId="00000D26" w15:done="0"/>
  <w15:commentEx w15:paraId="00000D27" w15:done="0"/>
  <w15:commentEx w15:paraId="00000D28" w15:paraIdParent="00000D27" w15:done="0"/>
  <w15:commentEx w15:paraId="00000D29" w15:paraIdParent="00000D27" w15:done="0"/>
  <w15:commentEx w15:paraId="00000D2A" w15:done="0"/>
  <w15:commentEx w15:paraId="00000D2B" w15:done="0"/>
  <w15:commentEx w15:paraId="00000D2C" w15:done="0"/>
  <w15:commentEx w15:paraId="00000D2D" w15:paraIdParent="00000D2C" w15:done="0"/>
  <w15:commentEx w15:paraId="00000D2E" w15:done="0"/>
  <w15:commentEx w15:paraId="00000D2F" w15:paraIdParent="00000D2E" w15:done="0"/>
  <w15:commentEx w15:paraId="00000D30" w15:paraIdParent="00000D2E" w15:done="0"/>
  <w15:commentEx w15:paraId="00000D31" w15:paraIdParent="00000D2E" w15:done="0"/>
  <w15:commentEx w15:paraId="00000D32" w15:done="0"/>
  <w15:commentEx w15:paraId="00000D34" w15:paraIdParent="00000D32" w15:done="0"/>
  <w15:commentEx w15:paraId="00000D35" w15:done="0"/>
  <w15:commentEx w15:paraId="00000D36" w15:paraIdParent="00000D35" w15:done="0"/>
  <w15:commentEx w15:paraId="00000D37" w15:paraIdParent="00000D35" w15:done="0"/>
  <w15:commentEx w15:paraId="00000D38" w15:done="0"/>
  <w15:commentEx w15:paraId="00000D39" w15:paraIdParent="00000D38" w15:done="0"/>
  <w15:commentEx w15:paraId="00000D3A" w15:paraIdParent="00000D38" w15:done="0"/>
  <w15:commentEx w15:paraId="00000D3B" w15:done="0"/>
  <w15:commentEx w15:paraId="00000D3C" w15:paraIdParent="00000D3B" w15:done="0"/>
  <w15:commentEx w15:paraId="00000D3D" w15:paraIdParent="00000D3B" w15:done="0"/>
  <w15:commentEx w15:paraId="00000D40" w15:done="0"/>
  <w15:commentEx w15:paraId="00000D41" w15:paraIdParent="00000D40" w15:done="0"/>
  <w15:commentEx w15:paraId="00000D42" w15:done="0"/>
  <w15:commentEx w15:paraId="00000D43" w15:paraIdParent="00000D42" w15:done="0"/>
  <w15:commentEx w15:paraId="00000D44" w15:done="0"/>
  <w15:commentEx w15:paraId="00000D45" w15:done="0"/>
  <w15:commentEx w15:paraId="00000D46" w15:paraIdParent="00000D45" w15:done="0"/>
  <w15:commentEx w15:paraId="00000D47" w15:done="0"/>
  <w15:commentEx w15:paraId="00000D48" w15:paraIdParent="00000D47" w15:done="0"/>
  <w15:commentEx w15:paraId="00000D49" w15:paraIdParent="00000D47" w15:done="0"/>
  <w15:commentEx w15:paraId="00000D4A" w15:done="0"/>
  <w15:commentEx w15:paraId="00000D4B" w15:done="0"/>
  <w15:commentEx w15:paraId="00000D4C" w15:paraIdParent="00000D4B" w15:done="0"/>
  <w15:commentEx w15:paraId="00000D4D" w15:done="0"/>
  <w15:commentEx w15:paraId="00000D4E" w15:paraIdParent="00000D4D" w15:done="0"/>
  <w15:commentEx w15:paraId="00000D4F" w15:done="0"/>
  <w15:commentEx w15:paraId="00000D50" w15:paraIdParent="00000D4F" w15:done="0"/>
  <w15:commentEx w15:paraId="00000D51" w15:paraIdParent="00000D4F" w15:done="0"/>
  <w15:commentEx w15:paraId="00000D52" w15:done="0"/>
  <w15:commentEx w15:paraId="00000D53" w15:paraIdParent="00000D52" w15:done="0"/>
  <w15:commentEx w15:paraId="00000D54" w15:done="0"/>
  <w15:commentEx w15:paraId="00000D55" w15:paraIdParent="00000D54" w15:done="0"/>
  <w15:commentEx w15:paraId="00000D56" w15:done="0"/>
  <w15:commentEx w15:paraId="00000D57" w15:paraIdParent="00000D56" w15:done="0"/>
  <w15:commentEx w15:paraId="00000D58" w15:paraIdParent="00000D56" w15:done="0"/>
  <w15:commentEx w15:paraId="00000D59" w15:done="0"/>
  <w15:commentEx w15:paraId="00000D5A" w15:paraIdParent="00000D59" w15:done="0"/>
  <w15:commentEx w15:paraId="00000D5B" w15:done="0"/>
  <w15:commentEx w15:paraId="00000D5C" w15:paraIdParent="00000D5B" w15:done="0"/>
  <w15:commentEx w15:paraId="00000D5D" w15:paraIdParent="00000D5B" w15:done="0"/>
  <w15:commentEx w15:paraId="00000D5E" w15:done="0"/>
  <w15:commentEx w15:paraId="00000D5F" w15:paraIdParent="00000D5E" w15:done="0"/>
  <w15:commentEx w15:paraId="00000D60" w15:done="0"/>
  <w15:commentEx w15:paraId="00000D61" w15:paraIdParent="00000D60" w15:done="0"/>
  <w15:commentEx w15:paraId="00000D63" w15:paraIdParent="00000D60" w15:done="0"/>
  <w15:commentEx w15:paraId="00000D64" w15:paraIdParent="00000D60" w15:done="0"/>
  <w15:commentEx w15:paraId="00000D65" w15:paraIdParent="00000D60" w15:done="0"/>
  <w15:commentEx w15:paraId="00000D66" w15:done="0"/>
  <w15:commentEx w15:paraId="00000D67" w15:done="0"/>
  <w15:commentEx w15:paraId="00000D68" w15:paraIdParent="00000D67" w15:done="0"/>
  <w15:commentEx w15:paraId="00000D69" w15:done="0"/>
  <w15:commentEx w15:paraId="00000D6A" w15:paraIdParent="00000D69" w15:done="0"/>
  <w15:commentEx w15:paraId="00000D6B" w15:paraIdParent="00000D69" w15:done="0"/>
  <w15:commentEx w15:paraId="00000D6C" w15:paraIdParent="00000D69" w15:done="0"/>
  <w15:commentEx w15:paraId="00000D6D" w15:done="0"/>
  <w15:commentEx w15:paraId="00000D6E" w15:paraIdParent="00000D6D" w15:done="0"/>
  <w15:commentEx w15:paraId="00000D6F" w15:paraIdParent="00000D6D" w15:done="0"/>
  <w15:commentEx w15:paraId="00000D70" w15:done="0"/>
  <w15:commentEx w15:paraId="00000D71" w15:done="0"/>
  <w15:commentEx w15:paraId="00000D72" w15:paraIdParent="00000D71" w15:done="0"/>
  <w15:commentEx w15:paraId="00000D73" w15:done="0"/>
  <w15:commentEx w15:paraId="00000D74" w15:paraIdParent="00000D73" w15:done="0"/>
  <w15:commentEx w15:paraId="00000D75" w15:done="0"/>
  <w15:commentEx w15:paraId="00000D76" w15:done="0"/>
  <w15:commentEx w15:paraId="00000D77" w15:paraIdParent="00000D76" w15:done="0"/>
  <w15:commentEx w15:paraId="00000D78" w15:paraIdParent="00000D76" w15:done="0"/>
  <w15:commentEx w15:paraId="00000D79" w15:paraIdParent="00000D76" w15:done="0"/>
  <w15:commentEx w15:paraId="00000D7A" w15:done="0"/>
  <w15:commentEx w15:paraId="00000D7B" w15:paraIdParent="00000D7A" w15:done="0"/>
  <w15:commentEx w15:paraId="00000D7C" w15:paraIdParent="00000D7A" w15:done="0"/>
  <w15:commentEx w15:paraId="00000D7D" w15:done="0"/>
  <w15:commentEx w15:paraId="00000D7E" w15:paraIdParent="00000D7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Bahnschrif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Internal Circulation Only</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4895850</wp:posOffset>
          </wp:positionH>
          <wp:positionV relativeFrom="paragraph">
            <wp:posOffset>-219074</wp:posOffset>
          </wp:positionV>
          <wp:extent cx="732155" cy="495300"/>
          <wp:effectExtent b="0" l="0" r="0" t="0"/>
          <wp:wrapSquare wrapText="bothSides" distB="0" distT="0" distL="114300" distR="114300"/>
          <wp:docPr id="22" name="image6.png"/>
          <a:graphic>
            <a:graphicData uri="http://schemas.openxmlformats.org/drawingml/2006/picture">
              <pic:pic>
                <pic:nvPicPr>
                  <pic:cNvPr id="0" name="image6.png"/>
                  <pic:cNvPicPr preferRelativeResize="0"/>
                </pic:nvPicPr>
                <pic:blipFill>
                  <a:blip r:embed="rId1"/>
                  <a:srcRect b="-2128" l="0" r="51723" t="1"/>
                  <a:stretch>
                    <a:fillRect/>
                  </a:stretch>
                </pic:blipFill>
                <pic:spPr>
                  <a:xfrm>
                    <a:off x="0" y="0"/>
                    <a:ext cx="732155" cy="495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5715000</wp:posOffset>
          </wp:positionH>
          <wp:positionV relativeFrom="paragraph">
            <wp:posOffset>-123824</wp:posOffset>
          </wp:positionV>
          <wp:extent cx="639771" cy="373951"/>
          <wp:effectExtent b="0" l="0" r="0" t="0"/>
          <wp:wrapNone/>
          <wp:docPr id="28"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639771" cy="373951"/>
                  </a:xfrm>
                  <a:prstGeom prst="rect"/>
                  <a:ln/>
                </pic:spPr>
              </pic:pic>
            </a:graphicData>
          </a:graphic>
        </wp:anchor>
      </w:drawing>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Claims &amp; Recoveries for Mudra Loan Scheme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sz w:val="32"/>
        <w:szCs w:val="32"/>
      </w:rPr>
    </w:lvl>
    <w:lvl w:ilvl="1">
      <w:start w:val="1"/>
      <w:numFmt w:val="decimal"/>
      <w:lvlText w:val="%1.%2"/>
      <w:lvlJc w:val="left"/>
      <w:pPr>
        <w:ind w:left="576" w:hanging="576"/>
      </w:pPr>
      <w:rPr/>
    </w:lvl>
    <w:lvl w:ilvl="2">
      <w:start w:val="1"/>
      <w:numFmt w:val="decimal"/>
      <w:lvlText w:val="%1.%2.%3"/>
      <w:lvlJc w:val="left"/>
      <w:pPr>
        <w:ind w:left="1080" w:hanging="720"/>
      </w:pPr>
      <w:rPr>
        <w:color w:val="00000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sz w:val="32"/>
        <w:szCs w:val="32"/>
      </w:rPr>
    </w:lvl>
    <w:lvl w:ilvl="1">
      <w:start w:val="1"/>
      <w:numFmt w:val="decimal"/>
      <w:lvlText w:val="%1.%2"/>
      <w:lvlJc w:val="left"/>
      <w:pPr>
        <w:ind w:left="576" w:hanging="576"/>
      </w:pPr>
      <w:rPr/>
    </w:lvl>
    <w:lvl w:ilvl="2">
      <w:start w:val="1"/>
      <w:numFmt w:val="decimal"/>
      <w:lvlText w:val="%1.%2.%3"/>
      <w:lvlJc w:val="left"/>
      <w:pPr>
        <w:ind w:left="1080" w:hanging="720"/>
      </w:pPr>
      <w:rPr>
        <w:color w:val="00000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1"/>
      <w:numFmt w:val="lowerLetter"/>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8">
    <w:lvl w:ilvl="0">
      <w:start w:val="1"/>
      <w:numFmt w:val="decimal"/>
      <w:lvlText w:val="%1."/>
      <w:lvlJc w:val="left"/>
      <w:pPr>
        <w:ind w:left="1080" w:hanging="360"/>
      </w:pPr>
      <w:rPr>
        <w:rFonts w:ascii="Calibri" w:cs="Calibri" w:eastAsia="Calibri" w:hAnsi="Calibri"/>
        <w:b w:val="1"/>
        <w:bCs w:val="1"/>
        <w:color w:val="000000"/>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1080" w:hanging="360"/>
      </w:pPr>
      <w:rPr>
        <w:rFonts w:ascii="Calibri" w:cs="Calibri" w:eastAsia="Calibri" w:hAnsi="Calibri"/>
        <w:b w:val="1"/>
        <w:bCs w:val="1"/>
        <w:color w:val="000000"/>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3">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4">
    <w:lvl w:ilvl="0">
      <w:start w:val="3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lowerLetter"/>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6">
    <w:lvl w:ilvl="0">
      <w:start w:val="1"/>
      <w:numFmt w:val="decimal"/>
      <w:lvlText w:val="%1."/>
      <w:lvlJc w:val="left"/>
      <w:pPr>
        <w:ind w:left="1080" w:hanging="360"/>
      </w:pPr>
      <w:rPr>
        <w:rFonts w:ascii="Calibri" w:cs="Calibri" w:eastAsia="Calibri" w:hAnsi="Calibri"/>
        <w:b w:val="1"/>
        <w:bCs w:val="1"/>
        <w:color w:val="000000"/>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1080" w:hanging="360"/>
      </w:pPr>
      <w:rPr>
        <w:rFonts w:ascii="Calibri" w:cs="Calibri" w:eastAsia="Calibri" w:hAnsi="Calibri"/>
        <w:b w:val="1"/>
        <w:bCs w:val="1"/>
        <w:color w:val="000000"/>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1080" w:hanging="360"/>
      </w:pPr>
      <w:rPr>
        <w:rFonts w:ascii="Calibri" w:cs="Calibri" w:eastAsia="Calibri" w:hAnsi="Calibri"/>
        <w:b w:val="1"/>
        <w:bCs w:val="1"/>
        <w:color w:val="000000"/>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bullet"/>
      <w:lvlText w:val="●"/>
      <w:lvlJc w:val="left"/>
      <w:pPr>
        <w:ind w:left="1800" w:hanging="180"/>
      </w:pPr>
      <w:rPr>
        <w:rFonts w:ascii="Noto Sans Symbols" w:cs="Noto Sans Symbols" w:eastAsia="Noto Sans Symbols" w:hAnsi="Noto Sans Symbol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b w:val="1"/>
        <w:bCs w:val="1"/>
      </w:rPr>
    </w:lvl>
    <w:lvl w:ilvl="1">
      <w:start w:val="6"/>
      <w:numFmt w:val="decimal"/>
      <w:lvlText w:val="%1.%2"/>
      <w:lvlJc w:val="left"/>
      <w:pPr>
        <w:ind w:left="960" w:hanging="600"/>
      </w:pPr>
      <w:rPr/>
    </w:lvl>
    <w:lvl w:ilvl="2">
      <w:start w:val="6"/>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5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fd965" w:space="0" w:sz="12" w:val="single"/>
        </w:tcBorders>
      </w:tcPr>
    </w:tblStylePr>
    <w:tblStylePr w:type="lastCol">
      <w:rPr>
        <w:b w:val="1"/>
        <w:bCs w:val="1"/>
      </w:rPr>
    </w:tblStylePr>
    <w:tblStylePr w:type="lastRow">
      <w:rPr>
        <w:b w:val="1"/>
        <w:bCs w:val="1"/>
      </w:rPr>
      <w:tcPr>
        <w:tcBorders>
          <w:top w:color="ffd965"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f4b083" w:space="0" w:sz="12" w:val="single"/>
        </w:tcBorders>
      </w:tcPr>
    </w:tblStylePr>
    <w:tblStylePr w:type="lastCol">
      <w:rPr>
        <w:b w:val="1"/>
        <w:bCs w:val="1"/>
      </w:rPr>
    </w:tblStylePr>
    <w:tblStylePr w:type="lastRow">
      <w:rPr>
        <w:b w:val="1"/>
        <w:bCs w:val="1"/>
      </w:rPr>
      <w:tcPr>
        <w:tcBorders>
          <w:top w:color="f4b083"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bCs w:val="1"/>
      </w:rPr>
    </w:tblStylePr>
    <w:tblStylePr w:type="lastRow">
      <w:rPr>
        <w:b w:val="1"/>
        <w:bCs w:val="1"/>
      </w:rPr>
      <w:tcPr>
        <w:tcBorders>
          <w:top w:color="ffc000"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bCs w:val="1"/>
      </w:rPr>
    </w:tblStylePr>
    <w:tblStylePr w:type="lastRow">
      <w:rPr>
        <w:b w:val="1"/>
        <w:bCs w:val="1"/>
      </w:rPr>
      <w:tcPr>
        <w:tcBorders>
          <w:top w:color="ffc000"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ff2cc" w:val="clear"/>
      </w:tcPr>
    </w:tblStylePr>
    <w:tblStylePr w:type="band1Vert">
      <w:tcPr>
        <w:shd w:fill="fff2cc" w:val="clear"/>
      </w:tcPr>
    </w:tblStylePr>
    <w:tblStylePr w:type="firstCol">
      <w:rPr>
        <w:b w:val="1"/>
        <w:bCs w:val="1"/>
      </w:rPr>
    </w:tblStylePr>
    <w:tblStylePr w:type="firstRow">
      <w:rPr>
        <w:b w:val="1"/>
        <w:bCs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bCs w:val="1"/>
      </w:rPr>
    </w:tblStylePr>
    <w:tblStylePr w:type="lastRow">
      <w:rPr>
        <w:b w:val="1"/>
        <w:bCs w:val="1"/>
      </w:rPr>
      <w:tcPr>
        <w:tcBorders>
          <w:top w:color="ffc000"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insideV w:color="000000" w:space="0" w:sz="0" w:val="nil"/>
        </w:tcBorders>
        <w:shd w:fill="70ad47" w:val="clear"/>
      </w:tcPr>
    </w:tblStylePr>
    <w:tblStylePr w:type="lastCol">
      <w:rPr>
        <w:b w:val="1"/>
        <w:bCs w:val="1"/>
      </w:rPr>
    </w:tblStylePr>
    <w:tblStylePr w:type="lastRow">
      <w:rPr>
        <w:b w:val="1"/>
        <w:bCs w:val="1"/>
      </w:rPr>
      <w:tcPr>
        <w:tcBorders>
          <w:top w:color="70ad47"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2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jvBBxFwj3svVJnH2YWWUU4BGg==">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0x010100DB55CF1879E9A1438074867E01CA9588</vt:lpwstr>
  </property>
  <property fmtid="{D5CDD505-2E9C-101B-9397-08002B2CF9AE}" pid="3" name="MediaServiceImageTags">
    <vt:lpwstr>MediaServiceImageTags</vt:lpwstr>
  </property>
</Properties>
</file>