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/>
      </w:pPr>
      <w:r w:rsidDel="00000000" w:rsidR="00000000" w:rsidRPr="00000000">
        <w:rPr>
          <w:rtl w:val="0"/>
        </w:rPr>
        <w:t xml:space="preserve">STBusiness Requirement Document (BRD)</w: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-914398</wp:posOffset>
                </wp:positionH>
                <wp:positionV relativeFrom="page">
                  <wp:posOffset>456565</wp:posOffset>
                </wp:positionV>
                <wp:extent cx="7315200" cy="1215391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88400" y="3172300"/>
                          <a:ext cx="7315200" cy="1215391"/>
                          <a:chOff x="1688400" y="3172300"/>
                          <a:chExt cx="7315200" cy="1215400"/>
                        </a:xfrm>
                      </wpg:grpSpPr>
                      <wpg:grpSp>
                        <wpg:cNvGrpSpPr/>
                        <wpg:grpSpPr>
                          <a:xfrm>
                            <a:off x="1688400" y="3172305"/>
                            <a:ext cx="7315200" cy="1215391"/>
                            <a:chOff x="1688400" y="3172300"/>
                            <a:chExt cx="7315200" cy="1215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688400" y="3172300"/>
                              <a:ext cx="7315200" cy="121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688400" y="3172305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-1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rect b="b" l="l" r="r" t="t"/>
                                <a:pathLst>
                                  <a:path extrusionOk="0" h="1129665" w="731266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9">
                                  <a:alphaModFix/>
                                </a:blip>
                                <a:stretch>
                                  <a:fillRect b="0" l="0" r="-7573" t="0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-914398</wp:posOffset>
                </wp:positionH>
                <wp:positionV relativeFrom="page">
                  <wp:posOffset>456565</wp:posOffset>
                </wp:positionV>
                <wp:extent cx="7315200" cy="121539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0" cy="12153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right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Business Requirement Document (BRD)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MCGS-MSME Scheme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rHeight w:val="684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Document Title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MCGS–MSME Scheme System Enhancements</w:t>
            </w:r>
          </w:p>
        </w:tc>
      </w:tr>
      <w:tr>
        <w:trPr>
          <w:cantSplit w:val="0"/>
          <w:trHeight w:val="41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426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 March 2026</w:t>
            </w:r>
          </w:p>
        </w:tc>
      </w:tr>
      <w:tr>
        <w:trPr>
          <w:cantSplit w:val="0"/>
          <w:trHeight w:val="426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Prepared By (Infoneo)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Ayush Pandey (BA)</w:t>
            </w:r>
          </w:p>
        </w:tc>
      </w:tr>
      <w:tr>
        <w:trPr>
          <w:cantSplit w:val="0"/>
          <w:trHeight w:val="426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Approved By (NCGTC)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1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This document outlines the business and system requirements for changes and enhancements in the MCGS–MSME system modules. </w:t>
      </w:r>
    </w:p>
    <w:p w:rsidR="00000000" w:rsidDel="00000000" w:rsidP="00000000" w:rsidRDefault="00000000" w:rsidRPr="00000000" w14:paraId="0000001C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The modifications are required due to the recent changes in scheme guidelines dated 24 February 2026.</w:t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 covered: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Sanction Module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Disbursement Module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Continuity Module</w:t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Update Module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Claim Module</w:t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Upfront Contribution Refund Module</w:t>
      </w:r>
    </w:p>
    <w:p w:rsidR="00000000" w:rsidDel="00000000" w:rsidP="00000000" w:rsidRDefault="00000000" w:rsidRPr="00000000" w14:paraId="00000024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2. Background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The MCGS–MSME scheme was introduced on 27 January 2025.</w:t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Currently live modules:</w:t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Sanction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Disbursement</w:t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Update</w:t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Continuity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 yet to be developed:</w:t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Claim</w:t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Recovery</w:t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of 31 January 2026:</w:t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Total Loans Guaranteed: 24</w:t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Total Guaranteed Amount: ₹173.79 Crore</w:t>
      </w:r>
    </w:p>
    <w:p w:rsidR="00000000" w:rsidDel="00000000" w:rsidP="00000000" w:rsidRDefault="00000000" w:rsidRPr="00000000" w14:paraId="00000033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3. Scope of Changes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727.0" w:type="dxa"/>
        <w:jc w:val="left"/>
        <w:tblInd w:w="113.0" w:type="dxa"/>
        <w:tblLayout w:type="fixed"/>
        <w:tblLook w:val="0400"/>
      </w:tblPr>
      <w:tblGrid>
        <w:gridCol w:w="2356"/>
        <w:gridCol w:w="4371"/>
        <w:tblGridChange w:id="0">
          <w:tblGrid>
            <w:gridCol w:w="2356"/>
            <w:gridCol w:w="4371"/>
          </w:tblGrid>
        </w:tblGridChange>
      </w:tblGrid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Change Type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Sanction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New fields and logic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Disbursement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Fee calculation modification and Logic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Continuity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Fee calculation modification and Logic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Fee calculation modification and Logic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New logic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Refund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New module to be developed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MIS report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New reports</w:t>
            </w:r>
          </w:p>
        </w:tc>
      </w:tr>
    </w:tbl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4. Sanction Module Changes</w:t>
        <w:br w:type="textWrapping"/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New Field: </w:t>
      </w:r>
      <w:r w:rsidDel="00000000" w:rsidR="00000000" w:rsidRPr="00000000">
        <w:rPr>
          <w:b w:val="1"/>
          <w:bCs w:val="1"/>
          <w:rtl w:val="0"/>
        </w:rPr>
        <w:t xml:space="preserve">Type of MSME (Mandatory)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General MSMEs (Other than Well-run exporter</w:t>
      </w:r>
      <w:sdt>
        <w:sdtPr>
          <w:id w:val="579569247"/>
          <w:tag w:val="goog_rdk_0"/>
        </w:sdtPr>
        <w:sdtContent>
          <w:ins w:author="Darshan Shah" w:id="0" w:date="2026-03-10T10:01:00Z">
            <w:r w:rsidDel="00000000" w:rsidR="00000000" w:rsidRPr="00000000">
              <w:rPr>
                <w:rtl w:val="0"/>
              </w:rPr>
              <w:t xml:space="preserve"> MSMEs</w:t>
            </w:r>
          </w:ins>
        </w:sdtContent>
      </w:sdt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Well-run exporter MSMEs</w:t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Borrower Type:</w:t>
      </w:r>
    </w:p>
    <w:p w:rsidR="00000000" w:rsidDel="00000000" w:rsidP="00000000" w:rsidRDefault="00000000" w:rsidRPr="00000000" w14:paraId="0000004D">
      <w:pPr>
        <w:spacing w:after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• Manufacturing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(Existing)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Services</w:t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40.0" w:type="dxa"/>
        <w:jc w:val="left"/>
        <w:tblInd w:w="108.0" w:type="dxa"/>
        <w:tblLayout w:type="fixed"/>
        <w:tblLook w:val="0400"/>
      </w:tblPr>
      <w:tblGrid>
        <w:gridCol w:w="2360"/>
        <w:gridCol w:w="3400"/>
        <w:gridCol w:w="1820"/>
        <w:gridCol w:w="1160"/>
        <w:tblGridChange w:id="0">
          <w:tblGrid>
            <w:gridCol w:w="2360"/>
            <w:gridCol w:w="3400"/>
            <w:gridCol w:w="1820"/>
            <w:gridCol w:w="11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8000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8000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8000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8000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Unit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sdt>
              <w:sdtPr>
                <w:id w:val="535534827"/>
                <w:tag w:val="goog_rdk_1"/>
              </w:sdtPr>
              <w:sdtContent>
                <w:commentRangeStart w:id="0"/>
              </w:sdtContent>
            </w:sdt>
            <w:sdt>
              <w:sdtPr>
                <w:id w:val="1933531851"/>
                <w:tag w:val="goog_rdk_2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Text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Unit ITPAN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Alpha 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Email Id of Borrower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Email id of borrower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Alphanumeric following Standard Email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Optional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Mobile No.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Mobile no. of the borrower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Number (max</w:t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 12 digits)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Chief Promoter 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Text - M or F and T only to be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Constitution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Copy the required value From Given List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Type of 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Copy the required value from Given List only. Micro/Small/Medium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Udyam Registration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18"/>
                <w:szCs w:val="18"/>
                <w:rtl w:val="0"/>
              </w:rPr>
              <w:t xml:space="preserve">19 digit Udyam Registration Number (i.e. UDYAM-XX-00-0000000).E.G. UDYAM-GJ-21-0123456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Number (Upto 19 digits)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Type of MSME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Select List </w:t>
              <w:br w:type="textWrapping"/>
              <w:t xml:space="preserve">1.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General MSMEs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 (i.e. other than Well-run exporter</w:t>
            </w:r>
            <w:sdt>
              <w:sdtPr>
                <w:id w:val="-35751481"/>
                <w:tag w:val="goog_rdk_3"/>
              </w:sdtPr>
              <w:sdtContent>
                <w:ins w:author="Hrishikesh Sawant" w:id="1" w:date="2026-03-11T16:42:00Z"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  <w:rtl w:val="0"/>
                    </w:rPr>
                    <w:t xml:space="preserve"> MSMEs</w:t>
                  </w:r>
                </w:ins>
              </w:sdtContent>
            </w:sdt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) </w:t>
              <w:br w:type="textWrapping"/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Well-run exporter MSMEs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c000" w:val="clear"/>
            <w:vAlign w:val="bottom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c000" w:val="clear"/>
            <w:vAlign w:val="bottom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Type of Borrower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Copy the required value from Given List only.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 Service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 Manufacturing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c000" w:val="clear"/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c000" w:val="clear"/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Religion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Borrower’s religion. Like Hindu/Muslim/Sikh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List - Available in surge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Caste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Borrower’s caste category. Like SC/ST/OBC/NT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List - Available in surge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Present - Address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Borrowers present address of residence - Room no. &amp;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Alphanumeric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Present - City/Town/Village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Borrowers present address of residence –  City/Town/Village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Alphanumeric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Present - District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Borrowers present address of residence – District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List - Available in surge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Present -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Borrowers present address of residence –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List - Available in surge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Present - Pin Code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Borrowers present address of residence – Pin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Number (max 6 digits)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Customer 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Unique Customer Id issued by the lending institution for the borrower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Alphanumeric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Loan a/c for new credit facilities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Numeric / Alpha 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Sanction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Total Loan amount under guarantee </w:t>
              <w:br w:type="textWrapping"/>
              <w:t xml:space="preserve">1.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General MSMEs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18"/>
                <w:szCs w:val="18"/>
                <w:rtl w:val="0"/>
              </w:rPr>
              <w:t xml:space="preserve">Maximum Rs 100 crore per borrower on URN</w:t>
            </w:r>
            <w:sdt>
              <w:sdtPr>
                <w:id w:val="1475483999"/>
                <w:tag w:val="goog_rdk_4"/>
              </w:sdtPr>
              <w:sdtContent>
                <w:ins w:author="Darshan Shah" w:id="2" w:date="2026-03-10T10:02:00Z">
                  <w:r w:rsidDel="00000000" w:rsidR="00000000" w:rsidRPr="00000000">
                    <w:rPr>
                      <w:rFonts w:ascii="Calibri" w:cs="Calibri" w:eastAsia="Calibri" w:hAnsi="Calibri"/>
                      <w:color w:val="ff0000"/>
                      <w:sz w:val="18"/>
                      <w:szCs w:val="18"/>
                      <w:rtl w:val="0"/>
                    </w:rPr>
                    <w:t xml:space="preserve"> across MLIs</w:t>
                  </w:r>
                </w:ins>
              </w:sdtContent>
            </w:sdt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br w:type="textWrapping"/>
              <w:t xml:space="preserve">2.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Well-run exporter MSMEs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(i.e. other than Well-run exporter)-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18"/>
                <w:szCs w:val="18"/>
                <w:rtl w:val="0"/>
              </w:rPr>
              <w:t xml:space="preserve">Maximum Rs 20 crore per borrower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 on URN</w:t>
            </w:r>
            <w:sdt>
              <w:sdtPr>
                <w:id w:val="-1914541233"/>
                <w:tag w:val="goog_rdk_5"/>
              </w:sdtPr>
              <w:sdtContent>
                <w:ins w:author="Darshan Shah" w:id="3" w:date="2026-03-10T10:02:00Z"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ff0000"/>
                      <w:sz w:val="18"/>
                      <w:szCs w:val="18"/>
                      <w:rtl w:val="0"/>
                    </w:rPr>
                    <w:t xml:space="preserve">across MLIs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c000" w:val="clear"/>
            <w:vAlign w:val="bottom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Number With 2 Decimals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c000" w:val="clear"/>
            <w:vAlign w:val="bottom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sanction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Date of loan sanctioned by MLI as per scheme eligibility rules/guidance, from all the sanctions for this borrower. Sanction date &gt;=  scheme notification date,  Sanction date &lt;= system date,  sanction date &lt;= scheme close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DD-MM-YYYY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Interest Rate charged on new loan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don't enter percentage sign, Only number allowed 0 to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Number With 2 Decimals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Project Cost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Actual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Number With 0 Decimals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Tenure of Loan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Number only in months.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18"/>
                <w:szCs w:val="18"/>
                <w:rtl w:val="0"/>
              </w:rPr>
              <w:t xml:space="preserve">Loan upto Rs 50 crore shall have upto 8 years tenure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Moratorium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Number only in months.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18"/>
                <w:szCs w:val="18"/>
                <w:rtl w:val="0"/>
              </w:rPr>
              <w:t xml:space="preserve">Loan upto Rs 50 crore shall have upto 2 years moratorium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Collateral security amount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18"/>
                <w:szCs w:val="18"/>
                <w:rtl w:val="0"/>
              </w:rPr>
              <w:t xml:space="preserve"> at time of sanction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Number only - minimum 0 should be there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Industry 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Copy the required value From Given List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Industry Sector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Copy the required value From Given List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Mandatory</w:t>
            </w:r>
          </w:p>
        </w:tc>
      </w:tr>
    </w:tbl>
    <w:p w:rsidR="00000000" w:rsidDel="00000000" w:rsidP="00000000" w:rsidRDefault="00000000" w:rsidRPr="00000000" w14:paraId="000000C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Loan Limits:</w:t>
      </w:r>
    </w:p>
    <w:p w:rsidR="00000000" w:rsidDel="00000000" w:rsidP="00000000" w:rsidRDefault="00000000" w:rsidRPr="00000000" w14:paraId="000000C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General MSME: Maximum ₹100 Crore per borrower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(Existing)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Well-run exporter MSME: Maximum ₹20 Crore per borrower</w:t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Upfront Contribution: *</w:t>
      </w:r>
      <w:r w:rsidDel="00000000" w:rsidR="00000000" w:rsidRPr="00000000">
        <w:rPr>
          <w:i w:val="1"/>
          <w:iCs w:val="1"/>
          <w:u w:val="single"/>
          <w:rtl w:val="0"/>
        </w:rPr>
        <w:t xml:space="preserve">(Backend Logic)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General MSME: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(Existing)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5% of (Sanction Amount – Collateral Amount) subject to maximum ₹5 Crore </w:t>
      </w:r>
    </w:p>
    <w:p w:rsidR="00000000" w:rsidDel="00000000" w:rsidP="00000000" w:rsidRDefault="00000000" w:rsidRPr="00000000" w14:paraId="000000CE">
      <w:pPr>
        <w:spacing w:after="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Well-run exporter MSME: </w:t>
      </w:r>
    </w:p>
    <w:p w:rsidR="00000000" w:rsidDel="00000000" w:rsidP="00000000" w:rsidRDefault="00000000" w:rsidRPr="00000000" w14:paraId="000000D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2% of (Sanction Amount – Collateral Amount) subject to maximum ₹40 Lakh</w:t>
      </w:r>
    </w:p>
    <w:p w:rsidR="00000000" w:rsidDel="00000000" w:rsidP="00000000" w:rsidRDefault="00000000" w:rsidRPr="00000000" w14:paraId="000000D1">
      <w:pPr>
        <w:spacing w:after="16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4"/>
          <w:szCs w:val="24"/>
          <w:u w:val="single"/>
          <w:rtl w:val="0"/>
        </w:rPr>
        <w:t xml:space="preserve">Example :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MLI uploads and approves the input file on the SURGE system. This input file contains Information of the </w:t>
      </w:r>
      <w:sdt>
        <w:sdtPr>
          <w:id w:val="1962706616"/>
          <w:tag w:val="goog_rdk_6"/>
        </w:sdtPr>
        <w:sdtContent>
          <w:ins w:author="Darshan Shah" w:id="4" w:date="2026-03-10T10:03:00Z"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well run exporter MSME </w:t>
            </w:r>
          </w:ins>
        </w:sdtContent>
      </w:sdt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borrower.The Loan Account has: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Sanction Amount= Rs 20 crore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Collateral Loan amount at time of sanction- Rs 8 crore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16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Initial Contribution = 2%(Sanction amount - Collateral amount)</w:t>
      </w:r>
    </w:p>
    <w:p w:rsidR="00000000" w:rsidDel="00000000" w:rsidP="00000000" w:rsidRDefault="00000000" w:rsidRPr="00000000" w14:paraId="000000D6">
      <w:pPr>
        <w:spacing w:after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               = 2% of (Rs 20 cr-8 cr)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               =2% *(Rs 12 cr)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                =Rs  24 lakh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GST must not be calculated on upfront contribution. And need to remove from existing System</w:t>
      </w:r>
      <w:sdt>
        <w:sdtPr>
          <w:id w:val="1356443250"/>
          <w:tag w:val="goog_rdk_7"/>
        </w:sdtPr>
        <w:sdtContent>
          <w:ins w:author="Darshan Shah" w:id="5" w:date="2026-03-10T10:03:00Z">
            <w:r w:rsidDel="00000000" w:rsidR="00000000" w:rsidRPr="00000000">
              <w:rPr>
                <w:color w:val="ff0000"/>
                <w:rtl w:val="0"/>
              </w:rPr>
              <w:t xml:space="preserve">.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Refundable portion: </w:t>
      </w:r>
      <w:r w:rsidDel="00000000" w:rsidR="00000000" w:rsidRPr="00000000">
        <w:rPr>
          <w:color w:val="ff0000"/>
          <w:rtl w:val="0"/>
        </w:rPr>
        <w:t xml:space="preserve">1% each year from the 4th year onwards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5. Disbursement Module</w:t>
      </w:r>
    </w:p>
    <w:p w:rsidR="00000000" w:rsidDel="00000000" w:rsidP="00000000" w:rsidRDefault="00000000" w:rsidRPr="00000000" w14:paraId="000000DD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Guarantee fee calculation</w:t>
      </w:r>
      <w:r w:rsidDel="00000000" w:rsidR="00000000" w:rsidRPr="00000000">
        <w:rPr>
          <w:rtl w:val="0"/>
        </w:rPr>
        <w:t xml:space="preserve"> will consider loan amount net of collateral.</w:t>
      </w:r>
    </w:p>
    <w:p w:rsidR="00000000" w:rsidDel="00000000" w:rsidP="00000000" w:rsidRDefault="00000000" w:rsidRPr="00000000" w14:paraId="000000DE">
      <w:pPr>
        <w:spacing w:after="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General MSMEs: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(Existing)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1.5% p.a for first 3 years</w:t>
      </w:r>
    </w:p>
    <w:p w:rsidR="00000000" w:rsidDel="00000000" w:rsidP="00000000" w:rsidRDefault="00000000" w:rsidRPr="00000000" w14:paraId="000000E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1% p.a thereafter</w:t>
      </w:r>
    </w:p>
    <w:p w:rsidR="00000000" w:rsidDel="00000000" w:rsidP="00000000" w:rsidRDefault="00000000" w:rsidRPr="00000000" w14:paraId="000000E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Well-run exporter MSMEs:</w:t>
      </w:r>
    </w:p>
    <w:p w:rsidR="00000000" w:rsidDel="00000000" w:rsidP="00000000" w:rsidRDefault="00000000" w:rsidRPr="00000000" w14:paraId="000000E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0.5% p.a on disbursement amount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MLI uploads and approves the Disbursement file on the SURGE system. This file contains Information of the borrower. The Loan Account has: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720"/>
        <w:jc w:val="both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Tranche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Sanction Amount= Rs 20 crore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Sanction Date- 25/02/2026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Collateral Loan amount at time of sanction (C)- Rs 5 crore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Disbursement Date- 28/02/2026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Disbursement Amount (D1)– Rs 10 crore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 Fees- Nil since Sanction and Disbursement done in same 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720"/>
        <w:jc w:val="both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Tranche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Disbursement (D2):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₹5 Crore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Disbursement Date: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30/04/202</w:t>
      </w:r>
      <w:sdt>
        <w:sdtPr>
          <w:id w:val="1328517351"/>
          <w:tag w:val="goog_rdk_8"/>
        </w:sdtPr>
        <w:sdtContent>
          <w:ins w:author="Hrishikesh Sawant" w:id="6" w:date="2026-03-12T13:49:00Z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ins>
        </w:sdtContent>
      </w:sdt>
      <w:sdt>
        <w:sdtPr>
          <w:id w:val="1570896441"/>
          <w:tag w:val="goog_rdk_9"/>
        </w:sdtPr>
        <w:sdtContent>
          <w:del w:author="Hrishikesh Sawant" w:id="6" w:date="2026-03-12T13:49:00Z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5</w:delText>
            </w:r>
          </w:del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 Loan Amount: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(D1 + D2) – C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+ 5 – 5 =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₹10 Crore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 Fee Calculation: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 Fee =</w:t>
        <w:br w:type="textWrapping"/>
        <w:t xml:space="preserve">10,00,00,000 ×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× (336 / 365)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 Fee =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₹4,60,273.97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Tranche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Disbursement Amount (D3):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₹5 Crore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Disbursement Date: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30/05/2026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 Loan Amount Calculation: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(D1 + D2 + D3) – C – Already </w:t>
      </w:r>
      <w:sdt>
        <w:sdtPr>
          <w:id w:val="1193207707"/>
          <w:tag w:val="goog_rdk_10"/>
        </w:sdtPr>
        <w:sdtContent>
          <w:del w:author="Darshan Shah" w:id="7" w:date="2026-03-10T10:05:00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Calculated </w:delText>
            </w:r>
          </w:del>
        </w:sdtContent>
      </w:sdt>
      <w:sdt>
        <w:sdtPr>
          <w:id w:val="1982123927"/>
          <w:tag w:val="goog_rdk_11"/>
        </w:sdtPr>
        <w:sdtContent>
          <w:ins w:author="Darshan Shah" w:id="7" w:date="2026-03-10T10:05:00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CG fee paid </w:t>
            </w:r>
          </w:ins>
        </w:sdtContent>
      </w:sdt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Portion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+ 5 + 5 – 5 – </w:t>
      </w:r>
      <w:sdt>
        <w:sdtPr>
          <w:id w:val="1433787709"/>
          <w:tag w:val="goog_rdk_12"/>
        </w:sdtPr>
        <w:sdtContent>
          <w:commentRangeStart w:id="2"/>
        </w:sdtContent>
      </w:sdt>
      <w:sdt>
        <w:sdtPr>
          <w:id w:val="-932057554"/>
          <w:tag w:val="goog_rdk_13"/>
        </w:sdtPr>
        <w:sdtContent>
          <w:commentRangeStart w:id="3"/>
        </w:sdtContent>
      </w:sdt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=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₹5 Crore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 Fee Calculation: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 Fee =</w:t>
        <w:br w:type="textWrapping"/>
        <w:t xml:space="preserve">5,00,00,000 ×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× (306 / 365)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 Fee =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₹2,09,589.04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If disbursement year equals sanction year then CG fee will not be charged in </w:t>
      </w:r>
      <w:r w:rsidDel="00000000" w:rsidR="00000000" w:rsidRPr="00000000">
        <w:rPr>
          <w:b w:val="1"/>
          <w:bCs w:val="1"/>
          <w:rtl w:val="0"/>
        </w:rPr>
        <w:t xml:space="preserve">Well-run exporter MSME</w:t>
      </w:r>
      <w:r w:rsidDel="00000000" w:rsidR="00000000" w:rsidRPr="00000000">
        <w:rPr>
          <w:rtl w:val="0"/>
        </w:rPr>
        <w:t xml:space="preserve"> same logic is already in </w:t>
      </w:r>
      <w:r w:rsidDel="00000000" w:rsidR="00000000" w:rsidRPr="00000000">
        <w:rPr>
          <w:b w:val="1"/>
          <w:bCs w:val="1"/>
          <w:rtl w:val="0"/>
        </w:rPr>
        <w:t xml:space="preserve">General MSME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6. Continuity Module</w:t>
      </w:r>
    </w:p>
    <w:p w:rsidR="00000000" w:rsidDel="00000000" w:rsidP="00000000" w:rsidRDefault="00000000" w:rsidRPr="00000000" w14:paraId="000000F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Guarantee fee</w:t>
      </w:r>
      <w:r w:rsidDel="00000000" w:rsidR="00000000" w:rsidRPr="00000000">
        <w:rPr>
          <w:rtl w:val="0"/>
        </w:rPr>
        <w:t xml:space="preserve"> will be calculated on outstanding </w:t>
      </w:r>
      <w:r w:rsidDel="00000000" w:rsidR="00000000" w:rsidRPr="00000000">
        <w:rPr>
          <w:b w:val="1"/>
          <w:bCs w:val="1"/>
          <w:rtl w:val="0"/>
        </w:rPr>
        <w:t xml:space="preserve">amount as on 31 March</w:t>
      </w:r>
      <w:r w:rsidDel="00000000" w:rsidR="00000000" w:rsidRPr="00000000">
        <w:rPr>
          <w:rtl w:val="0"/>
        </w:rPr>
        <w:t xml:space="preserve"> of the previous year.</w:t>
      </w:r>
    </w:p>
    <w:p w:rsidR="00000000" w:rsidDel="00000000" w:rsidP="00000000" w:rsidRDefault="00000000" w:rsidRPr="00000000" w14:paraId="00000100">
      <w:pPr>
        <w:spacing w:after="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General MSMEs: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(Existing)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1.5% p.a for first 3 years</w:t>
      </w:r>
    </w:p>
    <w:p w:rsidR="00000000" w:rsidDel="00000000" w:rsidP="00000000" w:rsidRDefault="00000000" w:rsidRPr="00000000" w14:paraId="0000010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1% p.a thereafter</w:t>
      </w:r>
    </w:p>
    <w:p w:rsidR="00000000" w:rsidDel="00000000" w:rsidP="00000000" w:rsidRDefault="00000000" w:rsidRPr="00000000" w14:paraId="00000103">
      <w:pPr>
        <w:spacing w:after="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Well-run exporter MSMEs:</w:t>
      </w:r>
    </w:p>
    <w:p w:rsidR="00000000" w:rsidDel="00000000" w:rsidP="00000000" w:rsidRDefault="00000000" w:rsidRPr="00000000" w14:paraId="0000010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0.5% p.a on outstanding amount</w:t>
      </w:r>
    </w:p>
    <w:p w:rsidR="00000000" w:rsidDel="00000000" w:rsidP="00000000" w:rsidRDefault="00000000" w:rsidRPr="00000000" w14:paraId="00000106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7. Update Module</w:t>
      </w:r>
    </w:p>
    <w:p w:rsidR="00000000" w:rsidDel="00000000" w:rsidP="00000000" w:rsidRDefault="00000000" w:rsidRPr="00000000" w14:paraId="0000010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Guarantee fee</w:t>
      </w:r>
      <w:r w:rsidDel="00000000" w:rsidR="00000000" w:rsidRPr="00000000">
        <w:rPr>
          <w:rtl w:val="0"/>
        </w:rPr>
        <w:t xml:space="preserve"> calculation must follow the same logic as continuity.</w:t>
      </w:r>
    </w:p>
    <w:p w:rsidR="00000000" w:rsidDel="00000000" w:rsidP="00000000" w:rsidRDefault="00000000" w:rsidRPr="00000000" w14:paraId="00000108">
      <w:pPr>
        <w:spacing w:after="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General MSMEs:</w:t>
      </w:r>
    </w:p>
    <w:p w:rsidR="00000000" w:rsidDel="00000000" w:rsidP="00000000" w:rsidRDefault="00000000" w:rsidRPr="00000000" w14:paraId="0000010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1.5% p.a for first 3 years</w:t>
      </w:r>
    </w:p>
    <w:p w:rsidR="00000000" w:rsidDel="00000000" w:rsidP="00000000" w:rsidRDefault="00000000" w:rsidRPr="00000000" w14:paraId="000001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1% p.a thereafter</w:t>
      </w:r>
    </w:p>
    <w:p w:rsidR="00000000" w:rsidDel="00000000" w:rsidP="00000000" w:rsidRDefault="00000000" w:rsidRPr="00000000" w14:paraId="0000010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Well-run exporter MSMEs:</w:t>
      </w:r>
    </w:p>
    <w:p w:rsidR="00000000" w:rsidDel="00000000" w:rsidP="00000000" w:rsidRDefault="00000000" w:rsidRPr="00000000" w14:paraId="000001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0.5% p.a on outstanding amount</w:t>
      </w:r>
    </w:p>
    <w:p w:rsidR="00000000" w:rsidDel="00000000" w:rsidP="00000000" w:rsidRDefault="00000000" w:rsidRPr="00000000" w14:paraId="0000010E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8. Claim Module</w:t>
      </w:r>
    </w:p>
    <w:p w:rsidR="00000000" w:rsidDel="00000000" w:rsidP="00000000" w:rsidRDefault="00000000" w:rsidRPr="00000000" w14:paraId="0000010F">
      <w:pPr>
        <w:spacing w:line="240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(A) Claim payout cap revised.</w:t>
      </w:r>
    </w:p>
    <w:p w:rsidR="00000000" w:rsidDel="00000000" w:rsidP="00000000" w:rsidRDefault="00000000" w:rsidRPr="00000000" w14:paraId="00000110">
      <w:pPr>
        <w:spacing w:after="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Previous rule:</w:t>
      </w:r>
    </w:p>
    <w:p w:rsidR="00000000" w:rsidDel="00000000" w:rsidP="00000000" w:rsidRDefault="00000000" w:rsidRPr="00000000" w14:paraId="000001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 times of (Guarantee fee + Recoveries received during previous year)</w:t>
      </w:r>
    </w:p>
    <w:p w:rsidR="00000000" w:rsidDel="00000000" w:rsidP="00000000" w:rsidRDefault="00000000" w:rsidRPr="00000000" w14:paraId="00000112">
      <w:pPr>
        <w:spacing w:after="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New rule:</w:t>
      </w:r>
    </w:p>
    <w:p w:rsidR="00000000" w:rsidDel="00000000" w:rsidP="00000000" w:rsidRDefault="00000000" w:rsidRPr="00000000" w14:paraId="000001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 times of (Guarantee fee + Recoveries received during previous year)</w:t>
      </w:r>
    </w:p>
    <w:p w:rsidR="00000000" w:rsidDel="00000000" w:rsidP="00000000" w:rsidRDefault="00000000" w:rsidRPr="00000000" w14:paraId="000001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(B) Guarantee Cover:</w:t>
      </w:r>
    </w:p>
    <w:p w:rsidR="00000000" w:rsidDel="00000000" w:rsidP="00000000" w:rsidRDefault="00000000" w:rsidRPr="00000000" w14:paraId="000001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General MSMEs – 60% of AID </w:t>
      </w:r>
      <w:r w:rsidDel="00000000" w:rsidR="00000000" w:rsidRPr="00000000">
        <w:rPr>
          <w:color w:val="ff0000"/>
          <w:rtl w:val="0"/>
        </w:rPr>
        <w:t xml:space="preserve">(Existing)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Well-run exporter MSMEs – 75% of AID</w:t>
      </w:r>
    </w:p>
    <w:p w:rsidR="00000000" w:rsidDel="00000000" w:rsidP="00000000" w:rsidRDefault="00000000" w:rsidRPr="00000000" w14:paraId="00000118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9. Upfront Contribution Refund Module</w:t>
      </w:r>
    </w:p>
    <w:p w:rsidR="00000000" w:rsidDel="00000000" w:rsidP="00000000" w:rsidRDefault="00000000" w:rsidRPr="00000000" w14:paraId="000001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Refund applicable where upfront contribution was collected.</w:t>
      </w:r>
    </w:p>
    <w:p w:rsidR="00000000" w:rsidDel="00000000" w:rsidP="00000000" w:rsidRDefault="00000000" w:rsidRPr="00000000" w14:paraId="000001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General MSME Refund Structure:</w:t>
      </w:r>
    </w:p>
    <w:p w:rsidR="00000000" w:rsidDel="00000000" w:rsidP="00000000" w:rsidRDefault="00000000" w:rsidRPr="00000000" w14:paraId="000001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Year 4 – 1%</w:t>
      </w:r>
    </w:p>
    <w:p w:rsidR="00000000" w:rsidDel="00000000" w:rsidP="00000000" w:rsidRDefault="00000000" w:rsidRPr="00000000" w14:paraId="000001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Year 5 – 1%</w:t>
      </w:r>
    </w:p>
    <w:p w:rsidR="00000000" w:rsidDel="00000000" w:rsidP="00000000" w:rsidRDefault="00000000" w:rsidRPr="00000000" w14:paraId="000001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Year 6 – 1%</w:t>
      </w:r>
    </w:p>
    <w:p w:rsidR="00000000" w:rsidDel="00000000" w:rsidP="00000000" w:rsidRDefault="00000000" w:rsidRPr="00000000" w14:paraId="000001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Year 7 – 1%</w:t>
      </w:r>
    </w:p>
    <w:p w:rsidR="00000000" w:rsidDel="00000000" w:rsidP="00000000" w:rsidRDefault="00000000" w:rsidRPr="00000000" w14:paraId="000001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Year 8 – 1%</w:t>
      </w:r>
    </w:p>
    <w:p w:rsidR="00000000" w:rsidDel="00000000" w:rsidP="00000000" w:rsidRDefault="00000000" w:rsidRPr="00000000" w14:paraId="0000012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Well-run exporter MSME Refund Structure:</w:t>
      </w:r>
    </w:p>
    <w:p w:rsidR="00000000" w:rsidDel="00000000" w:rsidP="00000000" w:rsidRDefault="00000000" w:rsidRPr="00000000" w14:paraId="000001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Year 4 – 1%</w:t>
      </w:r>
    </w:p>
    <w:p w:rsidR="00000000" w:rsidDel="00000000" w:rsidP="00000000" w:rsidRDefault="00000000" w:rsidRPr="00000000" w14:paraId="0000012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Year 5 – 1%</w:t>
      </w:r>
    </w:p>
    <w:p w:rsidR="00000000" w:rsidDel="00000000" w:rsidP="00000000" w:rsidRDefault="00000000" w:rsidRPr="00000000" w14:paraId="0000012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Refund eligibility </w:t>
      </w:r>
      <w:sdt>
        <w:sdtPr>
          <w:id w:val="-1798646711"/>
          <w:tag w:val="goog_rdk_14"/>
        </w:sdtPr>
        <w:sdtContent>
          <w:ins w:author="Darshan Shah" w:id="8" w:date="2026-03-10T10:06:00Z">
            <w:r w:rsidDel="00000000" w:rsidR="00000000" w:rsidRPr="00000000">
              <w:rPr>
                <w:rtl w:val="0"/>
              </w:rPr>
              <w:t xml:space="preserve">years </w:t>
            </w:r>
          </w:ins>
        </w:sdtContent>
      </w:sdt>
      <w:r w:rsidDel="00000000" w:rsidR="00000000" w:rsidRPr="00000000">
        <w:rPr>
          <w:rtl w:val="0"/>
        </w:rPr>
        <w:t xml:space="preserve">will be calculated based on date of receipt of upfront contribution.</w:t>
      </w:r>
    </w:p>
    <w:p w:rsidR="00000000" w:rsidDel="00000000" w:rsidP="00000000" w:rsidRDefault="00000000" w:rsidRPr="00000000" w14:paraId="00000127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10. Refund Workflow: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shall provide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 Management Workflow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process refunds related to CGPAN contributions. The workflow will ensure that refunds are initiated, verified, processed, and approved through defined user roles within the system.</w:t>
      </w:r>
    </w:p>
    <w:p w:rsidR="00000000" w:rsidDel="00000000" w:rsidP="00000000" w:rsidRDefault="00000000" w:rsidRPr="00000000" w14:paraId="00000129">
      <w:pPr>
        <w:pStyle w:val="Heading3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Roles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users will participate in the refund workflow: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NCGTC Maker (Creator)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Initiates the refund request.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NCGTC Checker (Approver)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Reviews and approves / returns / rejects the request.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NCGTC Accountant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Processes the refund and enters the UTR number after payment.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NCGTC Main Accountant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Provides final approval after verification of the refund transaction.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MLI Creator &amp; MLI Approver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Have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view-only access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the dashboard to track refund status.</w:t>
      </w:r>
    </w:p>
    <w:p w:rsidR="00000000" w:rsidDel="00000000" w:rsidP="00000000" w:rsidRDefault="00000000" w:rsidRPr="00000000" w14:paraId="00000130">
      <w:pPr>
        <w:pStyle w:val="Heading3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Refund Workflow Steps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Eligibility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shall automatically identify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eligible CGPANs for refund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based on the refund policy defined for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Upfront Contribution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 Eligibility Rule: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21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 shall be applicable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on the Upfront Contribution amount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21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refundable portion shall be 1% of the upfront contribution each year starting from the 4th year onwards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Guarantee Start Date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21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shall calculate the eligible refund amount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year-wise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based on completed years.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Eligible CGPANs shall be displayed on the UI for further action.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 Request Initiation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NCGTC Maker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selects the eligible CGPAN and initiates the refund request in the system.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Approval by NCGTC Checker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NCGTC Checker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reviews the refund request and may: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21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21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Reject the request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approved, the request is forwarded to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NCGTC Accountant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processing the refund payment.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UTR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the refund is processed,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Accountant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enters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UTR (Unique Transaction Reference) number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the system.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Approval</w:t>
      </w:r>
      <w:r w:rsidDel="00000000" w:rsidR="00000000" w:rsidRPr="00000000">
        <w:rPr>
          <w:rtl w:val="0"/>
        </w:rPr>
      </w:r>
    </w:p>
    <w:sdt>
      <w:sdtPr>
        <w:id w:val="-1876413918"/>
        <w:tag w:val="goog_rdk_16"/>
      </w:sdtPr>
      <w:sdtContent>
        <w:p w:rsidR="00000000" w:rsidDel="00000000" w:rsidP="00000000" w:rsidRDefault="00000000" w:rsidRPr="00000000" w14:paraId="00000143">
          <w:pPr>
            <w:keepNext w:val="0"/>
            <w:keepLines w:val="0"/>
            <w:pageBreakBefore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00" w:before="0" w:line="240" w:lineRule="auto"/>
            <w:ind w:left="1440" w:right="0" w:hanging="360"/>
            <w:jc w:val="left"/>
            <w:rPr>
              <w:ins w:author="Darshan Shah" w:id="9" w:date="2026-03-10T10:10:00Z"/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The </w:t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NCGTC Main Accountant</w:t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verifies the refund transaction details and provides </w:t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final approval</w:t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, completing the refund workflow.</w:t>
          </w:r>
          <w:sdt>
            <w:sdtPr>
              <w:id w:val="-2110010828"/>
              <w:tag w:val="goog_rdk_15"/>
            </w:sdtPr>
            <w:sdtContent>
              <w:ins w:author="Darshan Shah" w:id="9" w:date="2026-03-10T10:10:0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938019327"/>
        <w:tag w:val="goog_rdk_20"/>
      </w:sdtPr>
      <w:sdtContent>
        <w:p w:rsidR="00000000" w:rsidDel="00000000" w:rsidP="00000000" w:rsidRDefault="00000000" w:rsidRPr="00000000" w14:paraId="000001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PrChange w:author="Darshan Shah" w:id="11" w:date="2026-03-10T10:10:00Z">
                <w:rPr>
                  <w:rFonts w:ascii="Cambria" w:cs="Cambria" w:eastAsia="Cambria" w:hAnsi="Cambria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  <w:pPrChange w:author="Darshan Shah" w:id="0" w:date="2026-03-10T10:10:00Z">
              <w:pPr>
                <w:keepNext w:val="0"/>
                <w:keepLines w:val="0"/>
                <w:pageBreakBefore w:val="0"/>
                <w:widowControl w:val="1"/>
                <w:numPr>
                  <w:ilvl w:val="1"/>
                  <w:numId w:val="2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200" w:before="0" w:line="240" w:lineRule="auto"/>
                <w:ind w:left="1440" w:right="0" w:hanging="360"/>
                <w:jc w:val="left"/>
              </w:pPr>
            </w:pPrChange>
          </w:pPr>
          <w:sdt>
            <w:sdtPr>
              <w:id w:val="-676173689"/>
              <w:tag w:val="goog_rdk_17"/>
            </w:sdtPr>
            <w:sdtContent>
              <w:ins w:author="Darshan Shah" w:id="9" w:date="2026-03-10T10:10:00Z"/>
              <w:sdt>
                <w:sdtPr>
                  <w:id w:val="82148985"/>
                  <w:tag w:val="goog_rdk_18"/>
                </w:sdtPr>
                <w:sdtContent>
                  <w:ins w:author="Darshan Shah" w:id="9" w:date="2026-03-10T10:10:00Z">
                    <w:r w:rsidDel="00000000" w:rsidR="00000000" w:rsidRPr="00000000">
                      <w:rPr>
                        <w:rFonts w:ascii="Cambria" w:cs="Cambria" w:eastAsia="Cambria" w:hAnsi="Cambria"/>
                        <w:b w:val="1"/>
                        <w:bCs w:val="1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  <w:rtl w:val="0"/>
                        <w:rPrChange w:author="Darshan Shah" w:id="10" w:date="2026-03-10T10:11:00Z">
                          <w:rPr>
                            <w:rFonts w:ascii="Cambria" w:cs="Cambria" w:eastAsia="Cambria" w:hAnsi="Cambria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PAYMENT INTERGRATION TO BE USED NOT MANUAL PAYMENT</w:t>
                    </w:r>
                  </w:ins>
                </w:sdtContent>
              </w:sdt>
              <w:ins w:author="Darshan Shah" w:id="9" w:date="2026-03-10T10:10:00Z"/>
            </w:sdtContent>
          </w:sdt>
          <w:sdt>
            <w:sdtPr>
              <w:id w:val="6270444"/>
              <w:tag w:val="goog_rdk_1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p w:rsidR="00000000" w:rsidDel="00000000" w:rsidP="00000000" w:rsidRDefault="00000000" w:rsidRPr="00000000" w14:paraId="00000145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11. Dashboard Requirements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shall provide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 Monitoring Dashboard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track the refund status of CGPAN contributions. The dashboard shall help both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MLI users and NCGTC internal users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monitor refund details and approval status.</w:t>
      </w:r>
    </w:p>
    <w:p w:rsidR="00000000" w:rsidDel="00000000" w:rsidP="00000000" w:rsidRDefault="00000000" w:rsidRPr="00000000" w14:paraId="00000147">
      <w:pPr>
        <w:spacing w:after="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Dashboard should display:</w:t>
      </w:r>
    </w:p>
    <w:p w:rsidR="00000000" w:rsidDel="00000000" w:rsidP="00000000" w:rsidRDefault="00000000" w:rsidRPr="00000000" w14:paraId="000001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CGPAN</w:t>
      </w:r>
    </w:p>
    <w:p w:rsidR="00000000" w:rsidDel="00000000" w:rsidP="00000000" w:rsidRDefault="00000000" w:rsidRPr="00000000" w14:paraId="0000014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MLI Name</w:t>
      </w:r>
    </w:p>
    <w:p w:rsidR="00000000" w:rsidDel="00000000" w:rsidP="00000000" w:rsidRDefault="00000000" w:rsidRPr="00000000" w14:paraId="000001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Initial Contribution Amount</w:t>
      </w:r>
    </w:p>
    <w:p w:rsidR="00000000" w:rsidDel="00000000" w:rsidP="00000000" w:rsidRDefault="00000000" w:rsidRPr="00000000" w14:paraId="0000014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Date of Receipt</w:t>
      </w:r>
    </w:p>
    <w:p w:rsidR="00000000" w:rsidDel="00000000" w:rsidP="00000000" w:rsidRDefault="00000000" w:rsidRPr="00000000" w14:paraId="0000014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Refund Amount (year wise)</w:t>
      </w:r>
    </w:p>
    <w:sdt>
      <w:sdtPr>
        <w:id w:val="545931439"/>
        <w:tag w:val="goog_rdk_23"/>
      </w:sdtPr>
      <w:sdtContent>
        <w:p w:rsidR="00000000" w:rsidDel="00000000" w:rsidP="00000000" w:rsidRDefault="00000000" w:rsidRPr="00000000" w14:paraId="0000014D">
          <w:pPr>
            <w:spacing w:after="0" w:line="240" w:lineRule="auto"/>
            <w:rPr>
              <w:del w:author="Darshan Shah" w:id="12" w:date="2026-03-10T10:11:00Z"/>
            </w:rPr>
          </w:pPr>
          <w:r w:rsidDel="00000000" w:rsidR="00000000" w:rsidRPr="00000000">
            <w:rPr>
              <w:rtl w:val="0"/>
            </w:rPr>
            <w:t xml:space="preserve">• Refund Date</w:t>
          </w:r>
          <w:sdt>
            <w:sdtPr>
              <w:id w:val="1035515584"/>
              <w:tag w:val="goog_rdk_21"/>
            </w:sdtPr>
            <w:sdtContent>
              <w:ins w:author="Darshan Shah" w:id="12" w:date="2026-03-10T10:11:00Z">
                <w:r w:rsidDel="00000000" w:rsidR="00000000" w:rsidRPr="00000000">
                  <w:rPr>
                    <w:rtl w:val="0"/>
                  </w:rPr>
                  <w:t xml:space="preserve">(year wise)</w:t>
                </w:r>
              </w:ins>
            </w:sdtContent>
          </w:sdt>
          <w:sdt>
            <w:sdtPr>
              <w:id w:val="1227966548"/>
              <w:tag w:val="goog_rdk_22"/>
            </w:sdtPr>
            <w:sdtContent>
              <w:del w:author="Darshan Shah" w:id="12" w:date="2026-03-10T10:11:00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p w:rsidR="00000000" w:rsidDel="00000000" w:rsidP="00000000" w:rsidRDefault="00000000" w:rsidRPr="00000000" w14:paraId="000001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Balance Contribution Pending Refund</w:t>
      </w:r>
    </w:p>
    <w:p w:rsidR="00000000" w:rsidDel="00000000" w:rsidP="00000000" w:rsidRDefault="00000000" w:rsidRPr="00000000" w14:paraId="0000014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Approval Status (edit option for authorized roles)</w:t>
      </w:r>
    </w:p>
    <w:p w:rsidR="00000000" w:rsidDel="00000000" w:rsidP="00000000" w:rsidRDefault="00000000" w:rsidRPr="00000000" w14:paraId="00000150">
      <w:pPr>
        <w:pStyle w:val="Heading3"/>
        <w:rPr/>
      </w:pPr>
      <w:r w:rsidDel="00000000" w:rsidR="00000000" w:rsidRPr="00000000">
        <w:rPr>
          <w:rtl w:val="0"/>
        </w:rPr>
        <w:t xml:space="preserve">User Access Rights</w:t>
      </w:r>
    </w:p>
    <w:tbl>
      <w:tblPr>
        <w:tblStyle w:val="Table4"/>
        <w:tblW w:w="6760.0" w:type="dxa"/>
        <w:jc w:val="left"/>
        <w:tblInd w:w="108.0" w:type="dxa"/>
        <w:tblLayout w:type="fixed"/>
        <w:tblLook w:val="0400"/>
      </w:tblPr>
      <w:tblGrid>
        <w:gridCol w:w="2420"/>
        <w:gridCol w:w="4340"/>
        <w:tblGridChange w:id="0">
          <w:tblGrid>
            <w:gridCol w:w="2420"/>
            <w:gridCol w:w="434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c6e7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User Role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4c6e7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Access Level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MLI Creator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View-only access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MLI Approver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View-only access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NCGTC Creator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Can initiate refund request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NCGTC Approver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Can approve / return / reject refund request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NCGTC Accountant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Can process refund and enter UTR number</w:t>
            </w:r>
          </w:p>
        </w:tc>
      </w:tr>
    </w:tbl>
    <w:sdt>
      <w:sdtPr>
        <w:id w:val="20385364"/>
        <w:tag w:val="goog_rdk_26"/>
      </w:sdtPr>
      <w:sdtContent>
        <w:p w:rsidR="00000000" w:rsidDel="00000000" w:rsidP="00000000" w:rsidRDefault="00000000" w:rsidRPr="00000000" w14:paraId="0000015D">
          <w:pPr>
            <w:spacing w:line="240" w:lineRule="auto"/>
            <w:rPr>
              <w:ins w:author="Darshan Shah" w:id="13" w:date="2026-03-10T10:11:00Z"/>
              <w:color w:val="ff0000"/>
            </w:rPr>
          </w:pPr>
          <w:sdt>
            <w:sdtPr>
              <w:id w:val="1198332113"/>
              <w:tag w:val="goog_rdk_25"/>
            </w:sdtPr>
            <w:sdtContent>
              <w:ins w:author="Darshan Shah" w:id="13" w:date="2026-03-10T10:11:0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1181344535"/>
        <w:tag w:val="goog_rdk_28"/>
      </w:sdtPr>
      <w:sdtContent>
        <w:p w:rsidR="00000000" w:rsidDel="00000000" w:rsidP="00000000" w:rsidRDefault="00000000" w:rsidRPr="00000000" w14:paraId="0000015E">
          <w:pPr>
            <w:spacing w:line="240" w:lineRule="auto"/>
            <w:rPr>
              <w:b w:val="1"/>
              <w:bCs w:val="1"/>
              <w:color w:val="ff0000"/>
              <w:rPrChange w:author="Darshan Shah" w:id="14" w:date="2026-03-10T10:11:00Z">
                <w:rPr>
                  <w:color w:val="ff0000"/>
                </w:rPr>
              </w:rPrChange>
            </w:rPr>
          </w:pPr>
          <w:sdt>
            <w:sdtPr>
              <w:id w:val="1429623797"/>
              <w:tag w:val="goog_rdk_27"/>
            </w:sdtPr>
            <w:sdtContent>
              <w:r w:rsidDel="00000000" w:rsidR="00000000" w:rsidRPr="00000000">
                <w:rPr>
                  <w:b w:val="1"/>
                  <w:bCs w:val="1"/>
                  <w:color w:val="ff0000"/>
                  <w:rtl w:val="0"/>
                  <w:rPrChange w:author="Darshan Shah" w:id="14" w:date="2026-03-10T10:11:00Z">
                    <w:rPr>
                      <w:color w:val="ff0000"/>
                    </w:rPr>
                  </w:rPrChange>
                </w:rPr>
                <w:t xml:space="preserve">Guarantee start date will be considered as the date of receipt of upfront contribution.</w:t>
              </w:r>
            </w:sdtContent>
          </w:sdt>
        </w:p>
      </w:sdtContent>
    </w:sdt>
    <w:p w:rsidR="00000000" w:rsidDel="00000000" w:rsidP="00000000" w:rsidRDefault="00000000" w:rsidRPr="00000000" w14:paraId="0000015F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13. Reporting Requirements</w:t>
      </w:r>
    </w:p>
    <w:p w:rsidR="00000000" w:rsidDel="00000000" w:rsidP="00000000" w:rsidRDefault="00000000" w:rsidRPr="00000000" w14:paraId="00000160">
      <w:pPr>
        <w:spacing w:after="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Reports must include:</w:t>
      </w:r>
    </w:p>
    <w:p w:rsidR="00000000" w:rsidDel="00000000" w:rsidP="00000000" w:rsidRDefault="00000000" w:rsidRPr="00000000" w14:paraId="0000016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CGPAN</w:t>
      </w:r>
    </w:p>
    <w:p w:rsidR="00000000" w:rsidDel="00000000" w:rsidP="00000000" w:rsidRDefault="00000000" w:rsidRPr="00000000" w14:paraId="0000016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MLI Name</w:t>
      </w:r>
    </w:p>
    <w:p w:rsidR="00000000" w:rsidDel="00000000" w:rsidP="00000000" w:rsidRDefault="00000000" w:rsidRPr="00000000" w14:paraId="0000016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Initial Contribution Amount</w:t>
      </w:r>
    </w:p>
    <w:p w:rsidR="00000000" w:rsidDel="00000000" w:rsidP="00000000" w:rsidRDefault="00000000" w:rsidRPr="00000000" w14:paraId="0000016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Date of Receipt</w:t>
      </w:r>
    </w:p>
    <w:p w:rsidR="00000000" w:rsidDel="00000000" w:rsidP="00000000" w:rsidRDefault="00000000" w:rsidRPr="00000000" w14:paraId="0000016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Refund Amount (year wise)</w:t>
      </w:r>
    </w:p>
    <w:p w:rsidR="00000000" w:rsidDel="00000000" w:rsidP="00000000" w:rsidRDefault="00000000" w:rsidRPr="00000000" w14:paraId="0000016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Refund Date</w:t>
      </w:r>
    </w:p>
    <w:p w:rsidR="00000000" w:rsidDel="00000000" w:rsidP="00000000" w:rsidRDefault="00000000" w:rsidRPr="00000000" w14:paraId="0000016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Guarantee Start Date</w:t>
      </w:r>
    </w:p>
    <w:p w:rsidR="00000000" w:rsidDel="00000000" w:rsidP="00000000" w:rsidRDefault="00000000" w:rsidRPr="00000000" w14:paraId="0000016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Outstanding Amount for Refund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Hrishikesh Sawant" w:id="0" w:date="2026-03-11T16:42:00Z"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can be alphanumeric</w:t>
      </w:r>
    </w:p>
  </w:comment>
  <w:comment w:author="Darshan Shah" w:id="1" w:date="2026-03-11T17:01:00Z"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a text so can be alphanumric</w:t>
      </w:r>
    </w:p>
  </w:comment>
  <w:comment w:author="Hrishikesh Sawant" w:id="2" w:date="2026-03-11T16:49:00Z"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should be Rs. 4.60 cr</w:t>
      </w:r>
    </w:p>
  </w:comment>
  <w:comment w:author="Darshan Shah" w:id="3" w:date="2026-03-11T17:01:00Z"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FAQ says amount on which it is calculated and not the cg fee amount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69" w15:done="0"/>
  <w15:commentEx w15:paraId="0000016A" w15:paraIdParent="00000169" w15:done="0"/>
  <w15:commentEx w15:paraId="0000016B" w15:done="0"/>
  <w15:commentEx w15:paraId="0000016C" w15:paraIdParent="0000016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l8jJoi8jk/XwVU674XnKDznimw==">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