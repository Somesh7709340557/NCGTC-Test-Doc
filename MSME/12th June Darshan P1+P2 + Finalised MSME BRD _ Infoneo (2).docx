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4">
      <w:r>
        <mc:AlternateContent>
          <mc:Choice Requires="wpg">
            <w:drawing>
              <wp:anchor distT="0" distB="0" distL="114300" distR="114300" simplePos="0" relativeHeight="251660288" behindDoc="0" locked="0" layoutInCell="1" allowOverlap="1">
                <wp:simplePos x="0" y="0"/>
                <wp:positionH relativeFrom="page">
                  <wp:align>center</wp:align>
                </wp:positionH>
                <wp:positionV relativeFrom="page">
                  <wp:posOffset>231140</wp:posOffset>
                </wp:positionV>
                <wp:extent cx="7315200" cy="1215390"/>
                <wp:effectExtent l="0" t="0" r="0" b="0"/>
                <wp:wrapNone/>
                <wp:docPr id="1665250811" name="Group 1665250811"/>
                <wp:cNvGraphicFramePr/>
                <a:graphic xmlns:a="http://schemas.openxmlformats.org/drawingml/2006/main">
                  <a:graphicData uri="http://schemas.microsoft.com/office/word/2010/wordprocessingGroup">
                    <wpg:wgp>
                      <wpg:cNvGrpSpPr/>
                      <wpg:grpSpPr>
                        <a:xfrm>
                          <a:off x="1688400" y="3172300"/>
                          <a:ext cx="7315200" cy="1215391"/>
                          <a:chOff x="1688400" y="3172300"/>
                          <a:chExt cx="7315200" cy="1215400"/>
                        </a:xfrm>
                      </wpg:grpSpPr>
                      <wpg:grpSp>
                        <wpg:cNvPr id="1" name="Group 1"/>
                        <wpg:cNvGrpSpPr/>
                        <wpg:grpSpPr>
                          <a:xfrm>
                            <a:off x="1688400" y="3172305"/>
                            <a:ext cx="7315200" cy="1215391"/>
                            <a:chOff x="1688400" y="3172300"/>
                            <a:chExt cx="7315200" cy="1215400"/>
                          </a:xfrm>
                        </wpg:grpSpPr>
                        <wps:wsp>
                          <wps:cNvPr id="3" name="Shape 3"/>
                          <wps:cNvSpPr/>
                          <wps:spPr>
                            <a:xfrm>
                              <a:off x="1688400" y="3172300"/>
                              <a:ext cx="7315200" cy="1215400"/>
                            </a:xfrm>
                            <a:prstGeom prst="rect">
                              <a:avLst/>
                            </a:prstGeom>
                            <a:noFill/>
                            <a:ln>
                              <a:noFill/>
                            </a:ln>
                          </wps:spPr>
                          <wps:txbx>
                            <w:txbxContent>
                              <w:p w14:paraId="50E5EB86">
                                <w:pPr>
                                  <w:spacing w:before="0" w:after="0" w:line="240" w:lineRule="auto"/>
                                  <w:ind w:left="0" w:right="0" w:firstLine="0"/>
                                  <w:jc w:val="left"/>
                                </w:pPr>
                              </w:p>
                            </w:txbxContent>
                          </wps:txbx>
                          <wps:bodyPr spcFirstLastPara="1" wrap="square" lIns="91425" tIns="91425" rIns="91425" bIns="91425" anchor="ctr" anchorCtr="0">
                            <a:noAutofit/>
                          </wps:bodyPr>
                        </wps:wsp>
                        <wpg:grpSp>
                          <wpg:cNvPr id="2" name="Group 2"/>
                          <wpg:cNvGrpSpPr/>
                          <wpg:grpSpPr>
                            <a:xfrm>
                              <a:off x="1688400" y="3172305"/>
                              <a:ext cx="7315200" cy="1215391"/>
                              <a:chOff x="1688400" y="3172300"/>
                              <a:chExt cx="7315200" cy="1215400"/>
                            </a:xfrm>
                          </wpg:grpSpPr>
                          <wps:wsp>
                            <wps:cNvPr id="102" name="Shape 102"/>
                            <wps:cNvSpPr/>
                            <wps:spPr>
                              <a:xfrm>
                                <a:off x="1688400" y="3172300"/>
                                <a:ext cx="7315200" cy="1215400"/>
                              </a:xfrm>
                              <a:prstGeom prst="rect">
                                <a:avLst/>
                              </a:prstGeom>
                              <a:noFill/>
                              <a:ln>
                                <a:noFill/>
                              </a:ln>
                            </wps:spPr>
                            <wps:txbx>
                              <w:txbxContent>
                                <w:p w14:paraId="3D0E9FEC">
                                  <w:pPr>
                                    <w:spacing w:before="0" w:after="0" w:line="240" w:lineRule="auto"/>
                                    <w:ind w:left="0" w:right="0" w:firstLine="0"/>
                                    <w:jc w:val="left"/>
                                  </w:pPr>
                                </w:p>
                              </w:txbxContent>
                            </wps:txbx>
                            <wps:bodyPr spcFirstLastPara="1" wrap="square" lIns="91425" tIns="91425" rIns="91425" bIns="91425" anchor="ctr" anchorCtr="0">
                              <a:noAutofit/>
                            </wps:bodyPr>
                          </wps:wsp>
                          <wpg:grpSp>
                            <wpg:cNvPr id="4" name="Group 4"/>
                            <wpg:cNvGrpSpPr/>
                            <wpg:grpSpPr>
                              <a:xfrm>
                                <a:off x="1688400" y="3172305"/>
                                <a:ext cx="7315200" cy="1215391"/>
                                <a:chOff x="1688400" y="3172300"/>
                                <a:chExt cx="7315200" cy="1215400"/>
                              </a:xfrm>
                            </wpg:grpSpPr>
                            <wps:wsp>
                              <wps:cNvPr id="104" name="Shape 104"/>
                              <wps:cNvSpPr/>
                              <wps:spPr>
                                <a:xfrm>
                                  <a:off x="1688400" y="3172300"/>
                                  <a:ext cx="7315200" cy="1215400"/>
                                </a:xfrm>
                                <a:prstGeom prst="rect">
                                  <a:avLst/>
                                </a:prstGeom>
                                <a:noFill/>
                                <a:ln>
                                  <a:noFill/>
                                </a:ln>
                              </wps:spPr>
                              <wps:txbx>
                                <w:txbxContent>
                                  <w:p w14:paraId="5E77CB98">
                                    <w:pPr>
                                      <w:spacing w:before="0" w:after="0" w:line="240" w:lineRule="auto"/>
                                      <w:ind w:left="0" w:right="0" w:firstLine="0"/>
                                      <w:jc w:val="left"/>
                                    </w:pPr>
                                  </w:p>
                                </w:txbxContent>
                              </wps:txbx>
                              <wps:bodyPr spcFirstLastPara="1" wrap="square" lIns="91425" tIns="91425" rIns="91425" bIns="91425" anchor="ctr" anchorCtr="0">
                                <a:noAutofit/>
                              </wps:bodyPr>
                            </wps:wsp>
                            <wpg:grpSp>
                              <wpg:cNvPr id="5" name="Group 5"/>
                              <wpg:cNvGrpSpPr/>
                              <wpg:grpSpPr>
                                <a:xfrm>
                                  <a:off x="1688400" y="3172305"/>
                                  <a:ext cx="7315200" cy="1215391"/>
                                  <a:chOff x="1688400" y="3172300"/>
                                  <a:chExt cx="7315200" cy="1215400"/>
                                </a:xfrm>
                              </wpg:grpSpPr>
                              <wps:wsp>
                                <wps:cNvPr id="106" name="Shape 106"/>
                                <wps:cNvSpPr/>
                                <wps:spPr>
                                  <a:xfrm>
                                    <a:off x="1688400" y="3172300"/>
                                    <a:ext cx="7315200" cy="1215400"/>
                                  </a:xfrm>
                                  <a:prstGeom prst="rect">
                                    <a:avLst/>
                                  </a:prstGeom>
                                  <a:noFill/>
                                  <a:ln>
                                    <a:noFill/>
                                  </a:ln>
                                </wps:spPr>
                                <wps:txbx>
                                  <w:txbxContent>
                                    <w:p w14:paraId="77CDF861">
                                      <w:pPr>
                                        <w:spacing w:before="0" w:after="0" w:line="240" w:lineRule="auto"/>
                                        <w:ind w:left="0" w:right="0" w:firstLine="0"/>
                                        <w:jc w:val="left"/>
                                      </w:pPr>
                                    </w:p>
                                  </w:txbxContent>
                                </wps:txbx>
                                <wps:bodyPr spcFirstLastPara="1" wrap="square" lIns="91425" tIns="91425" rIns="91425" bIns="91425" anchor="ctr" anchorCtr="0">
                                  <a:noAutofit/>
                                </wps:bodyPr>
                              </wps:wsp>
                              <wpg:grpSp>
                                <wpg:cNvPr id="6" name="Group 6"/>
                                <wpg:cNvGrpSpPr/>
                                <wpg:grpSpPr>
                                  <a:xfrm>
                                    <a:off x="1688400" y="3172305"/>
                                    <a:ext cx="7315200" cy="1215391"/>
                                    <a:chOff x="1688400" y="3172300"/>
                                    <a:chExt cx="7315200" cy="1215400"/>
                                  </a:xfrm>
                                </wpg:grpSpPr>
                                <wps:wsp>
                                  <wps:cNvPr id="108" name="Shape 108"/>
                                  <wps:cNvSpPr/>
                                  <wps:spPr>
                                    <a:xfrm>
                                      <a:off x="1688400" y="3172300"/>
                                      <a:ext cx="7315200" cy="1215400"/>
                                    </a:xfrm>
                                    <a:prstGeom prst="rect">
                                      <a:avLst/>
                                    </a:prstGeom>
                                    <a:noFill/>
                                    <a:ln>
                                      <a:noFill/>
                                    </a:ln>
                                  </wps:spPr>
                                  <wps:txbx>
                                    <w:txbxContent>
                                      <w:p w14:paraId="361D1BFA">
                                        <w:pPr>
                                          <w:spacing w:before="0" w:after="0" w:line="240" w:lineRule="auto"/>
                                          <w:ind w:left="0" w:right="0" w:firstLine="0"/>
                                          <w:jc w:val="left"/>
                                        </w:pPr>
                                      </w:p>
                                    </w:txbxContent>
                                  </wps:txbx>
                                  <wps:bodyPr spcFirstLastPara="1" wrap="square" lIns="91425" tIns="91425" rIns="91425" bIns="91425" anchor="ctr" anchorCtr="0">
                                    <a:noAutofit/>
                                  </wps:bodyPr>
                                </wps:wsp>
                                <wpg:grpSp>
                                  <wpg:cNvPr id="7" name="Group 7"/>
                                  <wpg:cNvGrpSpPr/>
                                  <wpg:grpSpPr>
                                    <a:xfrm>
                                      <a:off x="1688400" y="3172305"/>
                                      <a:ext cx="7315200" cy="1215391"/>
                                      <a:chOff x="1688400" y="3172300"/>
                                      <a:chExt cx="7315200" cy="1215400"/>
                                    </a:xfrm>
                                  </wpg:grpSpPr>
                                  <wps:wsp>
                                    <wps:cNvPr id="110" name="Shape 110"/>
                                    <wps:cNvSpPr/>
                                    <wps:spPr>
                                      <a:xfrm>
                                        <a:off x="1688400" y="3172300"/>
                                        <a:ext cx="7315200" cy="1215400"/>
                                      </a:xfrm>
                                      <a:prstGeom prst="rect">
                                        <a:avLst/>
                                      </a:prstGeom>
                                      <a:noFill/>
                                      <a:ln>
                                        <a:noFill/>
                                      </a:ln>
                                    </wps:spPr>
                                    <wps:txbx>
                                      <w:txbxContent>
                                        <w:p w14:paraId="14AC183A">
                                          <w:pPr>
                                            <w:spacing w:before="0" w:after="0" w:line="240" w:lineRule="auto"/>
                                            <w:ind w:left="0" w:right="0" w:firstLine="0"/>
                                            <w:jc w:val="left"/>
                                          </w:pPr>
                                        </w:p>
                                      </w:txbxContent>
                                    </wps:txbx>
                                    <wps:bodyPr spcFirstLastPara="1" wrap="square" lIns="91425" tIns="91425" rIns="91425" bIns="91425" anchor="ctr" anchorCtr="0">
                                      <a:noAutofit/>
                                    </wps:bodyPr>
                                  </wps:wsp>
                                  <wpg:grpSp>
                                    <wpg:cNvPr id="8" name="Group 8"/>
                                    <wpg:cNvGrpSpPr/>
                                    <wpg:grpSpPr>
                                      <a:xfrm>
                                        <a:off x="1688400" y="3172305"/>
                                        <a:ext cx="7315200" cy="1215391"/>
                                        <a:chOff x="1688400" y="3172300"/>
                                        <a:chExt cx="7315200" cy="1215400"/>
                                      </a:xfrm>
                                    </wpg:grpSpPr>
                                    <wps:wsp>
                                      <wps:cNvPr id="112" name="Shape 112"/>
                                      <wps:cNvSpPr/>
                                      <wps:spPr>
                                        <a:xfrm>
                                          <a:off x="1688400" y="3172300"/>
                                          <a:ext cx="7315200" cy="1215400"/>
                                        </a:xfrm>
                                        <a:prstGeom prst="rect">
                                          <a:avLst/>
                                        </a:prstGeom>
                                        <a:noFill/>
                                        <a:ln>
                                          <a:noFill/>
                                        </a:ln>
                                      </wps:spPr>
                                      <wps:txbx>
                                        <w:txbxContent>
                                          <w:p w14:paraId="7BCC610A">
                                            <w:pPr>
                                              <w:spacing w:before="0" w:after="0" w:line="240" w:lineRule="auto"/>
                                              <w:ind w:left="0" w:right="0" w:firstLine="0"/>
                                              <w:jc w:val="left"/>
                                            </w:pPr>
                                          </w:p>
                                        </w:txbxContent>
                                      </wps:txbx>
                                      <wps:bodyPr spcFirstLastPara="1" wrap="square" lIns="91425" tIns="91425" rIns="91425" bIns="91425" anchor="ctr" anchorCtr="0">
                                        <a:noAutofit/>
                                      </wps:bodyPr>
                                    </wps:wsp>
                                    <wpg:grpSp>
                                      <wpg:cNvPr id="9" name="Group 9"/>
                                      <wpg:cNvGrpSpPr/>
                                      <wpg:grpSpPr>
                                        <a:xfrm>
                                          <a:off x="1688400" y="3172305"/>
                                          <a:ext cx="7315200" cy="1215391"/>
                                          <a:chOff x="1688400" y="3172300"/>
                                          <a:chExt cx="7315200" cy="1215400"/>
                                        </a:xfrm>
                                      </wpg:grpSpPr>
                                      <wps:wsp>
                                        <wps:cNvPr id="114" name="Shape 114"/>
                                        <wps:cNvSpPr/>
                                        <wps:spPr>
                                          <a:xfrm>
                                            <a:off x="1688400" y="3172300"/>
                                            <a:ext cx="7315200" cy="1215400"/>
                                          </a:xfrm>
                                          <a:prstGeom prst="rect">
                                            <a:avLst/>
                                          </a:prstGeom>
                                          <a:noFill/>
                                          <a:ln>
                                            <a:noFill/>
                                          </a:ln>
                                        </wps:spPr>
                                        <wps:txbx>
                                          <w:txbxContent>
                                            <w:p w14:paraId="0430AFCC">
                                              <w:pPr>
                                                <w:spacing w:before="0" w:after="0" w:line="240" w:lineRule="auto"/>
                                                <w:ind w:left="0" w:right="0" w:firstLine="0"/>
                                                <w:jc w:val="left"/>
                                              </w:pPr>
                                            </w:p>
                                          </w:txbxContent>
                                        </wps:txbx>
                                        <wps:bodyPr spcFirstLastPara="1" wrap="square" lIns="91425" tIns="91425" rIns="91425" bIns="91425" anchor="ctr" anchorCtr="0">
                                          <a:noAutofit/>
                                        </wps:bodyPr>
                                      </wps:wsp>
                                      <wpg:grpSp>
                                        <wpg:cNvPr id="10" name="Group 10"/>
                                        <wpg:cNvGrpSpPr/>
                                        <wpg:grpSpPr>
                                          <a:xfrm>
                                            <a:off x="1688400" y="3172305"/>
                                            <a:ext cx="7315200" cy="1215391"/>
                                            <a:chOff x="0" y="-1"/>
                                            <a:chExt cx="7315200" cy="1216153"/>
                                          </a:xfrm>
                                        </wpg:grpSpPr>
                                        <wps:wsp>
                                          <wps:cNvPr id="116" name="Shape 116"/>
                                          <wps:cNvSpPr/>
                                          <wps:spPr>
                                            <a:xfrm>
                                              <a:off x="0" y="-1"/>
                                              <a:ext cx="7315200" cy="1216150"/>
                                            </a:xfrm>
                                            <a:prstGeom prst="rect">
                                              <a:avLst/>
                                            </a:prstGeom>
                                            <a:noFill/>
                                            <a:ln>
                                              <a:noFill/>
                                            </a:ln>
                                          </wps:spPr>
                                          <wps:txbx>
                                            <w:txbxContent>
                                              <w:p w14:paraId="71C23FEC">
                                                <w:pPr>
                                                  <w:spacing w:before="0" w:after="0" w:line="240" w:lineRule="auto"/>
                                                  <w:ind w:left="0" w:right="0" w:firstLine="0"/>
                                                  <w:jc w:val="left"/>
                                                </w:pPr>
                                              </w:p>
                                            </w:txbxContent>
                                          </wps:txbx>
                                          <wps:bodyPr spcFirstLastPara="1" wrap="square" lIns="91425" tIns="91425" rIns="91425" bIns="91425" anchor="ctr" anchorCtr="0">
                                            <a:noAutofit/>
                                          </wps:bodyPr>
                                        </wps:wsp>
                                        <wps:wsp>
                                          <wps:cNvPr id="117" name="Shape 117"/>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18" name="Shape 118"/>
                                          <wps:cNvSpPr/>
                                          <wps:spPr>
                                            <a:xfrm>
                                              <a:off x="0" y="0"/>
                                              <a:ext cx="7315200" cy="1216152"/>
                                            </a:xfrm>
                                            <a:prstGeom prst="rect">
                                              <a:avLst/>
                                            </a:prstGeom>
                                            <a:blipFill rotWithShape="1">
                                              <a:blip r:embed="rId9"/>
                                              <a:stretch>
                                                <a:fillRect r="-7559"/>
                                              </a:stretch>
                                            </a:blipFill>
                                            <a:ln>
                                              <a:noFill/>
                                            </a:ln>
                                          </wps:spPr>
                                          <wps:txbx>
                                            <w:txbxContent>
                                              <w:p w14:paraId="53787A2E">
                                                <w:pPr>
                                                  <w:spacing w:before="0" w:after="0" w:line="240" w:lineRule="auto"/>
                                                  <w:ind w:left="0" w:right="0" w:firstLine="0"/>
                                                  <w:jc w:val="left"/>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id="_x0000_s1026" o:spid="_x0000_s1026" o:spt="203" style="position:absolute;left:0pt;margin-top:18.2pt;height:95.7pt;width:576pt;mso-position-horizontal:center;mso-position-horizontal-relative:page;mso-position-vertical-relative:page;z-index:251660288;mso-width-relative:page;mso-height-relative:page;" coordorigin="1688400,3172300" coordsize="7315200,1215400" o:gfxdata="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">
                <o:lock v:ext="edit" aspectratio="f"/>
                <v:group id="_x0000_s1026" o:spid="_x0000_s1026" o:spt="203" style="position:absolute;left:1688400;top:3172305;height:1215391;width:7315200;" coordorigin="1688400,3172300" coordsize="7315200,121540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3" o:spid="_x0000_s1026" o:spt="1" style="position:absolute;left:1688400;top:3172300;height:1215400;width:731520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50E5EB86">
                          <w:pPr>
                            <w:spacing w:before="0" w:after="0" w:line="240" w:lineRule="auto"/>
                            <w:ind w:left="0" w:right="0" w:firstLine="0"/>
                            <w:jc w:val="left"/>
                          </w:pPr>
                        </w:p>
                      </w:txbxContent>
                    </v:textbox>
                  </v:rect>
                  <v:group id="_x0000_s1026" o:spid="_x0000_s1026" o:spt="203" style="position:absolute;left:1688400;top:3172305;height:1215391;width:7315200;" coordorigin="1688400,3172300" coordsize="7315200,121540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Shape 102" o:spid="_x0000_s1026" o:spt="1" style="position:absolute;left:1688400;top:3172300;height:1215400;width:7315200;v-text-anchor:middle;" filled="f" stroked="f" coordsize="21600,21600" o:gfxdata="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EasW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3D0E9FEC">
                            <w:pPr>
                              <w:spacing w:before="0" w:after="0" w:line="240" w:lineRule="auto"/>
                              <w:ind w:left="0" w:right="0" w:firstLine="0"/>
                              <w:jc w:val="left"/>
                            </w:pPr>
                          </w:p>
                        </w:txbxContent>
                      </v:textbox>
                    </v:rect>
                    <v:group id="_x0000_s1026" o:spid="_x0000_s1026" o:spt="203" style="position:absolute;left:1688400;top:3172305;height:1215391;width:7315200;" coordorigin="1688400,3172300" coordsize="7315200,121540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rect id="Shape 104" o:spid="_x0000_s1026" o:spt="1" style="position:absolute;left:1688400;top:3172300;height:1215400;width:7315200;v-text-anchor:middle;" filled="f" stroked="f" coordsize="21600,21600" o:gfxdata="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7SW+b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5E77CB98">
                              <w:pPr>
                                <w:spacing w:before="0" w:after="0" w:line="240" w:lineRule="auto"/>
                                <w:ind w:left="0" w:right="0" w:firstLine="0"/>
                                <w:jc w:val="left"/>
                              </w:pPr>
                            </w:p>
                          </w:txbxContent>
                        </v:textbox>
                      </v:rect>
                      <v:group id="_x0000_s1026" o:spid="_x0000_s1026" o:spt="203" style="position:absolute;left:1688400;top:3172305;height:1215391;width:7315200;" coordorigin="1688400,3172300" coordsize="7315200,121540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rect id="Shape 106" o:spid="_x0000_s1026" o:spt="1" style="position:absolute;left:1688400;top:3172300;height:1215400;width:7315200;v-text-anchor:middle;" filled="f" stroked="f" coordsize="21600,21600" o:gfxdata="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Kq0V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77CDF861">
                                <w:pPr>
                                  <w:spacing w:before="0" w:after="0" w:line="240" w:lineRule="auto"/>
                                  <w:ind w:left="0" w:right="0" w:firstLine="0"/>
                                  <w:jc w:val="left"/>
                                </w:pPr>
                              </w:p>
                            </w:txbxContent>
                          </v:textbox>
                        </v:rect>
                        <v:group id="_x0000_s1026" o:spid="_x0000_s1026" o:spt="203" style="position:absolute;left:1688400;top:3172305;height:1215391;width:7315200;" coordorigin="1688400,3172300" coordsize="7315200,1215400"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Shape 108" o:spid="_x0000_s1026" o:spt="1" style="position:absolute;left:1688400;top:3172300;height:1215400;width:7315200;v-text-anchor:middle;" filled="f" stroked="f" coordsize="21600,21600" o:gfxdata="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Zz8vQAA&#10;ANw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361D1BFA">
                                  <w:pPr>
                                    <w:spacing w:before="0" w:after="0" w:line="240" w:lineRule="auto"/>
                                    <w:ind w:left="0" w:right="0" w:firstLine="0"/>
                                    <w:jc w:val="left"/>
                                  </w:pPr>
                                </w:p>
                              </w:txbxContent>
                            </v:textbox>
                          </v:rect>
                          <v:group id="_x0000_s1026" o:spid="_x0000_s1026" o:spt="203" style="position:absolute;left:1688400;top:3172305;height:1215391;width:7315200;" coordorigin="1688400,3172300" coordsize="7315200,1215400"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rect id="Shape 110" o:spid="_x0000_s1026" o:spt="1" style="position:absolute;left:1688400;top:3172300;height:1215400;width:7315200;v-text-anchor:middle;" filled="f" stroked="f" coordsize="21600,21600" o:gfxdata="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VgYnvQAA&#10;ANw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14AC183A">
                                    <w:pPr>
                                      <w:spacing w:before="0" w:after="0" w:line="240" w:lineRule="auto"/>
                                      <w:ind w:left="0" w:right="0" w:firstLine="0"/>
                                      <w:jc w:val="left"/>
                                    </w:pPr>
                                  </w:p>
                                </w:txbxContent>
                              </v:textbox>
                            </v:rect>
                            <v:group id="_x0000_s1026" o:spid="_x0000_s1026" o:spt="203" style="position:absolute;left:1688400;top:3172305;height:1215391;width:7315200;" coordorigin="1688400,3172300" coordsize="7315200,121540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Shape 112" o:spid="_x0000_s1026" o:spt="1" style="position:absolute;left:1688400;top:3172300;height:1215400;width:7315200;v-text-anchor:middle;" filled="f" stroked="f" coordsize="21600,21600" o:gfxdata="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yD3L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7BCC610A">
                                      <w:pPr>
                                        <w:spacing w:before="0" w:after="0" w:line="240" w:lineRule="auto"/>
                                        <w:ind w:left="0" w:right="0" w:firstLine="0"/>
                                        <w:jc w:val="left"/>
                                      </w:pPr>
                                    </w:p>
                                  </w:txbxContent>
                                </v:textbox>
                              </v:rect>
                              <v:group id="_x0000_s1026" o:spid="_x0000_s1026" o:spt="203" style="position:absolute;left:1688400;top:3172305;height:1215391;width:7315200;" coordorigin="1688400,3172300" coordsize="7315200,121540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rect id="Shape 114" o:spid="_x0000_s1026" o:spt="1" style="position:absolute;left:1688400;top:3172300;height:1215400;width:7315200;v-text-anchor:middle;" filled="f" stroked="f" coordsize="21600,21600" o:gfxdata="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QAk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0430AFCC">
                                        <w:pPr>
                                          <w:spacing w:before="0" w:after="0" w:line="240" w:lineRule="auto"/>
                                          <w:ind w:left="0" w:right="0" w:firstLine="0"/>
                                          <w:jc w:val="left"/>
                                        </w:pPr>
                                      </w:p>
                                    </w:txbxContent>
                                  </v:textbox>
                                </v:rect>
                                <v:group id="_x0000_s1026" o:spid="_x0000_s1026" o:spt="203" style="position:absolute;left:1688400;top:3172305;height:1215391;width:7315200;" coordorigin="0,-1" coordsize="7315200,121615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Shape 116" o:spid="_x0000_s1026" o:spt="1" style="position:absolute;left:0;top:-1;height:1216150;width:7315200;v-text-anchor:middle;" filled="f" stroked="f" coordsize="21600,21600" o:gfxdata="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fM7yL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71C23FEC">
                                          <w:pPr>
                                            <w:spacing w:before="0" w:after="0" w:line="240" w:lineRule="auto"/>
                                            <w:ind w:left="0" w:right="0" w:firstLine="0"/>
                                            <w:jc w:val="left"/>
                                          </w:pPr>
                                        </w:p>
                                      </w:txbxContent>
                                    </v:textbox>
                                  </v:rect>
                                  <v:shape id="Shape 117" o:spid="_x0000_s1026" o:spt="100" style="position:absolute;left:0;top:-1;height:1130373;width:7315200;v-text-anchor:middle;" fillcolor="#5B9BD5 [3204]" filled="t" stroked="f" coordsize="7312660,1129665" o:gfxdata="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fRFbvQAA&#10;ANwAAAAPAAAAAAAAAAEAIAAAACIAAABkcnMvZG93bnJldi54bWxQSwECFAAUAAAACACHTuJAMy8F&#10;njsAAAA5AAAAEAAAAAAAAAABACAAAAAMAQAAZHJzL3NoYXBleG1sLnhtbFBLBQYAAAAABgAGAFsB&#10;AAC2AwAAAAA=&#10;" path="m0,0l7312660,0,7312660,1129665,3619500,733425,0,1091565,0,0xe">
                                    <v:fill on="t" focussize="0,0"/>
                                    <v:stroke on="f"/>
                                    <v:imagedata o:title=""/>
                                    <o:lock v:ext="edit" aspectratio="f"/>
                                    <v:textbox inset="7.1988188976378pt,7.1988188976378pt,7.1988188976378pt,7.1988188976378pt"/>
                                  </v:shape>
                                  <v:rect id="Shape 118" o:spid="_x0000_s1026" o:spt="1" style="position:absolute;left:0;top:0;height:1216152;width:7315200;v-text-anchor:middle;" filled="t" stroked="f" coordsize="21600,21600" o:gfxdata="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Q/LhvQAA&#10;ANwAAAAPAAAAAAAAAAEAIAAAACIAAABkcnMvZG93bnJldi54bWxQSwECFAAUAAAACACHTuJAMy8F&#10;njsAAAA5AAAAEAAAAAAAAAABACAAAAAMAQAAZHJzL3NoYXBleG1sLnhtbFBLBQYAAAAABgAGAFsB&#10;AAC2AwAAAAA=&#10;">
                                    <v:fill type="frame" on="t" focussize="0,0" recolor="t" rotate="t" r:id="rId9"/>
                                    <v:stroke on="f"/>
                                    <v:imagedata o:title=""/>
                                    <o:lock v:ext="edit" aspectratio="f"/>
                                    <v:textbox inset="7.1988188976378pt,7.1988188976378pt,7.1988188976378pt,7.1988188976378pt">
                                      <w:txbxContent>
                                        <w:p w14:paraId="53787A2E">
                                          <w:pPr>
                                            <w:spacing w:before="0" w:after="0" w:line="240" w:lineRule="auto"/>
                                            <w:ind w:left="0" w:right="0" w:firstLine="0"/>
                                            <w:jc w:val="left"/>
                                          </w:pPr>
                                        </w:p>
                                      </w:txbxContent>
                                    </v:textbox>
                                  </v:rect>
                                </v:group>
                              </v:group>
                            </v:group>
                          </v:group>
                        </v:group>
                      </v:group>
                    </v:group>
                  </v:group>
                </v:group>
              </v:group>
            </w:pict>
          </mc:Fallback>
        </mc:AlternateContent>
      </w:r>
    </w:p>
    <w:p w14:paraId="00000005">
      <w:pPr>
        <w:widowControl w:val="0"/>
        <w:spacing w:after="0" w:line="240" w:lineRule="auto"/>
        <w:rPr>
          <w:b/>
          <w:bCs/>
          <w:sz w:val="40"/>
          <w:szCs w:val="40"/>
        </w:rPr>
      </w:pPr>
      <w:r>
        <w:rPr>
          <w:b/>
          <w:bCs/>
          <w:sz w:val="40"/>
          <w:szCs w:val="40"/>
          <w:rtl w:val="0"/>
        </w:rPr>
        <w:t xml:space="preserve">           </w:t>
      </w:r>
    </w:p>
    <w:p w14:paraId="00000006">
      <w:pPr>
        <w:widowControl w:val="0"/>
        <w:spacing w:after="0" w:line="240" w:lineRule="auto"/>
        <w:rPr>
          <w:b/>
          <w:bCs/>
          <w:sz w:val="40"/>
          <w:szCs w:val="40"/>
        </w:rPr>
      </w:pPr>
    </w:p>
    <w:p w14:paraId="00000007">
      <w:pPr>
        <w:widowControl w:val="0"/>
        <w:spacing w:after="0" w:line="240" w:lineRule="auto"/>
        <w:rPr>
          <w:b/>
          <w:bCs/>
          <w:sz w:val="40"/>
          <w:szCs w:val="40"/>
        </w:rPr>
      </w:pPr>
    </w:p>
    <w:p w14:paraId="00000008">
      <w:pPr>
        <w:widowControl w:val="0"/>
        <w:spacing w:after="0" w:line="240" w:lineRule="auto"/>
        <w:rPr>
          <w:b/>
          <w:bCs/>
          <w:sz w:val="40"/>
          <w:szCs w:val="40"/>
        </w:rPr>
      </w:pPr>
      <w:r>
        <w:rPr>
          <w:b/>
          <w:bCs/>
          <w:sz w:val="40"/>
          <w:szCs w:val="40"/>
          <w:rtl w:val="0"/>
        </w:rPr>
        <w:t xml:space="preserve">                    BUSINESS REQUIREMENT DOCUMENT</w:t>
      </w:r>
    </w:p>
    <w:p w14:paraId="00000009">
      <w:pPr>
        <w:widowControl w:val="0"/>
        <w:spacing w:after="0" w:line="240" w:lineRule="auto"/>
        <w:rPr>
          <w:sz w:val="40"/>
          <w:szCs w:val="40"/>
        </w:rPr>
      </w:pPr>
      <w:r>
        <w:rPr>
          <w:sz w:val="40"/>
          <w:szCs w:val="40"/>
          <w:rtl w:val="0"/>
        </w:rPr>
        <w:t xml:space="preserve">                    </w:t>
      </w:r>
    </w:p>
    <w:p w14:paraId="0000000A">
      <w:pPr>
        <w:widowControl w:val="0"/>
        <w:spacing w:after="0" w:line="240" w:lineRule="auto"/>
        <w:rPr>
          <w:b/>
          <w:bCs/>
          <w:color w:val="CC0000"/>
          <w:sz w:val="40"/>
          <w:szCs w:val="40"/>
        </w:rPr>
      </w:pPr>
      <w:r>
        <w:rPr>
          <w:b/>
          <w:bCs/>
          <w:sz w:val="40"/>
          <w:szCs w:val="40"/>
          <w:rtl w:val="0"/>
        </w:rPr>
        <w:t xml:space="preserve">                 MUTUAL </w:t>
      </w:r>
      <w:r>
        <w:rPr>
          <w:b/>
          <w:bCs/>
          <w:color w:val="CC0000"/>
          <w:sz w:val="40"/>
          <w:szCs w:val="40"/>
          <w:rtl w:val="0"/>
        </w:rPr>
        <w:t xml:space="preserve">CREDIT GUARANTEE SCHEMES FOR                 </w:t>
      </w:r>
    </w:p>
    <w:p w14:paraId="0000000B">
      <w:pPr>
        <w:widowControl w:val="0"/>
        <w:spacing w:after="0" w:line="240" w:lineRule="auto"/>
        <w:rPr>
          <w:sz w:val="40"/>
          <w:szCs w:val="40"/>
        </w:rPr>
      </w:pPr>
      <w:r>
        <w:rPr>
          <w:sz w:val="40"/>
          <w:szCs w:val="40"/>
          <w:rtl w:val="0"/>
        </w:rPr>
        <w:t xml:space="preserve">                                             MSMEs</w:t>
      </w:r>
    </w:p>
    <w:p w14:paraId="0000000C">
      <w:pPr>
        <w:widowControl w:val="0"/>
        <w:spacing w:after="0" w:line="240" w:lineRule="auto"/>
        <w:rPr>
          <w:sz w:val="40"/>
          <w:szCs w:val="40"/>
        </w:rPr>
      </w:pPr>
      <w:r>
        <w:rPr>
          <w:sz w:val="40"/>
          <w:szCs w:val="40"/>
          <w:rtl w:val="0"/>
        </w:rPr>
        <w:t xml:space="preserve">                </w:t>
      </w:r>
    </w:p>
    <w:p w14:paraId="0000000D">
      <w:pPr>
        <w:widowControl w:val="0"/>
        <w:spacing w:after="0" w:line="240" w:lineRule="auto"/>
        <w:rPr>
          <w:sz w:val="40"/>
          <w:szCs w:val="40"/>
        </w:rPr>
      </w:pPr>
      <w:r>
        <w:rPr>
          <w:sz w:val="40"/>
          <w:szCs w:val="40"/>
          <w:rtl w:val="0"/>
        </w:rPr>
        <w:t xml:space="preserve">                        BY INFONEO TECHNOLOGIES PVT Ltd.</w:t>
      </w:r>
    </w:p>
    <w:p w14:paraId="0000000E">
      <w:pPr>
        <w:rPr>
          <w:rFonts w:ascii="Arial Narrow" w:hAnsi="Arial Narrow" w:eastAsia="Arial Narrow" w:cs="Arial Narrow"/>
          <w:b/>
          <w:bCs/>
          <w:smallCaps/>
          <w:sz w:val="28"/>
          <w:szCs w:val="28"/>
        </w:rPr>
      </w:pPr>
      <w:r>
        <w:br w:type="page"/>
      </w:r>
    </w:p>
    <w:p w14:paraId="0000000F">
      <w:pPr>
        <w:rPr>
          <w:rFonts w:ascii="Arial Narrow" w:hAnsi="Arial Narrow" w:eastAsia="Arial Narrow" w:cs="Arial Narrow"/>
          <w:b/>
          <w:bCs/>
          <w:smallCaps/>
          <w:sz w:val="28"/>
          <w:szCs w:val="28"/>
        </w:rPr>
      </w:pPr>
      <w:r>
        <w:rPr>
          <w:rFonts w:ascii="Arial Narrow" w:hAnsi="Arial Narrow" w:eastAsia="Arial Narrow" w:cs="Arial Narrow"/>
          <w:b/>
          <w:bCs/>
          <w:smallCaps/>
          <w:sz w:val="28"/>
          <w:szCs w:val="28"/>
          <w:rtl w:val="0"/>
        </w:rPr>
        <w:tab/>
      </w:r>
      <w:r>
        <w:rPr>
          <w:rFonts w:ascii="Arial Narrow" w:hAnsi="Arial Narrow" w:eastAsia="Arial Narrow" w:cs="Arial Narrow"/>
          <w:b/>
          <w:bCs/>
          <w:smallCaps/>
          <w:sz w:val="28"/>
          <w:szCs w:val="28"/>
          <w:rtl w:val="0"/>
        </w:rPr>
        <w:tab/>
      </w:r>
      <w:r>
        <w:rPr>
          <w:rFonts w:ascii="Arial Narrow" w:hAnsi="Arial Narrow" w:eastAsia="Arial Narrow" w:cs="Arial Narrow"/>
          <w:b/>
          <w:bCs/>
          <w:smallCaps/>
          <w:sz w:val="28"/>
          <w:szCs w:val="28"/>
          <w:rtl w:val="0"/>
        </w:rPr>
        <w:tab/>
      </w:r>
    </w:p>
    <w:p w14:paraId="00000010">
      <w:pPr>
        <w:rPr>
          <w:b/>
          <w:bCs/>
          <w:color w:val="7F7F7F"/>
        </w:rPr>
      </w:pPr>
      <w:r>
        <w:rPr>
          <w:b/>
          <w:bCs/>
          <w:color w:val="7F7F7F"/>
          <w:rtl w:val="0"/>
        </w:rPr>
        <w:t>Document Version History</w:t>
      </w:r>
    </w:p>
    <w:tbl>
      <w:tblPr>
        <w:tblStyle w:val="137"/>
        <w:tblW w:w="9360" w:type="dxa"/>
        <w:tblInd w:w="0" w:type="dxa"/>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Layout w:type="fixed"/>
        <w:tblCellMar>
          <w:top w:w="0" w:type="dxa"/>
          <w:left w:w="115" w:type="dxa"/>
          <w:bottom w:w="0" w:type="dxa"/>
          <w:right w:w="115" w:type="dxa"/>
        </w:tblCellMar>
      </w:tblPr>
      <w:tblGrid>
        <w:gridCol w:w="1351"/>
        <w:gridCol w:w="4299"/>
        <w:gridCol w:w="2070"/>
        <w:gridCol w:w="1640"/>
      </w:tblGrid>
      <w:tr w14:paraId="73D88D8E">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15" w:type="dxa"/>
            <w:bottom w:w="0" w:type="dxa"/>
            <w:right w:w="115" w:type="dxa"/>
          </w:tblCellMar>
        </w:tblPrEx>
        <w:tc>
          <w:tcPr>
            <w:shd w:val="clear" w:color="auto" w:fill="DEEBF6"/>
          </w:tcPr>
          <w:p w14:paraId="00000011">
            <w:pPr>
              <w:spacing w:after="0" w:line="240" w:lineRule="auto"/>
              <w:rPr>
                <w:color w:val="538135"/>
                <w:sz w:val="20"/>
                <w:szCs w:val="20"/>
              </w:rPr>
            </w:pPr>
            <w:r>
              <w:rPr>
                <w:b w:val="0"/>
                <w:bCs w:val="0"/>
                <w:color w:val="538135"/>
                <w:sz w:val="20"/>
                <w:szCs w:val="20"/>
                <w:rtl w:val="0"/>
              </w:rPr>
              <w:t>Version No.</w:t>
            </w:r>
          </w:p>
        </w:tc>
        <w:tc>
          <w:tcPr>
            <w:shd w:val="clear" w:color="auto" w:fill="DEEBF6"/>
          </w:tcPr>
          <w:p w14:paraId="00000012">
            <w:pPr>
              <w:spacing w:after="0" w:line="240" w:lineRule="auto"/>
              <w:rPr>
                <w:color w:val="538135"/>
                <w:sz w:val="20"/>
                <w:szCs w:val="20"/>
              </w:rPr>
            </w:pPr>
            <w:r>
              <w:rPr>
                <w:b w:val="0"/>
                <w:bCs w:val="0"/>
                <w:color w:val="538135"/>
                <w:sz w:val="20"/>
                <w:szCs w:val="20"/>
                <w:rtl w:val="0"/>
              </w:rPr>
              <w:t>Remarks</w:t>
            </w:r>
          </w:p>
        </w:tc>
        <w:tc>
          <w:tcPr>
            <w:tcW w:w="2070" w:type="dxa"/>
            <w:shd w:val="clear" w:color="auto" w:fill="DEEBF6"/>
          </w:tcPr>
          <w:p w14:paraId="00000013">
            <w:pPr>
              <w:spacing w:after="0" w:line="240" w:lineRule="auto"/>
              <w:rPr>
                <w:color w:val="538135"/>
                <w:sz w:val="20"/>
                <w:szCs w:val="20"/>
              </w:rPr>
            </w:pPr>
            <w:r>
              <w:rPr>
                <w:b w:val="0"/>
                <w:bCs w:val="0"/>
                <w:color w:val="538135"/>
                <w:sz w:val="20"/>
                <w:szCs w:val="20"/>
                <w:rtl w:val="0"/>
              </w:rPr>
              <w:t>Submitted Date</w:t>
            </w:r>
          </w:p>
        </w:tc>
        <w:tc>
          <w:tcPr>
            <w:tcW w:w="1640" w:type="dxa"/>
            <w:shd w:val="clear" w:color="auto" w:fill="DEEBF6"/>
          </w:tcPr>
          <w:p w14:paraId="00000014">
            <w:pPr>
              <w:spacing w:after="0" w:line="240" w:lineRule="auto"/>
              <w:rPr>
                <w:color w:val="538135"/>
                <w:sz w:val="20"/>
                <w:szCs w:val="20"/>
              </w:rPr>
            </w:pPr>
            <w:r>
              <w:rPr>
                <w:b w:val="0"/>
                <w:bCs w:val="0"/>
                <w:color w:val="538135"/>
                <w:sz w:val="20"/>
                <w:szCs w:val="20"/>
                <w:rtl w:val="0"/>
              </w:rPr>
              <w:t>Author</w:t>
            </w:r>
          </w:p>
        </w:tc>
      </w:tr>
      <w:tr w14:paraId="61674B32">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15" w:type="dxa"/>
            <w:bottom w:w="0" w:type="dxa"/>
            <w:right w:w="115" w:type="dxa"/>
          </w:tblCellMar>
        </w:tblPrEx>
        <w:tc>
          <w:tcPr>
            <w:shd w:val="clear" w:color="auto" w:fill="DEEBF6"/>
          </w:tcPr>
          <w:p w14:paraId="00000015">
            <w:pPr>
              <w:spacing w:after="0" w:line="240" w:lineRule="auto"/>
              <w:rPr>
                <w:color w:val="538135"/>
                <w:sz w:val="20"/>
                <w:szCs w:val="20"/>
              </w:rPr>
            </w:pPr>
            <w:r>
              <w:rPr>
                <w:color w:val="538135"/>
                <w:sz w:val="20"/>
                <w:szCs w:val="20"/>
                <w:rtl w:val="0"/>
              </w:rPr>
              <w:t>1.0</w:t>
            </w:r>
          </w:p>
        </w:tc>
        <w:tc>
          <w:tcPr>
            <w:shd w:val="clear" w:color="auto" w:fill="DEEBF6"/>
          </w:tcPr>
          <w:p w14:paraId="00000016">
            <w:pPr>
              <w:spacing w:after="0" w:line="240" w:lineRule="auto"/>
              <w:rPr>
                <w:color w:val="538135"/>
                <w:sz w:val="20"/>
                <w:szCs w:val="20"/>
              </w:rPr>
            </w:pPr>
            <w:r>
              <w:rPr>
                <w:color w:val="538135"/>
                <w:sz w:val="20"/>
                <w:szCs w:val="20"/>
                <w:rtl w:val="0"/>
              </w:rPr>
              <w:t>Baseline</w:t>
            </w:r>
          </w:p>
        </w:tc>
        <w:tc>
          <w:tcPr>
            <w:tcW w:w="2070" w:type="dxa"/>
            <w:shd w:val="clear" w:color="auto" w:fill="DEEBF6"/>
          </w:tcPr>
          <w:p w14:paraId="00000017">
            <w:pPr>
              <w:spacing w:after="0" w:line="240" w:lineRule="auto"/>
              <w:rPr>
                <w:color w:val="538135"/>
                <w:sz w:val="20"/>
                <w:szCs w:val="20"/>
              </w:rPr>
            </w:pPr>
            <w:r>
              <w:rPr>
                <w:color w:val="538135"/>
                <w:sz w:val="20"/>
                <w:szCs w:val="20"/>
                <w:rtl w:val="0"/>
              </w:rPr>
              <w:t>03-Jan-2025</w:t>
            </w:r>
          </w:p>
        </w:tc>
        <w:tc>
          <w:tcPr>
            <w:tcW w:w="1640" w:type="dxa"/>
            <w:shd w:val="clear" w:color="auto" w:fill="DEEBF6"/>
          </w:tcPr>
          <w:p w14:paraId="00000018">
            <w:pPr>
              <w:spacing w:after="0" w:line="240" w:lineRule="auto"/>
              <w:rPr>
                <w:color w:val="538135"/>
                <w:sz w:val="20"/>
                <w:szCs w:val="20"/>
              </w:rPr>
            </w:pPr>
            <w:r>
              <w:rPr>
                <w:color w:val="538135"/>
                <w:sz w:val="20"/>
                <w:szCs w:val="20"/>
                <w:rtl w:val="0"/>
              </w:rPr>
              <w:t>Jatin Sharma</w:t>
            </w:r>
          </w:p>
        </w:tc>
      </w:tr>
      <w:tr w14:paraId="33181F89">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15" w:type="dxa"/>
            <w:bottom w:w="0" w:type="dxa"/>
            <w:right w:w="115" w:type="dxa"/>
          </w:tblCellMar>
        </w:tblPrEx>
        <w:tc>
          <w:tcPr>
            <w:shd w:val="clear" w:color="auto" w:fill="DEEBF6"/>
          </w:tcPr>
          <w:p w14:paraId="00000019">
            <w:pPr>
              <w:spacing w:after="0" w:line="240" w:lineRule="auto"/>
              <w:rPr>
                <w:color w:val="538135"/>
                <w:sz w:val="20"/>
                <w:szCs w:val="20"/>
              </w:rPr>
            </w:pPr>
            <w:r>
              <w:rPr>
                <w:color w:val="538135"/>
                <w:sz w:val="20"/>
                <w:szCs w:val="20"/>
                <w:rtl w:val="0"/>
              </w:rPr>
              <w:t>1.1</w:t>
            </w:r>
          </w:p>
        </w:tc>
        <w:tc>
          <w:tcPr>
            <w:shd w:val="clear" w:color="auto" w:fill="DEEBF6"/>
          </w:tcPr>
          <w:p w14:paraId="0000001A">
            <w:pPr>
              <w:spacing w:after="0" w:line="240" w:lineRule="auto"/>
              <w:rPr>
                <w:color w:val="538135"/>
                <w:sz w:val="20"/>
                <w:szCs w:val="20"/>
              </w:rPr>
            </w:pPr>
            <w:r>
              <w:rPr>
                <w:color w:val="538135"/>
                <w:sz w:val="20"/>
                <w:szCs w:val="20"/>
                <w:rtl w:val="0"/>
              </w:rPr>
              <w:t>Updated</w:t>
            </w:r>
          </w:p>
        </w:tc>
        <w:tc>
          <w:tcPr>
            <w:tcW w:w="2070" w:type="dxa"/>
            <w:shd w:val="clear" w:color="auto" w:fill="DEEBF6"/>
          </w:tcPr>
          <w:p w14:paraId="0000001B">
            <w:pPr>
              <w:spacing w:after="0" w:line="240" w:lineRule="auto"/>
              <w:rPr>
                <w:color w:val="538135"/>
                <w:sz w:val="20"/>
                <w:szCs w:val="20"/>
              </w:rPr>
            </w:pPr>
            <w:r>
              <w:rPr>
                <w:color w:val="538135"/>
                <w:sz w:val="20"/>
                <w:szCs w:val="20"/>
                <w:rtl w:val="0"/>
              </w:rPr>
              <w:t>28th - Feb-2025</w:t>
            </w:r>
          </w:p>
        </w:tc>
        <w:tc>
          <w:tcPr>
            <w:tcW w:w="1640" w:type="dxa"/>
            <w:shd w:val="clear" w:color="auto" w:fill="DEEBF6"/>
          </w:tcPr>
          <w:p w14:paraId="0000001C">
            <w:pPr>
              <w:spacing w:after="0" w:line="240" w:lineRule="auto"/>
              <w:rPr>
                <w:color w:val="538135"/>
                <w:sz w:val="20"/>
                <w:szCs w:val="20"/>
              </w:rPr>
            </w:pPr>
            <w:r>
              <w:rPr>
                <w:color w:val="538135"/>
                <w:sz w:val="20"/>
                <w:szCs w:val="20"/>
                <w:rtl w:val="0"/>
              </w:rPr>
              <w:t>Jatin Sharma</w:t>
            </w:r>
          </w:p>
        </w:tc>
      </w:tr>
    </w:tbl>
    <w:p w14:paraId="0000001D"/>
    <w:p w14:paraId="0000001E">
      <w:pPr>
        <w:rPr>
          <w:b/>
          <w:bCs/>
        </w:rPr>
      </w:pPr>
    </w:p>
    <w:tbl>
      <w:tblPr>
        <w:tblStyle w:val="138"/>
        <w:tblW w:w="102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15" w:type="dxa"/>
          <w:bottom w:w="0" w:type="dxa"/>
          <w:right w:w="115" w:type="dxa"/>
        </w:tblCellMar>
      </w:tblPr>
      <w:tblGrid>
        <w:gridCol w:w="1387"/>
        <w:gridCol w:w="292"/>
        <w:gridCol w:w="3154"/>
        <w:gridCol w:w="250"/>
        <w:gridCol w:w="1457"/>
        <w:gridCol w:w="292"/>
        <w:gridCol w:w="3408"/>
      </w:tblGrid>
      <w:tr w14:paraId="678054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rPr>
          <w:trHeight w:val="185" w:hRule="atLeast"/>
        </w:trPr>
        <w:tc>
          <w:tcPr>
            <w:shd w:val="clear" w:color="auto" w:fill="DEEBF6"/>
          </w:tcPr>
          <w:p w14:paraId="0000001F">
            <w:pPr>
              <w:spacing w:after="0" w:line="240" w:lineRule="auto"/>
              <w:rPr>
                <w:b/>
                <w:bCs/>
                <w:color w:val="538135"/>
              </w:rPr>
            </w:pPr>
            <w:r>
              <w:rPr>
                <w:b/>
                <w:bCs/>
                <w:color w:val="538135"/>
                <w:rtl w:val="0"/>
              </w:rPr>
              <w:t>Signature</w:t>
            </w:r>
          </w:p>
        </w:tc>
        <w:tc>
          <w:tcPr>
            <w:shd w:val="clear" w:color="auto" w:fill="DEEBF6"/>
          </w:tcPr>
          <w:p w14:paraId="00000020">
            <w:pPr>
              <w:spacing w:after="0" w:line="240" w:lineRule="auto"/>
              <w:rPr>
                <w:color w:val="538135"/>
              </w:rPr>
            </w:pPr>
            <w:r>
              <w:rPr>
                <w:color w:val="538135"/>
                <w:rtl w:val="0"/>
              </w:rPr>
              <w:t>:</w:t>
            </w:r>
          </w:p>
        </w:tc>
        <w:tc>
          <w:tcPr>
            <w:shd w:val="clear" w:color="auto" w:fill="DEEBF6"/>
          </w:tcPr>
          <w:p w14:paraId="00000021">
            <w:pPr>
              <w:spacing w:after="0" w:line="240" w:lineRule="auto"/>
              <w:rPr>
                <w:b/>
                <w:bCs/>
                <w:color w:val="538135"/>
              </w:rPr>
            </w:pPr>
          </w:p>
        </w:tc>
        <w:tc>
          <w:tcPr>
            <w:shd w:val="clear" w:color="auto" w:fill="DEEBF6"/>
          </w:tcPr>
          <w:p w14:paraId="00000022">
            <w:pPr>
              <w:spacing w:after="0" w:line="240" w:lineRule="auto"/>
              <w:rPr>
                <w:b/>
                <w:bCs/>
                <w:color w:val="538135"/>
              </w:rPr>
            </w:pPr>
          </w:p>
        </w:tc>
        <w:tc>
          <w:tcPr>
            <w:shd w:val="clear" w:color="auto" w:fill="DEEBF6"/>
          </w:tcPr>
          <w:p w14:paraId="00000023">
            <w:pPr>
              <w:spacing w:after="0" w:line="240" w:lineRule="auto"/>
              <w:rPr>
                <w:b/>
                <w:bCs/>
                <w:color w:val="538135"/>
              </w:rPr>
            </w:pPr>
            <w:r>
              <w:rPr>
                <w:b/>
                <w:bCs/>
                <w:color w:val="538135"/>
                <w:rtl w:val="0"/>
              </w:rPr>
              <w:t>Signature</w:t>
            </w:r>
          </w:p>
        </w:tc>
        <w:tc>
          <w:tcPr>
            <w:shd w:val="clear" w:color="auto" w:fill="DEEBF6"/>
          </w:tcPr>
          <w:p w14:paraId="00000024">
            <w:pPr>
              <w:spacing w:after="0" w:line="240" w:lineRule="auto"/>
              <w:rPr>
                <w:b/>
                <w:bCs/>
                <w:color w:val="538135"/>
              </w:rPr>
            </w:pPr>
            <w:r>
              <w:rPr>
                <w:color w:val="538135"/>
                <w:rtl w:val="0"/>
              </w:rPr>
              <w:t>:</w:t>
            </w:r>
          </w:p>
        </w:tc>
        <w:tc>
          <w:tcPr>
            <w:shd w:val="clear" w:color="auto" w:fill="DEEBF6"/>
          </w:tcPr>
          <w:p w14:paraId="00000025">
            <w:pPr>
              <w:spacing w:after="0" w:line="240" w:lineRule="auto"/>
              <w:rPr>
                <w:b/>
                <w:bCs/>
                <w:color w:val="538135"/>
              </w:rPr>
            </w:pPr>
            <w:r>
              <w:rPr>
                <w:b/>
                <w:bCs/>
                <w:color w:val="538135"/>
                <w:rtl w:val="0"/>
              </w:rPr>
              <w:t>Jatin Sharma</w:t>
            </w:r>
          </w:p>
        </w:tc>
      </w:tr>
      <w:tr w14:paraId="157D32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rPr>
          <w:trHeight w:val="185" w:hRule="atLeast"/>
        </w:trPr>
        <w:tc>
          <w:tcPr>
            <w:shd w:val="clear" w:color="auto" w:fill="DEEBF6"/>
          </w:tcPr>
          <w:p w14:paraId="00000026">
            <w:pPr>
              <w:spacing w:after="0" w:line="240" w:lineRule="auto"/>
              <w:rPr>
                <w:b/>
                <w:bCs/>
                <w:color w:val="538135"/>
              </w:rPr>
            </w:pPr>
          </w:p>
        </w:tc>
        <w:tc>
          <w:tcPr>
            <w:shd w:val="clear" w:color="auto" w:fill="DEEBF6"/>
          </w:tcPr>
          <w:p w14:paraId="00000027">
            <w:pPr>
              <w:spacing w:after="0" w:line="240" w:lineRule="auto"/>
              <w:rPr>
                <w:color w:val="538135"/>
              </w:rPr>
            </w:pPr>
          </w:p>
        </w:tc>
        <w:tc>
          <w:tcPr>
            <w:shd w:val="clear" w:color="auto" w:fill="DEEBF6"/>
          </w:tcPr>
          <w:p w14:paraId="00000028">
            <w:pPr>
              <w:spacing w:after="0" w:line="240" w:lineRule="auto"/>
              <w:rPr>
                <w:b/>
                <w:bCs/>
                <w:color w:val="538135"/>
              </w:rPr>
            </w:pPr>
          </w:p>
        </w:tc>
        <w:tc>
          <w:tcPr>
            <w:shd w:val="clear" w:color="auto" w:fill="DEEBF6"/>
          </w:tcPr>
          <w:p w14:paraId="00000029">
            <w:pPr>
              <w:spacing w:after="0" w:line="240" w:lineRule="auto"/>
              <w:rPr>
                <w:b/>
                <w:bCs/>
                <w:color w:val="538135"/>
              </w:rPr>
            </w:pPr>
          </w:p>
        </w:tc>
        <w:tc>
          <w:tcPr>
            <w:shd w:val="clear" w:color="auto" w:fill="DEEBF6"/>
          </w:tcPr>
          <w:p w14:paraId="0000002A">
            <w:pPr>
              <w:spacing w:after="0" w:line="240" w:lineRule="auto"/>
              <w:rPr>
                <w:b/>
                <w:bCs/>
                <w:color w:val="538135"/>
              </w:rPr>
            </w:pPr>
          </w:p>
        </w:tc>
        <w:tc>
          <w:tcPr>
            <w:shd w:val="clear" w:color="auto" w:fill="DEEBF6"/>
          </w:tcPr>
          <w:p w14:paraId="0000002B">
            <w:pPr>
              <w:spacing w:after="0" w:line="240" w:lineRule="auto"/>
              <w:rPr>
                <w:color w:val="538135"/>
              </w:rPr>
            </w:pPr>
          </w:p>
        </w:tc>
        <w:tc>
          <w:tcPr>
            <w:shd w:val="clear" w:color="auto" w:fill="DEEBF6"/>
          </w:tcPr>
          <w:p w14:paraId="0000002C">
            <w:pPr>
              <w:spacing w:after="0" w:line="240" w:lineRule="auto"/>
              <w:rPr>
                <w:b/>
                <w:bCs/>
                <w:color w:val="538135"/>
              </w:rPr>
            </w:pPr>
          </w:p>
        </w:tc>
      </w:tr>
      <w:tr w14:paraId="0A1267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rPr>
          <w:trHeight w:val="185" w:hRule="atLeast"/>
        </w:trPr>
        <w:tc>
          <w:tcPr>
            <w:shd w:val="clear" w:color="auto" w:fill="DEEBF6"/>
          </w:tcPr>
          <w:p w14:paraId="0000002D">
            <w:pPr>
              <w:spacing w:after="0" w:line="240" w:lineRule="auto"/>
              <w:rPr>
                <w:b/>
                <w:bCs/>
                <w:color w:val="538135"/>
              </w:rPr>
            </w:pPr>
          </w:p>
        </w:tc>
        <w:tc>
          <w:tcPr>
            <w:shd w:val="clear" w:color="auto" w:fill="DEEBF6"/>
          </w:tcPr>
          <w:p w14:paraId="0000002E">
            <w:pPr>
              <w:spacing w:after="0" w:line="240" w:lineRule="auto"/>
              <w:rPr>
                <w:color w:val="538135"/>
              </w:rPr>
            </w:pPr>
          </w:p>
        </w:tc>
        <w:tc>
          <w:tcPr>
            <w:shd w:val="clear" w:color="auto" w:fill="DEEBF6"/>
          </w:tcPr>
          <w:p w14:paraId="0000002F">
            <w:pPr>
              <w:spacing w:after="0" w:line="240" w:lineRule="auto"/>
              <w:rPr>
                <w:b/>
                <w:bCs/>
                <w:color w:val="538135"/>
              </w:rPr>
            </w:pPr>
          </w:p>
        </w:tc>
        <w:tc>
          <w:tcPr>
            <w:shd w:val="clear" w:color="auto" w:fill="DEEBF6"/>
          </w:tcPr>
          <w:p w14:paraId="00000030">
            <w:pPr>
              <w:spacing w:after="0" w:line="240" w:lineRule="auto"/>
              <w:rPr>
                <w:b/>
                <w:bCs/>
                <w:color w:val="538135"/>
              </w:rPr>
            </w:pPr>
          </w:p>
        </w:tc>
        <w:tc>
          <w:tcPr>
            <w:shd w:val="clear" w:color="auto" w:fill="DEEBF6"/>
          </w:tcPr>
          <w:p w14:paraId="00000031">
            <w:pPr>
              <w:spacing w:after="0" w:line="240" w:lineRule="auto"/>
              <w:rPr>
                <w:b/>
                <w:bCs/>
                <w:color w:val="538135"/>
              </w:rPr>
            </w:pPr>
          </w:p>
        </w:tc>
        <w:tc>
          <w:tcPr>
            <w:shd w:val="clear" w:color="auto" w:fill="DEEBF6"/>
          </w:tcPr>
          <w:p w14:paraId="00000032">
            <w:pPr>
              <w:spacing w:after="0" w:line="240" w:lineRule="auto"/>
              <w:rPr>
                <w:color w:val="538135"/>
              </w:rPr>
            </w:pPr>
          </w:p>
        </w:tc>
        <w:tc>
          <w:tcPr>
            <w:shd w:val="clear" w:color="auto" w:fill="DEEBF6"/>
          </w:tcPr>
          <w:p w14:paraId="00000033">
            <w:pPr>
              <w:spacing w:after="0" w:line="240" w:lineRule="auto"/>
              <w:rPr>
                <w:b/>
                <w:bCs/>
                <w:color w:val="538135"/>
              </w:rPr>
            </w:pPr>
          </w:p>
        </w:tc>
      </w:tr>
      <w:tr w14:paraId="72A355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rPr>
          <w:trHeight w:val="185" w:hRule="atLeast"/>
        </w:trPr>
        <w:tc>
          <w:tcPr>
            <w:shd w:val="clear" w:color="auto" w:fill="DEEBF6"/>
          </w:tcPr>
          <w:p w14:paraId="00000034">
            <w:pPr>
              <w:spacing w:after="0" w:line="240" w:lineRule="auto"/>
              <w:rPr>
                <w:b/>
                <w:bCs/>
                <w:color w:val="538135"/>
              </w:rPr>
            </w:pPr>
          </w:p>
        </w:tc>
        <w:tc>
          <w:tcPr>
            <w:shd w:val="clear" w:color="auto" w:fill="DEEBF6"/>
          </w:tcPr>
          <w:p w14:paraId="00000035">
            <w:pPr>
              <w:spacing w:after="0" w:line="240" w:lineRule="auto"/>
              <w:rPr>
                <w:color w:val="538135"/>
              </w:rPr>
            </w:pPr>
          </w:p>
        </w:tc>
        <w:tc>
          <w:tcPr>
            <w:shd w:val="clear" w:color="auto" w:fill="DEEBF6"/>
          </w:tcPr>
          <w:p w14:paraId="00000036">
            <w:pPr>
              <w:spacing w:after="0" w:line="240" w:lineRule="auto"/>
              <w:rPr>
                <w:b/>
                <w:bCs/>
                <w:color w:val="538135"/>
              </w:rPr>
            </w:pPr>
          </w:p>
        </w:tc>
        <w:tc>
          <w:tcPr>
            <w:shd w:val="clear" w:color="auto" w:fill="DEEBF6"/>
          </w:tcPr>
          <w:p w14:paraId="00000037">
            <w:pPr>
              <w:spacing w:after="0" w:line="240" w:lineRule="auto"/>
              <w:rPr>
                <w:b/>
                <w:bCs/>
                <w:color w:val="538135"/>
              </w:rPr>
            </w:pPr>
          </w:p>
        </w:tc>
        <w:tc>
          <w:tcPr>
            <w:shd w:val="clear" w:color="auto" w:fill="DEEBF6"/>
          </w:tcPr>
          <w:p w14:paraId="00000038">
            <w:pPr>
              <w:spacing w:after="0" w:line="240" w:lineRule="auto"/>
              <w:rPr>
                <w:b/>
                <w:bCs/>
                <w:color w:val="538135"/>
              </w:rPr>
            </w:pPr>
          </w:p>
        </w:tc>
        <w:tc>
          <w:tcPr>
            <w:shd w:val="clear" w:color="auto" w:fill="DEEBF6"/>
          </w:tcPr>
          <w:p w14:paraId="00000039">
            <w:pPr>
              <w:spacing w:after="0" w:line="240" w:lineRule="auto"/>
              <w:rPr>
                <w:color w:val="538135"/>
              </w:rPr>
            </w:pPr>
          </w:p>
        </w:tc>
        <w:tc>
          <w:tcPr>
            <w:shd w:val="clear" w:color="auto" w:fill="DEEBF6"/>
          </w:tcPr>
          <w:p w14:paraId="0000003A">
            <w:pPr>
              <w:spacing w:after="0" w:line="240" w:lineRule="auto"/>
              <w:rPr>
                <w:b/>
                <w:bCs/>
                <w:color w:val="538135"/>
              </w:rPr>
            </w:pPr>
          </w:p>
        </w:tc>
      </w:tr>
      <w:tr w14:paraId="24514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rPr>
          <w:trHeight w:val="185" w:hRule="atLeast"/>
        </w:trPr>
        <w:tc>
          <w:tcPr>
            <w:shd w:val="clear" w:color="auto" w:fill="DEEBF6"/>
          </w:tcPr>
          <w:p w14:paraId="0000003B">
            <w:pPr>
              <w:spacing w:after="0" w:line="240" w:lineRule="auto"/>
              <w:rPr>
                <w:b/>
                <w:bCs/>
                <w:color w:val="538135"/>
              </w:rPr>
            </w:pPr>
            <w:r>
              <w:rPr>
                <w:b/>
                <w:bCs/>
                <w:color w:val="538135"/>
                <w:rtl w:val="0"/>
              </w:rPr>
              <w:t>Date</w:t>
            </w:r>
          </w:p>
        </w:tc>
        <w:tc>
          <w:tcPr>
            <w:shd w:val="clear" w:color="auto" w:fill="DEEBF6"/>
          </w:tcPr>
          <w:p w14:paraId="0000003C">
            <w:pPr>
              <w:spacing w:after="0" w:line="240" w:lineRule="auto"/>
              <w:rPr>
                <w:color w:val="538135"/>
              </w:rPr>
            </w:pPr>
            <w:r>
              <w:rPr>
                <w:color w:val="538135"/>
                <w:rtl w:val="0"/>
              </w:rPr>
              <w:t>:</w:t>
            </w:r>
          </w:p>
        </w:tc>
        <w:tc>
          <w:tcPr>
            <w:shd w:val="clear" w:color="auto" w:fill="DEEBF6"/>
          </w:tcPr>
          <w:p w14:paraId="0000003D">
            <w:pPr>
              <w:spacing w:after="0" w:line="240" w:lineRule="auto"/>
              <w:rPr>
                <w:color w:val="538135"/>
              </w:rPr>
            </w:pPr>
          </w:p>
        </w:tc>
        <w:tc>
          <w:tcPr>
            <w:shd w:val="clear" w:color="auto" w:fill="DEEBF6"/>
          </w:tcPr>
          <w:p w14:paraId="0000003E">
            <w:pPr>
              <w:spacing w:after="0" w:line="240" w:lineRule="auto"/>
              <w:rPr>
                <w:b/>
                <w:bCs/>
                <w:color w:val="538135"/>
              </w:rPr>
            </w:pPr>
          </w:p>
        </w:tc>
        <w:tc>
          <w:tcPr>
            <w:shd w:val="clear" w:color="auto" w:fill="DEEBF6"/>
          </w:tcPr>
          <w:p w14:paraId="0000003F">
            <w:pPr>
              <w:spacing w:after="0" w:line="240" w:lineRule="auto"/>
              <w:rPr>
                <w:b/>
                <w:bCs/>
                <w:color w:val="538135"/>
              </w:rPr>
            </w:pPr>
            <w:r>
              <w:rPr>
                <w:b/>
                <w:bCs/>
                <w:color w:val="538135"/>
                <w:rtl w:val="0"/>
              </w:rPr>
              <w:t>Date</w:t>
            </w:r>
          </w:p>
        </w:tc>
        <w:tc>
          <w:tcPr>
            <w:shd w:val="clear" w:color="auto" w:fill="DEEBF6"/>
          </w:tcPr>
          <w:p w14:paraId="00000040">
            <w:pPr>
              <w:spacing w:after="0" w:line="240" w:lineRule="auto"/>
              <w:rPr>
                <w:b/>
                <w:bCs/>
                <w:color w:val="538135"/>
              </w:rPr>
            </w:pPr>
            <w:r>
              <w:rPr>
                <w:color w:val="538135"/>
                <w:rtl w:val="0"/>
              </w:rPr>
              <w:t>:</w:t>
            </w:r>
          </w:p>
        </w:tc>
        <w:tc>
          <w:tcPr>
            <w:shd w:val="clear" w:color="auto" w:fill="DEEBF6"/>
          </w:tcPr>
          <w:p w14:paraId="00000041">
            <w:pPr>
              <w:spacing w:after="0" w:line="240" w:lineRule="auto"/>
              <w:rPr>
                <w:b/>
                <w:bCs/>
                <w:color w:val="538135"/>
              </w:rPr>
            </w:pPr>
            <w:r>
              <w:rPr>
                <w:color w:val="538135"/>
                <w:rtl w:val="0"/>
              </w:rPr>
              <w:t>14-Jan-2025</w:t>
            </w:r>
          </w:p>
        </w:tc>
      </w:tr>
      <w:tr w14:paraId="2897B4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rPr>
          <w:trHeight w:val="185" w:hRule="atLeast"/>
        </w:trPr>
        <w:tc>
          <w:tcPr>
            <w:shd w:val="clear" w:color="auto" w:fill="DEEBF6"/>
          </w:tcPr>
          <w:p w14:paraId="00000042">
            <w:pPr>
              <w:spacing w:after="0" w:line="240" w:lineRule="auto"/>
              <w:rPr>
                <w:b/>
                <w:bCs/>
                <w:color w:val="538135"/>
              </w:rPr>
            </w:pPr>
            <w:r>
              <w:rPr>
                <w:b/>
                <w:bCs/>
                <w:color w:val="538135"/>
                <w:rtl w:val="0"/>
              </w:rPr>
              <w:t>Name</w:t>
            </w:r>
          </w:p>
        </w:tc>
        <w:tc>
          <w:tcPr>
            <w:shd w:val="clear" w:color="auto" w:fill="DEEBF6"/>
          </w:tcPr>
          <w:p w14:paraId="00000043">
            <w:pPr>
              <w:spacing w:after="0" w:line="240" w:lineRule="auto"/>
              <w:rPr>
                <w:color w:val="538135"/>
              </w:rPr>
            </w:pPr>
            <w:r>
              <w:rPr>
                <w:color w:val="538135"/>
                <w:rtl w:val="0"/>
              </w:rPr>
              <w:t>:</w:t>
            </w:r>
          </w:p>
        </w:tc>
        <w:tc>
          <w:tcPr>
            <w:shd w:val="clear" w:color="auto" w:fill="DEEBF6"/>
          </w:tcPr>
          <w:p w14:paraId="00000044">
            <w:pPr>
              <w:spacing w:after="0" w:line="240" w:lineRule="auto"/>
              <w:rPr>
                <w:color w:val="538135"/>
              </w:rPr>
            </w:pPr>
          </w:p>
        </w:tc>
        <w:tc>
          <w:tcPr>
            <w:shd w:val="clear" w:color="auto" w:fill="DEEBF6"/>
          </w:tcPr>
          <w:p w14:paraId="00000045">
            <w:pPr>
              <w:spacing w:after="0" w:line="240" w:lineRule="auto"/>
              <w:rPr>
                <w:color w:val="538135"/>
              </w:rPr>
            </w:pPr>
          </w:p>
        </w:tc>
        <w:tc>
          <w:tcPr>
            <w:shd w:val="clear" w:color="auto" w:fill="DEEBF6"/>
          </w:tcPr>
          <w:p w14:paraId="00000046">
            <w:pPr>
              <w:spacing w:after="0" w:line="240" w:lineRule="auto"/>
              <w:rPr>
                <w:color w:val="538135"/>
              </w:rPr>
            </w:pPr>
            <w:r>
              <w:rPr>
                <w:b/>
                <w:bCs/>
                <w:color w:val="538135"/>
                <w:rtl w:val="0"/>
              </w:rPr>
              <w:t>Name</w:t>
            </w:r>
          </w:p>
        </w:tc>
        <w:tc>
          <w:tcPr>
            <w:shd w:val="clear" w:color="auto" w:fill="DEEBF6"/>
          </w:tcPr>
          <w:p w14:paraId="00000047">
            <w:pPr>
              <w:spacing w:after="0" w:line="240" w:lineRule="auto"/>
              <w:rPr>
                <w:color w:val="538135"/>
              </w:rPr>
            </w:pPr>
            <w:r>
              <w:rPr>
                <w:color w:val="538135"/>
                <w:rtl w:val="0"/>
              </w:rPr>
              <w:t>:</w:t>
            </w:r>
          </w:p>
        </w:tc>
        <w:tc>
          <w:tcPr>
            <w:shd w:val="clear" w:color="auto" w:fill="DEEBF6"/>
          </w:tcPr>
          <w:p w14:paraId="00000048">
            <w:pPr>
              <w:spacing w:after="0" w:line="240" w:lineRule="auto"/>
              <w:rPr>
                <w:color w:val="538135"/>
              </w:rPr>
            </w:pPr>
            <w:r>
              <w:rPr>
                <w:color w:val="538135"/>
                <w:rtl w:val="0"/>
              </w:rPr>
              <w:t>Jatin Sharma</w:t>
            </w:r>
          </w:p>
        </w:tc>
      </w:tr>
      <w:tr w14:paraId="2C971E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rPr>
          <w:trHeight w:val="559" w:hRule="atLeast"/>
        </w:trPr>
        <w:tc>
          <w:tcPr>
            <w:shd w:val="clear" w:color="auto" w:fill="DEEBF6"/>
          </w:tcPr>
          <w:p w14:paraId="00000049">
            <w:pPr>
              <w:spacing w:after="0" w:line="240" w:lineRule="auto"/>
              <w:rPr>
                <w:b/>
                <w:bCs/>
                <w:color w:val="538135"/>
              </w:rPr>
            </w:pPr>
            <w:r>
              <w:rPr>
                <w:b/>
                <w:bCs/>
                <w:color w:val="538135"/>
                <w:rtl w:val="0"/>
              </w:rPr>
              <w:t>Designation</w:t>
            </w:r>
          </w:p>
        </w:tc>
        <w:tc>
          <w:tcPr>
            <w:shd w:val="clear" w:color="auto" w:fill="DEEBF6"/>
          </w:tcPr>
          <w:p w14:paraId="0000004A">
            <w:pPr>
              <w:spacing w:after="0" w:line="240" w:lineRule="auto"/>
              <w:rPr>
                <w:color w:val="538135"/>
              </w:rPr>
            </w:pPr>
            <w:r>
              <w:rPr>
                <w:color w:val="538135"/>
                <w:rtl w:val="0"/>
              </w:rPr>
              <w:t>:</w:t>
            </w:r>
          </w:p>
        </w:tc>
        <w:tc>
          <w:tcPr>
            <w:shd w:val="clear" w:color="auto" w:fill="DEEBF6"/>
          </w:tcPr>
          <w:p w14:paraId="0000004B">
            <w:pPr>
              <w:spacing w:after="0" w:line="240" w:lineRule="auto"/>
              <w:rPr>
                <w:color w:val="538135"/>
              </w:rPr>
            </w:pPr>
            <w:r>
              <w:rPr>
                <w:color w:val="538135"/>
                <w:rtl w:val="0"/>
              </w:rPr>
              <w:t>National Credit Guarantee Trustee Company Ltd</w:t>
            </w:r>
          </w:p>
        </w:tc>
        <w:tc>
          <w:tcPr>
            <w:shd w:val="clear" w:color="auto" w:fill="DEEBF6"/>
          </w:tcPr>
          <w:p w14:paraId="0000004C">
            <w:pPr>
              <w:spacing w:after="0" w:line="240" w:lineRule="auto"/>
              <w:rPr>
                <w:color w:val="538135"/>
              </w:rPr>
            </w:pPr>
          </w:p>
        </w:tc>
        <w:tc>
          <w:tcPr>
            <w:shd w:val="clear" w:color="auto" w:fill="DEEBF6"/>
          </w:tcPr>
          <w:p w14:paraId="0000004D">
            <w:pPr>
              <w:spacing w:after="0" w:line="240" w:lineRule="auto"/>
              <w:rPr>
                <w:color w:val="538135"/>
              </w:rPr>
            </w:pPr>
            <w:r>
              <w:rPr>
                <w:b/>
                <w:bCs/>
                <w:color w:val="538135"/>
                <w:rtl w:val="0"/>
              </w:rPr>
              <w:t>Designation</w:t>
            </w:r>
          </w:p>
        </w:tc>
        <w:tc>
          <w:tcPr>
            <w:shd w:val="clear" w:color="auto" w:fill="DEEBF6"/>
          </w:tcPr>
          <w:p w14:paraId="0000004E">
            <w:pPr>
              <w:spacing w:after="0" w:line="240" w:lineRule="auto"/>
              <w:rPr>
                <w:color w:val="538135"/>
              </w:rPr>
            </w:pPr>
            <w:r>
              <w:rPr>
                <w:color w:val="538135"/>
                <w:rtl w:val="0"/>
              </w:rPr>
              <w:t>:</w:t>
            </w:r>
          </w:p>
        </w:tc>
        <w:tc>
          <w:tcPr>
            <w:shd w:val="clear" w:color="auto" w:fill="DEEBF6"/>
          </w:tcPr>
          <w:p w14:paraId="0000004F">
            <w:pPr>
              <w:spacing w:after="0" w:line="240" w:lineRule="auto"/>
              <w:rPr>
                <w:color w:val="538135"/>
              </w:rPr>
            </w:pPr>
            <w:r>
              <w:rPr>
                <w:color w:val="538135"/>
                <w:rtl w:val="0"/>
              </w:rPr>
              <w:t>Project Manager</w:t>
            </w:r>
          </w:p>
          <w:p w14:paraId="00000050">
            <w:pPr>
              <w:spacing w:after="0" w:line="240" w:lineRule="auto"/>
              <w:rPr>
                <w:color w:val="538135"/>
              </w:rPr>
            </w:pPr>
            <w:r>
              <w:rPr>
                <w:color w:val="538135"/>
                <w:rtl w:val="0"/>
              </w:rPr>
              <w:t>Infoneo Technologies Pvt Ltd.</w:t>
            </w:r>
          </w:p>
        </w:tc>
      </w:tr>
    </w:tbl>
    <w:p w14:paraId="00000051"/>
    <w:p w14:paraId="00000052">
      <w:pPr>
        <w:rPr>
          <w:b/>
          <w:bCs/>
          <w:color w:val="7F7F7F"/>
          <w:sz w:val="26"/>
          <w:szCs w:val="26"/>
        </w:rPr>
      </w:pPr>
      <w:r>
        <w:rPr>
          <w:b/>
          <w:bCs/>
          <w:color w:val="7F7F7F"/>
          <w:sz w:val="26"/>
          <w:szCs w:val="26"/>
          <w:rtl w:val="0"/>
        </w:rPr>
        <w:t>TABLE OF CONTENT:</w:t>
      </w:r>
    </w:p>
    <w:sdt>
      <w:sdtPr>
        <w:id w:val="-261060588"/>
        <w:docPartObj>
          <w:docPartGallery w:val="Table of Contents"/>
          <w:docPartUnique/>
        </w:docPartObj>
      </w:sdtPr>
      <w:sdtContent>
        <w:p w14:paraId="00000053">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"_heading=h.30j0zll"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 MCGS- MSME Scheme Introduction</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3</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54">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"_heading=h.1fob9te"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1.2 Fund &amp; Docket Construct</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4</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55">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"_heading=h.s2wl4v8fu66j"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1.3 Steps Under MSME Scheme</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4</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56">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"_heading=h.2et92p0"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1.4 Issue of Fresh Guarantee i.e.Sanction Loan – Bulk Upload</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5</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57">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"_heading=h.65e2zb9knfl5"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1.5. New Credit Guarantees – Request for Quotes and Issue of Guarantees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6</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58">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"_heading=h.21nwgj5zrrp7"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1.6. CG Eligibility Criteria Checks - Issuance of fresh guarantee</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7</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59">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"_heading=h.kd7bjeafmbf6"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1.6.1. Guarantee Issuance Roles: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8</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5A">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"_heading=h.eoem5jq6cr83"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1.6.2 Initial Contribution Calculation - Collection Integration</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8</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5B">
          <w:pPr>
            <w:widowControl w:val="0"/>
            <w:tabs>
              <w:tab w:val="right" w:pos="12000"/>
            </w:tabs>
            <w:spacing w:before="60" w:after="0" w:line="240" w:lineRule="auto"/>
            <w:rPr>
              <w:i w:val="0"/>
              <w:iCs w:val="0"/>
              <w:smallCaps w:val="0"/>
              <w:strike w:val="0"/>
              <w:color w:val="000000"/>
              <w:sz w:val="24"/>
              <w:szCs w:val="24"/>
              <w:u w:val="none"/>
              <w:shd w:val="clear" w:fill="auto"/>
              <w:vertAlign w:val="baseline"/>
            </w:rPr>
          </w:pPr>
          <w:r>
            <w:fldChar w:fldCharType="begin"/>
          </w:r>
          <w:r>
            <w:instrText xml:space="preserve"> HYPERLINK \l "_heading=" \h </w:instrText>
          </w:r>
          <w:r>
            <w:fldChar w:fldCharType="separate"/>
          </w:r>
          <w:r>
            <w:rPr>
              <w:i w:val="0"/>
              <w:iCs w:val="0"/>
              <w:smallCaps w:val="0"/>
              <w:strike w:val="0"/>
              <w:color w:val="000000"/>
              <w:sz w:val="24"/>
              <w:szCs w:val="24"/>
              <w:u w:val="none"/>
              <w:shd w:val="clear" w:fill="auto"/>
              <w:vertAlign w:val="baseline"/>
              <w:rtl w:val="0"/>
            </w:rPr>
            <w:t>1.7 MSME CG File Upload Validation &amp; Flow</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9</w:t>
          </w:r>
          <w:r>
            <w:rPr>
              <w:i w:val="0"/>
              <w:iCs w:val="0"/>
              <w:smallCaps w:val="0"/>
              <w:strike w:val="0"/>
              <w:color w:val="000000"/>
              <w:sz w:val="24"/>
              <w:szCs w:val="24"/>
              <w:u w:val="none"/>
              <w:shd w:val="clear" w:fill="auto"/>
              <w:vertAlign w:val="baseline"/>
              <w:rtl w:val="0"/>
            </w:rPr>
            <w:fldChar w:fldCharType="end"/>
          </w:r>
        </w:p>
        <w:p w14:paraId="0000005C">
          <w:pPr>
            <w:widowControl w:val="0"/>
            <w:tabs>
              <w:tab w:val="right" w:pos="12000"/>
            </w:tabs>
            <w:spacing w:before="60" w:after="0" w:line="240" w:lineRule="auto"/>
            <w:rPr>
              <w:i w:val="0"/>
              <w:iCs w:val="0"/>
              <w:smallCaps w:val="0"/>
              <w:strike w:val="0"/>
              <w:color w:val="000000"/>
              <w:sz w:val="24"/>
              <w:szCs w:val="24"/>
              <w:u w:val="none"/>
              <w:shd w:val="clear" w:fill="auto"/>
              <w:vertAlign w:val="baseline"/>
            </w:rPr>
          </w:pPr>
          <w:r>
            <w:fldChar w:fldCharType="begin"/>
          </w:r>
          <w:r>
            <w:instrText xml:space="preserve"> HYPERLINK \l "_heading=h.uq8naghib7n3" \h </w:instrText>
          </w:r>
          <w:r>
            <w:fldChar w:fldCharType="separate"/>
          </w:r>
          <w:r>
            <w:rPr>
              <w:i w:val="0"/>
              <w:iCs w:val="0"/>
              <w:smallCaps w:val="0"/>
              <w:strike w:val="0"/>
              <w:color w:val="000000"/>
              <w:sz w:val="24"/>
              <w:szCs w:val="24"/>
              <w:u w:val="none"/>
              <w:shd w:val="clear" w:fill="auto"/>
              <w:vertAlign w:val="baseline"/>
              <w:rtl w:val="0"/>
            </w:rPr>
            <w:t>1.8 Generation of New Credit Guarantee</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10</w:t>
          </w:r>
          <w:r>
            <w:rPr>
              <w:i w:val="0"/>
              <w:iCs w:val="0"/>
              <w:smallCaps w:val="0"/>
              <w:strike w:val="0"/>
              <w:color w:val="000000"/>
              <w:sz w:val="24"/>
              <w:szCs w:val="24"/>
              <w:u w:val="none"/>
              <w:shd w:val="clear" w:fill="auto"/>
              <w:vertAlign w:val="baseline"/>
              <w:rtl w:val="0"/>
            </w:rPr>
            <w:fldChar w:fldCharType="end"/>
          </w:r>
        </w:p>
        <w:p w14:paraId="0000005D">
          <w:pPr>
            <w:widowControl w:val="0"/>
            <w:tabs>
              <w:tab w:val="right" w:pos="12000"/>
            </w:tabs>
            <w:spacing w:before="60" w:after="0" w:line="240" w:lineRule="auto"/>
            <w:rPr>
              <w:i w:val="0"/>
              <w:iCs w:val="0"/>
              <w:smallCaps w:val="0"/>
              <w:strike w:val="0"/>
              <w:color w:val="000000"/>
              <w:sz w:val="24"/>
              <w:szCs w:val="24"/>
              <w:u w:val="none"/>
              <w:shd w:val="clear" w:fill="auto"/>
              <w:vertAlign w:val="baseline"/>
            </w:rPr>
          </w:pPr>
          <w:r>
            <w:fldChar w:fldCharType="begin"/>
          </w:r>
          <w:r>
            <w:instrText xml:space="preserve"> HYPERLINK \l "_heading=h.ropkjvh2bkg" \h </w:instrText>
          </w:r>
          <w:r>
            <w:fldChar w:fldCharType="separate"/>
          </w:r>
          <w:r>
            <w:rPr>
              <w:i w:val="0"/>
              <w:iCs w:val="0"/>
              <w:smallCaps w:val="0"/>
              <w:strike w:val="0"/>
              <w:color w:val="000000"/>
              <w:sz w:val="24"/>
              <w:szCs w:val="24"/>
              <w:u w:val="none"/>
              <w:shd w:val="clear" w:fill="auto"/>
              <w:vertAlign w:val="baseline"/>
              <w:rtl w:val="0"/>
            </w:rPr>
            <w:t>1.9 BATCHDAN- Demand Advice: New Guarantee Cover - Batch</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11</w:t>
          </w:r>
          <w:r>
            <w:rPr>
              <w:i w:val="0"/>
              <w:iCs w:val="0"/>
              <w:smallCaps w:val="0"/>
              <w:strike w:val="0"/>
              <w:color w:val="000000"/>
              <w:sz w:val="24"/>
              <w:szCs w:val="24"/>
              <w:u w:val="none"/>
              <w:shd w:val="clear" w:fill="auto"/>
              <w:vertAlign w:val="baseline"/>
              <w:rtl w:val="0"/>
            </w:rPr>
            <w:fldChar w:fldCharType="end"/>
          </w:r>
        </w:p>
        <w:p w14:paraId="0000005E">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"_heading=h.5sj69lk17gos"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1.10 MSME Disbursement Bulk Upload</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11</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5F">
          <w:pPr>
            <w:widowControl w:val="0"/>
            <w:tabs>
              <w:tab w:val="right" w:pos="12000"/>
            </w:tabs>
            <w:spacing w:before="60" w:after="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 \h </w:instrText>
          </w:r>
          <w:r>
            <w:fldChar w:fldCharType="separate"/>
          </w:r>
          <w:r>
            <w:rPr>
              <w:rFonts w:ascii="Arial" w:hAnsi="Arial" w:eastAsia="Arial" w:cs="Arial"/>
              <w:b w:val="0"/>
              <w:bCs w:val="0"/>
              <w:i w:val="0"/>
              <w:iCs w:val="0"/>
              <w:smallCaps w:val="0"/>
              <w:strike w:val="0"/>
              <w:color w:val="000000"/>
              <w:sz w:val="22"/>
              <w:szCs w:val="22"/>
              <w:u w:val="none"/>
              <w:shd w:val="clear" w:fill="auto"/>
              <w:vertAlign w:val="baseline"/>
              <w:rtl w:val="0"/>
            </w:rPr>
            <w:t>1.10.1 CG Fee Calculation:</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12</w:t>
          </w:r>
          <w:r>
            <w:rPr>
              <w:rFonts w:ascii="Arial" w:hAnsi="Arial" w:eastAsia="Arial" w:cs="Arial"/>
              <w:b w:val="0"/>
              <w:bCs w:val="0"/>
              <w:i w:val="0"/>
              <w:iCs w:val="0"/>
              <w:smallCaps w:val="0"/>
              <w:strike w:val="0"/>
              <w:color w:val="000000"/>
              <w:sz w:val="22"/>
              <w:szCs w:val="22"/>
              <w:u w:val="none"/>
              <w:shd w:val="clear" w:fill="auto"/>
              <w:vertAlign w:val="baseline"/>
              <w:rtl w:val="0"/>
            </w:rPr>
            <w:fldChar w:fldCharType="end"/>
          </w:r>
        </w:p>
        <w:p w14:paraId="00000060">
          <w:pPr>
            <w:widowControl w:val="0"/>
            <w:tabs>
              <w:tab w:val="right" w:pos="12000"/>
            </w:tabs>
            <w:spacing w:before="60" w:after="0" w:line="240" w:lineRule="auto"/>
            <w:rPr>
              <w:i w:val="0"/>
              <w:iCs w:val="0"/>
              <w:smallCaps w:val="0"/>
              <w:strike w:val="0"/>
              <w:color w:val="000000"/>
              <w:sz w:val="24"/>
              <w:szCs w:val="24"/>
              <w:u w:val="none"/>
              <w:shd w:val="clear" w:fill="auto"/>
              <w:vertAlign w:val="baseline"/>
            </w:rPr>
          </w:pPr>
          <w:r>
            <w:fldChar w:fldCharType="begin"/>
          </w:r>
          <w:r>
            <w:instrText xml:space="preserve"> HYPERLINK \l "_heading=" \h </w:instrText>
          </w:r>
          <w:r>
            <w:fldChar w:fldCharType="separate"/>
          </w:r>
          <w:r>
            <w:rPr>
              <w:i w:val="0"/>
              <w:iCs w:val="0"/>
              <w:smallCaps w:val="0"/>
              <w:strike w:val="0"/>
              <w:color w:val="000000"/>
              <w:sz w:val="24"/>
              <w:szCs w:val="24"/>
              <w:u w:val="none"/>
              <w:shd w:val="clear" w:fill="auto"/>
              <w:vertAlign w:val="baseline"/>
              <w:rtl w:val="0"/>
            </w:rPr>
            <w:t>1.11 New Disbursement Eligibility Criteria Check/ Business Validation: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13</w:t>
          </w:r>
          <w:r>
            <w:rPr>
              <w:i w:val="0"/>
              <w:iCs w:val="0"/>
              <w:smallCaps w:val="0"/>
              <w:strike w:val="0"/>
              <w:color w:val="000000"/>
              <w:sz w:val="24"/>
              <w:szCs w:val="24"/>
              <w:u w:val="none"/>
              <w:shd w:val="clear" w:fill="auto"/>
              <w:vertAlign w:val="baseline"/>
              <w:rtl w:val="0"/>
            </w:rPr>
            <w:fldChar w:fldCharType="end"/>
          </w:r>
        </w:p>
        <w:p w14:paraId="00000061">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"_heading=h.7smq97dfc961"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1.11.1 Disbursement Roles: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13</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2">
          <w:pPr>
            <w:widowControl w:val="0"/>
            <w:tabs>
              <w:tab w:val="right" w:pos="12000"/>
            </w:tabs>
            <w:spacing w:before="60" w:after="0" w:line="240" w:lineRule="auto"/>
            <w:rPr>
              <w:i w:val="0"/>
              <w:iCs w:val="0"/>
              <w:smallCaps w:val="0"/>
              <w:strike w:val="0"/>
              <w:color w:val="000000"/>
              <w:sz w:val="24"/>
              <w:szCs w:val="24"/>
              <w:u w:val="none"/>
              <w:shd w:val="clear" w:fill="auto"/>
              <w:vertAlign w:val="baseline"/>
            </w:rPr>
          </w:pPr>
          <w:r>
            <w:fldChar w:fldCharType="begin"/>
          </w:r>
          <w:r>
            <w:instrText xml:space="preserve"> HYPERLINK \l "_heading=" \h </w:instrText>
          </w:r>
          <w:r>
            <w:fldChar w:fldCharType="separate"/>
          </w:r>
          <w:r>
            <w:rPr>
              <w:i w:val="0"/>
              <w:iCs w:val="0"/>
              <w:smallCaps w:val="0"/>
              <w:strike w:val="0"/>
              <w:color w:val="000000"/>
              <w:sz w:val="24"/>
              <w:szCs w:val="24"/>
              <w:u w:val="none"/>
              <w:shd w:val="clear" w:fill="auto"/>
              <w:vertAlign w:val="baseline"/>
              <w:rtl w:val="0"/>
            </w:rPr>
            <w:t>1.12 Disbursement File Upload Functional Flow</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14</w:t>
          </w:r>
          <w:r>
            <w:rPr>
              <w:i w:val="0"/>
              <w:iCs w:val="0"/>
              <w:smallCaps w:val="0"/>
              <w:strike w:val="0"/>
              <w:color w:val="000000"/>
              <w:sz w:val="24"/>
              <w:szCs w:val="24"/>
              <w:u w:val="none"/>
              <w:shd w:val="clear" w:fill="auto"/>
              <w:vertAlign w:val="baseline"/>
              <w:rtl w:val="0"/>
            </w:rPr>
            <w:fldChar w:fldCharType="end"/>
          </w:r>
        </w:p>
        <w:p w14:paraId="00000063">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"_heading=h.b42k3xmls79m"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1.13 CG File Preparing Summary &amp; Steps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15</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4">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"_heading=h.bvcamlvd2oo3"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1.14 Allotting Credit Guarantee Unique Identifiers - CGPAN</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15</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5">
          <w:pPr>
            <w:widowControl w:val="0"/>
            <w:tabs>
              <w:tab w:val="right" w:pos="12000"/>
            </w:tabs>
            <w:spacing w:before="60" w:after="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"_heading=h.tdfaxyc9oh7"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STATUS CODE OF THE FRESH SANCTION/DISBURSEMENT</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16</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6">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"_heading=h.dck39yc7swl4"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1.15 Continuity</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17</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7">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"_heading=h.9jri47cvere2"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1.15.1 Roles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18</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8">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"_heading=h.4g976zcdf8xe"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1.15 Update Module-Bulk Upload</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18</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9">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"_heading=h.nth1hzq3i3tp"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1.15.1 Roles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18</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A">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"_heading=h.hiedawkovndx"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1.15.2 Status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19</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B">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"_heading=h.4zp1oj8kir2a"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1.16 Claim Lodgement- Form Based</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19</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C">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"_heading=h.8gu57a9a6fm8"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1.16.1  Interim Claim</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19</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D">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"_heading=h.ggxk9lythad1"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Upload Documents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23</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E">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"_heading=h.2a23pp5hvpus"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1.16.2  Final Claim</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23</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6F">
          <w:pPr>
            <w:widowControl w:val="0"/>
            <w:tabs>
              <w:tab w:val="right" w:pos="12000"/>
            </w:tabs>
            <w:spacing w:before="60" w:after="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"_heading=h.bg70dzok6nte"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Upload Documents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26</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70">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"_heading=h.trmh23ukvwty"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1.17 Recovery</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27</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71">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"_heading=h.6m5iosqr7p0"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1.17.1 Recovery Bulk Upload Format:</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27</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72">
          <w:pPr>
            <w:widowControl w:val="0"/>
            <w:tabs>
              <w:tab w:val="right"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"_heading=h.2wsw7udz6x14"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1.17.2 Roles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27</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73">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"_heading=h.cbuqnrdoxu1e"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1.18 Claim Settlement Roles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27</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74">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"_heading=h.hjtx3cul5it8"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1.19 Reports</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28</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75">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"_heading=h.5nm6sm3doqfy"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1.20 MLI Wise claim payout under scheme (Annexure III)</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28</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76">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"_heading=h.z8x0stupkdqd"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1.21 URN search (Udyam registration number) MLI &amp; NCGTC end.</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28</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p>
        <w:p w14:paraId="00000077">
          <w:pPr>
            <w:widowControl w:val="0"/>
            <w:tabs>
              <w:tab w:val="right" w:pos="12000"/>
            </w:tabs>
            <w:spacing w:before="60" w:after="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"_heading=h.6508etdom8ff"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1.22 Transfer of guarantee</w:t>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t>29</w:t>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end"/>
          </w:r>
        </w:p>
      </w:sdtContent>
    </w:sdt>
    <w:p w14:paraId="00000078">
      <w:pPr>
        <w:rPr>
          <w:smallCaps/>
          <w:sz w:val="28"/>
          <w:szCs w:val="28"/>
        </w:rPr>
      </w:pPr>
    </w:p>
    <w:p w14:paraId="00000079">
      <w:pPr>
        <w:rPr>
          <w:b/>
          <w:bCs/>
          <w:smallCaps/>
          <w:color w:val="7F7F7F"/>
          <w:sz w:val="28"/>
          <w:szCs w:val="28"/>
        </w:rPr>
      </w:pPr>
      <w:r>
        <w:rPr>
          <w:b/>
          <w:bCs/>
          <w:smallCaps/>
          <w:color w:val="7F7F7F"/>
          <w:sz w:val="28"/>
          <w:szCs w:val="28"/>
          <w:rtl w:val="0"/>
        </w:rPr>
        <w:t>GLOSSARY</w:t>
      </w:r>
    </w:p>
    <w:p w14:paraId="0000007A">
      <w:pPr>
        <w:jc w:val="both"/>
      </w:pPr>
      <w:r>
        <w:rPr>
          <w:rtl w:val="0"/>
        </w:rPr>
        <w:t>Glossary of Important Terms used in this document.</w:t>
      </w:r>
    </w:p>
    <w:tbl>
      <w:tblPr>
        <w:tblStyle w:val="139"/>
        <w:tblW w:w="8924" w:type="dxa"/>
        <w:tblInd w:w="0" w:type="dxa"/>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Layout w:type="fixed"/>
        <w:tblCellMar>
          <w:top w:w="0" w:type="dxa"/>
          <w:left w:w="115" w:type="dxa"/>
          <w:bottom w:w="0" w:type="dxa"/>
          <w:right w:w="115" w:type="dxa"/>
        </w:tblCellMar>
      </w:tblPr>
      <w:tblGrid>
        <w:gridCol w:w="799"/>
        <w:gridCol w:w="1292"/>
        <w:gridCol w:w="6833"/>
      </w:tblGrid>
      <w:tr w14:paraId="107BB626">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15" w:type="dxa"/>
            <w:bottom w:w="0" w:type="dxa"/>
            <w:right w:w="115" w:type="dxa"/>
          </w:tblCellMar>
        </w:tblPrEx>
        <w:trPr>
          <w:trHeight w:val="308" w:hRule="atLeast"/>
        </w:trPr>
        <w:tc>
          <w:tcPr>
            <w:shd w:val="clear" w:color="auto" w:fill="DEEBF6"/>
          </w:tcPr>
          <w:p w14:paraId="0000007B">
            <w:pPr>
              <w:spacing w:after="0" w:line="240" w:lineRule="auto"/>
              <w:jc w:val="both"/>
              <w:rPr>
                <w:color w:val="538135"/>
                <w:sz w:val="20"/>
                <w:szCs w:val="20"/>
              </w:rPr>
            </w:pPr>
            <w:r>
              <w:rPr>
                <w:color w:val="538135"/>
                <w:sz w:val="20"/>
                <w:szCs w:val="20"/>
                <w:rtl w:val="0"/>
              </w:rPr>
              <w:t>S. No.</w:t>
            </w:r>
          </w:p>
        </w:tc>
        <w:tc>
          <w:tcPr>
            <w:shd w:val="clear" w:color="auto" w:fill="DEEBF6"/>
          </w:tcPr>
          <w:p w14:paraId="0000007C">
            <w:pPr>
              <w:spacing w:after="0" w:line="240" w:lineRule="auto"/>
              <w:jc w:val="both"/>
              <w:rPr>
                <w:color w:val="538135"/>
                <w:sz w:val="20"/>
                <w:szCs w:val="20"/>
              </w:rPr>
            </w:pPr>
            <w:r>
              <w:rPr>
                <w:color w:val="538135"/>
                <w:sz w:val="20"/>
                <w:szCs w:val="20"/>
                <w:rtl w:val="0"/>
              </w:rPr>
              <w:t>Term</w:t>
            </w:r>
          </w:p>
        </w:tc>
        <w:tc>
          <w:tcPr>
            <w:shd w:val="clear" w:color="auto" w:fill="DEEBF6"/>
          </w:tcPr>
          <w:p w14:paraId="0000007D">
            <w:pPr>
              <w:spacing w:after="0" w:line="240" w:lineRule="auto"/>
              <w:jc w:val="both"/>
              <w:rPr>
                <w:color w:val="538135"/>
                <w:sz w:val="20"/>
                <w:szCs w:val="20"/>
              </w:rPr>
            </w:pPr>
            <w:r>
              <w:rPr>
                <w:color w:val="538135"/>
                <w:sz w:val="20"/>
                <w:szCs w:val="20"/>
                <w:rtl w:val="0"/>
              </w:rPr>
              <w:t>Description</w:t>
            </w:r>
          </w:p>
        </w:tc>
      </w:tr>
      <w:tr w14:paraId="1062E5F2">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15" w:type="dxa"/>
            <w:bottom w:w="0" w:type="dxa"/>
            <w:right w:w="115" w:type="dxa"/>
          </w:tblCellMar>
        </w:tblPrEx>
        <w:trPr>
          <w:trHeight w:val="308" w:hRule="atLeast"/>
        </w:trPr>
        <w:tc>
          <w:tcPr>
            <w:shd w:val="clear" w:color="auto" w:fill="DEEBF6"/>
          </w:tcPr>
          <w:p w14:paraId="0000007E">
            <w:pPr>
              <w:spacing w:after="0" w:line="240" w:lineRule="auto"/>
              <w:jc w:val="both"/>
              <w:rPr>
                <w:color w:val="538135"/>
                <w:sz w:val="20"/>
                <w:szCs w:val="20"/>
              </w:rPr>
            </w:pPr>
            <w:r>
              <w:rPr>
                <w:color w:val="538135"/>
                <w:sz w:val="20"/>
                <w:szCs w:val="20"/>
                <w:rtl w:val="0"/>
              </w:rPr>
              <w:t>1</w:t>
            </w:r>
          </w:p>
        </w:tc>
        <w:tc>
          <w:tcPr>
            <w:shd w:val="clear" w:color="auto" w:fill="DEEBF6"/>
          </w:tcPr>
          <w:p w14:paraId="0000007F">
            <w:pPr>
              <w:spacing w:after="0" w:line="240" w:lineRule="auto"/>
              <w:jc w:val="both"/>
              <w:rPr>
                <w:color w:val="538135"/>
                <w:sz w:val="20"/>
                <w:szCs w:val="20"/>
              </w:rPr>
            </w:pPr>
            <w:r>
              <w:rPr>
                <w:color w:val="538135"/>
                <w:sz w:val="20"/>
                <w:szCs w:val="20"/>
                <w:rtl w:val="0"/>
              </w:rPr>
              <w:t>CG</w:t>
            </w:r>
          </w:p>
        </w:tc>
        <w:tc>
          <w:tcPr>
            <w:shd w:val="clear" w:color="auto" w:fill="DEEBF6"/>
          </w:tcPr>
          <w:p w14:paraId="00000080">
            <w:pPr>
              <w:spacing w:after="0" w:line="240" w:lineRule="auto"/>
              <w:jc w:val="both"/>
              <w:rPr>
                <w:color w:val="538135"/>
                <w:sz w:val="20"/>
                <w:szCs w:val="20"/>
              </w:rPr>
            </w:pPr>
            <w:r>
              <w:rPr>
                <w:color w:val="538135"/>
                <w:sz w:val="20"/>
                <w:szCs w:val="20"/>
                <w:rtl w:val="0"/>
              </w:rPr>
              <w:t>Credit Guarantee</w:t>
            </w:r>
          </w:p>
        </w:tc>
      </w:tr>
      <w:tr w14:paraId="2BABC690">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15" w:type="dxa"/>
            <w:bottom w:w="0" w:type="dxa"/>
            <w:right w:w="115" w:type="dxa"/>
          </w:tblCellMar>
        </w:tblPrEx>
        <w:trPr>
          <w:trHeight w:val="895" w:hRule="atLeast"/>
        </w:trPr>
        <w:tc>
          <w:tcPr>
            <w:shd w:val="clear" w:color="auto" w:fill="DEEBF6"/>
          </w:tcPr>
          <w:p w14:paraId="00000081">
            <w:pPr>
              <w:spacing w:after="0" w:line="240" w:lineRule="auto"/>
              <w:jc w:val="both"/>
              <w:rPr>
                <w:color w:val="538135"/>
                <w:sz w:val="20"/>
                <w:szCs w:val="20"/>
              </w:rPr>
            </w:pPr>
            <w:r>
              <w:rPr>
                <w:color w:val="538135"/>
                <w:sz w:val="20"/>
                <w:szCs w:val="20"/>
                <w:rtl w:val="0"/>
              </w:rPr>
              <w:t>2</w:t>
            </w:r>
          </w:p>
        </w:tc>
        <w:tc>
          <w:tcPr>
            <w:shd w:val="clear" w:color="auto" w:fill="DEEBF6"/>
          </w:tcPr>
          <w:p w14:paraId="00000082">
            <w:pPr>
              <w:spacing w:after="0" w:line="240" w:lineRule="auto"/>
              <w:jc w:val="both"/>
              <w:rPr>
                <w:color w:val="538135"/>
                <w:sz w:val="20"/>
                <w:szCs w:val="20"/>
              </w:rPr>
            </w:pPr>
            <w:r>
              <w:rPr>
                <w:color w:val="538135"/>
                <w:sz w:val="20"/>
                <w:szCs w:val="20"/>
                <w:rtl w:val="0"/>
              </w:rPr>
              <w:t>CGPAN</w:t>
            </w:r>
          </w:p>
        </w:tc>
        <w:tc>
          <w:tcPr>
            <w:shd w:val="clear" w:color="auto" w:fill="DEEBF6"/>
          </w:tcPr>
          <w:p w14:paraId="00000083">
            <w:pPr>
              <w:spacing w:after="0" w:line="240" w:lineRule="auto"/>
              <w:jc w:val="both"/>
              <w:rPr>
                <w:color w:val="538135"/>
                <w:sz w:val="20"/>
                <w:szCs w:val="20"/>
              </w:rPr>
            </w:pPr>
            <w:r>
              <w:rPr>
                <w:color w:val="538135"/>
                <w:sz w:val="20"/>
                <w:szCs w:val="20"/>
                <w:rtl w:val="0"/>
              </w:rPr>
              <w:t>Credit Guarantee Permanent Account Number – a Unique Credit Guarantee Number generated by the NCGTC processing system while issuing the Credit Guarantee.</w:t>
            </w:r>
          </w:p>
        </w:tc>
      </w:tr>
      <w:tr w14:paraId="14F95CCE">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15" w:type="dxa"/>
            <w:bottom w:w="0" w:type="dxa"/>
            <w:right w:w="115" w:type="dxa"/>
          </w:tblCellMar>
        </w:tblPrEx>
        <w:trPr>
          <w:trHeight w:val="611" w:hRule="atLeast"/>
        </w:trPr>
        <w:tc>
          <w:tcPr>
            <w:shd w:val="clear" w:color="auto" w:fill="DEEBF6"/>
          </w:tcPr>
          <w:p w14:paraId="00000084">
            <w:pPr>
              <w:spacing w:after="0" w:line="240" w:lineRule="auto"/>
              <w:jc w:val="both"/>
              <w:rPr>
                <w:color w:val="538135"/>
                <w:sz w:val="20"/>
                <w:szCs w:val="20"/>
              </w:rPr>
            </w:pPr>
            <w:r>
              <w:rPr>
                <w:color w:val="538135"/>
                <w:sz w:val="20"/>
                <w:szCs w:val="20"/>
                <w:rtl w:val="0"/>
              </w:rPr>
              <w:t>3</w:t>
            </w:r>
          </w:p>
        </w:tc>
        <w:tc>
          <w:tcPr>
            <w:shd w:val="clear" w:color="auto" w:fill="DEEBF6"/>
          </w:tcPr>
          <w:p w14:paraId="00000085">
            <w:pPr>
              <w:spacing w:after="0" w:line="240" w:lineRule="auto"/>
              <w:jc w:val="both"/>
              <w:rPr>
                <w:color w:val="538135"/>
                <w:sz w:val="20"/>
                <w:szCs w:val="20"/>
              </w:rPr>
            </w:pPr>
            <w:r>
              <w:rPr>
                <w:color w:val="538135"/>
                <w:sz w:val="20"/>
                <w:szCs w:val="20"/>
                <w:rtl w:val="0"/>
              </w:rPr>
              <w:t>MLI</w:t>
            </w:r>
          </w:p>
        </w:tc>
        <w:tc>
          <w:tcPr>
            <w:shd w:val="clear" w:color="auto" w:fill="DEEBF6"/>
          </w:tcPr>
          <w:p w14:paraId="00000086">
            <w:pPr>
              <w:spacing w:after="0" w:line="240" w:lineRule="auto"/>
              <w:jc w:val="both"/>
              <w:rPr>
                <w:color w:val="538135"/>
                <w:sz w:val="20"/>
                <w:szCs w:val="20"/>
              </w:rPr>
            </w:pPr>
            <w:r>
              <w:rPr>
                <w:color w:val="538135"/>
                <w:sz w:val="20"/>
                <w:szCs w:val="20"/>
                <w:rtl w:val="0"/>
              </w:rPr>
              <w:t>Member Leading Institute. These will be Banks, NBFCs and AIFIs predominantly in the business of Money Lending.</w:t>
            </w:r>
          </w:p>
        </w:tc>
      </w:tr>
      <w:tr w14:paraId="7F4018F4">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15" w:type="dxa"/>
            <w:bottom w:w="0" w:type="dxa"/>
            <w:right w:w="115" w:type="dxa"/>
          </w:tblCellMar>
        </w:tblPrEx>
        <w:trPr>
          <w:trHeight w:val="422" w:hRule="atLeast"/>
        </w:trPr>
        <w:tc>
          <w:tcPr>
            <w:shd w:val="clear" w:color="auto" w:fill="DEEBF6"/>
          </w:tcPr>
          <w:p w14:paraId="00000087">
            <w:pPr>
              <w:spacing w:after="0" w:line="240" w:lineRule="auto"/>
              <w:jc w:val="both"/>
              <w:rPr>
                <w:color w:val="538135"/>
                <w:sz w:val="20"/>
                <w:szCs w:val="20"/>
              </w:rPr>
            </w:pPr>
            <w:r>
              <w:rPr>
                <w:color w:val="538135"/>
                <w:sz w:val="20"/>
                <w:szCs w:val="20"/>
                <w:rtl w:val="0"/>
              </w:rPr>
              <w:t>4</w:t>
            </w:r>
          </w:p>
        </w:tc>
        <w:tc>
          <w:tcPr>
            <w:shd w:val="clear" w:color="auto" w:fill="DEEBF6"/>
          </w:tcPr>
          <w:p w14:paraId="00000088">
            <w:pPr>
              <w:spacing w:after="0" w:line="240" w:lineRule="auto"/>
              <w:jc w:val="both"/>
              <w:rPr>
                <w:color w:val="538135"/>
                <w:sz w:val="20"/>
                <w:szCs w:val="20"/>
              </w:rPr>
            </w:pPr>
            <w:r>
              <w:rPr>
                <w:color w:val="538135"/>
                <w:sz w:val="20"/>
                <w:szCs w:val="20"/>
                <w:rtl w:val="0"/>
              </w:rPr>
              <w:t>NPA</w:t>
            </w:r>
          </w:p>
        </w:tc>
        <w:tc>
          <w:tcPr>
            <w:shd w:val="clear" w:color="auto" w:fill="DEEBF6"/>
          </w:tcPr>
          <w:p w14:paraId="00000089">
            <w:pPr>
              <w:spacing w:after="0" w:line="240" w:lineRule="auto"/>
              <w:jc w:val="both"/>
              <w:rPr>
                <w:color w:val="538135"/>
                <w:sz w:val="20"/>
                <w:szCs w:val="20"/>
              </w:rPr>
            </w:pPr>
            <w:r>
              <w:rPr>
                <w:color w:val="538135"/>
                <w:sz w:val="20"/>
                <w:szCs w:val="20"/>
                <w:rtl w:val="0"/>
              </w:rPr>
              <w:t xml:space="preserve">Non-Performing Asset </w:t>
            </w:r>
          </w:p>
        </w:tc>
      </w:tr>
      <w:tr w14:paraId="48A097E8">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15" w:type="dxa"/>
            <w:bottom w:w="0" w:type="dxa"/>
            <w:right w:w="115" w:type="dxa"/>
          </w:tblCellMar>
        </w:tblPrEx>
        <w:trPr>
          <w:trHeight w:val="422" w:hRule="atLeast"/>
        </w:trPr>
        <w:tc>
          <w:tcPr>
            <w:shd w:val="clear" w:color="auto" w:fill="DEEBF6"/>
          </w:tcPr>
          <w:p w14:paraId="0000008A">
            <w:pPr>
              <w:spacing w:after="0" w:line="240" w:lineRule="auto"/>
              <w:jc w:val="both"/>
              <w:rPr>
                <w:color w:val="538135"/>
                <w:sz w:val="20"/>
                <w:szCs w:val="20"/>
              </w:rPr>
            </w:pPr>
            <w:r>
              <w:rPr>
                <w:color w:val="538135"/>
                <w:sz w:val="20"/>
                <w:szCs w:val="20"/>
                <w:rtl w:val="0"/>
              </w:rPr>
              <w:t>5</w:t>
            </w:r>
          </w:p>
        </w:tc>
        <w:tc>
          <w:tcPr>
            <w:shd w:val="clear" w:color="auto" w:fill="DEEBF6"/>
          </w:tcPr>
          <w:p w14:paraId="0000008B">
            <w:pPr>
              <w:spacing w:after="0" w:line="240" w:lineRule="auto"/>
              <w:jc w:val="both"/>
              <w:rPr>
                <w:color w:val="538135"/>
                <w:sz w:val="20"/>
                <w:szCs w:val="20"/>
              </w:rPr>
            </w:pPr>
            <w:r>
              <w:rPr>
                <w:color w:val="538135"/>
                <w:sz w:val="20"/>
                <w:szCs w:val="20"/>
                <w:rtl w:val="0"/>
              </w:rPr>
              <w:t>NCGTC</w:t>
            </w:r>
          </w:p>
        </w:tc>
        <w:tc>
          <w:tcPr>
            <w:shd w:val="clear" w:color="auto" w:fill="DEEBF6"/>
          </w:tcPr>
          <w:p w14:paraId="0000008C">
            <w:pPr>
              <w:spacing w:after="0" w:line="240" w:lineRule="auto"/>
              <w:jc w:val="both"/>
              <w:rPr>
                <w:color w:val="538135"/>
                <w:sz w:val="20"/>
                <w:szCs w:val="20"/>
              </w:rPr>
            </w:pPr>
            <w:r>
              <w:rPr>
                <w:color w:val="538135"/>
                <w:sz w:val="20"/>
                <w:szCs w:val="20"/>
                <w:rtl w:val="0"/>
              </w:rPr>
              <w:t>National Credit Guarantee Trustee Company Ltd</w:t>
            </w:r>
          </w:p>
        </w:tc>
      </w:tr>
      <w:tr w14:paraId="4B3E8C0D">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15" w:type="dxa"/>
            <w:bottom w:w="0" w:type="dxa"/>
            <w:right w:w="115" w:type="dxa"/>
          </w:tblCellMar>
        </w:tblPrEx>
        <w:trPr>
          <w:trHeight w:val="971" w:hRule="atLeast"/>
        </w:trPr>
        <w:tc>
          <w:tcPr>
            <w:shd w:val="clear" w:color="auto" w:fill="DEEBF6"/>
          </w:tcPr>
          <w:p w14:paraId="0000008D">
            <w:pPr>
              <w:spacing w:after="0" w:line="240" w:lineRule="auto"/>
              <w:jc w:val="both"/>
              <w:rPr>
                <w:color w:val="538135"/>
                <w:sz w:val="20"/>
                <w:szCs w:val="20"/>
              </w:rPr>
            </w:pPr>
            <w:r>
              <w:rPr>
                <w:color w:val="538135"/>
                <w:sz w:val="20"/>
                <w:szCs w:val="20"/>
                <w:rtl w:val="0"/>
              </w:rPr>
              <w:t>6</w:t>
            </w:r>
          </w:p>
        </w:tc>
        <w:tc>
          <w:tcPr>
            <w:shd w:val="clear" w:color="auto" w:fill="DEEBF6"/>
          </w:tcPr>
          <w:p w14:paraId="0000008E">
            <w:pPr>
              <w:spacing w:after="0" w:line="240" w:lineRule="auto"/>
              <w:jc w:val="both"/>
              <w:rPr>
                <w:color w:val="538135"/>
                <w:sz w:val="20"/>
                <w:szCs w:val="20"/>
              </w:rPr>
            </w:pPr>
            <w:r>
              <w:rPr>
                <w:color w:val="538135"/>
                <w:sz w:val="20"/>
                <w:szCs w:val="20"/>
                <w:rtl w:val="0"/>
              </w:rPr>
              <w:t>SURGE</w:t>
            </w:r>
          </w:p>
        </w:tc>
        <w:tc>
          <w:tcPr>
            <w:shd w:val="clear" w:color="auto" w:fill="DEEBF6"/>
          </w:tcPr>
          <w:p w14:paraId="0000008F">
            <w:pPr>
              <w:spacing w:after="0" w:line="240" w:lineRule="auto"/>
              <w:jc w:val="both"/>
              <w:rPr>
                <w:color w:val="538135"/>
                <w:sz w:val="20"/>
                <w:szCs w:val="20"/>
              </w:rPr>
            </w:pPr>
            <w:r>
              <w:rPr>
                <w:color w:val="538135"/>
                <w:sz w:val="20"/>
                <w:szCs w:val="20"/>
                <w:rtl w:val="0"/>
              </w:rPr>
              <w:t>Software System Developed and Commissioned by NCGTC for Managing Credit Guarantee Business Process.</w:t>
            </w:r>
          </w:p>
          <w:p w14:paraId="00000090">
            <w:pPr>
              <w:spacing w:after="0" w:line="240" w:lineRule="auto"/>
              <w:jc w:val="both"/>
              <w:rPr>
                <w:color w:val="538135"/>
                <w:sz w:val="20"/>
                <w:szCs w:val="20"/>
              </w:rPr>
            </w:pPr>
            <w:r>
              <w:rPr>
                <w:i/>
                <w:iCs/>
                <w:color w:val="538135"/>
                <w:sz w:val="20"/>
                <w:szCs w:val="20"/>
                <w:rtl w:val="0"/>
              </w:rPr>
              <w:t>SURGE – System for Underwriting, Reassurance &amp; Guarantee Endorsement</w:t>
            </w:r>
          </w:p>
        </w:tc>
      </w:tr>
    </w:tbl>
    <w:p w14:paraId="00000091">
      <w:pPr>
        <w:rPr>
          <w:rFonts w:ascii="Trebuchet MS" w:hAnsi="Trebuchet MS" w:eastAsia="Trebuchet MS" w:cs="Trebuchet MS"/>
          <w:b/>
          <w:bCs/>
          <w:color w:val="A6A6A6"/>
          <w:sz w:val="28"/>
          <w:szCs w:val="28"/>
        </w:rPr>
      </w:pPr>
    </w:p>
    <w:p w14:paraId="00000092">
      <w:pPr>
        <w:pStyle w:val="2"/>
        <w:spacing w:before="60" w:after="60" w:line="276" w:lineRule="auto"/>
        <w:jc w:val="both"/>
        <w:rPr>
          <w:b/>
          <w:bCs/>
          <w:color w:val="7F7F7F"/>
          <w:sz w:val="26"/>
          <w:szCs w:val="26"/>
          <w:u w:val="single"/>
        </w:rPr>
      </w:pPr>
      <w:bookmarkStart w:id="0" w:name="_heading=h.30j0zll" w:colFirst="0" w:colLast="0"/>
      <w:bookmarkEnd w:id="0"/>
      <w:r>
        <w:rPr>
          <w:b/>
          <w:bCs/>
          <w:color w:val="7F7F7F"/>
          <w:sz w:val="26"/>
          <w:szCs w:val="26"/>
          <w:u w:val="single"/>
          <w:rtl w:val="0"/>
        </w:rPr>
        <w:t>1.1 MCGS- MSME Scheme Introduction</w:t>
      </w:r>
    </w:p>
    <w:p w14:paraId="00000093">
      <w:pPr>
        <w:spacing w:before="240" w:after="240"/>
        <w:jc w:val="both"/>
      </w:pPr>
      <w:bookmarkStart w:id="1" w:name="_heading=h.3znysh7" w:colFirst="0" w:colLast="0"/>
      <w:bookmarkEnd w:id="1"/>
      <w:r>
        <w:rPr>
          <w:rtl w:val="0"/>
        </w:rPr>
        <w:t xml:space="preserve">The Mutual Credit Guarantee Scheme for MSME provides guarantee coverage for term loan assistance of upto Rs 100 crore to eligible </w:t>
      </w:r>
      <w:r>
        <w:rPr>
          <w:highlight w:val="white"/>
          <w:rtl w:val="0"/>
        </w:rPr>
        <w:t xml:space="preserve">MSME for their projects involving purchase of equipment/machinery. </w:t>
      </w:r>
    </w:p>
    <w:p w14:paraId="00000094">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2" w:name="_heading=h.1fob9te" w:colFirst="0" w:colLast="0"/>
      <w:bookmarkEnd w:id="2"/>
      <w:r>
        <w:rPr>
          <w:b/>
          <w:bCs/>
          <w:color w:val="7F7F7F"/>
          <w:sz w:val="26"/>
          <w:szCs w:val="26"/>
          <w:rtl w:val="0"/>
        </w:rPr>
        <w:t xml:space="preserve">1.2 Fund &amp; Docket Construct </w:t>
      </w:r>
    </w:p>
    <w:p w14:paraId="00000095">
      <w:pPr>
        <w:jc w:val="both"/>
      </w:pPr>
      <w:r>
        <w:rPr>
          <w:highlight w:val="yellow"/>
          <w:rtl w:val="0"/>
        </w:rPr>
        <w:t>Currently it is being envisaged that this scheme has only one docket. This docket has a code - ‘GEN’. Schematic relation for the Trust, Fund, Scheme and Docket Relation is as below:</w:t>
      </w:r>
      <w:r>
        <mc:AlternateContent>
          <mc:Choice Requires="wpg">
            <w:drawing>
              <wp:inline distT="0" distB="0" distL="0" distR="0">
                <wp:extent cx="5486400" cy="3200400"/>
                <wp:effectExtent l="0" t="0" r="0" b="0"/>
                <wp:docPr id="1665250806" name="Group 1665250806"/>
                <wp:cNvGraphicFramePr/>
                <a:graphic xmlns:a="http://schemas.openxmlformats.org/drawingml/2006/main">
                  <a:graphicData uri="http://schemas.microsoft.com/office/word/2010/wordprocessingGroup">
                    <wpg:wgp>
                      <wpg:cNvGrpSpPr/>
                      <wpg:grpSpPr>
                        <a:xfrm>
                          <a:off x="2602800" y="2179800"/>
                          <a:ext cx="5486400" cy="3200400"/>
                          <a:chOff x="2602800" y="2179800"/>
                          <a:chExt cx="5486400" cy="3200400"/>
                        </a:xfrm>
                      </wpg:grpSpPr>
                      <wpg:grpSp>
                        <wpg:cNvPr id="11" name="Group 11"/>
                        <wpg:cNvGrpSpPr/>
                        <wpg:grpSpPr>
                          <a:xfrm>
                            <a:off x="2602800" y="2179800"/>
                            <a:ext cx="5486400" cy="3200400"/>
                            <a:chOff x="2602800" y="2179800"/>
                            <a:chExt cx="5486400" cy="3200400"/>
                          </a:xfrm>
                        </wpg:grpSpPr>
                        <wps:wsp>
                          <wps:cNvPr id="12" name="Shape 3"/>
                          <wps:cNvSpPr/>
                          <wps:spPr>
                            <a:xfrm>
                              <a:off x="2602800" y="2179800"/>
                              <a:ext cx="5486400" cy="3200400"/>
                            </a:xfrm>
                            <a:prstGeom prst="rect">
                              <a:avLst/>
                            </a:prstGeom>
                            <a:noFill/>
                            <a:ln>
                              <a:noFill/>
                            </a:ln>
                          </wps:spPr>
                          <wps:txbx>
                            <w:txbxContent>
                              <w:p w14:paraId="14163061">
                                <w:pPr>
                                  <w:spacing w:before="0" w:after="0" w:line="240" w:lineRule="auto"/>
                                  <w:ind w:left="0" w:right="0" w:firstLine="0"/>
                                  <w:jc w:val="left"/>
                                </w:pPr>
                              </w:p>
                            </w:txbxContent>
                          </wps:txbx>
                          <wps:bodyPr spcFirstLastPara="1" wrap="square" lIns="91425" tIns="91425" rIns="91425" bIns="91425" anchor="ctr" anchorCtr="0">
                            <a:noAutofit/>
                          </wps:bodyPr>
                        </wps:wsp>
                        <wpg:grpSp>
                          <wpg:cNvPr id="13" name="Group 13"/>
                          <wpg:cNvGrpSpPr/>
                          <wpg:grpSpPr>
                            <a:xfrm>
                              <a:off x="2602800" y="2179800"/>
                              <a:ext cx="5486400" cy="3200400"/>
                              <a:chOff x="2602800" y="2179800"/>
                              <a:chExt cx="5486400" cy="3200400"/>
                            </a:xfrm>
                          </wpg:grpSpPr>
                          <wps:wsp>
                            <wps:cNvPr id="14" name="Shape 5"/>
                            <wps:cNvSpPr/>
                            <wps:spPr>
                              <a:xfrm>
                                <a:off x="2602800" y="2179800"/>
                                <a:ext cx="5486400" cy="3200400"/>
                              </a:xfrm>
                              <a:prstGeom prst="rect">
                                <a:avLst/>
                              </a:prstGeom>
                              <a:noFill/>
                              <a:ln>
                                <a:noFill/>
                              </a:ln>
                            </wps:spPr>
                            <wps:txbx>
                              <w:txbxContent>
                                <w:p w14:paraId="1C4328BF">
                                  <w:pPr>
                                    <w:spacing w:before="0" w:after="0" w:line="240" w:lineRule="auto"/>
                                    <w:ind w:left="0" w:right="0" w:firstLine="0"/>
                                    <w:jc w:val="left"/>
                                  </w:pPr>
                                </w:p>
                              </w:txbxContent>
                            </wps:txbx>
                            <wps:bodyPr spcFirstLastPara="1" wrap="square" lIns="91425" tIns="91425" rIns="91425" bIns="91425" anchor="ctr" anchorCtr="0">
                              <a:noAutofit/>
                            </wps:bodyPr>
                          </wps:wsp>
                          <wpg:grpSp>
                            <wpg:cNvPr id="15" name="Group 15"/>
                            <wpg:cNvGrpSpPr/>
                            <wpg:grpSpPr>
                              <a:xfrm>
                                <a:off x="2602800" y="2179800"/>
                                <a:ext cx="5486400" cy="3200400"/>
                                <a:chOff x="2602800" y="2179800"/>
                                <a:chExt cx="5486400" cy="3200400"/>
                              </a:xfrm>
                            </wpg:grpSpPr>
                            <wps:wsp>
                              <wps:cNvPr id="16" name="Shape 7"/>
                              <wps:cNvSpPr/>
                              <wps:spPr>
                                <a:xfrm>
                                  <a:off x="2602800" y="2179800"/>
                                  <a:ext cx="5486400" cy="3200400"/>
                                </a:xfrm>
                                <a:prstGeom prst="rect">
                                  <a:avLst/>
                                </a:prstGeom>
                                <a:noFill/>
                                <a:ln>
                                  <a:noFill/>
                                </a:ln>
                              </wps:spPr>
                              <wps:txbx>
                                <w:txbxContent>
                                  <w:p w14:paraId="20F43F84">
                                    <w:pPr>
                                      <w:spacing w:before="0" w:after="0" w:line="240" w:lineRule="auto"/>
                                      <w:ind w:left="0" w:right="0" w:firstLine="0"/>
                                      <w:jc w:val="left"/>
                                    </w:pPr>
                                  </w:p>
                                </w:txbxContent>
                              </wps:txbx>
                              <wps:bodyPr spcFirstLastPara="1" wrap="square" lIns="91425" tIns="91425" rIns="91425" bIns="91425" anchor="ctr" anchorCtr="0">
                                <a:noAutofit/>
                              </wps:bodyPr>
                            </wps:wsp>
                            <wpg:grpSp>
                              <wpg:cNvPr id="17" name="Group 17"/>
                              <wpg:cNvGrpSpPr/>
                              <wpg:grpSpPr>
                                <a:xfrm>
                                  <a:off x="2602800" y="2179800"/>
                                  <a:ext cx="5486400" cy="3200400"/>
                                  <a:chOff x="2597775" y="2179800"/>
                                  <a:chExt cx="5491425" cy="3200400"/>
                                </a:xfrm>
                              </wpg:grpSpPr>
                              <wps:wsp>
                                <wps:cNvPr id="18" name="Shape 9"/>
                                <wps:cNvSpPr/>
                                <wps:spPr>
                                  <a:xfrm>
                                    <a:off x="2597775" y="2179800"/>
                                    <a:ext cx="5491425" cy="3200400"/>
                                  </a:xfrm>
                                  <a:prstGeom prst="rect">
                                    <a:avLst/>
                                  </a:prstGeom>
                                  <a:noFill/>
                                  <a:ln>
                                    <a:noFill/>
                                  </a:ln>
                                </wps:spPr>
                                <wps:txbx>
                                  <w:txbxContent>
                                    <w:p w14:paraId="445D4A43">
                                      <w:pPr>
                                        <w:spacing w:before="0" w:after="0" w:line="240" w:lineRule="auto"/>
                                        <w:ind w:left="0" w:right="0" w:firstLine="0"/>
                                        <w:jc w:val="left"/>
                                      </w:pPr>
                                    </w:p>
                                  </w:txbxContent>
                                </wps:txbx>
                                <wps:bodyPr spcFirstLastPara="1" wrap="square" lIns="91425" tIns="91425" rIns="91425" bIns="91425" anchor="ctr" anchorCtr="0">
                                  <a:noAutofit/>
                                </wps:bodyPr>
                              </wps:wsp>
                              <wpg:grpSp>
                                <wpg:cNvPr id="19" name="Group 19"/>
                                <wpg:cNvGrpSpPr/>
                                <wpg:grpSpPr>
                                  <a:xfrm>
                                    <a:off x="2602800" y="2179800"/>
                                    <a:ext cx="5486400" cy="3200400"/>
                                    <a:chOff x="0" y="0"/>
                                    <a:chExt cx="5491425" cy="3200425"/>
                                  </a:xfrm>
                                </wpg:grpSpPr>
                                <wps:wsp>
                                  <wps:cNvPr id="20" name="Shape 11"/>
                                  <wps:cNvSpPr/>
                                  <wps:spPr>
                                    <a:xfrm>
                                      <a:off x="0" y="0"/>
                                      <a:ext cx="5491425" cy="3200425"/>
                                    </a:xfrm>
                                    <a:prstGeom prst="rect">
                                      <a:avLst/>
                                    </a:prstGeom>
                                    <a:noFill/>
                                    <a:ln>
                                      <a:noFill/>
                                    </a:ln>
                                  </wps:spPr>
                                  <wps:txbx>
                                    <w:txbxContent>
                                      <w:p w14:paraId="084D1E58">
                                        <w:pPr>
                                          <w:spacing w:before="0" w:after="0" w:line="240" w:lineRule="auto"/>
                                          <w:ind w:left="0" w:right="0" w:firstLine="0"/>
                                          <w:jc w:val="left"/>
                                        </w:pPr>
                                      </w:p>
                                    </w:txbxContent>
                                  </wps:txbx>
                                  <wps:bodyPr spcFirstLastPara="1" wrap="square" lIns="91425" tIns="91425" rIns="91425" bIns="91425" anchor="ctr" anchorCtr="0">
                                    <a:noAutofit/>
                                  </wps:bodyPr>
                                </wps:wsp>
                                <wpg:grpSp>
                                  <wpg:cNvPr id="21" name="Group 21"/>
                                  <wpg:cNvGrpSpPr/>
                                  <wpg:grpSpPr>
                                    <a:xfrm>
                                      <a:off x="0" y="0"/>
                                      <a:ext cx="5486400" cy="3200400"/>
                                      <a:chOff x="0" y="0"/>
                                      <a:chExt cx="5486400" cy="3200400"/>
                                    </a:xfrm>
                                  </wpg:grpSpPr>
                                  <wps:wsp>
                                    <wps:cNvPr id="22" name="Shape 13"/>
                                    <wps:cNvSpPr/>
                                    <wps:spPr>
                                      <a:xfrm>
                                        <a:off x="0" y="0"/>
                                        <a:ext cx="5486400" cy="3200400"/>
                                      </a:xfrm>
                                      <a:prstGeom prst="rect">
                                        <a:avLst/>
                                      </a:prstGeom>
                                      <a:noFill/>
                                      <a:ln>
                                        <a:noFill/>
                                      </a:ln>
                                    </wps:spPr>
                                    <wps:txbx>
                                      <w:txbxContent>
                                        <w:p w14:paraId="0E839D9A">
                                          <w:pPr>
                                            <w:spacing w:before="0" w:after="0" w:line="240" w:lineRule="auto"/>
                                            <w:ind w:left="0" w:right="0" w:firstLine="0"/>
                                            <w:jc w:val="left"/>
                                          </w:pPr>
                                        </w:p>
                                      </w:txbxContent>
                                    </wps:txbx>
                                    <wps:bodyPr spcFirstLastPara="1" wrap="square" lIns="91425" tIns="91425" rIns="91425" bIns="91425" anchor="ctr" anchorCtr="0">
                                      <a:noAutofit/>
                                    </wps:bodyPr>
                                  </wps:wsp>
                                  <wps:wsp>
                                    <wps:cNvPr id="23" name="Shape 14"/>
                                    <wps:cNvSpPr/>
                                    <wps:spPr>
                                      <a:xfrm>
                                        <a:off x="3799867" y="1554480"/>
                                        <a:ext cx="280864" cy="91440"/>
                                      </a:xfrm>
                                      <a:custGeom>
                                        <a:avLst/>
                                        <a:gdLst/>
                                        <a:ahLst/>
                                        <a:cxnLst/>
                                        <a:rect l="l" t="t" r="r" b="b"/>
                                        <a:pathLst>
                                          <a:path w="120000" h="120000" extrusionOk="0">
                                            <a:moveTo>
                                              <a:pt x="0" y="60000"/>
                                            </a:moveTo>
                                            <a:lnTo>
                                              <a:pt x="120000" y="60000"/>
                                            </a:lnTo>
                                          </a:path>
                                        </a:pathLst>
                                      </a:custGeom>
                                      <a:noFill/>
                                      <a:ln w="12700" cap="flat" cmpd="sng">
                                        <a:solidFill>
                                          <a:schemeClr val="accent6"/>
                                        </a:solidFill>
                                        <a:prstDash val="solid"/>
                                        <a:miter lim="800000"/>
                                        <a:headEnd type="none" w="sm" len="sm"/>
                                        <a:tailEnd type="none" w="sm" len="sm"/>
                                      </a:ln>
                                    </wps:spPr>
                                    <wps:txbx>
                                      <w:txbxContent>
                                        <w:p w14:paraId="757D222C">
                                          <w:pPr>
                                            <w:spacing w:before="0" w:after="0" w:line="240" w:lineRule="auto"/>
                                            <w:ind w:left="0" w:right="0" w:firstLine="0"/>
                                            <w:jc w:val="left"/>
                                          </w:pPr>
                                        </w:p>
                                      </w:txbxContent>
                                    </wps:txbx>
                                    <wps:bodyPr spcFirstLastPara="1" wrap="square" lIns="91425" tIns="91425" rIns="91425" bIns="91425" anchor="ctr" anchorCtr="0">
                                      <a:noAutofit/>
                                    </wps:bodyPr>
                                  </wps:wsp>
                                  <wps:wsp>
                                    <wps:cNvPr id="24" name="Shape 15"/>
                                    <wps:cNvSpPr/>
                                    <wps:spPr>
                                      <a:xfrm>
                                        <a:off x="3933278" y="1593178"/>
                                        <a:ext cx="14043" cy="14043"/>
                                      </a:xfrm>
                                      <a:prstGeom prst="rect">
                                        <a:avLst/>
                                      </a:prstGeom>
                                      <a:noFill/>
                                      <a:ln>
                                        <a:noFill/>
                                      </a:ln>
                                    </wps:spPr>
                                    <wps:txbx>
                                      <w:txbxContent>
                                        <w:p w14:paraId="52632FBC">
                                          <w:pPr>
                                            <w:spacing w:before="0" w:after="0" w:line="215" w:lineRule="auto"/>
                                            <w:ind w:left="0" w:right="0" w:firstLine="0"/>
                                            <w:jc w:val="center"/>
                                          </w:pPr>
                                        </w:p>
                                      </w:txbxContent>
                                    </wps:txbx>
                                    <wps:bodyPr spcFirstLastPara="1" wrap="square" lIns="12700" tIns="0" rIns="12700" bIns="0" anchor="ctr" anchorCtr="0">
                                      <a:noAutofit/>
                                    </wps:bodyPr>
                                  </wps:wsp>
                                  <wps:wsp>
                                    <wps:cNvPr id="25" name="Shape 16"/>
                                    <wps:cNvSpPr/>
                                    <wps:spPr>
                                      <a:xfrm>
                                        <a:off x="2114679" y="1554480"/>
                                        <a:ext cx="280864" cy="91440"/>
                                      </a:xfrm>
                                      <a:custGeom>
                                        <a:avLst/>
                                        <a:gdLst/>
                                        <a:ahLst/>
                                        <a:cxnLst/>
                                        <a:rect l="l" t="t" r="r" b="b"/>
                                        <a:pathLst>
                                          <a:path w="120000" h="120000" extrusionOk="0">
                                            <a:moveTo>
                                              <a:pt x="0" y="60000"/>
                                            </a:moveTo>
                                            <a:lnTo>
                                              <a:pt x="120000" y="60000"/>
                                            </a:lnTo>
                                          </a:path>
                                        </a:pathLst>
                                      </a:custGeom>
                                      <a:noFill/>
                                      <a:ln w="12700" cap="flat" cmpd="sng">
                                        <a:solidFill>
                                          <a:srgbClr val="4372C3"/>
                                        </a:solidFill>
                                        <a:prstDash val="solid"/>
                                        <a:miter lim="800000"/>
                                        <a:headEnd type="none" w="sm" len="sm"/>
                                        <a:tailEnd type="none" w="sm" len="sm"/>
                                      </a:ln>
                                    </wps:spPr>
                                    <wps:txbx>
                                      <w:txbxContent>
                                        <w:p w14:paraId="42B0701F">
                                          <w:pPr>
                                            <w:spacing w:before="0" w:after="0" w:line="240" w:lineRule="auto"/>
                                            <w:ind w:left="0" w:right="0" w:firstLine="0"/>
                                            <w:jc w:val="left"/>
                                          </w:pPr>
                                        </w:p>
                                      </w:txbxContent>
                                    </wps:txbx>
                                    <wps:bodyPr spcFirstLastPara="1" wrap="square" lIns="91425" tIns="91425" rIns="91425" bIns="91425" anchor="ctr" anchorCtr="0">
                                      <a:noAutofit/>
                                    </wps:bodyPr>
                                  </wps:wsp>
                                  <wps:wsp>
                                    <wps:cNvPr id="26" name="Shape 17"/>
                                    <wps:cNvSpPr/>
                                    <wps:spPr>
                                      <a:xfrm>
                                        <a:off x="2248090" y="1593178"/>
                                        <a:ext cx="14043" cy="14043"/>
                                      </a:xfrm>
                                      <a:prstGeom prst="rect">
                                        <a:avLst/>
                                      </a:prstGeom>
                                      <a:noFill/>
                                      <a:ln>
                                        <a:noFill/>
                                      </a:ln>
                                    </wps:spPr>
                                    <wps:txbx>
                                      <w:txbxContent>
                                        <w:p w14:paraId="65D07E3B">
                                          <w:pPr>
                                            <w:spacing w:before="0" w:after="0" w:line="215" w:lineRule="auto"/>
                                            <w:ind w:left="0" w:right="0" w:firstLine="0"/>
                                            <w:jc w:val="center"/>
                                          </w:pPr>
                                        </w:p>
                                      </w:txbxContent>
                                    </wps:txbx>
                                    <wps:bodyPr spcFirstLastPara="1" wrap="square" lIns="12700" tIns="0" rIns="12700" bIns="0" anchor="ctr" anchorCtr="0">
                                      <a:noAutofit/>
                                    </wps:bodyPr>
                                  </wps:wsp>
                                  <wps:wsp>
                                    <wps:cNvPr id="27" name="Shape 18"/>
                                    <wps:cNvSpPr/>
                                    <wps:spPr>
                                      <a:xfrm>
                                        <a:off x="429492" y="1554480"/>
                                        <a:ext cx="280864" cy="91440"/>
                                      </a:xfrm>
                                      <a:custGeom>
                                        <a:avLst/>
                                        <a:gdLst/>
                                        <a:ahLst/>
                                        <a:cxnLst/>
                                        <a:rect l="l" t="t" r="r" b="b"/>
                                        <a:pathLst>
                                          <a:path w="120000" h="120000" extrusionOk="0">
                                            <a:moveTo>
                                              <a:pt x="0" y="60000"/>
                                            </a:moveTo>
                                            <a:lnTo>
                                              <a:pt x="120000" y="60000"/>
                                            </a:lnTo>
                                          </a:path>
                                        </a:pathLst>
                                      </a:custGeom>
                                      <a:noFill/>
                                      <a:ln w="12700" cap="flat" cmpd="sng">
                                        <a:solidFill>
                                          <a:schemeClr val="accent4"/>
                                        </a:solidFill>
                                        <a:prstDash val="solid"/>
                                        <a:miter lim="800000"/>
                                        <a:headEnd type="none" w="sm" len="sm"/>
                                        <a:tailEnd type="none" w="sm" len="sm"/>
                                      </a:ln>
                                    </wps:spPr>
                                    <wps:txbx>
                                      <w:txbxContent>
                                        <w:p w14:paraId="400B4E74">
                                          <w:pPr>
                                            <w:spacing w:before="0" w:after="0" w:line="240" w:lineRule="auto"/>
                                            <w:ind w:left="0" w:right="0" w:firstLine="0"/>
                                            <w:jc w:val="left"/>
                                          </w:pPr>
                                        </w:p>
                                      </w:txbxContent>
                                    </wps:txbx>
                                    <wps:bodyPr spcFirstLastPara="1" wrap="square" lIns="91425" tIns="91425" rIns="91425" bIns="91425" anchor="ctr" anchorCtr="0">
                                      <a:noAutofit/>
                                    </wps:bodyPr>
                                  </wps:wsp>
                                  <wps:wsp>
                                    <wps:cNvPr id="28" name="Shape 19"/>
                                    <wps:cNvSpPr/>
                                    <wps:spPr>
                                      <a:xfrm>
                                        <a:off x="562902" y="1593178"/>
                                        <a:ext cx="14043" cy="14043"/>
                                      </a:xfrm>
                                      <a:prstGeom prst="rect">
                                        <a:avLst/>
                                      </a:prstGeom>
                                      <a:noFill/>
                                      <a:ln>
                                        <a:noFill/>
                                      </a:ln>
                                    </wps:spPr>
                                    <wps:txbx>
                                      <w:txbxContent>
                                        <w:p w14:paraId="22B732F5">
                                          <w:pPr>
                                            <w:spacing w:before="0" w:after="0" w:line="215" w:lineRule="auto"/>
                                            <w:ind w:left="0" w:right="0" w:firstLine="0"/>
                                            <w:jc w:val="center"/>
                                          </w:pPr>
                                        </w:p>
                                      </w:txbxContent>
                                    </wps:txbx>
                                    <wps:bodyPr spcFirstLastPara="1" wrap="square" lIns="12700" tIns="0" rIns="12700" bIns="0" anchor="ctr" anchorCtr="0">
                                      <a:noAutofit/>
                                    </wps:bodyPr>
                                  </wps:wsp>
                                  <wps:wsp>
                                    <wps:cNvPr id="29" name="Shape 20"/>
                                    <wps:cNvSpPr/>
                                    <wps:spPr>
                                      <a:xfrm rot="-5400000">
                                        <a:off x="-911284" y="1386126"/>
                                        <a:ext cx="2253406" cy="428147"/>
                                      </a:xfrm>
                                      <a:prstGeom prst="rect">
                                        <a:avLst/>
                                      </a:prstGeom>
                                      <a:solidFill>
                                        <a:schemeClr val="accent2"/>
                                      </a:solidFill>
                                      <a:ln w="12700" cap="flat" cmpd="sng">
                                        <a:solidFill>
                                          <a:schemeClr val="lt1"/>
                                        </a:solidFill>
                                        <a:prstDash val="solid"/>
                                        <a:miter lim="800000"/>
                                        <a:headEnd type="none" w="sm" len="sm"/>
                                        <a:tailEnd type="none" w="sm" len="sm"/>
                                      </a:ln>
                                    </wps:spPr>
                                    <wps:txbx>
                                      <w:txbxContent>
                                        <w:p w14:paraId="71EC9532">
                                          <w:pPr>
                                            <w:spacing w:before="0" w:after="0" w:line="240" w:lineRule="auto"/>
                                            <w:ind w:left="0" w:right="0" w:firstLine="0"/>
                                            <w:jc w:val="left"/>
                                          </w:pPr>
                                        </w:p>
                                      </w:txbxContent>
                                    </wps:txbx>
                                    <wps:bodyPr spcFirstLastPara="1" wrap="square" lIns="91425" tIns="91425" rIns="91425" bIns="91425" anchor="ctr" anchorCtr="0">
                                      <a:noAutofit/>
                                    </wps:bodyPr>
                                  </wps:wsp>
                                  <wps:wsp>
                                    <wps:cNvPr id="30" name="Shape 21"/>
                                    <wps:cNvSpPr/>
                                    <wps:spPr>
                                      <a:xfrm rot="-5400000">
                                        <a:off x="-995631" y="1301778"/>
                                        <a:ext cx="2422100" cy="428147"/>
                                      </a:xfrm>
                                      <a:prstGeom prst="rect">
                                        <a:avLst/>
                                      </a:prstGeom>
                                      <a:noFill/>
                                      <a:ln>
                                        <a:noFill/>
                                      </a:ln>
                                    </wps:spPr>
                                    <wps:txbx>
                                      <w:txbxContent>
                                        <w:p w14:paraId="19D92B2D">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 xml:space="preserve">Trust  </w:t>
                                          </w:r>
                                        </w:p>
                                        <w:p w14:paraId="6745B081">
                                          <w:pPr>
                                            <w:spacing w:before="0" w:after="0" w:line="215" w:lineRule="auto"/>
                                            <w:ind w:left="0" w:right="0" w:firstLine="0"/>
                                            <w:jc w:val="center"/>
                                          </w:pPr>
                                        </w:p>
                                      </w:txbxContent>
                                    </wps:txbx>
                                    <wps:bodyPr spcFirstLastPara="1" wrap="square" lIns="6350" tIns="6350" rIns="6350" bIns="6350" anchor="ctr" anchorCtr="0">
                                      <a:noAutofit/>
                                    </wps:bodyPr>
                                  </wps:wsp>
                                  <wps:wsp>
                                    <wps:cNvPr id="31" name="Shape 22"/>
                                    <wps:cNvSpPr/>
                                    <wps:spPr>
                                      <a:xfrm>
                                        <a:off x="710356" y="1386126"/>
                                        <a:ext cx="1404323" cy="428147"/>
                                      </a:xfrm>
                                      <a:prstGeom prst="rect">
                                        <a:avLst/>
                                      </a:prstGeom>
                                      <a:solidFill>
                                        <a:schemeClr val="accent4"/>
                                      </a:solidFill>
                                      <a:ln w="12700" cap="flat" cmpd="sng">
                                        <a:solidFill>
                                          <a:schemeClr val="lt1"/>
                                        </a:solidFill>
                                        <a:prstDash val="solid"/>
                                        <a:miter lim="800000"/>
                                        <a:headEnd type="none" w="sm" len="sm"/>
                                        <a:tailEnd type="none" w="sm" len="sm"/>
                                      </a:ln>
                                    </wps:spPr>
                                    <wps:txbx>
                                      <w:txbxContent>
                                        <w:p w14:paraId="4000A81D">
                                          <w:pPr>
                                            <w:spacing w:before="0" w:after="0" w:line="240" w:lineRule="auto"/>
                                            <w:ind w:left="0" w:right="0" w:firstLine="0"/>
                                            <w:jc w:val="left"/>
                                          </w:pPr>
                                        </w:p>
                                      </w:txbxContent>
                                    </wps:txbx>
                                    <wps:bodyPr spcFirstLastPara="1" wrap="square" lIns="91425" tIns="91425" rIns="91425" bIns="91425" anchor="ctr" anchorCtr="0">
                                      <a:noAutofit/>
                                    </wps:bodyPr>
                                  </wps:wsp>
                                  <wps:wsp>
                                    <wps:cNvPr id="32" name="Shape 23"/>
                                    <wps:cNvSpPr/>
                                    <wps:spPr>
                                      <a:xfrm>
                                        <a:off x="773973" y="1436926"/>
                                        <a:ext cx="1404323" cy="428147"/>
                                      </a:xfrm>
                                      <a:prstGeom prst="rect">
                                        <a:avLst/>
                                      </a:prstGeom>
                                      <a:noFill/>
                                      <a:ln>
                                        <a:noFill/>
                                      </a:ln>
                                    </wps:spPr>
                                    <wps:txbx>
                                      <w:txbxContent>
                                        <w:p w14:paraId="3FF1DF6F">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Fund</w:t>
                                          </w:r>
                                        </w:p>
                                      </w:txbxContent>
                                    </wps:txbx>
                                    <wps:bodyPr spcFirstLastPara="1" wrap="square" lIns="6350" tIns="6350" rIns="6350" bIns="6350" anchor="ctr" anchorCtr="0">
                                      <a:noAutofit/>
                                    </wps:bodyPr>
                                  </wps:wsp>
                                  <wps:wsp>
                                    <wps:cNvPr id="33" name="Shape 24"/>
                                    <wps:cNvSpPr/>
                                    <wps:spPr>
                                      <a:xfrm>
                                        <a:off x="2395544" y="1386126"/>
                                        <a:ext cx="1404323" cy="428147"/>
                                      </a:xfrm>
                                      <a:prstGeom prst="rect">
                                        <a:avLst/>
                                      </a:prstGeom>
                                      <a:solidFill>
                                        <a:srgbClr val="4372C3"/>
                                      </a:solidFill>
                                      <a:ln w="12700" cap="flat" cmpd="sng">
                                        <a:solidFill>
                                          <a:schemeClr val="lt1"/>
                                        </a:solidFill>
                                        <a:prstDash val="solid"/>
                                        <a:miter lim="800000"/>
                                        <a:headEnd type="none" w="sm" len="sm"/>
                                        <a:tailEnd type="none" w="sm" len="sm"/>
                                      </a:ln>
                                    </wps:spPr>
                                    <wps:txbx>
                                      <w:txbxContent>
                                        <w:p w14:paraId="5FC47DBA">
                                          <w:pPr>
                                            <w:spacing w:before="0" w:after="0" w:line="240" w:lineRule="auto"/>
                                            <w:ind w:left="0" w:right="0" w:firstLine="0"/>
                                            <w:jc w:val="left"/>
                                          </w:pPr>
                                        </w:p>
                                      </w:txbxContent>
                                    </wps:txbx>
                                    <wps:bodyPr spcFirstLastPara="1" wrap="square" lIns="91425" tIns="91425" rIns="91425" bIns="91425" anchor="ctr" anchorCtr="0">
                                      <a:noAutofit/>
                                    </wps:bodyPr>
                                  </wps:wsp>
                                  <wps:wsp>
                                    <wps:cNvPr id="34" name="Shape 25"/>
                                    <wps:cNvSpPr/>
                                    <wps:spPr>
                                      <a:xfrm>
                                        <a:off x="2395544" y="1386126"/>
                                        <a:ext cx="1404323" cy="428147"/>
                                      </a:xfrm>
                                      <a:prstGeom prst="rect">
                                        <a:avLst/>
                                      </a:prstGeom>
                                      <a:noFill/>
                                      <a:ln>
                                        <a:noFill/>
                                      </a:ln>
                                    </wps:spPr>
                                    <wps:txbx>
                                      <w:txbxContent>
                                        <w:p w14:paraId="76FB4FCA">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Scheme</w:t>
                                          </w:r>
                                        </w:p>
                                      </w:txbxContent>
                                    </wps:txbx>
                                    <wps:bodyPr spcFirstLastPara="1" wrap="square" lIns="6350" tIns="6350" rIns="6350" bIns="6350" anchor="ctr" anchorCtr="0">
                                      <a:noAutofit/>
                                    </wps:bodyPr>
                                  </wps:wsp>
                                  <wps:wsp>
                                    <wps:cNvPr id="35" name="Shape 26"/>
                                    <wps:cNvSpPr/>
                                    <wps:spPr>
                                      <a:xfrm>
                                        <a:off x="4080732" y="1386126"/>
                                        <a:ext cx="1404323" cy="428147"/>
                                      </a:xfrm>
                                      <a:prstGeom prst="rect">
                                        <a:avLst/>
                                      </a:prstGeom>
                                      <a:solidFill>
                                        <a:schemeClr val="accent6"/>
                                      </a:solidFill>
                                      <a:ln w="12700" cap="flat" cmpd="sng">
                                        <a:solidFill>
                                          <a:schemeClr val="lt1"/>
                                        </a:solidFill>
                                        <a:prstDash val="solid"/>
                                        <a:miter lim="800000"/>
                                        <a:headEnd type="none" w="sm" len="sm"/>
                                        <a:tailEnd type="none" w="sm" len="sm"/>
                                      </a:ln>
                                    </wps:spPr>
                                    <wps:txbx>
                                      <w:txbxContent>
                                        <w:p w14:paraId="29825C6B">
                                          <w:pPr>
                                            <w:spacing w:before="0" w:after="0" w:line="240" w:lineRule="auto"/>
                                            <w:ind w:left="0" w:right="0" w:firstLine="0"/>
                                            <w:jc w:val="left"/>
                                          </w:pPr>
                                        </w:p>
                                      </w:txbxContent>
                                    </wps:txbx>
                                    <wps:bodyPr spcFirstLastPara="1" wrap="square" lIns="91425" tIns="91425" rIns="91425" bIns="91425" anchor="ctr" anchorCtr="0">
                                      <a:noAutofit/>
                                    </wps:bodyPr>
                                  </wps:wsp>
                                  <wps:wsp>
                                    <wps:cNvPr id="36" name="Shape 27"/>
                                    <wps:cNvSpPr/>
                                    <wps:spPr>
                                      <a:xfrm>
                                        <a:off x="4080732" y="1386126"/>
                                        <a:ext cx="1404323" cy="428147"/>
                                      </a:xfrm>
                                      <a:prstGeom prst="rect">
                                        <a:avLst/>
                                      </a:prstGeom>
                                      <a:noFill/>
                                      <a:ln>
                                        <a:noFill/>
                                      </a:ln>
                                    </wps:spPr>
                                    <wps:txbx>
                                      <w:txbxContent>
                                        <w:p w14:paraId="53934D86">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Docket - GEN</w:t>
                                          </w:r>
                                        </w:p>
                                      </w:txbxContent>
                                    </wps:txbx>
                                    <wps:bodyPr spcFirstLastPara="1" wrap="square" lIns="6350" tIns="6350" rIns="6350" bIns="6350" anchor="ctr" anchorCtr="0">
                                      <a:noAutofit/>
                                    </wps:bodyPr>
                                  </wps:wsp>
                                </wpg:grpSp>
                              </wpg:grpSp>
                            </wpg:grpSp>
                          </wpg:grpSp>
                        </wpg:grpSp>
                      </wpg:grpSp>
                    </wpg:wgp>
                  </a:graphicData>
                </a:graphic>
              </wp:inline>
            </w:drawing>
          </mc:Choice>
          <mc:Fallback>
            <w:pict>
              <v:group id="_x0000_s1026" o:spid="_x0000_s1026" o:spt="203" style="height:252pt;width:432pt;" coordorigin="2602800,2179800" coordsize="5486400,3200400" o:gfxdata="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">
                <o:lock v:ext="edit" aspectratio="f"/>
                <v:group id="_x0000_s1026" o:spid="_x0000_s1026" o:spt="203" style="position:absolute;left:2602800;top:2179800;height:3200400;width:5486400;" coordorigin="2602800,2179800" coordsize="5486400,3200400"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rect id="Shape 3" o:spid="_x0000_s1026" o:spt="1" style="position:absolute;left:2602800;top:2179800;height:3200400;width:5486400;v-text-anchor:middle;" filled="f" stroked="f" coordsize="21600,21600" o:gfxdata="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8vlQL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14163061">
                          <w:pPr>
                            <w:spacing w:before="0" w:after="0" w:line="240" w:lineRule="auto"/>
                            <w:ind w:left="0" w:right="0" w:firstLine="0"/>
                            <w:jc w:val="left"/>
                          </w:pPr>
                        </w:p>
                      </w:txbxContent>
                    </v:textbox>
                  </v:rect>
                  <v:group id="_x0000_s1026" o:spid="_x0000_s1026" o:spt="203" style="position:absolute;left:2602800;top:2179800;height:3200400;width:5486400;" coordorigin="2602800,2179800" coordsize="5486400,3200400"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rect id="Shape 5" o:spid="_x0000_s1026" o:spt="1" style="position:absolute;left:2602800;top:2179800;height:3200400;width:5486400;v-text-anchor:middle;" filled="f" stroked="f" coordsize="21600,21600" o:gfxdata="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du2K+5AAAA2w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1C4328BF">
                            <w:pPr>
                              <w:spacing w:before="0" w:after="0" w:line="240" w:lineRule="auto"/>
                              <w:ind w:left="0" w:right="0" w:firstLine="0"/>
                              <w:jc w:val="left"/>
                            </w:pPr>
                          </w:p>
                        </w:txbxContent>
                      </v:textbox>
                    </v:rect>
                    <v:group id="_x0000_s1026" o:spid="_x0000_s1026" o:spt="203" style="position:absolute;left:2602800;top:2179800;height:3200400;width:5486400;" coordorigin="2602800,2179800" coordsize="5486400,3200400"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rect id="Shape 7" o:spid="_x0000_s1026" o:spt="1" style="position:absolute;left:2602800;top:2179800;height:3200400;width:5486400;v-text-anchor:middle;" filled="f" stroked="f" coordsize="21600,21600" o:gfxdata="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jw40O5AAAA2w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20F43F84">
                              <w:pPr>
                                <w:spacing w:before="0" w:after="0" w:line="240" w:lineRule="auto"/>
                                <w:ind w:left="0" w:right="0" w:firstLine="0"/>
                                <w:jc w:val="left"/>
                              </w:pPr>
                            </w:p>
                          </w:txbxContent>
                        </v:textbox>
                      </v:rect>
                      <v:group id="_x0000_s1026" o:spid="_x0000_s1026" o:spt="203" style="position:absolute;left:2602800;top:2179800;height:3200400;width:5486400;" coordorigin="2597775,2179800" coordsize="5491425,3200400"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Shape 9" o:spid="_x0000_s1026" o:spt="1" style="position:absolute;left:2597775;top:2179800;height:3200400;width:5491425;v-text-anchor:middle;" filled="f" stroked="f" coordsize="21600,21600" o:gfxdata="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I9Kq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445D4A43">
                                <w:pPr>
                                  <w:spacing w:before="0" w:after="0" w:line="240" w:lineRule="auto"/>
                                  <w:ind w:left="0" w:right="0" w:firstLine="0"/>
                                  <w:jc w:val="left"/>
                                </w:pPr>
                              </w:p>
                            </w:txbxContent>
                          </v:textbox>
                        </v:rect>
                        <v:group id="_x0000_s1026" o:spid="_x0000_s1026" o:spt="203" style="position:absolute;left:2602800;top:2179800;height:3200400;width:5486400;" coordsize="5491425,3200425"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rect id="Shape 11" o:spid="_x0000_s1026" o:spt="1" style="position:absolute;left:0;top:0;height:3200425;width:5491425;v-text-anchor:middle;" filled="f" stroked="f" coordsize="21600,21600" o:gfxdata="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jkUEb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084D1E58">
                                  <w:pPr>
                                    <w:spacing w:before="0" w:after="0" w:line="240" w:lineRule="auto"/>
                                    <w:ind w:left="0" w:right="0" w:firstLine="0"/>
                                    <w:jc w:val="left"/>
                                  </w:pPr>
                                </w:p>
                              </w:txbxContent>
                            </v:textbox>
                          </v:rect>
                          <v:group id="_x0000_s1026" o:spid="_x0000_s1026" o:spt="203" style="position:absolute;left:0;top:0;height:3200400;width:5486400;" coordsize="5486400,3200400"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rect id="Shape 13" o:spid="_x0000_s1026" o:spt="1" style="position:absolute;left:0;top:0;height:3200400;width:5486400;v-text-anchor:middle;" filled="f" stroked="f" coordsize="21600,21600" o:gfxdata="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nL/2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E839D9A">
                                    <w:pPr>
                                      <w:spacing w:before="0" w:after="0" w:line="240" w:lineRule="auto"/>
                                      <w:ind w:left="0" w:right="0" w:firstLine="0"/>
                                      <w:jc w:val="left"/>
                                    </w:pPr>
                                  </w:p>
                                </w:txbxContent>
                              </v:textbox>
                            </v:rect>
                            <v:shape id="Shape 14" o:spid="_x0000_s1026" o:spt="100" style="position:absolute;left:3799867;top:1554480;height:91440;width:280864;v-text-anchor:middle;" filled="f" stroked="t" coordsize="120000,120000" o:gfxdata="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M1aQrsAAADb&#10;AAAADwAAAAAAAAABACAAAAAiAAAAZHJzL2Rvd25yZXYueG1sUEsBAhQAFAAAAAgAh07iQDMvBZ47&#10;AAAAOQAAABAAAAAAAAAAAQAgAAAACgEAAGRycy9zaGFwZXhtbC54bWxQSwUGAAAAAAYABgBbAQAA&#10;tAMAAAAA&#10;" path="m0,60000l120000,60000e">
                              <v:path textboxrect="0,0,120000,120000"/>
                              <v:fill on="f" focussize="0,0"/>
                              <v:stroke weight="1pt" color="#70AD47 [3209]" miterlimit="8" joinstyle="miter" startarrowwidth="narrow" startarrowlength="short" endarrowwidth="narrow" endarrowlength="short"/>
                              <v:imagedata o:title=""/>
                              <o:lock v:ext="edit" aspectratio="f"/>
                              <v:textbox inset="7.1988188976378pt,7.1988188976378pt,7.1988188976378pt,7.1988188976378pt">
                                <w:txbxContent>
                                  <w:p w14:paraId="757D222C">
                                    <w:pPr>
                                      <w:spacing w:before="0" w:after="0" w:line="240" w:lineRule="auto"/>
                                      <w:ind w:left="0" w:right="0" w:firstLine="0"/>
                                      <w:jc w:val="left"/>
                                    </w:pPr>
                                  </w:p>
                                </w:txbxContent>
                              </v:textbox>
                            </v:shape>
                            <v:rect id="Shape 15" o:spid="_x0000_s1026" o:spt="1" style="position:absolute;left:3933278;top:1593178;height:14043;width:14043;v-text-anchor:middle;" filled="f" stroked="f" coordsize="21600,21600" o:gfxdata="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nelkvQAA&#10;ANsAAAAPAAAAAAAAAAEAIAAAACIAAABkcnMvZG93bnJldi54bWxQSwECFAAUAAAACACHTuJAMy8F&#10;njsAAAA5AAAAEAAAAAAAAAABACAAAAAMAQAAZHJzL3NoYXBleG1sLnhtbFBLBQYAAAAABgAGAFsB&#10;AAC2AwAAAAA=&#10;">
                              <v:fill on="f" focussize="0,0"/>
                              <v:stroke on="f"/>
                              <v:imagedata o:title=""/>
                              <o:lock v:ext="edit" aspectratio="f"/>
                              <v:textbox inset="1pt,0mm,1pt,0mm">
                                <w:txbxContent>
                                  <w:p w14:paraId="52632FBC">
                                    <w:pPr>
                                      <w:spacing w:before="0" w:after="0" w:line="215" w:lineRule="auto"/>
                                      <w:ind w:left="0" w:right="0" w:firstLine="0"/>
                                      <w:jc w:val="center"/>
                                    </w:pPr>
                                  </w:p>
                                </w:txbxContent>
                              </v:textbox>
                            </v:rect>
                            <v:shape id="Shape 16" o:spid="_x0000_s1026" o:spt="100" style="position:absolute;left:2114679;top:1554480;height:91440;width:280864;v-text-anchor:middle;" filled="f" stroked="t" coordsize="120000,120000" o:gfxdata="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enH2/&#10;AAAA2wAAAA8AAAAAAAAAAQAgAAAAIgAAAGRycy9kb3ducmV2LnhtbFBLAQIUABQAAAAIAIdO4kAz&#10;LwWeOwAAADkAAAAQAAAAAAAAAAEAIAAAAA4BAABkcnMvc2hhcGV4bWwueG1sUEsFBgAAAAAGAAYA&#10;WwEAALgDAAAAAA==&#10;" path="m0,60000l120000,60000e">
                              <v:path textboxrect="0,0,120000,120000"/>
                              <v:fill on="f" focussize="0,0"/>
                              <v:stroke weight="1pt" color="#4372C3" miterlimit="8" joinstyle="miter" startarrowwidth="narrow" startarrowlength="short" endarrowwidth="narrow" endarrowlength="short"/>
                              <v:imagedata o:title=""/>
                              <o:lock v:ext="edit" aspectratio="f"/>
                              <v:textbox inset="7.1988188976378pt,7.1988188976378pt,7.1988188976378pt,7.1988188976378pt">
                                <w:txbxContent>
                                  <w:p w14:paraId="42B0701F">
                                    <w:pPr>
                                      <w:spacing w:before="0" w:after="0" w:line="240" w:lineRule="auto"/>
                                      <w:ind w:left="0" w:right="0" w:firstLine="0"/>
                                      <w:jc w:val="left"/>
                                    </w:pPr>
                                  </w:p>
                                </w:txbxContent>
                              </v:textbox>
                            </v:shape>
                            <v:rect id="Shape 17" o:spid="_x0000_s1026" o:spt="1" style="position:absolute;left:2248090;top:1593178;height:14043;width:14043;v-text-anchor:middle;" filled="f" stroked="f" coordsize="21600,21600" o:gfxdata="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A9KIvQAA&#10;ANsAAAAPAAAAAAAAAAEAIAAAACIAAABkcnMvZG93bnJldi54bWxQSwECFAAUAAAACACHTuJAMy8F&#10;njsAAAA5AAAAEAAAAAAAAAABACAAAAAMAQAAZHJzL3NoYXBleG1sLnhtbFBLBQYAAAAABgAGAFsB&#10;AAC2AwAAAAA=&#10;">
                              <v:fill on="f" focussize="0,0"/>
                              <v:stroke on="f"/>
                              <v:imagedata o:title=""/>
                              <o:lock v:ext="edit" aspectratio="f"/>
                              <v:textbox inset="1pt,0mm,1pt,0mm">
                                <w:txbxContent>
                                  <w:p w14:paraId="65D07E3B">
                                    <w:pPr>
                                      <w:spacing w:before="0" w:after="0" w:line="215" w:lineRule="auto"/>
                                      <w:ind w:left="0" w:right="0" w:firstLine="0"/>
                                      <w:jc w:val="center"/>
                                    </w:pPr>
                                  </w:p>
                                </w:txbxContent>
                              </v:textbox>
                            </v:rect>
                            <v:shape id="Shape 18" o:spid="_x0000_s1026" o:spt="100" style="position:absolute;left:429492;top:1554480;height:91440;width:280864;v-text-anchor:middle;" filled="f" stroked="t" coordsize="120000,120000" o:gfxdata="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49RIvQAA&#10;ANsAAAAPAAAAAAAAAAEAIAAAACIAAABkcnMvZG93bnJldi54bWxQSwECFAAUAAAACACHTuJAMy8F&#10;njsAAAA5AAAAEAAAAAAAAAABACAAAAAMAQAAZHJzL3NoYXBleG1sLnhtbFBLBQYAAAAABgAGAFsB&#10;AAC2AwAAAAA=&#10;" path="m0,60000l120000,60000e">
                              <v:path textboxrect="0,0,120000,120000"/>
                              <v:fill on="f" focussize="0,0"/>
                              <v:stroke weight="1pt" color="#FFC000 [3207]" miterlimit="8" joinstyle="miter" startarrowwidth="narrow" startarrowlength="short" endarrowwidth="narrow" endarrowlength="short"/>
                              <v:imagedata o:title=""/>
                              <o:lock v:ext="edit" aspectratio="f"/>
                              <v:textbox inset="7.1988188976378pt,7.1988188976378pt,7.1988188976378pt,7.1988188976378pt">
                                <w:txbxContent>
                                  <w:p w14:paraId="400B4E74">
                                    <w:pPr>
                                      <w:spacing w:before="0" w:after="0" w:line="240" w:lineRule="auto"/>
                                      <w:ind w:left="0" w:right="0" w:firstLine="0"/>
                                      <w:jc w:val="left"/>
                                    </w:pPr>
                                  </w:p>
                                </w:txbxContent>
                              </v:textbox>
                            </v:shape>
                            <v:rect id="Shape 19" o:spid="_x0000_s1026" o:spt="1" style="position:absolute;left:562902;top:1593178;height:14043;width:14043;v-text-anchor:middle;" filled="f" stroked="f" coordsize="21600,21600" o:gfxdata="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DjYbsAAADb&#10;AAAADwAAAAAAAAABACAAAAAiAAAAZHJzL2Rvd25yZXYueG1sUEsBAhQAFAAAAAgAh07iQDMvBZ47&#10;AAAAOQAAABAAAAAAAAAAAQAgAAAACgEAAGRycy9zaGFwZXhtbC54bWxQSwUGAAAAAAYABgBbAQAA&#10;tAMAAAAA&#10;">
                              <v:fill on="f" focussize="0,0"/>
                              <v:stroke on="f"/>
                              <v:imagedata o:title=""/>
                              <o:lock v:ext="edit" aspectratio="f"/>
                              <v:textbox inset="1pt,0mm,1pt,0mm">
                                <w:txbxContent>
                                  <w:p w14:paraId="22B732F5">
                                    <w:pPr>
                                      <w:spacing w:before="0" w:after="0" w:line="215" w:lineRule="auto"/>
                                      <w:ind w:left="0" w:right="0" w:firstLine="0"/>
                                      <w:jc w:val="center"/>
                                    </w:pPr>
                                  </w:p>
                                </w:txbxContent>
                              </v:textbox>
                            </v:rect>
                            <v:rect id="Shape 20" o:spid="_x0000_s1026" o:spt="1" style="position:absolute;left:-911284;top:1386126;height:428147;width:2253406;rotation:-5898240f;v-text-anchor:middle;" fillcolor="#ED7D31 [3205]" filled="t" stroked="t" coordsize="21600,21600" o:gfxdata="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2g8m8AAAA&#10;2wAAAA8AAAAAAAAAAQAgAAAAIgAAAGRycy9kb3ducmV2LnhtbFBLAQIUABQAAAAIAIdO4kAzLwWe&#10;OwAAADkAAAAQAAAAAAAAAAEAIAAAAAsBAABkcnMvc2hhcGV4bWwueG1sUEsFBgAAAAAGAAYAWwEA&#10;ALUDA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1EC9532">
                                    <w:pPr>
                                      <w:spacing w:before="0" w:after="0" w:line="240" w:lineRule="auto"/>
                                      <w:ind w:left="0" w:right="0" w:firstLine="0"/>
                                      <w:jc w:val="left"/>
                                    </w:pPr>
                                  </w:p>
                                </w:txbxContent>
                              </v:textbox>
                            </v:rect>
                            <v:rect id="Shape 21" o:spid="_x0000_s1026" o:spt="1" style="position:absolute;left:-995631;top:1301778;height:428147;width:2422100;rotation:-5898240f;v-text-anchor:middle;" filled="f" stroked="f" coordsize="21600,21600" o:gfxdata="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z27um5AAAA2wAA&#10;AA8AAAAAAAAAAQAgAAAAIgAAAGRycy9kb3ducmV2LnhtbFBLAQIUABQAAAAIAIdO4kAzLwWeOwAA&#10;ADkAAAAQAAAAAAAAAAEAIAAAAAgBAABkcnMvc2hhcGV4bWwueG1sUEsFBgAAAAAGAAYAWwEAALID&#10;AAAAAA==&#10;">
                              <v:fill on="f" focussize="0,0"/>
                              <v:stroke on="f"/>
                              <v:imagedata o:title=""/>
                              <o:lock v:ext="edit" aspectratio="f"/>
                              <v:textbox inset="0.5pt,0.5pt,0.5pt,0.5pt">
                                <w:txbxContent>
                                  <w:p w14:paraId="19D92B2D">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 xml:space="preserve">Trust  </w:t>
                                    </w:r>
                                  </w:p>
                                  <w:p w14:paraId="6745B081">
                                    <w:pPr>
                                      <w:spacing w:before="0" w:after="0" w:line="215" w:lineRule="auto"/>
                                      <w:ind w:left="0" w:right="0" w:firstLine="0"/>
                                      <w:jc w:val="center"/>
                                    </w:pPr>
                                  </w:p>
                                </w:txbxContent>
                              </v:textbox>
                            </v:rect>
                            <v:rect id="Shape 22" o:spid="_x0000_s1026" o:spt="1" style="position:absolute;left:710356;top:1386126;height:428147;width:1404323;v-text-anchor:middle;" fillcolor="#FFC000 [3207]" filled="t" stroked="t" coordsize="21600,21600" o:gfxdata="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on0274A&#10;AADbAAAADwAAAAAAAAABACAAAAAiAAAAZHJzL2Rvd25yZXYueG1sUEsBAhQAFAAAAAgAh07iQDMv&#10;BZ47AAAAOQAAABAAAAAAAAAAAQAgAAAADQEAAGRycy9zaGFwZXhtbC54bWxQSwUGAAAAAAYABgBb&#10;AQAAtwM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4000A81D">
                                    <w:pPr>
                                      <w:spacing w:before="0" w:after="0" w:line="240" w:lineRule="auto"/>
                                      <w:ind w:left="0" w:right="0" w:firstLine="0"/>
                                      <w:jc w:val="left"/>
                                    </w:pPr>
                                  </w:p>
                                </w:txbxContent>
                              </v:textbox>
                            </v:rect>
                            <v:rect id="Shape 23" o:spid="_x0000_s1026" o:spt="1" style="position:absolute;left:773973;top:1436926;height:428147;width:1404323;v-text-anchor:middle;" filled="f" stroked="f" coordsize="21600,21600" o:gfxdata="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fJ9Xb4A&#10;AADbAAAADwAAAAAAAAABACAAAAAiAAAAZHJzL2Rvd25yZXYueG1sUEsBAhQAFAAAAAgAh07iQDMv&#10;BZ47AAAAOQAAABAAAAAAAAAAAQAgAAAADQEAAGRycy9zaGFwZXhtbC54bWxQSwUGAAAAAAYABgBb&#10;AQAAtwMAAAAA&#10;">
                              <v:fill on="f" focussize="0,0"/>
                              <v:stroke on="f"/>
                              <v:imagedata o:title=""/>
                              <o:lock v:ext="edit" aspectratio="f"/>
                              <v:textbox inset="0.5pt,0.5pt,0.5pt,0.5pt">
                                <w:txbxContent>
                                  <w:p w14:paraId="3FF1DF6F">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Fund</w:t>
                                    </w:r>
                                  </w:p>
                                </w:txbxContent>
                              </v:textbox>
                            </v:rect>
                            <v:rect id="Shape 24" o:spid="_x0000_s1026" o:spt="1" style="position:absolute;left:2395544;top:1386126;height:428147;width:1404323;v-text-anchor:middle;" fillcolor="#4372C3" filled="t" stroked="t" coordsize="21600,21600" o:gfxdata="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2gMlvQAA&#10;ANsAAAAPAAAAAAAAAAEAIAAAACIAAABkcnMvZG93bnJldi54bWxQSwECFAAUAAAACACHTuJAMy8F&#10;njsAAAA5AAAAEAAAAAAAAAABACAAAAAMAQAAZHJzL3NoYXBleG1sLnhtbFBLBQYAAAAABgAGAFsB&#10;AAC2Aw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5FC47DBA">
                                    <w:pPr>
                                      <w:spacing w:before="0" w:after="0" w:line="240" w:lineRule="auto"/>
                                      <w:ind w:left="0" w:right="0" w:firstLine="0"/>
                                      <w:jc w:val="left"/>
                                    </w:pPr>
                                  </w:p>
                                </w:txbxContent>
                              </v:textbox>
                            </v:rect>
                            <v:rect id="Shape 25" o:spid="_x0000_s1026" o:spt="1" style="position:absolute;left:2395544;top:1386126;height:428147;width:1404323;v-text-anchor:middle;" filled="f" stroked="f" coordsize="21600,21600" o:gfxdata="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dAsr4A&#10;AADbAAAADwAAAAAAAAABACAAAAAiAAAAZHJzL2Rvd25yZXYueG1sUEsBAhQAFAAAAAgAh07iQDMv&#10;BZ47AAAAOQAAABAAAAAAAAAAAQAgAAAADQEAAGRycy9zaGFwZXhtbC54bWxQSwUGAAAAAAYABgBb&#10;AQAAtwMAAAAA&#10;">
                              <v:fill on="f" focussize="0,0"/>
                              <v:stroke on="f"/>
                              <v:imagedata o:title=""/>
                              <o:lock v:ext="edit" aspectratio="f"/>
                              <v:textbox inset="0.5pt,0.5pt,0.5pt,0.5pt">
                                <w:txbxContent>
                                  <w:p w14:paraId="76FB4FCA">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Scheme</w:t>
                                    </w:r>
                                  </w:p>
                                </w:txbxContent>
                              </v:textbox>
                            </v:rect>
                            <v:rect id="Shape 26" o:spid="_x0000_s1026" o:spt="1" style="position:absolute;left:4080732;top:1386126;height:428147;width:1404323;v-text-anchor:middle;" fillcolor="#70AD47 [3209]" filled="t" stroked="t" coordsize="21600,21600" o:gfxdata="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WgfC7sAAADb&#10;AAAADwAAAAAAAAABACAAAAAiAAAAZHJzL2Rvd25yZXYueG1sUEsBAhQAFAAAAAgAh07iQDMvBZ47&#10;AAAAOQAAABAAAAAAAAAAAQAgAAAACgEAAGRycy9zaGFwZXhtbC54bWxQSwUGAAAAAAYABgBbAQAA&#10;tAM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29825C6B">
                                    <w:pPr>
                                      <w:spacing w:before="0" w:after="0" w:line="240" w:lineRule="auto"/>
                                      <w:ind w:left="0" w:right="0" w:firstLine="0"/>
                                      <w:jc w:val="left"/>
                                    </w:pPr>
                                  </w:p>
                                </w:txbxContent>
                              </v:textbox>
                            </v:rect>
                            <v:rect id="Shape 27" o:spid="_x0000_s1026" o:spt="1" style="position:absolute;left:4080732;top:1386126;height:428147;width:1404323;v-text-anchor:middle;" filled="f" stroked="f" coordsize="21600,21600" o:gfxdata="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l7Xr4A&#10;AADbAAAADwAAAAAAAAABACAAAAAiAAAAZHJzL2Rvd25yZXYueG1sUEsBAhQAFAAAAAgAh07iQDMv&#10;BZ47AAAAOQAAABAAAAAAAAAAAQAgAAAADQEAAGRycy9zaGFwZXhtbC54bWxQSwUGAAAAAAYABgBb&#10;AQAAtwMAAAAA&#10;">
                              <v:fill on="f" focussize="0,0"/>
                              <v:stroke on="f"/>
                              <v:imagedata o:title=""/>
                              <o:lock v:ext="edit" aspectratio="f"/>
                              <v:textbox inset="0.5pt,0.5pt,0.5pt,0.5pt">
                                <w:txbxContent>
                                  <w:p w14:paraId="53934D86">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Docket - GEN</w:t>
                                    </w:r>
                                  </w:p>
                                </w:txbxContent>
                              </v:textbox>
                            </v:rect>
                          </v:group>
                        </v:group>
                      </v:group>
                    </v:group>
                  </v:group>
                </v:group>
                <w10:wrap type="none"/>
                <w10:anchorlock/>
              </v:group>
            </w:pict>
          </mc:Fallback>
        </mc:AlternateContent>
      </w:r>
    </w:p>
    <w:p w14:paraId="00000096">
      <w:pPr>
        <w:pStyle w:val="2"/>
        <w:spacing w:before="240" w:after="240"/>
        <w:jc w:val="both"/>
        <w:rPr>
          <w:b/>
          <w:bCs/>
          <w:color w:val="7F7F7F"/>
          <w:sz w:val="26"/>
          <w:szCs w:val="26"/>
          <w:u w:val="single"/>
        </w:rPr>
      </w:pPr>
      <w:bookmarkStart w:id="3" w:name="_heading=h.s2wl4v8fu66j" w:colFirst="0" w:colLast="0"/>
      <w:bookmarkEnd w:id="3"/>
      <w:r>
        <w:rPr>
          <w:b/>
          <w:bCs/>
          <w:color w:val="7F7F7F"/>
          <w:sz w:val="26"/>
          <w:szCs w:val="26"/>
          <w:u w:val="single"/>
          <w:rtl w:val="0"/>
        </w:rPr>
        <w:t>1.3 Steps Under MSME Scheme</w:t>
      </w:r>
    </w:p>
    <w:p w14:paraId="00000097">
      <w:pPr>
        <w:numPr>
          <w:ilvl w:val="0"/>
          <w:numId w:val="1"/>
        </w:numPr>
        <w:spacing w:after="0" w:line="278" w:lineRule="auto"/>
        <w:ind w:left="720" w:hanging="360"/>
      </w:pPr>
      <w:r>
        <w:rPr>
          <w:rtl w:val="0"/>
        </w:rPr>
        <w:t xml:space="preserve">Issue of Fresh Guarantee i.e. </w:t>
      </w:r>
      <w:r>
        <w:rPr>
          <w:i/>
          <w:iCs/>
          <w:rtl w:val="0"/>
        </w:rPr>
        <w:t>Sanction loan- Bulk Upload</w:t>
      </w:r>
    </w:p>
    <w:p w14:paraId="00000098">
      <w:pPr>
        <w:numPr>
          <w:ilvl w:val="0"/>
          <w:numId w:val="1"/>
        </w:numPr>
        <w:spacing w:after="0" w:line="278" w:lineRule="auto"/>
        <w:ind w:left="720" w:hanging="360"/>
      </w:pPr>
      <w:r>
        <w:rPr>
          <w:rtl w:val="0"/>
        </w:rPr>
        <w:t>Disbursement Bulk Upload</w:t>
      </w:r>
    </w:p>
    <w:p w14:paraId="00000099">
      <w:pPr>
        <w:numPr>
          <w:ilvl w:val="0"/>
          <w:numId w:val="1"/>
        </w:numPr>
        <w:spacing w:after="0" w:line="278" w:lineRule="auto"/>
        <w:ind w:left="720" w:hanging="360"/>
      </w:pPr>
      <w:r>
        <w:rPr>
          <w:rtl w:val="0"/>
        </w:rPr>
        <w:t>Continuity</w:t>
      </w:r>
    </w:p>
    <w:p w14:paraId="0000009A">
      <w:pPr>
        <w:numPr>
          <w:ilvl w:val="0"/>
          <w:numId w:val="1"/>
        </w:numPr>
        <w:spacing w:after="0" w:line="278" w:lineRule="auto"/>
        <w:ind w:left="720" w:hanging="360"/>
      </w:pPr>
      <w:r>
        <w:rPr>
          <w:rtl w:val="0"/>
        </w:rPr>
        <w:t>Update Module-Bulk upload</w:t>
      </w:r>
    </w:p>
    <w:p w14:paraId="0000009B">
      <w:pPr>
        <w:numPr>
          <w:ilvl w:val="0"/>
          <w:numId w:val="1"/>
        </w:numPr>
        <w:spacing w:after="0" w:line="278" w:lineRule="auto"/>
        <w:ind w:left="720" w:hanging="360"/>
      </w:pPr>
      <w:r>
        <w:rPr>
          <w:rtl w:val="0"/>
        </w:rPr>
        <w:t>Claim Lodgement-Form Based</w:t>
      </w:r>
    </w:p>
    <w:p w14:paraId="0000009C">
      <w:pPr>
        <w:numPr>
          <w:ilvl w:val="1"/>
          <w:numId w:val="1"/>
        </w:numPr>
        <w:spacing w:after="0" w:line="278" w:lineRule="auto"/>
        <w:ind w:left="1440" w:hanging="360"/>
      </w:pPr>
      <w:r>
        <w:rPr>
          <w:rtl w:val="0"/>
        </w:rPr>
        <w:t xml:space="preserve">Interim Claim. </w:t>
      </w:r>
    </w:p>
    <w:p w14:paraId="0000009D">
      <w:pPr>
        <w:numPr>
          <w:ilvl w:val="1"/>
          <w:numId w:val="1"/>
        </w:numPr>
        <w:spacing w:after="0" w:line="278" w:lineRule="auto"/>
        <w:ind w:left="1440" w:hanging="360"/>
      </w:pPr>
      <w:r>
        <w:rPr>
          <w:rtl w:val="0"/>
        </w:rPr>
        <w:t>Final claim.</w:t>
      </w:r>
    </w:p>
    <w:p w14:paraId="0000009E">
      <w:pPr>
        <w:numPr>
          <w:ilvl w:val="0"/>
          <w:numId w:val="1"/>
        </w:numPr>
        <w:spacing w:after="0" w:line="278" w:lineRule="auto"/>
        <w:ind w:left="720" w:hanging="360"/>
      </w:pPr>
      <w:r>
        <w:rPr>
          <w:rtl w:val="0"/>
        </w:rPr>
        <w:t xml:space="preserve">Recovery </w:t>
      </w:r>
    </w:p>
    <w:p w14:paraId="0000009F">
      <w:pPr>
        <w:numPr>
          <w:ilvl w:val="0"/>
          <w:numId w:val="1"/>
        </w:numPr>
        <w:spacing w:after="0" w:line="278" w:lineRule="auto"/>
        <w:ind w:left="720" w:hanging="360"/>
      </w:pPr>
      <w:r>
        <w:rPr>
          <w:rtl w:val="0"/>
        </w:rPr>
        <w:t>Reports</w:t>
      </w:r>
    </w:p>
    <w:p w14:paraId="000000A0">
      <w:pPr>
        <w:numPr>
          <w:ilvl w:val="0"/>
          <w:numId w:val="1"/>
        </w:numPr>
        <w:spacing w:after="0" w:line="278" w:lineRule="auto"/>
        <w:ind w:left="720" w:hanging="360"/>
      </w:pPr>
      <w:r>
        <w:rPr>
          <w:rtl w:val="0"/>
        </w:rPr>
        <w:t xml:space="preserve">View CG/Search CG Based on CGPAN </w:t>
      </w:r>
    </w:p>
    <w:p w14:paraId="000000A1">
      <w:pPr>
        <w:numPr>
          <w:ilvl w:val="0"/>
          <w:numId w:val="1"/>
        </w:numPr>
        <w:spacing w:after="0" w:line="278" w:lineRule="auto"/>
        <w:ind w:left="720" w:hanging="360"/>
      </w:pPr>
      <w:r>
        <w:rPr>
          <w:rtl w:val="0"/>
        </w:rPr>
        <w:t xml:space="preserve">MLI Wise Claim Payout under scheme (Annexure III) </w:t>
      </w:r>
    </w:p>
    <w:p w14:paraId="000000A2">
      <w:pPr>
        <w:numPr>
          <w:ilvl w:val="0"/>
          <w:numId w:val="1"/>
        </w:numPr>
        <w:spacing w:after="0" w:line="278" w:lineRule="auto"/>
        <w:ind w:left="720" w:hanging="360"/>
      </w:pPr>
      <w:r>
        <w:rPr>
          <w:rtl w:val="0"/>
        </w:rPr>
        <w:t>URN Search (UDYAM Registration number) MLI &amp; NCGTC end.</w:t>
      </w:r>
    </w:p>
    <w:p w14:paraId="000000A3">
      <w:pPr>
        <w:numPr>
          <w:ilvl w:val="0"/>
          <w:numId w:val="1"/>
        </w:numPr>
        <w:spacing w:after="0" w:line="278" w:lineRule="auto"/>
        <w:ind w:left="720" w:hanging="360"/>
      </w:pPr>
      <w:r>
        <w:rPr>
          <w:rtl w:val="0"/>
        </w:rPr>
        <w:t>Management Certificate</w:t>
      </w:r>
    </w:p>
    <w:p w14:paraId="000000A4">
      <w:pPr>
        <w:numPr>
          <w:ilvl w:val="0"/>
          <w:numId w:val="1"/>
        </w:numPr>
        <w:spacing w:after="0" w:line="278" w:lineRule="auto"/>
        <w:ind w:left="720" w:hanging="360"/>
      </w:pPr>
      <w:r>
        <w:rPr>
          <w:rtl w:val="0"/>
        </w:rPr>
        <w:t>Transfer of Guarantee</w:t>
      </w:r>
      <w:sdt>
        <w:sdtPr>
          <w:tag w:val="goog_rdk_0"/>
          <w:id w:val="-1014987243"/>
        </w:sdtPr>
        <w:sdtContent>
          <w:del w:id="0" w:author="Pinkey Infoneo" w:date="2025-06-12T10:28:32Z">
            <w:r>
              <w:rPr>
                <w:rtl w:val="0"/>
              </w:rPr>
              <w:delText xml:space="preserve"> </w:delText>
            </w:r>
          </w:del>
        </w:sdtContent>
      </w:sdt>
    </w:p>
    <w:p w14:paraId="000000A5">
      <w:pPr>
        <w:spacing w:after="0" w:line="278" w:lineRule="auto"/>
      </w:pPr>
    </w:p>
    <w:p w14:paraId="000000A6">
      <w:pPr>
        <w:spacing w:after="0" w:line="278" w:lineRule="auto"/>
      </w:pPr>
    </w:p>
    <w:p w14:paraId="000000A7">
      <w:pPr>
        <w:spacing w:line="278" w:lineRule="auto"/>
        <w:ind w:left="720" w:firstLine="0"/>
        <w:rPr>
          <w:color w:val="999999"/>
        </w:rPr>
      </w:pPr>
    </w:p>
    <w:p w14:paraId="000000A8">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4" w:name="_heading=h.2et92p0" w:colFirst="0" w:colLast="0"/>
      <w:bookmarkEnd w:id="4"/>
      <w:r>
        <w:rPr>
          <w:b/>
          <w:bCs/>
          <w:color w:val="7F7F7F"/>
          <w:sz w:val="26"/>
          <w:szCs w:val="26"/>
          <w:rtl w:val="0"/>
        </w:rPr>
        <w:t>1.4 Issue of Fresh Guarantee i.e.Sanction Loan – Bulk Upload</w:t>
      </w:r>
    </w:p>
    <w:p w14:paraId="000000A9">
      <w:pPr>
        <w:ind w:right="-540"/>
        <w:jc w:val="both"/>
      </w:pPr>
      <w:r>
        <w:rPr>
          <w:rtl w:val="0"/>
        </w:rPr>
        <w:t xml:space="preserve">  This section specifies the layout &amp; explanation of the input file which MLI’s need to send for their respective Loan  information to request issuance of the credit guarantees.</w:t>
      </w:r>
    </w:p>
    <w:p w14:paraId="000000AA">
      <w:pPr>
        <w:ind w:left="180" w:firstLine="0"/>
      </w:pPr>
      <w:r>
        <w:rPr>
          <w:rtl w:val="0"/>
        </w:rPr>
        <w:t>MSME Scheme CG Field Upload Format - New Input Layout for the fields included, Mandatory/optional Level, allowed characters and usage of codes wherever applicable.</w:t>
      </w:r>
    </w:p>
    <w:p w14:paraId="000000AB">
      <w:pPr>
        <w:ind w:left="180" w:firstLine="0"/>
        <w:jc w:val="both"/>
      </w:pPr>
    </w:p>
    <w:p w14:paraId="000000AC">
      <w:pPr>
        <w:ind w:left="180" w:firstLine="0"/>
        <w:jc w:val="both"/>
      </w:pPr>
      <w:r>
        <w:fldChar w:fldCharType="begin"/>
      </w:r>
      <w:r>
        <w:instrText xml:space="preserve"> HYPERLINK "https://docs.google.com/spreadsheets/d/12VuQS6sRMgEleNr81H6GY3dGrRcl12oV/edit?usp=sharing&amp;ouid=106979582033408733541&amp;rtpof=true&amp;sd=true" \h </w:instrText>
      </w:r>
      <w:r>
        <w:fldChar w:fldCharType="separate"/>
      </w:r>
      <w:r>
        <w:rPr>
          <w:color w:val="0000EE"/>
          <w:u w:val="single"/>
          <w:rtl w:val="0"/>
        </w:rPr>
        <w:t xml:space="preserve"> MSMEInput file.xlsx</w:t>
      </w:r>
      <w:r>
        <w:rPr>
          <w:color w:val="0000EE"/>
          <w:u w:val="single"/>
          <w:rtl w:val="0"/>
        </w:rPr>
        <w:fldChar w:fldCharType="end"/>
      </w:r>
    </w:p>
    <w:p w14:paraId="000000AD">
      <w:pPr>
        <w:spacing w:line="278" w:lineRule="auto"/>
      </w:pPr>
    </w:p>
    <w:tbl>
      <w:tblPr>
        <w:tblStyle w:val="140"/>
        <w:tblW w:w="1031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81"/>
        <w:gridCol w:w="4635"/>
        <w:gridCol w:w="1530"/>
        <w:gridCol w:w="1565"/>
      </w:tblGrid>
      <w:tr w14:paraId="5CB255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85" w:hRule="atLeast"/>
        </w:trPr>
        <w:tc>
          <w:tcPr>
            <w:tcBorders>
              <w:top w:val="single" w:color="000000" w:sz="4" w:space="0"/>
              <w:left w:val="single" w:color="000000" w:sz="4" w:space="0"/>
              <w:bottom w:val="single" w:color="000000" w:sz="4" w:space="0"/>
              <w:right w:val="single" w:color="000000" w:sz="4" w:space="0"/>
            </w:tcBorders>
            <w:shd w:val="clear" w:color="auto" w:fill="D0E0E3"/>
            <w:tcMar>
              <w:top w:w="0" w:type="dxa"/>
              <w:left w:w="40" w:type="dxa"/>
              <w:bottom w:w="0" w:type="dxa"/>
              <w:right w:w="40" w:type="dxa"/>
            </w:tcMar>
            <w:vAlign w:val="center"/>
          </w:tcPr>
          <w:p w14:paraId="000000AE">
            <w:pPr>
              <w:widowControl w:val="0"/>
              <w:spacing w:after="0" w:line="276" w:lineRule="auto"/>
              <w:jc w:val="center"/>
            </w:pPr>
            <w:r>
              <w:rPr>
                <w:b/>
                <w:bCs/>
                <w:rtl w:val="0"/>
              </w:rPr>
              <w:t>Field Name</w:t>
            </w:r>
          </w:p>
        </w:tc>
        <w:tc>
          <w:tcPr>
            <w:tcBorders>
              <w:top w:val="single" w:color="000000" w:sz="4" w:space="0"/>
              <w:left w:val="single" w:color="CCCCCC" w:sz="4" w:space="0"/>
              <w:bottom w:val="single" w:color="000000" w:sz="4" w:space="0"/>
              <w:right w:val="single" w:color="000000" w:sz="4" w:space="0"/>
            </w:tcBorders>
            <w:shd w:val="clear" w:color="auto" w:fill="D0E0E3"/>
            <w:tcMar>
              <w:top w:w="0" w:type="dxa"/>
              <w:left w:w="40" w:type="dxa"/>
              <w:bottom w:w="0" w:type="dxa"/>
              <w:right w:w="40" w:type="dxa"/>
            </w:tcMar>
            <w:vAlign w:val="center"/>
          </w:tcPr>
          <w:p w14:paraId="000000AF">
            <w:pPr>
              <w:widowControl w:val="0"/>
              <w:spacing w:after="0" w:line="276" w:lineRule="auto"/>
              <w:jc w:val="center"/>
            </w:pPr>
            <w:r>
              <w:rPr>
                <w:b/>
                <w:bCs/>
                <w:rtl w:val="0"/>
              </w:rPr>
              <w:t>Details</w:t>
            </w:r>
          </w:p>
        </w:tc>
        <w:tc>
          <w:tcPr>
            <w:tcBorders>
              <w:top w:val="single" w:color="000000" w:sz="4" w:space="0"/>
              <w:left w:val="single" w:color="CCCCCC" w:sz="4" w:space="0"/>
              <w:bottom w:val="single" w:color="000000" w:sz="4" w:space="0"/>
              <w:right w:val="single" w:color="000000" w:sz="4" w:space="0"/>
            </w:tcBorders>
            <w:shd w:val="clear" w:color="auto" w:fill="D0E0E3"/>
            <w:tcMar>
              <w:top w:w="0" w:type="dxa"/>
              <w:left w:w="40" w:type="dxa"/>
              <w:bottom w:w="0" w:type="dxa"/>
              <w:right w:w="40" w:type="dxa"/>
            </w:tcMar>
            <w:vAlign w:val="center"/>
          </w:tcPr>
          <w:p w14:paraId="000000B0">
            <w:pPr>
              <w:widowControl w:val="0"/>
              <w:spacing w:after="0" w:line="276" w:lineRule="auto"/>
              <w:jc w:val="center"/>
            </w:pPr>
            <w:r>
              <w:rPr>
                <w:b/>
                <w:bCs/>
                <w:rtl w:val="0"/>
              </w:rPr>
              <w:t>Field Type</w:t>
            </w:r>
          </w:p>
        </w:tc>
        <w:tc>
          <w:tcPr>
            <w:tcBorders>
              <w:top w:val="single" w:color="000000" w:sz="4" w:space="0"/>
              <w:left w:val="single" w:color="CCCCCC" w:sz="4" w:space="0"/>
              <w:bottom w:val="single" w:color="000000" w:sz="4" w:space="0"/>
              <w:right w:val="single" w:color="000000" w:sz="4" w:space="0"/>
            </w:tcBorders>
            <w:shd w:val="clear" w:color="auto" w:fill="D0E0E3"/>
            <w:tcMar>
              <w:top w:w="0" w:type="dxa"/>
              <w:left w:w="40" w:type="dxa"/>
              <w:bottom w:w="0" w:type="dxa"/>
              <w:right w:w="40" w:type="dxa"/>
            </w:tcMar>
            <w:vAlign w:val="center"/>
          </w:tcPr>
          <w:p w14:paraId="000000B1">
            <w:pPr>
              <w:widowControl w:val="0"/>
              <w:spacing w:after="0" w:line="276" w:lineRule="auto"/>
              <w:jc w:val="center"/>
            </w:pPr>
            <w:r>
              <w:rPr>
                <w:b/>
                <w:bCs/>
                <w:rtl w:val="0"/>
              </w:rPr>
              <w:t>Mandatory</w:t>
            </w:r>
          </w:p>
        </w:tc>
      </w:tr>
      <w:tr w14:paraId="4EA40C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2">
            <w:pPr>
              <w:widowControl w:val="0"/>
              <w:spacing w:after="0" w:line="276" w:lineRule="auto"/>
            </w:pPr>
            <w:r>
              <w:rPr>
                <w:rtl w:val="0"/>
              </w:rPr>
              <w:t>Unit Name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3">
            <w:pPr>
              <w:widowControl w:val="0"/>
              <w:spacing w:after="0" w:line="276" w:lineRule="auto"/>
            </w:pPr>
            <w:r>
              <w:rPr>
                <w:rtl w:val="0"/>
              </w:rPr>
              <w:t>Text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4">
            <w:pPr>
              <w:widowControl w:val="0"/>
              <w:spacing w:after="0" w:line="276" w:lineRule="auto"/>
            </w:pPr>
            <w:r>
              <w:rPr>
                <w:rtl w:val="0"/>
              </w:rPr>
              <w:t>TEXT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5">
            <w:pPr>
              <w:widowControl w:val="0"/>
              <w:spacing w:after="0" w:line="276" w:lineRule="auto"/>
            </w:pPr>
            <w:r>
              <w:rPr>
                <w:rtl w:val="0"/>
              </w:rPr>
              <w:t>Mandatory</w:t>
            </w:r>
          </w:p>
        </w:tc>
      </w:tr>
      <w:tr w14:paraId="7BF0E0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6">
            <w:pPr>
              <w:widowControl w:val="0"/>
              <w:spacing w:after="0" w:line="276" w:lineRule="auto"/>
            </w:pPr>
            <w:r>
              <w:rPr>
                <w:rtl w:val="0"/>
              </w:rPr>
              <w:t>Unit ITPAN</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7">
            <w:pPr>
              <w:widowControl w:val="0"/>
              <w:spacing w:after="0" w:line="276" w:lineRule="auto"/>
            </w:pPr>
            <w:r>
              <w:rPr>
                <w:rtl w:val="0"/>
              </w:rPr>
              <w:t>AlphaNumeric</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8">
            <w:pPr>
              <w:widowControl w:val="0"/>
              <w:spacing w:after="0" w:line="276" w:lineRule="auto"/>
            </w:pPr>
            <w:r>
              <w:rPr>
                <w:rtl w:val="0"/>
              </w:rPr>
              <w:t>TEXT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9">
            <w:pPr>
              <w:widowControl w:val="0"/>
              <w:spacing w:after="0" w:line="276" w:lineRule="auto"/>
            </w:pPr>
            <w:r>
              <w:rPr>
                <w:rtl w:val="0"/>
              </w:rPr>
              <w:t>Mandatory</w:t>
            </w:r>
          </w:p>
        </w:tc>
      </w:tr>
      <w:tr w14:paraId="517D58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A">
            <w:pPr>
              <w:widowControl w:val="0"/>
              <w:spacing w:after="0" w:line="276" w:lineRule="auto"/>
            </w:pPr>
            <w:r>
              <w:rPr>
                <w:rtl w:val="0"/>
              </w:rPr>
              <w:t>Email Id of Borrower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B">
            <w:pPr>
              <w:widowControl w:val="0"/>
              <w:spacing w:after="0" w:line="276" w:lineRule="auto"/>
            </w:pPr>
            <w:r>
              <w:rPr>
                <w:rtl w:val="0"/>
              </w:rPr>
              <w:t>Email id of borrower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C">
            <w:pPr>
              <w:widowControl w:val="0"/>
              <w:spacing w:after="0" w:line="276" w:lineRule="auto"/>
            </w:pPr>
            <w:r>
              <w:rPr>
                <w:rtl w:val="0"/>
              </w:rPr>
              <w:t>Alphanumeric following Standard Email Rules</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D">
            <w:pPr>
              <w:widowControl w:val="0"/>
              <w:spacing w:after="0" w:line="276" w:lineRule="auto"/>
            </w:pPr>
            <w:r>
              <w:rPr>
                <w:rtl w:val="0"/>
              </w:rPr>
              <w:t>Optional</w:t>
            </w:r>
          </w:p>
        </w:tc>
      </w:tr>
      <w:tr w14:paraId="7230F4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E">
            <w:pPr>
              <w:widowControl w:val="0"/>
              <w:spacing w:after="0" w:line="276" w:lineRule="auto"/>
            </w:pPr>
            <w:r>
              <w:rPr>
                <w:rtl w:val="0"/>
              </w:rPr>
              <w:t>Mobile No.</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BF">
            <w:pPr>
              <w:widowControl w:val="0"/>
              <w:spacing w:after="0" w:line="276" w:lineRule="auto"/>
            </w:pPr>
            <w:r>
              <w:rPr>
                <w:rtl w:val="0"/>
              </w:rPr>
              <w:t>Mobile no. of the borrower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0">
            <w:pPr>
              <w:widowControl w:val="0"/>
              <w:spacing w:after="0" w:line="276" w:lineRule="auto"/>
            </w:pPr>
            <w:r>
              <w:rPr>
                <w:rtl w:val="0"/>
              </w:rPr>
              <w:t>Number (Upto 12 digits)</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1">
            <w:pPr>
              <w:widowControl w:val="0"/>
              <w:spacing w:after="0" w:line="276" w:lineRule="auto"/>
            </w:pPr>
            <w:r>
              <w:rPr>
                <w:rtl w:val="0"/>
              </w:rPr>
              <w:t>Mandatory</w:t>
            </w:r>
          </w:p>
        </w:tc>
      </w:tr>
      <w:tr w14:paraId="2BAC7D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2">
            <w:pPr>
              <w:widowControl w:val="0"/>
              <w:spacing w:after="0" w:line="276" w:lineRule="auto"/>
            </w:pPr>
            <w:r>
              <w:rPr>
                <w:rtl w:val="0"/>
              </w:rPr>
              <w:t>Chief Promoter Gender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3">
            <w:pPr>
              <w:widowControl w:val="0"/>
              <w:spacing w:after="0" w:line="276" w:lineRule="auto"/>
            </w:pPr>
            <w:r>
              <w:rPr>
                <w:rtl w:val="0"/>
              </w:rPr>
              <w:t>Text - M or F and T only to be used</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4">
            <w:pPr>
              <w:widowControl w:val="0"/>
              <w:spacing w:after="0" w:line="276" w:lineRule="auto"/>
            </w:pPr>
            <w:r>
              <w:rPr>
                <w:rtl w:val="0"/>
              </w:rPr>
              <w:t>TEXT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5">
            <w:pPr>
              <w:widowControl w:val="0"/>
              <w:spacing w:after="0" w:line="276" w:lineRule="auto"/>
            </w:pPr>
            <w:r>
              <w:rPr>
                <w:rtl w:val="0"/>
              </w:rPr>
              <w:t>Mandatory</w:t>
            </w:r>
          </w:p>
        </w:tc>
      </w:tr>
      <w:tr w14:paraId="70B903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6">
            <w:pPr>
              <w:widowControl w:val="0"/>
              <w:spacing w:after="0" w:line="276" w:lineRule="auto"/>
            </w:pPr>
            <w:r>
              <w:rPr>
                <w:rtl w:val="0"/>
              </w:rPr>
              <w:t>Constitution</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7">
            <w:pPr>
              <w:widowControl w:val="0"/>
              <w:spacing w:after="0" w:line="276" w:lineRule="auto"/>
            </w:pPr>
            <w:r>
              <w:rPr>
                <w:rtl w:val="0"/>
              </w:rPr>
              <w:t>Copy the required value From Given List only</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8">
            <w:pPr>
              <w:widowControl w:val="0"/>
              <w:spacing w:after="0" w:line="276" w:lineRule="auto"/>
            </w:pPr>
            <w:r>
              <w:rPr>
                <w:rtl w:val="0"/>
              </w:rPr>
              <w:t>TEXT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9">
            <w:pPr>
              <w:widowControl w:val="0"/>
              <w:spacing w:after="0" w:line="276" w:lineRule="auto"/>
            </w:pPr>
            <w:r>
              <w:rPr>
                <w:rtl w:val="0"/>
              </w:rPr>
              <w:t>Mandatory</w:t>
            </w:r>
          </w:p>
        </w:tc>
      </w:tr>
      <w:tr w14:paraId="43F263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A">
            <w:pPr>
              <w:widowControl w:val="0"/>
              <w:spacing w:after="0" w:line="276" w:lineRule="auto"/>
            </w:pPr>
            <w:r>
              <w:rPr>
                <w:rtl w:val="0"/>
              </w:rPr>
              <w:t>Type of Entity</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B">
            <w:pPr>
              <w:widowControl w:val="0"/>
              <w:spacing w:after="0" w:line="276" w:lineRule="auto"/>
            </w:pPr>
            <w:r>
              <w:rPr>
                <w:rtl w:val="0"/>
              </w:rPr>
              <w:t>Copy the required value From Given List only.Micro/Small/Medium</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C">
            <w:pPr>
              <w:widowControl w:val="0"/>
              <w:spacing w:after="0" w:line="276" w:lineRule="auto"/>
            </w:pPr>
            <w:r>
              <w:rPr>
                <w:rtl w:val="0"/>
              </w:rPr>
              <w:t>TEXT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D">
            <w:pPr>
              <w:widowControl w:val="0"/>
              <w:spacing w:after="0" w:line="276" w:lineRule="auto"/>
            </w:pPr>
            <w:r>
              <w:rPr>
                <w:rtl w:val="0"/>
              </w:rPr>
              <w:t>Mandatory</w:t>
            </w:r>
          </w:p>
        </w:tc>
      </w:tr>
      <w:tr w14:paraId="65584D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E">
            <w:pPr>
              <w:widowControl w:val="0"/>
              <w:spacing w:after="0" w:line="276" w:lineRule="auto"/>
            </w:pPr>
            <w:r>
              <w:rPr>
                <w:rtl w:val="0"/>
              </w:rPr>
              <w:t>Udyam Registration Number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CF">
            <w:pPr>
              <w:widowControl w:val="0"/>
              <w:spacing w:after="0" w:line="276" w:lineRule="auto"/>
            </w:pPr>
            <w:r>
              <w:rPr>
                <w:rtl w:val="0"/>
              </w:rPr>
              <w:t>19 digit Udyam Registration Number (i.e. UDYAM-XX-00-0000000).E.G. UDYAM-GJ-21-0123456</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0">
            <w:pPr>
              <w:widowControl w:val="0"/>
              <w:spacing w:after="0" w:line="276" w:lineRule="auto"/>
            </w:pPr>
            <w:r>
              <w:rPr>
                <w:rtl w:val="0"/>
              </w:rPr>
              <w:t>Number (Upto 19 digits)</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1">
            <w:pPr>
              <w:widowControl w:val="0"/>
              <w:spacing w:after="0" w:line="276" w:lineRule="auto"/>
            </w:pPr>
            <w:r>
              <w:rPr>
                <w:rtl w:val="0"/>
              </w:rPr>
              <w:t>Mandatory</w:t>
            </w:r>
          </w:p>
        </w:tc>
      </w:tr>
      <w:tr w14:paraId="0BBF01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2">
            <w:pPr>
              <w:widowControl w:val="0"/>
              <w:spacing w:after="0" w:line="276" w:lineRule="auto"/>
            </w:pPr>
            <w:r>
              <w:rPr>
                <w:rtl w:val="0"/>
              </w:rPr>
              <w:t>Type of Borrower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3">
            <w:pPr>
              <w:widowControl w:val="0"/>
              <w:spacing w:after="0" w:line="276" w:lineRule="auto"/>
            </w:pPr>
            <w:r>
              <w:rPr>
                <w:rtl w:val="0"/>
              </w:rPr>
              <w:t>Copy the required value From Given List only.Service/Retail Trade/Manufacturing</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4">
            <w:pPr>
              <w:widowControl w:val="0"/>
              <w:spacing w:after="0" w:line="276" w:lineRule="auto"/>
            </w:pPr>
            <w:r>
              <w:rPr>
                <w:rtl w:val="0"/>
              </w:rPr>
              <w:t>TEXT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5">
            <w:pPr>
              <w:widowControl w:val="0"/>
              <w:spacing w:after="0" w:line="276" w:lineRule="auto"/>
            </w:pPr>
            <w:r>
              <w:rPr>
                <w:rtl w:val="0"/>
              </w:rPr>
              <w:t>Mandatory</w:t>
            </w:r>
          </w:p>
        </w:tc>
      </w:tr>
      <w:tr w14:paraId="060627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6">
            <w:pPr>
              <w:widowControl w:val="0"/>
              <w:spacing w:after="0" w:line="276" w:lineRule="auto"/>
            </w:pPr>
            <w:r>
              <w:rPr>
                <w:rtl w:val="0"/>
              </w:rPr>
              <w:t>Religion</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7">
            <w:pPr>
              <w:widowControl w:val="0"/>
              <w:spacing w:after="0" w:line="276" w:lineRule="auto"/>
            </w:pPr>
            <w:r>
              <w:rPr>
                <w:rtl w:val="0"/>
              </w:rPr>
              <w:t>Borrower’s religion. Like Hindu/Muslim/Sikh etc.</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8">
            <w:pPr>
              <w:widowControl w:val="0"/>
              <w:spacing w:after="0" w:line="276" w:lineRule="auto"/>
            </w:pPr>
            <w:r>
              <w:rPr>
                <w:rtl w:val="0"/>
              </w:rPr>
              <w:t>List - Available in surge Code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9">
            <w:pPr>
              <w:widowControl w:val="0"/>
              <w:spacing w:after="0" w:line="276" w:lineRule="auto"/>
            </w:pPr>
            <w:r>
              <w:rPr>
                <w:rtl w:val="0"/>
              </w:rPr>
              <w:t>Mandatory</w:t>
            </w:r>
          </w:p>
        </w:tc>
      </w:tr>
      <w:tr w14:paraId="6A5924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A">
            <w:pPr>
              <w:widowControl w:val="0"/>
              <w:spacing w:after="0" w:line="276" w:lineRule="auto"/>
            </w:pPr>
            <w:r>
              <w:rPr>
                <w:rtl w:val="0"/>
              </w:rPr>
              <w:t>Caste Category</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B">
            <w:pPr>
              <w:widowControl w:val="0"/>
              <w:spacing w:after="0" w:line="276" w:lineRule="auto"/>
            </w:pPr>
            <w:r>
              <w:rPr>
                <w:rtl w:val="0"/>
              </w:rPr>
              <w:t>Borrower’s caste category. Like SC/ST/OBC/NT etc.</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C">
            <w:pPr>
              <w:widowControl w:val="0"/>
              <w:spacing w:after="0" w:line="276" w:lineRule="auto"/>
            </w:pPr>
            <w:r>
              <w:rPr>
                <w:rtl w:val="0"/>
              </w:rPr>
              <w:t>List - Available in surge Code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D">
            <w:pPr>
              <w:widowControl w:val="0"/>
              <w:spacing w:after="0" w:line="276" w:lineRule="auto"/>
            </w:pPr>
            <w:r>
              <w:rPr>
                <w:rtl w:val="0"/>
              </w:rPr>
              <w:t>Mandatory</w:t>
            </w:r>
          </w:p>
        </w:tc>
      </w:tr>
      <w:tr w14:paraId="1DF78B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E">
            <w:pPr>
              <w:widowControl w:val="0"/>
              <w:spacing w:after="0" w:line="276" w:lineRule="auto"/>
            </w:pPr>
            <w:r>
              <w:rPr>
                <w:rtl w:val="0"/>
              </w:rPr>
              <w:t>Present - Address Line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DF">
            <w:pPr>
              <w:widowControl w:val="0"/>
              <w:spacing w:after="0" w:line="276" w:lineRule="auto"/>
            </w:pPr>
            <w:r>
              <w:rPr>
                <w:rtl w:val="0"/>
              </w:rPr>
              <w:t>Borrowers present address of residence - Room no. &amp; Building</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0">
            <w:pPr>
              <w:widowControl w:val="0"/>
              <w:spacing w:after="0" w:line="276" w:lineRule="auto"/>
            </w:pPr>
            <w:r>
              <w:rPr>
                <w:rtl w:val="0"/>
              </w:rPr>
              <w:t>Alphanumeric</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1">
            <w:pPr>
              <w:widowControl w:val="0"/>
              <w:spacing w:after="0" w:line="276" w:lineRule="auto"/>
            </w:pPr>
            <w:r>
              <w:rPr>
                <w:rtl w:val="0"/>
              </w:rPr>
              <w:t>Mandatory</w:t>
            </w:r>
          </w:p>
        </w:tc>
      </w:tr>
      <w:tr w14:paraId="20BA66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2">
            <w:pPr>
              <w:widowControl w:val="0"/>
              <w:spacing w:after="0" w:line="276" w:lineRule="auto"/>
            </w:pPr>
            <w:r>
              <w:rPr>
                <w:rtl w:val="0"/>
              </w:rPr>
              <w:t>Present - City/Town/Village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3">
            <w:pPr>
              <w:widowControl w:val="0"/>
              <w:spacing w:after="0" w:line="276" w:lineRule="auto"/>
            </w:pPr>
            <w:r>
              <w:rPr>
                <w:rtl w:val="0"/>
              </w:rPr>
              <w:t>Borrowers present address of residence – City/Town/Village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4">
            <w:pPr>
              <w:widowControl w:val="0"/>
              <w:spacing w:after="0" w:line="276" w:lineRule="auto"/>
            </w:pPr>
            <w:r>
              <w:rPr>
                <w:rtl w:val="0"/>
              </w:rPr>
              <w:t>Alphanumeric</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5">
            <w:pPr>
              <w:widowControl w:val="0"/>
              <w:spacing w:after="0" w:line="276" w:lineRule="auto"/>
            </w:pPr>
            <w:r>
              <w:rPr>
                <w:rtl w:val="0"/>
              </w:rPr>
              <w:t>Mandatory</w:t>
            </w:r>
          </w:p>
        </w:tc>
      </w:tr>
      <w:tr w14:paraId="198CAF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6">
            <w:pPr>
              <w:widowControl w:val="0"/>
              <w:spacing w:after="0" w:line="276" w:lineRule="auto"/>
            </w:pPr>
            <w:r>
              <w:rPr>
                <w:rtl w:val="0"/>
              </w:rPr>
              <w:t>Present - District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7">
            <w:pPr>
              <w:widowControl w:val="0"/>
              <w:spacing w:after="0" w:line="276" w:lineRule="auto"/>
            </w:pPr>
            <w:r>
              <w:rPr>
                <w:rtl w:val="0"/>
              </w:rPr>
              <w:t>Borrowers present address of residence – District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8">
            <w:pPr>
              <w:widowControl w:val="0"/>
              <w:spacing w:after="0" w:line="276" w:lineRule="auto"/>
            </w:pPr>
            <w:r>
              <w:rPr>
                <w:rtl w:val="0"/>
              </w:rPr>
              <w:t>List - Available in surge Code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9">
            <w:pPr>
              <w:widowControl w:val="0"/>
              <w:spacing w:after="0" w:line="276" w:lineRule="auto"/>
            </w:pPr>
            <w:r>
              <w:rPr>
                <w:rtl w:val="0"/>
              </w:rPr>
              <w:t>Mandatory</w:t>
            </w:r>
          </w:p>
        </w:tc>
      </w:tr>
      <w:tr w14:paraId="055409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A">
            <w:pPr>
              <w:widowControl w:val="0"/>
              <w:spacing w:after="0" w:line="276" w:lineRule="auto"/>
            </w:pPr>
            <w:r>
              <w:rPr>
                <w:rtl w:val="0"/>
              </w:rPr>
              <w:t>Present - State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B">
            <w:pPr>
              <w:widowControl w:val="0"/>
              <w:spacing w:after="0" w:line="276" w:lineRule="auto"/>
            </w:pPr>
            <w:r>
              <w:rPr>
                <w:rtl w:val="0"/>
              </w:rPr>
              <w:t>Borrowers present address of residence – State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C">
            <w:pPr>
              <w:widowControl w:val="0"/>
              <w:spacing w:after="0" w:line="276" w:lineRule="auto"/>
            </w:pPr>
            <w:r>
              <w:rPr>
                <w:rtl w:val="0"/>
              </w:rPr>
              <w:t>List - Available in surge Code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D">
            <w:pPr>
              <w:widowControl w:val="0"/>
              <w:spacing w:after="0" w:line="276" w:lineRule="auto"/>
            </w:pPr>
            <w:r>
              <w:rPr>
                <w:rtl w:val="0"/>
              </w:rPr>
              <w:t>Mandatory</w:t>
            </w:r>
          </w:p>
        </w:tc>
      </w:tr>
      <w:tr w14:paraId="680248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E">
            <w:pPr>
              <w:widowControl w:val="0"/>
              <w:spacing w:after="0" w:line="276" w:lineRule="auto"/>
            </w:pPr>
            <w:r>
              <w:rPr>
                <w:rtl w:val="0"/>
              </w:rPr>
              <w:t>Present - Pin Code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EF">
            <w:pPr>
              <w:widowControl w:val="0"/>
              <w:spacing w:after="0" w:line="276" w:lineRule="auto"/>
            </w:pPr>
            <w:r>
              <w:rPr>
                <w:rtl w:val="0"/>
              </w:rPr>
              <w:t>Borrowers present address of residence – Pin Code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0">
            <w:pPr>
              <w:widowControl w:val="0"/>
              <w:spacing w:after="0" w:line="276" w:lineRule="auto"/>
            </w:pPr>
            <w:r>
              <w:rPr>
                <w:rtl w:val="0"/>
              </w:rPr>
              <w:t>Number (Upto 6 digits)</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1">
            <w:pPr>
              <w:widowControl w:val="0"/>
              <w:spacing w:after="0" w:line="276" w:lineRule="auto"/>
            </w:pPr>
            <w:r>
              <w:rPr>
                <w:rtl w:val="0"/>
              </w:rPr>
              <w:t>Mandatory</w:t>
            </w:r>
          </w:p>
        </w:tc>
      </w:tr>
      <w:tr w14:paraId="46DF8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2">
            <w:pPr>
              <w:widowControl w:val="0"/>
              <w:spacing w:after="0" w:line="276" w:lineRule="auto"/>
            </w:pPr>
            <w:r>
              <w:rPr>
                <w:rtl w:val="0"/>
              </w:rPr>
              <w:t>Customer ID</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3">
            <w:pPr>
              <w:widowControl w:val="0"/>
              <w:spacing w:after="0" w:line="276" w:lineRule="auto"/>
            </w:pPr>
            <w:r>
              <w:rPr>
                <w:rtl w:val="0"/>
              </w:rPr>
              <w:t>Unique Customer Id issued by the lending institution for the borrower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4">
            <w:pPr>
              <w:widowControl w:val="0"/>
              <w:spacing w:after="0" w:line="276" w:lineRule="auto"/>
            </w:pPr>
            <w:r>
              <w:rPr>
                <w:rtl w:val="0"/>
              </w:rPr>
              <w:t>Alphanumeric</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5">
            <w:pPr>
              <w:widowControl w:val="0"/>
              <w:spacing w:after="0" w:line="276" w:lineRule="auto"/>
            </w:pPr>
            <w:r>
              <w:rPr>
                <w:rtl w:val="0"/>
              </w:rPr>
              <w:t>Mandatory</w:t>
            </w:r>
          </w:p>
        </w:tc>
      </w:tr>
      <w:tr w14:paraId="48B994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6">
            <w:pPr>
              <w:widowControl w:val="0"/>
              <w:spacing w:after="0" w:line="276" w:lineRule="auto"/>
            </w:pPr>
            <w:r>
              <w:rPr>
                <w:rtl w:val="0"/>
              </w:rPr>
              <w:t>Loan a/c for new credit facilities</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7">
            <w:pPr>
              <w:widowControl w:val="0"/>
              <w:spacing w:after="0" w:line="276" w:lineRule="auto"/>
            </w:pPr>
            <w:r>
              <w:rPr>
                <w:rtl w:val="0"/>
              </w:rPr>
              <w:t>Numeric / AlphaNumeric</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8">
            <w:pPr>
              <w:widowControl w:val="0"/>
              <w:spacing w:after="0" w:line="276" w:lineRule="auto"/>
            </w:pPr>
            <w:r>
              <w:rPr>
                <w:rtl w:val="0"/>
              </w:rPr>
              <w:t>TEXT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9">
            <w:pPr>
              <w:widowControl w:val="0"/>
              <w:spacing w:after="0" w:line="276" w:lineRule="auto"/>
            </w:pPr>
            <w:r>
              <w:rPr>
                <w:rtl w:val="0"/>
              </w:rPr>
              <w:t>Mandatory</w:t>
            </w:r>
          </w:p>
        </w:tc>
      </w:tr>
      <w:tr w14:paraId="135C58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A">
            <w:pPr>
              <w:widowControl w:val="0"/>
              <w:spacing w:after="0" w:line="276" w:lineRule="auto"/>
            </w:pPr>
            <w:r>
              <w:rPr>
                <w:rtl w:val="0"/>
              </w:rPr>
              <w:t>Sanction Amount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B">
            <w:pPr>
              <w:widowControl w:val="0"/>
              <w:spacing w:after="0" w:line="276" w:lineRule="auto"/>
            </w:pPr>
            <w:r>
              <w:rPr>
                <w:rtl w:val="0"/>
              </w:rPr>
              <w:t>Total Loan amount by MLI .Maximum Rs 100 crore per borrower on URN</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C">
            <w:pPr>
              <w:widowControl w:val="0"/>
              <w:spacing w:after="0" w:line="276" w:lineRule="auto"/>
            </w:pPr>
            <w:r>
              <w:rPr>
                <w:rtl w:val="0"/>
              </w:rPr>
              <w:t>Number With 2 Decimals</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0FD">
            <w:pPr>
              <w:widowControl w:val="0"/>
              <w:spacing w:after="0" w:line="276" w:lineRule="auto"/>
            </w:pPr>
            <w:r>
              <w:rPr>
                <w:rtl w:val="0"/>
              </w:rPr>
              <w:t>Mandatory</w:t>
            </w:r>
          </w:p>
        </w:tc>
      </w:tr>
      <w:tr w14:paraId="130727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40" w:hRule="atLeast"/>
        </w:trPr>
        <w:tc>
          <w:tcPr>
            <w:tcBorders>
              <w:top w:val="single" w:color="CCCCCC" w:sz="4" w:space="0"/>
              <w:left w:val="single" w:color="CCCCCC" w:sz="4" w:space="0"/>
              <w:bottom w:val="single" w:color="CCCCCC" w:sz="4" w:space="0"/>
              <w:right w:val="single" w:color="000000" w:sz="4" w:space="0"/>
            </w:tcBorders>
            <w:shd w:val="clear" w:color="auto" w:fill="FFF2CC"/>
            <w:tcMar>
              <w:top w:w="0" w:type="dxa"/>
              <w:left w:w="40" w:type="dxa"/>
              <w:bottom w:w="0" w:type="dxa"/>
              <w:right w:w="40" w:type="dxa"/>
            </w:tcMar>
            <w:vAlign w:val="bottom"/>
          </w:tcPr>
          <w:p w14:paraId="000000FE">
            <w:pPr>
              <w:widowControl w:val="0"/>
              <w:spacing w:after="0" w:line="276" w:lineRule="auto"/>
            </w:pPr>
            <w:r>
              <w:rPr>
                <w:rtl w:val="0"/>
              </w:rPr>
              <w:t>sanction Date</w:t>
            </w:r>
          </w:p>
        </w:tc>
        <w:tc>
          <w:tcPr>
            <w:tcBorders>
              <w:top w:val="single" w:color="CCCCCC" w:sz="4" w:space="0"/>
              <w:left w:val="single" w:color="CCCCCC" w:sz="4" w:space="0"/>
              <w:right w:val="single" w:color="000000" w:sz="4" w:space="0"/>
            </w:tcBorders>
            <w:shd w:val="clear" w:color="auto" w:fill="FFF2CC"/>
            <w:tcMar>
              <w:top w:w="0" w:type="dxa"/>
              <w:left w:w="40" w:type="dxa"/>
              <w:bottom w:w="0" w:type="dxa"/>
              <w:right w:w="40" w:type="dxa"/>
            </w:tcMar>
            <w:vAlign w:val="bottom"/>
          </w:tcPr>
          <w:p w14:paraId="000000FF">
            <w:pPr>
              <w:widowControl w:val="0"/>
              <w:spacing w:after="0" w:line="276" w:lineRule="auto"/>
            </w:pPr>
            <w:r>
              <w:rPr>
                <w:rtl w:val="0"/>
              </w:rPr>
              <w:t xml:space="preserve">Date of loan sanctioned by MLI as per scheme eligibility rules/guidance, from all the sanctions for this borrower. </w:t>
            </w:r>
          </w:p>
          <w:p w14:paraId="00000100">
            <w:pPr>
              <w:widowControl w:val="0"/>
              <w:spacing w:after="0" w:line="276" w:lineRule="auto"/>
            </w:pPr>
          </w:p>
          <w:p w14:paraId="00000101">
            <w:pPr>
              <w:widowControl w:val="0"/>
              <w:spacing w:after="0" w:line="276" w:lineRule="auto"/>
            </w:pPr>
            <w:r>
              <w:rPr>
                <w:rtl w:val="0"/>
              </w:rPr>
              <w:t>Sanction date &gt;= scheme notification date (27/01/2025), Sanction date &lt;= system date, sanction date &lt;= scheme close date which will be 4 years from 27/1/2025 or till loans cumulating to Rs.7 lakh crore are issued, whichever is earlier"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2">
            <w:pPr>
              <w:widowControl w:val="0"/>
              <w:spacing w:after="0" w:line="276" w:lineRule="auto"/>
            </w:pPr>
            <w:r>
              <w:rPr>
                <w:rtl w:val="0"/>
              </w:rPr>
              <w:t>DD-MM-YYYY</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3">
            <w:pPr>
              <w:widowControl w:val="0"/>
              <w:spacing w:after="0" w:line="276" w:lineRule="auto"/>
            </w:pPr>
            <w:r>
              <w:rPr>
                <w:rtl w:val="0"/>
              </w:rPr>
              <w:t>Mandatory</w:t>
            </w:r>
          </w:p>
        </w:tc>
      </w:tr>
      <w:tr w14:paraId="114CDA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4">
            <w:pPr>
              <w:widowControl w:val="0"/>
              <w:spacing w:after="0" w:line="276" w:lineRule="auto"/>
            </w:pPr>
            <w:r>
              <w:rPr>
                <w:rtl w:val="0"/>
              </w:rPr>
              <w:t>Interest Rate charged on new loan</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5">
            <w:pPr>
              <w:widowControl w:val="0"/>
              <w:spacing w:after="0" w:line="276" w:lineRule="auto"/>
            </w:pPr>
            <w:r>
              <w:rPr>
                <w:rtl w:val="0"/>
              </w:rPr>
              <w:t>don't enter percentage sign, Only number allowed 0 to 100</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6">
            <w:pPr>
              <w:widowControl w:val="0"/>
              <w:spacing w:after="0" w:line="276" w:lineRule="auto"/>
            </w:pPr>
            <w:r>
              <w:rPr>
                <w:rtl w:val="0"/>
              </w:rPr>
              <w:t>Number With 2 Decimals</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7">
            <w:pPr>
              <w:widowControl w:val="0"/>
              <w:spacing w:after="0" w:line="276" w:lineRule="auto"/>
            </w:pPr>
            <w:r>
              <w:rPr>
                <w:rtl w:val="0"/>
              </w:rPr>
              <w:t>Mandatory</w:t>
            </w:r>
          </w:p>
        </w:tc>
      </w:tr>
      <w:tr w14:paraId="2BF349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8">
            <w:pPr>
              <w:widowControl w:val="0"/>
              <w:spacing w:after="0" w:line="276" w:lineRule="auto"/>
            </w:pPr>
            <w:r>
              <w:rPr>
                <w:rtl w:val="0"/>
              </w:rPr>
              <w:t>Project Cost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9">
            <w:pPr>
              <w:widowControl w:val="0"/>
              <w:spacing w:after="0" w:line="276" w:lineRule="auto"/>
            </w:pPr>
            <w:r>
              <w:rPr>
                <w:rtl w:val="0"/>
              </w:rPr>
              <w:t>Actual amounT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A">
            <w:pPr>
              <w:widowControl w:val="0"/>
              <w:spacing w:after="0" w:line="276" w:lineRule="auto"/>
            </w:pPr>
            <w:r>
              <w:rPr>
                <w:rtl w:val="0"/>
              </w:rPr>
              <w:t>Number With 0 Decimals</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B">
            <w:pPr>
              <w:widowControl w:val="0"/>
              <w:spacing w:after="0" w:line="276" w:lineRule="auto"/>
            </w:pPr>
            <w:r>
              <w:rPr>
                <w:rtl w:val="0"/>
              </w:rPr>
              <w:t>Mandatory</w:t>
            </w:r>
          </w:p>
        </w:tc>
      </w:tr>
      <w:tr w14:paraId="12BD1E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C">
            <w:pPr>
              <w:widowControl w:val="0"/>
              <w:spacing w:after="0" w:line="276" w:lineRule="auto"/>
            </w:pPr>
            <w:r>
              <w:rPr>
                <w:rtl w:val="0"/>
              </w:rPr>
              <w:t>Tenure of Loan</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D">
            <w:pPr>
              <w:widowControl w:val="0"/>
              <w:spacing w:after="0" w:line="276" w:lineRule="auto"/>
            </w:pPr>
            <w:r>
              <w:rPr>
                <w:rtl w:val="0"/>
              </w:rPr>
              <w:t>Number only in months.Loan upto Rs 50 crore shall have upto 8 years tenure (96 months)</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E">
            <w:pPr>
              <w:widowControl w:val="0"/>
              <w:spacing w:after="0" w:line="276" w:lineRule="auto"/>
            </w:pPr>
            <w:r>
              <w:rPr>
                <w:rtl w:val="0"/>
              </w:rPr>
              <w:t>Number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0F">
            <w:pPr>
              <w:widowControl w:val="0"/>
              <w:spacing w:after="0" w:line="276" w:lineRule="auto"/>
            </w:pPr>
            <w:r>
              <w:rPr>
                <w:rtl w:val="0"/>
              </w:rPr>
              <w:t>Mandatory</w:t>
            </w:r>
          </w:p>
        </w:tc>
      </w:tr>
      <w:tr w14:paraId="5CE8A4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0">
            <w:pPr>
              <w:widowControl w:val="0"/>
              <w:spacing w:after="0" w:line="276" w:lineRule="auto"/>
            </w:pPr>
            <w:r>
              <w:rPr>
                <w:rtl w:val="0"/>
              </w:rPr>
              <w:t>Moratorium period</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1">
            <w:pPr>
              <w:widowControl w:val="0"/>
              <w:spacing w:after="0" w:line="276" w:lineRule="auto"/>
            </w:pPr>
            <w:r>
              <w:rPr>
                <w:rtl w:val="0"/>
              </w:rPr>
              <w:t>Number only in months.Loan upto Rs 50 crore shall have upto 2 years moratorium (24 months)</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2">
            <w:pPr>
              <w:widowControl w:val="0"/>
              <w:spacing w:after="0" w:line="276" w:lineRule="auto"/>
            </w:pPr>
            <w:r>
              <w:rPr>
                <w:rtl w:val="0"/>
              </w:rPr>
              <w:t>number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3">
            <w:pPr>
              <w:widowControl w:val="0"/>
              <w:spacing w:after="0" w:line="276" w:lineRule="auto"/>
            </w:pPr>
          </w:p>
        </w:tc>
      </w:tr>
      <w:tr w14:paraId="1AC94A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4">
            <w:pPr>
              <w:widowControl w:val="0"/>
              <w:spacing w:after="0" w:line="276" w:lineRule="auto"/>
            </w:pPr>
            <w:r>
              <w:rPr>
                <w:rtl w:val="0"/>
              </w:rPr>
              <w:t>Collateral security amount at time of sanction</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5">
            <w:pPr>
              <w:widowControl w:val="0"/>
              <w:spacing w:after="0" w:line="276" w:lineRule="auto"/>
            </w:pPr>
            <w:r>
              <w:rPr>
                <w:rtl w:val="0"/>
              </w:rPr>
              <w:t>Number only - minimum 0 should be there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6">
            <w:pPr>
              <w:widowControl w:val="0"/>
              <w:spacing w:after="0" w:line="276" w:lineRule="auto"/>
            </w:pPr>
            <w:r>
              <w:rPr>
                <w:rtl w:val="0"/>
              </w:rPr>
              <w:t>Number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7">
            <w:pPr>
              <w:widowControl w:val="0"/>
              <w:spacing w:after="0" w:line="276" w:lineRule="auto"/>
            </w:pPr>
            <w:r>
              <w:rPr>
                <w:rtl w:val="0"/>
              </w:rPr>
              <w:t>Mandatory</w:t>
            </w:r>
          </w:p>
        </w:tc>
      </w:tr>
      <w:tr w14:paraId="6B6160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8">
            <w:pPr>
              <w:widowControl w:val="0"/>
              <w:spacing w:after="0" w:line="276" w:lineRule="auto"/>
            </w:pPr>
            <w:r>
              <w:rPr>
                <w:rtl w:val="0"/>
              </w:rPr>
              <w:t>Industry Nature</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9">
            <w:pPr>
              <w:widowControl w:val="0"/>
              <w:spacing w:after="0" w:line="276" w:lineRule="auto"/>
            </w:pPr>
            <w:r>
              <w:rPr>
                <w:rtl w:val="0"/>
              </w:rPr>
              <w:t>Copy the required value From Given List only</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A">
            <w:pPr>
              <w:widowControl w:val="0"/>
              <w:spacing w:after="0" w:line="276" w:lineRule="auto"/>
            </w:pPr>
            <w:r>
              <w:rPr>
                <w:rtl w:val="0"/>
              </w:rPr>
              <w:t>TEXT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B">
            <w:pPr>
              <w:widowControl w:val="0"/>
              <w:spacing w:after="0" w:line="276" w:lineRule="auto"/>
            </w:pPr>
            <w:r>
              <w:rPr>
                <w:rtl w:val="0"/>
              </w:rPr>
              <w:t>Mandatory</w:t>
            </w:r>
          </w:p>
        </w:tc>
      </w:tr>
      <w:tr w14:paraId="78E233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C">
            <w:pPr>
              <w:widowControl w:val="0"/>
              <w:spacing w:after="0" w:line="276" w:lineRule="auto"/>
            </w:pPr>
            <w:r>
              <w:rPr>
                <w:rtl w:val="0"/>
              </w:rPr>
              <w:t>Industry Sector</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D">
            <w:pPr>
              <w:widowControl w:val="0"/>
              <w:spacing w:after="0" w:line="276" w:lineRule="auto"/>
            </w:pPr>
            <w:r>
              <w:rPr>
                <w:rtl w:val="0"/>
              </w:rPr>
              <w:t>Copy the required value From Given List only</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E">
            <w:pPr>
              <w:widowControl w:val="0"/>
              <w:spacing w:after="0" w:line="276" w:lineRule="auto"/>
            </w:pPr>
            <w:r>
              <w:rPr>
                <w:rtl w:val="0"/>
              </w:rPr>
              <w:t>TEXT</w:t>
            </w:r>
          </w:p>
        </w:tc>
        <w:tc>
          <w:tcPr>
            <w:tcBorders>
              <w:top w:val="single" w:color="CCCCCC" w:sz="4" w:space="0"/>
              <w:left w:val="single" w:color="CCCCCC" w:sz="4" w:space="0"/>
              <w:bottom w:val="single" w:color="000000" w:sz="4" w:space="0"/>
              <w:right w:val="single" w:color="000000" w:sz="4" w:space="0"/>
            </w:tcBorders>
            <w:shd w:val="clear" w:color="auto" w:fill="FFF2CC"/>
            <w:tcMar>
              <w:top w:w="0" w:type="dxa"/>
              <w:left w:w="40" w:type="dxa"/>
              <w:bottom w:w="0" w:type="dxa"/>
              <w:right w:w="40" w:type="dxa"/>
            </w:tcMar>
            <w:vAlign w:val="bottom"/>
          </w:tcPr>
          <w:p w14:paraId="0000011F">
            <w:pPr>
              <w:widowControl w:val="0"/>
              <w:spacing w:after="0" w:line="276" w:lineRule="auto"/>
            </w:pPr>
            <w:r>
              <w:rPr>
                <w:rtl w:val="0"/>
              </w:rPr>
              <w:t>Mandatory</w:t>
            </w:r>
          </w:p>
        </w:tc>
      </w:tr>
    </w:tbl>
    <w:p w14:paraId="00000120">
      <w:pPr>
        <w:spacing w:line="278" w:lineRule="auto"/>
      </w:pPr>
    </w:p>
    <w:p w14:paraId="00000121">
      <w:pPr>
        <w:pStyle w:val="2"/>
        <w:keepLines w:val="0"/>
        <w:pBdr>
          <w:bottom w:val="single" w:color="000000" w:sz="4" w:space="1"/>
        </w:pBdr>
        <w:tabs>
          <w:tab w:val="left" w:pos="443"/>
          <w:tab w:val="left" w:pos="720"/>
        </w:tabs>
        <w:spacing w:before="60" w:after="60" w:line="276" w:lineRule="auto"/>
        <w:ind w:right="-720"/>
        <w:rPr>
          <w:b/>
          <w:bCs/>
          <w:color w:val="7F7F7F"/>
          <w:sz w:val="26"/>
          <w:szCs w:val="26"/>
        </w:rPr>
      </w:pPr>
      <w:bookmarkStart w:id="5" w:name="_heading=h.65e2zb9knfl5" w:colFirst="0" w:colLast="0"/>
      <w:bookmarkEnd w:id="5"/>
      <w:r>
        <w:rPr>
          <w:b/>
          <w:bCs/>
          <w:color w:val="7F7F7F"/>
          <w:sz w:val="26"/>
          <w:szCs w:val="26"/>
          <w:rtl w:val="0"/>
        </w:rPr>
        <w:t>1.5. New Credit Guarantees – Request for Quotes and Issue of Guarantees</w:t>
      </w:r>
    </w:p>
    <w:p w14:paraId="00000122">
      <w:pPr>
        <w:spacing w:after="0" w:line="278" w:lineRule="auto"/>
        <w:rPr>
          <w:b/>
          <w:bCs/>
          <w:sz w:val="28"/>
          <w:szCs w:val="28"/>
          <w:u w:val="single"/>
        </w:rPr>
      </w:pPr>
    </w:p>
    <w:p w14:paraId="00000123">
      <w:pPr>
        <w:jc w:val="both"/>
      </w:pPr>
      <w:r>
        <w:rPr>
          <w:rtl w:val="0"/>
        </w:rPr>
        <w:t>As a part of MLI’s loan business at their end, they will sanction and disburse Loans to the borrower under the MSME Scheme. While doing these sanctions and disbursement, MLI’s will:</w:t>
      </w:r>
    </w:p>
    <w:p w14:paraId="00000124">
      <w:pPr>
        <w:numPr>
          <w:ilvl w:val="0"/>
          <w:numId w:val="2"/>
        </w:numPr>
        <w:spacing w:after="0"/>
        <w:ind w:left="720" w:hanging="360"/>
        <w:jc w:val="both"/>
      </w:pPr>
      <w:r>
        <w:rPr>
          <w:rtl w:val="0"/>
        </w:rPr>
        <w:t>Undertake various business checks and validations to ascertain the eligibility of the borrower.</w:t>
      </w:r>
    </w:p>
    <w:p w14:paraId="00000125">
      <w:pPr>
        <w:numPr>
          <w:ilvl w:val="0"/>
          <w:numId w:val="2"/>
        </w:numPr>
        <w:spacing w:after="0"/>
        <w:ind w:left="720" w:hanging="360"/>
        <w:jc w:val="both"/>
      </w:pPr>
      <w:r>
        <w:rPr>
          <w:rtl w:val="0"/>
        </w:rPr>
        <w:t>Disburse loan amount in full or in partial.</w:t>
      </w:r>
    </w:p>
    <w:p w14:paraId="00000126">
      <w:pPr>
        <w:numPr>
          <w:ilvl w:val="0"/>
          <w:numId w:val="2"/>
        </w:numPr>
        <w:ind w:left="720" w:hanging="360"/>
        <w:jc w:val="both"/>
      </w:pPr>
      <w:r>
        <w:rPr>
          <w:rtl w:val="0"/>
        </w:rPr>
        <w:t xml:space="preserve">Maintain relevant details of the loan account(s) in their IT system </w:t>
      </w:r>
      <w:r>
        <w:rPr>
          <w:i/>
          <w:iCs/>
          <w:rtl w:val="0"/>
        </w:rPr>
        <w:t>(Presuming Core Banking System).</w:t>
      </w:r>
    </w:p>
    <w:p w14:paraId="00000127">
      <w:pPr>
        <w:jc w:val="both"/>
      </w:pPr>
      <w:r>
        <w:rPr>
          <w:rtl w:val="0"/>
        </w:rPr>
        <w:t xml:space="preserve">Whilst the above activities from the loan business perspective is being done by the MLI’s, they </w:t>
      </w:r>
      <w:r>
        <w:rPr>
          <w:i/>
          <w:iCs/>
          <w:rtl w:val="0"/>
        </w:rPr>
        <w:t>may</w:t>
      </w:r>
      <w:r>
        <w:rPr>
          <w:rtl w:val="0"/>
        </w:rPr>
        <w:t xml:space="preserve"> essentially leverage the benefit of NCGTC’s MSME Scheme. </w:t>
      </w:r>
    </w:p>
    <w:p w14:paraId="00000128">
      <w:pPr>
        <w:jc w:val="both"/>
      </w:pPr>
      <w:r>
        <w:rPr>
          <w:rtl w:val="0"/>
        </w:rPr>
        <w:t xml:space="preserve">As a part of this scheme, MLI’s are advised to send their requests to </w:t>
      </w:r>
      <w:r>
        <w:rPr>
          <w:highlight w:val="yellow"/>
          <w:rtl w:val="0"/>
        </w:rPr>
        <w:t xml:space="preserve">NCGTC </w:t>
      </w:r>
      <w:r>
        <w:rPr>
          <w:rtl w:val="0"/>
        </w:rPr>
        <w:t>for issuing credit guarantees in following steps:</w:t>
      </w:r>
    </w:p>
    <w:p w14:paraId="00000129">
      <w:pPr>
        <w:numPr>
          <w:ilvl w:val="0"/>
          <w:numId w:val="3"/>
        </w:numPr>
        <w:spacing w:after="0"/>
        <w:ind w:left="720" w:hanging="360"/>
        <w:jc w:val="both"/>
        <w:rPr>
          <w:highlight w:val="white"/>
        </w:rPr>
      </w:pPr>
      <w:r>
        <w:rPr>
          <w:highlight w:val="white"/>
          <w:rtl w:val="0"/>
        </w:rPr>
        <w:t>For New Credit Guarantee Request, for the first time (i.e. immediately after the enrolment with NCGTC for MSME Scheme) MLI’s will be permitted to extract and send the loan accounts for all those loan accounts created Post the scheme start in a file, called as ‘Input File – New CG Issuance’. Information to be extracted in the layout mentioned in section 1.1.2.</w:t>
      </w:r>
    </w:p>
    <w:p w14:paraId="0000012A">
      <w:pPr>
        <w:numPr>
          <w:ilvl w:val="0"/>
          <w:numId w:val="3"/>
        </w:numPr>
        <w:spacing w:after="0"/>
        <w:ind w:left="720" w:hanging="360"/>
        <w:jc w:val="both"/>
        <w:rPr>
          <w:highlight w:val="white"/>
        </w:rPr>
      </w:pPr>
      <w:r>
        <w:rPr>
          <w:highlight w:val="white"/>
          <w:rtl w:val="0"/>
        </w:rPr>
        <w:t xml:space="preserve">Upload CG file on the NCGTC system in </w:t>
      </w:r>
      <w:r>
        <w:rPr>
          <w:i/>
          <w:iCs/>
          <w:highlight w:val="white"/>
          <w:rtl w:val="0"/>
        </w:rPr>
        <w:t>‘Non Approved’</w:t>
      </w:r>
      <w:r>
        <w:rPr>
          <w:highlight w:val="white"/>
          <w:rtl w:val="0"/>
        </w:rPr>
        <w:t xml:space="preserve"> state by MLI user account. The file needs to be uploaded against a specific ‘Scheme’. Internally for this scheme, the system has one </w:t>
      </w:r>
      <w:r>
        <w:rPr>
          <w:highlight w:val="yellow"/>
          <w:rtl w:val="0"/>
        </w:rPr>
        <w:t>docket which is – ‘GEN</w:t>
      </w:r>
      <w:r>
        <w:rPr>
          <w:highlight w:val="white"/>
          <w:rtl w:val="0"/>
        </w:rPr>
        <w:t xml:space="preserve">’ – wherein certain scheme specific parameters are defined. System will extract and split the records for specific guarantee treatment/operations defined in the scheme dockets </w:t>
      </w:r>
      <w:r>
        <w:rPr>
          <w:highlight w:val="yellow"/>
          <w:rtl w:val="0"/>
        </w:rPr>
        <w:t xml:space="preserve">which is – ‘GEN’. </w:t>
      </w:r>
    </w:p>
    <w:p w14:paraId="0000012B">
      <w:pPr>
        <w:numPr>
          <w:ilvl w:val="0"/>
          <w:numId w:val="3"/>
        </w:numPr>
        <w:spacing w:after="0"/>
        <w:ind w:left="720" w:hanging="360"/>
        <w:jc w:val="both"/>
        <w:rPr>
          <w:highlight w:val="white"/>
        </w:rPr>
      </w:pPr>
      <w:r>
        <w:rPr>
          <w:highlight w:val="white"/>
          <w:rtl w:val="0"/>
        </w:rPr>
        <w:t xml:space="preserve">Till the specified period (communicated by NCGTC) MLI is permitted to upload and/or re-upload the input file multiple times. Thus, allowing MLI’s to append, edit and delete the NEW loan account information multiple times and in </w:t>
      </w:r>
      <w:r>
        <w:rPr>
          <w:i/>
          <w:iCs/>
          <w:highlight w:val="white"/>
          <w:rtl w:val="0"/>
        </w:rPr>
        <w:t>‘Non Approved’</w:t>
      </w:r>
      <w:r>
        <w:rPr>
          <w:highlight w:val="white"/>
          <w:rtl w:val="0"/>
        </w:rPr>
        <w:t xml:space="preserve"> state.</w:t>
      </w:r>
    </w:p>
    <w:p w14:paraId="0000012C">
      <w:pPr>
        <w:numPr>
          <w:ilvl w:val="0"/>
          <w:numId w:val="3"/>
        </w:numPr>
        <w:spacing w:after="0"/>
        <w:ind w:left="720" w:hanging="360"/>
        <w:jc w:val="both"/>
        <w:rPr>
          <w:highlight w:val="white"/>
        </w:rPr>
      </w:pPr>
      <w:r>
        <w:rPr>
          <w:highlight w:val="white"/>
          <w:rtl w:val="0"/>
        </w:rPr>
        <w:t>After final verification of the input file by the MLI approver user account (created by their own MLI Administrator)</w:t>
      </w:r>
      <w:r>
        <w:rPr>
          <w:strike/>
          <w:highlight w:val="white"/>
          <w:rtl w:val="0"/>
        </w:rPr>
        <w:t>,</w:t>
      </w:r>
      <w:r>
        <w:rPr>
          <w:highlight w:val="white"/>
          <w:rtl w:val="0"/>
        </w:rPr>
        <w:t xml:space="preserve"> the state of the input file is changed as </w:t>
      </w:r>
      <w:r>
        <w:rPr>
          <w:i/>
          <w:iCs/>
          <w:highlight w:val="white"/>
          <w:rtl w:val="0"/>
        </w:rPr>
        <w:t>‘Approved’</w:t>
      </w:r>
      <w:r>
        <w:rPr>
          <w:highlight w:val="white"/>
          <w:rtl w:val="0"/>
        </w:rPr>
        <w:t xml:space="preserve"> state.</w:t>
      </w:r>
    </w:p>
    <w:p w14:paraId="0000012D">
      <w:pPr>
        <w:numPr>
          <w:ilvl w:val="0"/>
          <w:numId w:val="3"/>
        </w:numPr>
        <w:ind w:left="720" w:hanging="360"/>
        <w:jc w:val="both"/>
        <w:rPr>
          <w:highlight w:val="white"/>
        </w:rPr>
      </w:pPr>
      <w:r>
        <w:rPr>
          <w:highlight w:val="white"/>
          <w:rtl w:val="0"/>
        </w:rPr>
        <w:t xml:space="preserve">Final submission of the </w:t>
      </w:r>
      <w:r>
        <w:rPr>
          <w:i/>
          <w:iCs/>
          <w:highlight w:val="white"/>
          <w:rtl w:val="0"/>
        </w:rPr>
        <w:t>‘Approved’</w:t>
      </w:r>
      <w:r>
        <w:rPr>
          <w:highlight w:val="white"/>
          <w:rtl w:val="0"/>
        </w:rPr>
        <w:t xml:space="preserve"> input file for further process of Statement of estimates Generation will be effective once MLI accepts the </w:t>
      </w:r>
      <w:r>
        <w:rPr>
          <w:i/>
          <w:iCs/>
          <w:highlight w:val="white"/>
          <w:rtl w:val="0"/>
        </w:rPr>
        <w:t>‘Management certificate - Terms &amp; Conditions’.</w:t>
      </w:r>
    </w:p>
    <w:p w14:paraId="0000012E">
      <w:pPr>
        <w:jc w:val="both"/>
      </w:pPr>
    </w:p>
    <w:p w14:paraId="0000012F">
      <w:pPr>
        <w:pStyle w:val="2"/>
        <w:keepLines w:val="0"/>
        <w:pBdr>
          <w:bottom w:val="single" w:color="000000" w:sz="4" w:space="1"/>
        </w:pBdr>
        <w:tabs>
          <w:tab w:val="left" w:pos="443"/>
          <w:tab w:val="left" w:pos="720"/>
        </w:tabs>
        <w:spacing w:before="60" w:after="60" w:line="276" w:lineRule="auto"/>
        <w:rPr>
          <w:b/>
          <w:bCs/>
          <w:color w:val="7F7F7F"/>
          <w:sz w:val="26"/>
          <w:szCs w:val="26"/>
        </w:rPr>
      </w:pPr>
      <w:bookmarkStart w:id="6" w:name="_heading=h.21nwgj5zrrp7" w:colFirst="0" w:colLast="0"/>
      <w:bookmarkEnd w:id="6"/>
      <w:r>
        <w:rPr>
          <w:b/>
          <w:bCs/>
          <w:color w:val="7F7F7F"/>
          <w:sz w:val="26"/>
          <w:szCs w:val="26"/>
          <w:rtl w:val="0"/>
        </w:rPr>
        <w:t>1.6. CG Eligibility Criteria Checks - Issuance of fresh guarantee</w:t>
      </w:r>
    </w:p>
    <w:p w14:paraId="00000130">
      <w:pPr>
        <w:spacing w:after="0" w:line="278" w:lineRule="auto"/>
        <w:ind w:left="720" w:firstLine="0"/>
        <w:rPr>
          <w:b/>
          <w:bCs/>
          <w:sz w:val="28"/>
          <w:szCs w:val="28"/>
          <w:u w:val="single"/>
        </w:rPr>
      </w:pPr>
    </w:p>
    <w:p w14:paraId="00000131">
      <w:pPr>
        <w:jc w:val="both"/>
        <w:rPr>
          <w:highlight w:val="yellow"/>
        </w:rPr>
      </w:pPr>
      <w:r>
        <w:rPr>
          <w:rtl w:val="0"/>
        </w:rPr>
        <w:t>Following checks are performed on each MLI Loan Accounts to ascertain their eligibility for issuing credit guarantees. Approved Input file will be processed for each record and the record will be</w:t>
      </w:r>
      <w:r>
        <w:rPr>
          <w:highlight w:val="yellow"/>
          <w:rtl w:val="0"/>
        </w:rPr>
        <w:t xml:space="preserve"> </w:t>
      </w:r>
      <w:r>
        <w:rPr>
          <w:i/>
          <w:iCs/>
          <w:highlight w:val="yellow"/>
          <w:u w:val="single"/>
          <w:rtl w:val="0"/>
        </w:rPr>
        <w:t>Accepted if</w:t>
      </w:r>
      <w:r>
        <w:rPr>
          <w:highlight w:val="yellow"/>
          <w:rtl w:val="0"/>
        </w:rPr>
        <w:t>:</w:t>
      </w:r>
    </w:p>
    <w:p w14:paraId="00000132">
      <w:pPr>
        <w:numPr>
          <w:ilvl w:val="0"/>
          <w:numId w:val="4"/>
        </w:numPr>
        <w:spacing w:after="0"/>
        <w:ind w:left="720" w:hanging="360"/>
        <w:rPr>
          <w:highlight w:val="white"/>
        </w:rPr>
      </w:pPr>
      <w:r>
        <w:rPr>
          <w:sz w:val="20"/>
          <w:szCs w:val="20"/>
          <w:rtl w:val="0"/>
        </w:rPr>
        <w:t>Unique Loan Account number of MLI in the credit guarantee database. (this is the check on MLI Id &amp; Loan A/c No. in CG Database)</w:t>
      </w:r>
    </w:p>
    <w:p w14:paraId="00000133">
      <w:pPr>
        <w:numPr>
          <w:ilvl w:val="0"/>
          <w:numId w:val="4"/>
        </w:numPr>
        <w:spacing w:after="0"/>
        <w:ind w:left="720" w:hanging="360"/>
        <w:rPr>
          <w:highlight w:val="white"/>
        </w:rPr>
      </w:pPr>
      <w:r>
        <w:rPr>
          <w:highlight w:val="white"/>
          <w:rtl w:val="0"/>
        </w:rPr>
        <w:t>Records in the same input file presented by MLI have UNIQUE loan account numbers. (In such cases, the system will not accept the file and throw the error incase of repeated loan account numbers).</w:t>
      </w:r>
    </w:p>
    <w:p w14:paraId="00000134">
      <w:pPr>
        <w:numPr>
          <w:ilvl w:val="0"/>
          <w:numId w:val="4"/>
        </w:numPr>
        <w:spacing w:after="0"/>
        <w:ind w:left="720" w:hanging="360"/>
        <w:jc w:val="both"/>
      </w:pPr>
      <w:r>
        <w:rPr>
          <w:rtl w:val="0"/>
        </w:rPr>
        <w:t>Loan account should have a valid URN. (</w:t>
      </w:r>
      <w:r>
        <w:rPr>
          <w:color w:val="FF0000"/>
          <w:rtl w:val="0"/>
        </w:rPr>
        <w:t>UDYAM-XX-00-0000000)</w:t>
      </w:r>
    </w:p>
    <w:p w14:paraId="00000135">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sz w:val="20"/>
          <w:szCs w:val="20"/>
        </w:rPr>
      </w:pPr>
      <w:r>
        <w:rPr>
          <w:color w:val="000000"/>
          <w:sz w:val="20"/>
          <w:szCs w:val="20"/>
          <w:rtl w:val="0"/>
        </w:rPr>
        <w:t>Following steps are needed for the condition - ‘ ‘Maximum Limit to Guarantee Issuance Allowed (INR)’:</w:t>
      </w:r>
    </w:p>
    <w:p w14:paraId="00000136">
      <w:pPr>
        <w:pBdr>
          <w:top w:val="none" w:color="auto" w:sz="0" w:space="0"/>
          <w:left w:val="none" w:color="auto" w:sz="0" w:space="0"/>
          <w:bottom w:val="none" w:color="auto" w:sz="0" w:space="0"/>
          <w:right w:val="none" w:color="auto" w:sz="0" w:space="0"/>
          <w:between w:val="none" w:color="auto" w:sz="0" w:space="0"/>
        </w:pBdr>
        <w:spacing w:after="0"/>
        <w:ind w:left="720" w:firstLine="0"/>
        <w:jc w:val="both"/>
        <w:rPr>
          <w:color w:val="000000"/>
          <w:sz w:val="20"/>
          <w:szCs w:val="20"/>
        </w:rPr>
      </w:pPr>
      <w:r>
        <w:rPr>
          <w:color w:val="000000"/>
          <w:sz w:val="20"/>
          <w:szCs w:val="20"/>
          <w:rtl w:val="0"/>
        </w:rPr>
        <w:t xml:space="preserve">System first determines the summation of the Total Sanctioned Loan Amount/Limit for such borrower (URN based).System determines the summation of the Total Sanctioned Loan Amount/Limit -, for all the loan records </w:t>
      </w:r>
      <w:r>
        <w:rPr>
          <w:sz w:val="20"/>
          <w:szCs w:val="20"/>
          <w:rtl w:val="0"/>
        </w:rPr>
        <w:t>having the same</w:t>
      </w:r>
      <w:r>
        <w:rPr>
          <w:color w:val="000000"/>
          <w:sz w:val="20"/>
          <w:szCs w:val="20"/>
          <w:rtl w:val="0"/>
        </w:rPr>
        <w:t xml:space="preserve"> URN  for the loan records present in the CG Issuance database/Same file.</w:t>
      </w:r>
    </w:p>
    <w:p w14:paraId="00000137">
      <w:pPr>
        <w:pBdr>
          <w:top w:val="none" w:color="auto" w:sz="0" w:space="0"/>
          <w:left w:val="none" w:color="auto" w:sz="0" w:space="0"/>
          <w:bottom w:val="none" w:color="auto" w:sz="0" w:space="0"/>
          <w:right w:val="none" w:color="auto" w:sz="0" w:space="0"/>
          <w:between w:val="none" w:color="auto" w:sz="0" w:space="0"/>
        </w:pBdr>
        <w:spacing w:after="0"/>
        <w:ind w:left="720" w:firstLine="0"/>
        <w:jc w:val="both"/>
        <w:rPr>
          <w:sz w:val="20"/>
          <w:szCs w:val="20"/>
        </w:rPr>
      </w:pPr>
    </w:p>
    <w:p w14:paraId="00000138">
      <w:pPr>
        <w:pBdr>
          <w:top w:val="none" w:color="auto" w:sz="0" w:space="0"/>
          <w:left w:val="none" w:color="auto" w:sz="0" w:space="0"/>
          <w:bottom w:val="none" w:color="auto" w:sz="0" w:space="0"/>
          <w:right w:val="none" w:color="auto" w:sz="0" w:space="0"/>
          <w:between w:val="none" w:color="auto" w:sz="0" w:space="0"/>
        </w:pBdr>
        <w:spacing w:after="0"/>
        <w:ind w:left="720" w:firstLine="0"/>
        <w:jc w:val="both"/>
        <w:rPr>
          <w:color w:val="000000"/>
          <w:sz w:val="20"/>
          <w:szCs w:val="20"/>
        </w:rPr>
      </w:pPr>
      <w:r>
        <w:rPr>
          <w:color w:val="000000"/>
          <w:sz w:val="20"/>
          <w:szCs w:val="20"/>
          <w:rtl w:val="0"/>
        </w:rPr>
        <w:t>Note that while determining this summation, system will compare the records in the file with the existing record in the database</w:t>
      </w:r>
    </w:p>
    <w:p w14:paraId="00000139">
      <w:pPr>
        <w:numPr>
          <w:ilvl w:val="1"/>
          <w:numId w:val="5"/>
        </w:numPr>
        <w:pBdr>
          <w:top w:val="none" w:color="auto" w:sz="0" w:space="0"/>
          <w:left w:val="none" w:color="auto" w:sz="0" w:space="0"/>
          <w:bottom w:val="none" w:color="auto" w:sz="0" w:space="0"/>
          <w:right w:val="none" w:color="auto" w:sz="0" w:space="0"/>
          <w:between w:val="none" w:color="auto" w:sz="0" w:space="0"/>
        </w:pBdr>
        <w:spacing w:after="0"/>
        <w:ind w:left="1080" w:hanging="360"/>
        <w:jc w:val="both"/>
        <w:rPr>
          <w:color w:val="000000"/>
          <w:sz w:val="20"/>
          <w:szCs w:val="20"/>
        </w:rPr>
      </w:pPr>
      <w:r>
        <w:rPr>
          <w:color w:val="000000"/>
          <w:sz w:val="20"/>
          <w:szCs w:val="20"/>
          <w:rtl w:val="0"/>
        </w:rPr>
        <w:t>If summation Exceeds ‘Maximum Limit to Guarantee Issuance Allowed (INR)’I.E. Rs 100 crore</w:t>
      </w:r>
    </w:p>
    <w:p w14:paraId="0000013A">
      <w:pPr>
        <w:pBdr>
          <w:top w:val="none" w:color="auto" w:sz="0" w:space="0"/>
          <w:left w:val="none" w:color="auto" w:sz="0" w:space="0"/>
          <w:bottom w:val="none" w:color="auto" w:sz="0" w:space="0"/>
          <w:right w:val="none" w:color="auto" w:sz="0" w:space="0"/>
          <w:between w:val="none" w:color="auto" w:sz="0" w:space="0"/>
        </w:pBdr>
        <w:ind w:left="720" w:firstLine="0"/>
        <w:jc w:val="both"/>
        <w:rPr>
          <w:color w:val="000000"/>
          <w:sz w:val="20"/>
          <w:szCs w:val="20"/>
        </w:rPr>
      </w:pPr>
      <w:r>
        <w:rPr>
          <w:color w:val="000000"/>
          <w:sz w:val="20"/>
          <w:szCs w:val="20"/>
          <w:rtl w:val="0"/>
        </w:rPr>
        <w:t xml:space="preserve">Then, the records in the input file for this customer </w:t>
      </w:r>
      <w:r>
        <w:rPr>
          <w:sz w:val="20"/>
          <w:szCs w:val="20"/>
          <w:rtl w:val="0"/>
        </w:rPr>
        <w:t>are rejected</w:t>
      </w:r>
      <w:r>
        <w:rPr>
          <w:color w:val="000000"/>
          <w:sz w:val="20"/>
          <w:szCs w:val="20"/>
          <w:rtl w:val="0"/>
        </w:rPr>
        <w:t>.</w:t>
      </w:r>
    </w:p>
    <w:p w14:paraId="0000013B">
      <w:pPr>
        <w:numPr>
          <w:ilvl w:val="0"/>
          <w:numId w:val="4"/>
        </w:numPr>
        <w:spacing w:after="0"/>
        <w:ind w:left="720" w:hanging="360"/>
        <w:jc w:val="both"/>
        <w:rPr>
          <w:highlight w:val="white"/>
        </w:rPr>
      </w:pPr>
      <w:r>
        <w:rPr>
          <w:highlight w:val="white"/>
          <w:rtl w:val="0"/>
        </w:rPr>
        <w:t>Interest Rate : System should accept only the values between 0-100</w:t>
      </w:r>
    </w:p>
    <w:p w14:paraId="0000013C">
      <w:pPr>
        <w:numPr>
          <w:ilvl w:val="0"/>
          <w:numId w:val="4"/>
        </w:numPr>
        <w:spacing w:after="0"/>
        <w:ind w:left="720" w:hanging="360"/>
        <w:jc w:val="both"/>
        <w:rPr>
          <w:highlight w:val="white"/>
        </w:rPr>
      </w:pPr>
      <w:r>
        <w:rPr>
          <w:highlight w:val="white"/>
          <w:rtl w:val="0"/>
        </w:rPr>
        <w:t>Sanction date : Sanction date should be between scheme start date &amp; less than equal to present date,</w:t>
      </w:r>
    </w:p>
    <w:p w14:paraId="0000013D">
      <w:pPr>
        <w:numPr>
          <w:ilvl w:val="0"/>
          <w:numId w:val="4"/>
        </w:numPr>
        <w:spacing w:after="0"/>
        <w:ind w:left="720" w:hanging="360"/>
        <w:jc w:val="both"/>
        <w:rPr>
          <w:highlight w:val="white"/>
        </w:rPr>
      </w:pPr>
      <w:r>
        <w:rPr>
          <w:highlight w:val="white"/>
          <w:rtl w:val="0"/>
        </w:rPr>
        <w:t xml:space="preserve">Tenure of loan should be "Number only in months. Loan Upto Rs 50 crore shall have Upto 8 years tenure"(96 months), if more than 50 cr, tenure can by any period of time, </w:t>
      </w:r>
    </w:p>
    <w:p w14:paraId="0000013E">
      <w:pPr>
        <w:numPr>
          <w:ilvl w:val="0"/>
          <w:numId w:val="4"/>
        </w:numPr>
        <w:spacing w:after="0"/>
        <w:ind w:left="720" w:hanging="360"/>
        <w:jc w:val="both"/>
        <w:rPr>
          <w:highlight w:val="white"/>
        </w:rPr>
      </w:pPr>
      <w:r>
        <w:rPr>
          <w:highlight w:val="white"/>
          <w:rtl w:val="0"/>
        </w:rPr>
        <w:t xml:space="preserve">"Collateral Security Amount" should be "Number only(min-0), </w:t>
      </w:r>
    </w:p>
    <w:p w14:paraId="0000013F">
      <w:pPr>
        <w:numPr>
          <w:ilvl w:val="0"/>
          <w:numId w:val="4"/>
        </w:numPr>
        <w:spacing w:after="0"/>
        <w:ind w:left="720" w:hanging="360"/>
        <w:jc w:val="both"/>
        <w:rPr>
          <w:highlight w:val="white"/>
        </w:rPr>
      </w:pPr>
      <w:r>
        <w:rPr>
          <w:highlight w:val="white"/>
          <w:rtl w:val="0"/>
        </w:rPr>
        <w:t>Moratorium period : System should accept "Moratorium period" for 50 cr upto 24 months &amp; for above Rs 50 crore, moratorium can be any period</w:t>
      </w:r>
    </w:p>
    <w:p w14:paraId="00000140">
      <w:pPr>
        <w:spacing w:after="0"/>
        <w:ind w:left="720" w:firstLine="0"/>
        <w:rPr>
          <w:highlight w:val="white"/>
        </w:rPr>
      </w:pPr>
    </w:p>
    <w:p w14:paraId="00000141">
      <w:pPr>
        <w:pStyle w:val="3"/>
        <w:rPr>
          <w:b/>
          <w:bCs/>
          <w:color w:val="7F7F7F"/>
          <w:sz w:val="26"/>
          <w:szCs w:val="26"/>
          <w:u w:val="single"/>
        </w:rPr>
      </w:pPr>
      <w:bookmarkStart w:id="7" w:name="_heading=h.kd7bjeafmbf6" w:colFirst="0" w:colLast="0"/>
      <w:bookmarkEnd w:id="7"/>
      <w:r>
        <w:rPr>
          <w:b/>
          <w:bCs/>
          <w:color w:val="7F7F7F"/>
          <w:sz w:val="26"/>
          <w:szCs w:val="26"/>
          <w:u w:val="single"/>
          <w:rtl w:val="0"/>
        </w:rPr>
        <w:t>1.6.1. Guarantee Issuance Roles:</w:t>
      </w:r>
    </w:p>
    <w:p w14:paraId="00000142">
      <w:pPr>
        <w:spacing w:after="0" w:line="240" w:lineRule="auto"/>
        <w:rPr>
          <w:sz w:val="24"/>
          <w:szCs w:val="24"/>
        </w:rPr>
      </w:pPr>
    </w:p>
    <w:p w14:paraId="00000143">
      <w:pPr>
        <w:spacing w:after="0" w:line="240" w:lineRule="auto"/>
      </w:pPr>
      <w:r>
        <w:rPr>
          <w:b/>
          <w:bCs/>
          <w:rtl w:val="0"/>
        </w:rPr>
        <w:t>MLI Creator</w:t>
      </w:r>
      <w:r>
        <w:rPr>
          <w:rtl w:val="0"/>
        </w:rPr>
        <w:t>- Upload</w:t>
      </w:r>
    </w:p>
    <w:p w14:paraId="00000144">
      <w:pPr>
        <w:spacing w:after="0" w:line="240" w:lineRule="auto"/>
      </w:pPr>
      <w:r>
        <w:rPr>
          <w:b/>
          <w:bCs/>
          <w:rtl w:val="0"/>
        </w:rPr>
        <w:t>MLI Approver</w:t>
      </w:r>
      <w:r>
        <w:rPr>
          <w:rtl w:val="0"/>
        </w:rPr>
        <w:t>- Approve/Reject</w:t>
      </w:r>
    </w:p>
    <w:p w14:paraId="00000145">
      <w:pPr>
        <w:spacing w:after="0" w:line="240" w:lineRule="auto"/>
        <w:rPr>
          <w:color w:val="999999"/>
        </w:rPr>
      </w:pPr>
    </w:p>
    <w:p w14:paraId="00000146">
      <w:pPr>
        <w:pStyle w:val="3"/>
        <w:keepLines w:val="0"/>
        <w:pBdr>
          <w:bottom w:val="single" w:color="000000" w:sz="4" w:space="1"/>
        </w:pBdr>
        <w:tabs>
          <w:tab w:val="left" w:pos="443"/>
          <w:tab w:val="left" w:pos="720"/>
        </w:tabs>
        <w:spacing w:before="60" w:after="60" w:line="276" w:lineRule="auto"/>
        <w:rPr>
          <w:b/>
          <w:bCs/>
          <w:color w:val="7F7F7F"/>
          <w:sz w:val="26"/>
          <w:szCs w:val="26"/>
        </w:rPr>
      </w:pPr>
      <w:bookmarkStart w:id="8" w:name="_heading=h.eoem5jq6cr83" w:colFirst="0" w:colLast="0"/>
      <w:bookmarkEnd w:id="8"/>
      <w:r>
        <w:rPr>
          <w:b/>
          <w:bCs/>
          <w:color w:val="7F7F7F"/>
          <w:sz w:val="26"/>
          <w:szCs w:val="26"/>
          <w:rtl w:val="0"/>
        </w:rPr>
        <w:t>1.6.2 Initial Contribution Calculation - Collection Integration</w:t>
      </w:r>
    </w:p>
    <w:p w14:paraId="00000147">
      <w:pPr>
        <w:tabs>
          <w:tab w:val="left" w:pos="443"/>
          <w:tab w:val="left" w:pos="720"/>
        </w:tabs>
      </w:pPr>
    </w:p>
    <w:p w14:paraId="00000148">
      <w:pPr>
        <w:spacing w:line="278" w:lineRule="auto"/>
        <w:jc w:val="both"/>
        <w:rPr>
          <w:b/>
          <w:bCs/>
          <w:highlight w:val="yellow"/>
        </w:rPr>
      </w:pPr>
      <w:r>
        <w:rPr>
          <w:rtl w:val="0"/>
        </w:rPr>
        <w:t>When a user uploads the initial CG input file for MSME, the initial contribution must be calculated using the following formula.</w:t>
      </w:r>
    </w:p>
    <w:tbl>
      <w:tblPr>
        <w:tblStyle w:val="141"/>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360"/>
      </w:tblGrid>
      <w:tr w14:paraId="16F5D1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tcPr>
          <w:p w14:paraId="00000149">
            <w:pPr>
              <w:spacing w:line="278" w:lineRule="auto"/>
              <w:jc w:val="both"/>
              <w:rPr>
                <w:b/>
                <w:bCs/>
                <w:highlight w:val="white"/>
              </w:rPr>
            </w:pPr>
            <w:r>
              <w:rPr>
                <w:b/>
                <w:bCs/>
                <w:highlight w:val="white"/>
                <w:rtl w:val="0"/>
              </w:rPr>
              <w:t>Initial Contribution= 5% of (Loan amount-collateral amount at time of sanction). Maximum Rs 5 Cr</w:t>
            </w:r>
          </w:p>
        </w:tc>
      </w:tr>
    </w:tbl>
    <w:p w14:paraId="0000014A">
      <w:pPr>
        <w:spacing w:line="278" w:lineRule="auto"/>
        <w:jc w:val="both"/>
        <w:rPr>
          <w:b/>
          <w:bCs/>
          <w:highlight w:val="white"/>
        </w:rPr>
      </w:pPr>
    </w:p>
    <w:p w14:paraId="0000014B">
      <w:pPr>
        <w:spacing w:line="278" w:lineRule="auto"/>
        <w:jc w:val="both"/>
      </w:pPr>
      <w:r>
        <w:rPr>
          <w:rtl w:val="0"/>
        </w:rPr>
        <w:t>A separate demand of Initial Contribution will be generated for the MLIs post which MLI to to deposit with NCGTC</w:t>
      </w:r>
    </w:p>
    <w:p w14:paraId="0000014C">
      <w:pPr>
        <w:spacing w:line="278" w:lineRule="auto"/>
        <w:jc w:val="both"/>
      </w:pPr>
    </w:p>
    <w:p w14:paraId="0000014D">
      <w:pPr>
        <w:spacing w:line="278" w:lineRule="auto"/>
        <w:jc w:val="both"/>
        <w:rPr>
          <w:b/>
          <w:bCs/>
          <w:sz w:val="24"/>
          <w:szCs w:val="24"/>
          <w:u w:val="single"/>
        </w:rPr>
      </w:pPr>
      <w:r>
        <w:rPr>
          <w:b/>
          <w:bCs/>
          <w:sz w:val="24"/>
          <w:szCs w:val="24"/>
          <w:u w:val="single"/>
          <w:rtl w:val="0"/>
        </w:rPr>
        <w:t>Example : 1 :</w:t>
      </w:r>
    </w:p>
    <w:p w14:paraId="0000014E">
      <w:pPr>
        <w:jc w:val="both"/>
      </w:pPr>
      <w:r>
        <w:rPr>
          <w:rtl w:val="0"/>
        </w:rPr>
        <w:t>MLI uploads and approves the input file on the SURGE system. This input file contains Information of the borrower.The Loan Account has:</w:t>
      </w:r>
    </w:p>
    <w:p w14:paraId="0000014F">
      <w:pPr>
        <w:numPr>
          <w:ilvl w:val="0"/>
          <w:numId w:val="6"/>
        </w:numPr>
        <w:spacing w:after="0"/>
        <w:ind w:left="720" w:hanging="360"/>
        <w:jc w:val="both"/>
      </w:pPr>
      <w:r>
        <w:rPr>
          <w:rtl w:val="0"/>
        </w:rPr>
        <w:t>Sanction Amount= Rs 100 crore</w:t>
      </w:r>
    </w:p>
    <w:p w14:paraId="00000150">
      <w:pPr>
        <w:numPr>
          <w:ilvl w:val="0"/>
          <w:numId w:val="6"/>
        </w:numPr>
        <w:spacing w:after="0"/>
        <w:ind w:left="720" w:hanging="360"/>
        <w:jc w:val="both"/>
      </w:pPr>
      <w:r>
        <w:rPr>
          <w:rtl w:val="0"/>
        </w:rPr>
        <w:t>Collateral Loan amount at time of sanction- Rs 40 crore</w:t>
      </w:r>
    </w:p>
    <w:p w14:paraId="00000151">
      <w:pPr>
        <w:numPr>
          <w:ilvl w:val="0"/>
          <w:numId w:val="6"/>
        </w:numPr>
        <w:ind w:left="720" w:hanging="360"/>
        <w:jc w:val="both"/>
      </w:pPr>
      <w:r>
        <w:rPr>
          <w:rtl w:val="0"/>
        </w:rPr>
        <w:t>Initial Contribution = 5%(Sanction amount-Collateral amount)</w:t>
      </w:r>
    </w:p>
    <w:p w14:paraId="00000152">
      <w:pPr>
        <w:jc w:val="both"/>
      </w:pPr>
      <w:r>
        <w:rPr>
          <w:rtl w:val="0"/>
        </w:rPr>
        <w:t xml:space="preserve">                = 5% of (Rs 100 cr-40 cr)</w:t>
      </w:r>
    </w:p>
    <w:p w14:paraId="00000153">
      <w:pPr>
        <w:jc w:val="both"/>
      </w:pPr>
      <w:r>
        <w:rPr>
          <w:rtl w:val="0"/>
        </w:rPr>
        <w:t xml:space="preserve">                =5% *(Rs 60 cr)</w:t>
      </w:r>
    </w:p>
    <w:p w14:paraId="00000154">
      <w:pPr>
        <w:jc w:val="both"/>
      </w:pPr>
      <w:r>
        <w:rPr>
          <w:rtl w:val="0"/>
        </w:rPr>
        <w:t xml:space="preserve">                 =Rs  3 crore</w:t>
      </w:r>
    </w:p>
    <w:p w14:paraId="00000155">
      <w:pPr>
        <w:jc w:val="both"/>
      </w:pPr>
    </w:p>
    <w:p w14:paraId="00000156">
      <w:pPr>
        <w:spacing w:line="278" w:lineRule="auto"/>
        <w:jc w:val="both"/>
        <w:rPr>
          <w:b/>
          <w:bCs/>
          <w:sz w:val="24"/>
          <w:szCs w:val="24"/>
          <w:u w:val="single"/>
        </w:rPr>
      </w:pPr>
      <w:r>
        <w:rPr>
          <w:b/>
          <w:bCs/>
          <w:sz w:val="24"/>
          <w:szCs w:val="24"/>
          <w:u w:val="single"/>
          <w:rtl w:val="0"/>
        </w:rPr>
        <w:t>Example : 2 :</w:t>
      </w:r>
    </w:p>
    <w:p w14:paraId="00000157">
      <w:pPr>
        <w:jc w:val="both"/>
      </w:pPr>
      <w:r>
        <w:rPr>
          <w:rtl w:val="0"/>
        </w:rPr>
        <w:t>MLI uploads and approves the input file on the SURGE system. This input file contains Information of the borrower.The Loan Account has:</w:t>
      </w:r>
    </w:p>
    <w:p w14:paraId="00000158">
      <w:pPr>
        <w:numPr>
          <w:ilvl w:val="0"/>
          <w:numId w:val="7"/>
        </w:numPr>
        <w:spacing w:after="0"/>
        <w:ind w:left="720" w:hanging="360"/>
        <w:jc w:val="both"/>
      </w:pPr>
      <w:r>
        <w:rPr>
          <w:rtl w:val="0"/>
        </w:rPr>
        <w:t>Sanction Amount= Rs 50 crore</w:t>
      </w:r>
    </w:p>
    <w:p w14:paraId="00000159">
      <w:pPr>
        <w:numPr>
          <w:ilvl w:val="0"/>
          <w:numId w:val="7"/>
        </w:numPr>
        <w:spacing w:after="0"/>
        <w:ind w:left="720" w:hanging="360"/>
        <w:jc w:val="both"/>
      </w:pPr>
      <w:r>
        <w:rPr>
          <w:rtl w:val="0"/>
        </w:rPr>
        <w:t>Collateral Loan amount at time of sanction- Rs 10 crore</w:t>
      </w:r>
    </w:p>
    <w:p w14:paraId="0000015A">
      <w:pPr>
        <w:numPr>
          <w:ilvl w:val="0"/>
          <w:numId w:val="7"/>
        </w:numPr>
        <w:ind w:left="720" w:hanging="360"/>
        <w:jc w:val="both"/>
      </w:pPr>
      <w:r>
        <w:rPr>
          <w:rtl w:val="0"/>
        </w:rPr>
        <w:t>Initial Contribution = 5%(Sanction amount-Collateral amount)</w:t>
      </w:r>
    </w:p>
    <w:p w14:paraId="0000015B">
      <w:pPr>
        <w:jc w:val="both"/>
      </w:pPr>
      <w:r>
        <w:rPr>
          <w:rtl w:val="0"/>
        </w:rPr>
        <w:t xml:space="preserve">              = 5% of (Rs 50 cr-10 cr)</w:t>
      </w:r>
    </w:p>
    <w:p w14:paraId="0000015C">
      <w:pPr>
        <w:jc w:val="both"/>
      </w:pPr>
      <w:r>
        <w:rPr>
          <w:rtl w:val="0"/>
        </w:rPr>
        <w:t xml:space="preserve">              =5% *(Rs 40 cr)</w:t>
      </w:r>
    </w:p>
    <w:p w14:paraId="0000015D">
      <w:pPr>
        <w:jc w:val="both"/>
      </w:pPr>
      <w:r>
        <w:rPr>
          <w:rtl w:val="0"/>
        </w:rPr>
        <w:t xml:space="preserve">              =Rs  2 crore</w:t>
      </w:r>
    </w:p>
    <w:p w14:paraId="0000015E">
      <w:pPr>
        <w:spacing w:line="278" w:lineRule="auto"/>
        <w:jc w:val="both"/>
        <w:rPr>
          <w:b/>
          <w:bCs/>
        </w:rPr>
      </w:pPr>
    </w:p>
    <w:p w14:paraId="0000015F">
      <w:pPr>
        <w:spacing w:line="278" w:lineRule="auto"/>
        <w:jc w:val="both"/>
        <w:rPr>
          <w:b/>
          <w:bCs/>
          <w:u w:val="single"/>
        </w:rPr>
      </w:pPr>
      <w:r>
        <w:rPr>
          <w:b/>
          <w:bCs/>
          <w:u w:val="single"/>
          <w:rtl w:val="0"/>
        </w:rPr>
        <w:t>Example : 3 :</w:t>
      </w:r>
    </w:p>
    <w:p w14:paraId="00000160">
      <w:pPr>
        <w:jc w:val="both"/>
      </w:pPr>
      <w:r>
        <w:rPr>
          <w:rtl w:val="0"/>
        </w:rPr>
        <w:t>MLI uploads and approves the input file on the SURGE system. This file contains Information of the borrower.The Loan Account has:</w:t>
      </w:r>
    </w:p>
    <w:p w14:paraId="00000161">
      <w:pPr>
        <w:numPr>
          <w:ilvl w:val="0"/>
          <w:numId w:val="8"/>
        </w:numPr>
        <w:spacing w:after="0"/>
        <w:ind w:left="720" w:hanging="360"/>
        <w:jc w:val="both"/>
      </w:pPr>
      <w:r>
        <w:rPr>
          <w:rtl w:val="0"/>
        </w:rPr>
        <w:t>Sanction Amount= Rs 100 crore</w:t>
      </w:r>
    </w:p>
    <w:p w14:paraId="00000162">
      <w:pPr>
        <w:numPr>
          <w:ilvl w:val="0"/>
          <w:numId w:val="8"/>
        </w:numPr>
        <w:spacing w:after="0"/>
        <w:ind w:left="720" w:hanging="360"/>
        <w:jc w:val="both"/>
      </w:pPr>
      <w:r>
        <w:rPr>
          <w:rtl w:val="0"/>
        </w:rPr>
        <w:t>Collateral Loan amount at time of sanction- Rs 0 crore</w:t>
      </w:r>
    </w:p>
    <w:p w14:paraId="00000163">
      <w:pPr>
        <w:numPr>
          <w:ilvl w:val="0"/>
          <w:numId w:val="8"/>
        </w:numPr>
        <w:ind w:left="720" w:hanging="360"/>
        <w:jc w:val="both"/>
      </w:pPr>
      <w:r>
        <w:rPr>
          <w:rtl w:val="0"/>
        </w:rPr>
        <w:t>Initial Contribution = 5%(Sanction amount-Collateral amount)</w:t>
      </w:r>
    </w:p>
    <w:p w14:paraId="00000164">
      <w:pPr>
        <w:jc w:val="both"/>
      </w:pPr>
      <w:r>
        <w:rPr>
          <w:rtl w:val="0"/>
        </w:rPr>
        <w:t xml:space="preserve">               = 5%OF (Rs 100 cr-0)</w:t>
      </w:r>
    </w:p>
    <w:p w14:paraId="00000165">
      <w:pPr>
        <w:jc w:val="both"/>
      </w:pPr>
      <w:r>
        <w:rPr>
          <w:rtl w:val="0"/>
        </w:rPr>
        <w:t xml:space="preserve">               =5% *(Rs 100 crore)</w:t>
      </w:r>
    </w:p>
    <w:p w14:paraId="00000166">
      <w:pPr>
        <w:jc w:val="both"/>
      </w:pPr>
      <w:r>
        <w:rPr>
          <w:rtl w:val="0"/>
        </w:rPr>
        <w:t xml:space="preserve">               =Rs  5 crore</w:t>
      </w:r>
    </w:p>
    <w:p w14:paraId="00000167">
      <w:pPr>
        <w:jc w:val="both"/>
      </w:pPr>
    </w:p>
    <w:p w14:paraId="00000168">
      <w:pPr>
        <w:jc w:val="both"/>
      </w:pPr>
    </w:p>
    <w:p w14:paraId="00000169">
      <w:pPr>
        <w:pStyle w:val="2"/>
        <w:keepLines w:val="0"/>
        <w:pBdr>
          <w:bottom w:val="single" w:color="000000" w:sz="4" w:space="1"/>
        </w:pBdr>
        <w:tabs>
          <w:tab w:val="left" w:pos="443"/>
          <w:tab w:val="left" w:pos="720"/>
        </w:tabs>
        <w:spacing w:before="60" w:after="60" w:line="276" w:lineRule="auto"/>
        <w:rPr>
          <w:b/>
          <w:bCs/>
          <w:color w:val="7F7F7F"/>
          <w:sz w:val="26"/>
          <w:szCs w:val="26"/>
        </w:rPr>
      </w:pPr>
      <w:r>
        <w:rPr>
          <w:b/>
          <w:bCs/>
          <w:color w:val="7F7F7F"/>
          <w:sz w:val="26"/>
          <w:szCs w:val="26"/>
          <w:rtl w:val="0"/>
        </w:rPr>
        <w:t>1.7 MSME CG File Upload Validation &amp; Flow</w:t>
      </w:r>
    </w:p>
    <w:p w14:paraId="0000016A">
      <w:pPr>
        <w:jc w:val="both"/>
        <w:rPr>
          <w:sz w:val="24"/>
          <w:szCs w:val="24"/>
        </w:rPr>
      </w:pPr>
      <w:bookmarkStart w:id="9" w:name="_heading=h.us6iym9bs1fb" w:colFirst="0" w:colLast="0"/>
      <w:bookmarkEnd w:id="9"/>
    </w:p>
    <w:p w14:paraId="0000016B">
      <w:pPr>
        <w:numPr>
          <w:ilvl w:val="0"/>
          <w:numId w:val="9"/>
        </w:numPr>
        <w:ind w:left="630" w:hanging="360"/>
        <w:jc w:val="both"/>
        <w:rPr>
          <w:b/>
          <w:bCs/>
        </w:rPr>
      </w:pPr>
      <w:bookmarkStart w:id="10" w:name="_heading=h.i8pnx06gnym1" w:colFirst="0" w:colLast="0"/>
      <w:bookmarkEnd w:id="10"/>
      <w:r>
        <w:rPr>
          <w:b/>
          <w:bCs/>
          <w:u w:val="single"/>
          <w:rtl w:val="0"/>
        </w:rPr>
        <w:t xml:space="preserve">Columns/Headers Match Validation </w:t>
      </w:r>
      <w:r>
        <w:rPr>
          <w:b/>
          <w:bCs/>
          <w:i/>
          <w:iCs/>
          <w:u w:val="single"/>
          <w:rtl w:val="0"/>
        </w:rPr>
        <w:t>(MSME MLI Creator)</w:t>
      </w:r>
      <w:r>
        <w:rPr>
          <w:b/>
          <w:bCs/>
          <w:u w:val="single"/>
          <w:rtl w:val="0"/>
        </w:rPr>
        <w:t xml:space="preserve">:  </w:t>
      </w:r>
    </w:p>
    <w:p w14:paraId="0000016C">
      <w:pPr>
        <w:jc w:val="both"/>
      </w:pPr>
      <w:bookmarkStart w:id="11" w:name="_heading=h.hr80x2lvy7ja" w:colFirst="0" w:colLast="0"/>
      <w:bookmarkEnd w:id="11"/>
      <w:r>
        <w:rPr>
          <w:rtl w:val="0"/>
        </w:rPr>
        <w:t xml:space="preserve">             MSME MLI Creator needs to upload the CG file through Input File management module by </w:t>
      </w:r>
    </w:p>
    <w:p w14:paraId="0000016D">
      <w:pPr>
        <w:jc w:val="both"/>
      </w:pPr>
      <w:bookmarkStart w:id="12" w:name="_heading=h.2s62ka5khhz5" w:colFirst="0" w:colLast="0"/>
      <w:bookmarkEnd w:id="12"/>
      <w:r>
        <w:rPr>
          <w:rtl w:val="0"/>
        </w:rPr>
        <w:t xml:space="preserve">             selecting the CG File dropdown under Input file management module and application first match      </w:t>
      </w:r>
    </w:p>
    <w:p w14:paraId="0000016E">
      <w:pPr>
        <w:jc w:val="both"/>
      </w:pPr>
      <w:bookmarkStart w:id="13" w:name="_heading=h.i8tregazk3ab" w:colFirst="0" w:colLast="0"/>
      <w:bookmarkEnd w:id="13"/>
      <w:r>
        <w:rPr>
          <w:rtl w:val="0"/>
        </w:rPr>
        <w:t xml:space="preserve">             the CG bulk upload column headers.</w:t>
      </w:r>
    </w:p>
    <w:p w14:paraId="0000016F">
      <w:pPr>
        <w:jc w:val="both"/>
      </w:pPr>
      <w:bookmarkStart w:id="14" w:name="_heading=h.1stj02pdxq5x" w:colFirst="0" w:colLast="0"/>
      <w:bookmarkEnd w:id="14"/>
    </w:p>
    <w:p w14:paraId="00000170">
      <w:pPr>
        <w:numPr>
          <w:ilvl w:val="0"/>
          <w:numId w:val="9"/>
        </w:numPr>
        <w:ind w:left="630" w:hanging="360"/>
        <w:jc w:val="both"/>
        <w:rPr>
          <w:b/>
          <w:bCs/>
        </w:rPr>
      </w:pPr>
      <w:r>
        <w:rPr>
          <w:b/>
          <w:bCs/>
          <w:u w:val="single"/>
          <w:rtl w:val="0"/>
        </w:rPr>
        <w:t xml:space="preserve">Valid &amp; Invalid Records </w:t>
      </w:r>
      <w:r>
        <w:rPr>
          <w:b/>
          <w:bCs/>
          <w:i/>
          <w:iCs/>
          <w:u w:val="single"/>
          <w:rtl w:val="0"/>
        </w:rPr>
        <w:t xml:space="preserve">(Row wise validation) </w:t>
      </w:r>
      <w:r>
        <w:rPr>
          <w:b/>
          <w:bCs/>
          <w:u w:val="single"/>
          <w:rtl w:val="0"/>
        </w:rPr>
        <w:t xml:space="preserve">:  </w:t>
      </w:r>
    </w:p>
    <w:p w14:paraId="00000171">
      <w:pPr>
        <w:jc w:val="both"/>
      </w:pPr>
      <w:bookmarkStart w:id="15" w:name="_heading=h.ej173pod5mtp" w:colFirst="0" w:colLast="0"/>
      <w:bookmarkEnd w:id="15"/>
      <w:r>
        <w:rPr>
          <w:b/>
          <w:bCs/>
          <w:rtl w:val="0"/>
        </w:rPr>
        <w:t xml:space="preserve">             </w:t>
      </w:r>
      <w:r>
        <w:rPr>
          <w:rtl w:val="0"/>
        </w:rPr>
        <w:t xml:space="preserve">Post CG bulk upload column headers validation , application accepts the bulk upload uploaded by    </w:t>
      </w:r>
    </w:p>
    <w:p w14:paraId="00000172">
      <w:pPr>
        <w:ind w:right="-630"/>
        <w:jc w:val="both"/>
      </w:pPr>
      <w:bookmarkStart w:id="16" w:name="_heading=h.xdj68f735ghm" w:colFirst="0" w:colLast="0"/>
      <w:bookmarkEnd w:id="16"/>
      <w:r>
        <w:rPr>
          <w:rtl w:val="0"/>
        </w:rPr>
        <w:t xml:space="preserve">             the MLI creator and a service will run which will check the row wise records validation and after    </w:t>
      </w:r>
    </w:p>
    <w:p w14:paraId="00000173">
      <w:pPr>
        <w:ind w:right="-360"/>
        <w:jc w:val="both"/>
      </w:pPr>
      <w:bookmarkStart w:id="17" w:name="_heading=h.95fm2crllai7" w:colFirst="0" w:colLast="0"/>
      <w:bookmarkEnd w:id="17"/>
      <w:r>
        <w:rPr>
          <w:rtl w:val="0"/>
        </w:rPr>
        <w:t xml:space="preserve">             successfully processed it will show the valid , invalid records mapped under respective excels in the    </w:t>
      </w:r>
    </w:p>
    <w:p w14:paraId="00000174">
      <w:pPr>
        <w:jc w:val="both"/>
      </w:pPr>
      <w:bookmarkStart w:id="18" w:name="_heading=h.8sqthmt0blr" w:colFirst="0" w:colLast="0"/>
      <w:bookmarkEnd w:id="18"/>
      <w:r>
        <w:rPr>
          <w:rtl w:val="0"/>
        </w:rPr>
        <w:t xml:space="preserve">             right side of the screen along with a number of row counts.</w:t>
      </w:r>
    </w:p>
    <w:p w14:paraId="00000175">
      <w:pPr>
        <w:jc w:val="both"/>
      </w:pPr>
    </w:p>
    <w:p w14:paraId="00000176">
      <w:pPr>
        <w:numPr>
          <w:ilvl w:val="0"/>
          <w:numId w:val="10"/>
        </w:numPr>
        <w:ind w:left="630" w:hanging="360"/>
        <w:jc w:val="both"/>
        <w:rPr>
          <w:b/>
          <w:bCs/>
        </w:rPr>
      </w:pPr>
      <w:bookmarkStart w:id="19" w:name="_heading=h.vowb0jm6wzot" w:colFirst="0" w:colLast="0"/>
      <w:bookmarkEnd w:id="19"/>
      <w:r>
        <w:rPr>
          <w:b/>
          <w:bCs/>
          <w:rtl w:val="0"/>
        </w:rPr>
        <w:t xml:space="preserve"> </w:t>
      </w:r>
      <w:r>
        <w:rPr>
          <w:b/>
          <w:bCs/>
          <w:u w:val="single"/>
          <w:rtl w:val="0"/>
        </w:rPr>
        <w:t>Database Tables &amp; Understanding:</w:t>
      </w:r>
    </w:p>
    <w:p w14:paraId="00000177">
      <w:pPr>
        <w:jc w:val="both"/>
      </w:pPr>
      <w:bookmarkStart w:id="20" w:name="_heading=h.gh0i5aqfjbhz" w:colFirst="0" w:colLast="0"/>
      <w:bookmarkEnd w:id="20"/>
      <w:r>
        <w:rPr>
          <w:rtl w:val="0"/>
        </w:rPr>
        <w:t xml:space="preserve">             Data will be pushed to temp valid and temp invalid tables , MLI creator will be able to send    </w:t>
      </w:r>
    </w:p>
    <w:p w14:paraId="00000178">
      <w:pPr>
        <w:jc w:val="both"/>
      </w:pPr>
      <w:bookmarkStart w:id="21" w:name="_heading=h.imydliz3uhrl" w:colFirst="0" w:colLast="0"/>
      <w:bookmarkEnd w:id="21"/>
      <w:r>
        <w:rPr>
          <w:rtl w:val="0"/>
        </w:rPr>
        <w:t xml:space="preserve">             validated records for approval to the MLI approver for review and approval.</w:t>
      </w:r>
    </w:p>
    <w:p w14:paraId="00000179">
      <w:pPr>
        <w:jc w:val="both"/>
        <w:rPr>
          <w:sz w:val="24"/>
          <w:szCs w:val="24"/>
        </w:rPr>
      </w:pPr>
      <w:bookmarkStart w:id="22" w:name="_heading=h.lsu7ozyb746a" w:colFirst="0" w:colLast="0"/>
      <w:bookmarkEnd w:id="22"/>
    </w:p>
    <w:p w14:paraId="0000017A">
      <w:pPr>
        <w:numPr>
          <w:ilvl w:val="0"/>
          <w:numId w:val="9"/>
        </w:numPr>
        <w:ind w:left="630" w:hanging="360"/>
        <w:jc w:val="both"/>
        <w:rPr>
          <w:b/>
          <w:bCs/>
        </w:rPr>
      </w:pPr>
      <w:r>
        <w:rPr>
          <w:b/>
          <w:bCs/>
          <w:u w:val="single"/>
          <w:rtl w:val="0"/>
        </w:rPr>
        <w:t xml:space="preserve">Send for approval </w:t>
      </w:r>
      <w:r>
        <w:rPr>
          <w:b/>
          <w:bCs/>
          <w:i/>
          <w:iCs/>
          <w:u w:val="single"/>
          <w:rtl w:val="0"/>
        </w:rPr>
        <w:t>( Only Validated records)</w:t>
      </w:r>
      <w:r>
        <w:rPr>
          <w:i/>
          <w:iCs/>
          <w:u w:val="single"/>
          <w:rtl w:val="0"/>
        </w:rPr>
        <w:t xml:space="preserve"> (MSME MLI Creator)</w:t>
      </w:r>
      <w:r>
        <w:rPr>
          <w:b/>
          <w:bCs/>
          <w:u w:val="single"/>
          <w:rtl w:val="0"/>
        </w:rPr>
        <w:t xml:space="preserve">: </w:t>
      </w:r>
    </w:p>
    <w:p w14:paraId="0000017B">
      <w:pPr>
        <w:jc w:val="both"/>
      </w:pPr>
      <w:bookmarkStart w:id="23" w:name="_heading=h.s6ijtyu416kl" w:colFirst="0" w:colLast="0"/>
      <w:bookmarkEnd w:id="23"/>
      <w:r>
        <w:rPr>
          <w:b/>
          <w:bCs/>
          <w:rtl w:val="0"/>
        </w:rPr>
        <w:t xml:space="preserve">             </w:t>
      </w:r>
      <w:r>
        <w:rPr>
          <w:rtl w:val="0"/>
        </w:rPr>
        <w:t xml:space="preserve"> MSME MLI creator will be able to send validated data for approval to MLI approver. </w:t>
      </w:r>
    </w:p>
    <w:p w14:paraId="0000017C">
      <w:pPr>
        <w:jc w:val="both"/>
      </w:pPr>
      <w:bookmarkStart w:id="24" w:name="_heading=h.sjaecydsv3sa" w:colFirst="0" w:colLast="0"/>
      <w:bookmarkEnd w:id="24"/>
    </w:p>
    <w:p w14:paraId="0000017D">
      <w:pPr>
        <w:numPr>
          <w:ilvl w:val="0"/>
          <w:numId w:val="9"/>
        </w:numPr>
        <w:ind w:left="630" w:hanging="360"/>
        <w:jc w:val="both"/>
        <w:rPr>
          <w:b/>
          <w:bCs/>
        </w:rPr>
      </w:pPr>
      <w:r>
        <w:rPr>
          <w:b/>
          <w:bCs/>
          <w:u w:val="single"/>
          <w:rtl w:val="0"/>
        </w:rPr>
        <w:t>MLI Approver Take Action on CG File:</w:t>
      </w:r>
    </w:p>
    <w:p w14:paraId="0000017E">
      <w:pPr>
        <w:jc w:val="both"/>
      </w:pPr>
      <w:bookmarkStart w:id="25" w:name="_heading=h.kpmskn8kvddi" w:colFirst="0" w:colLast="0"/>
      <w:bookmarkEnd w:id="25"/>
      <w:r>
        <w:rPr>
          <w:b/>
          <w:bCs/>
          <w:rtl w:val="0"/>
        </w:rPr>
        <w:t xml:space="preserve">              </w:t>
      </w:r>
      <w:r>
        <w:rPr>
          <w:rtl w:val="0"/>
        </w:rPr>
        <w:t xml:space="preserve">MLI Approver will be able to take actions such as Accept/Reject on the CG File shared by    </w:t>
      </w:r>
    </w:p>
    <w:p w14:paraId="0000017F">
      <w:pPr>
        <w:jc w:val="both"/>
      </w:pPr>
      <w:bookmarkStart w:id="26" w:name="_heading=h.swt7t5bi91jr" w:colFirst="0" w:colLast="0"/>
      <w:bookmarkEnd w:id="26"/>
      <w:r>
        <w:rPr>
          <w:rtl w:val="0"/>
        </w:rPr>
        <w:t xml:space="preserve">              the MLI Creator.</w:t>
      </w:r>
    </w:p>
    <w:p w14:paraId="00000180">
      <w:pPr>
        <w:jc w:val="both"/>
      </w:pPr>
      <w:bookmarkStart w:id="27" w:name="_heading=h.4tbgryyn6rcb" w:colFirst="0" w:colLast="0"/>
      <w:bookmarkEnd w:id="27"/>
    </w:p>
    <w:p w14:paraId="00000181">
      <w:pPr>
        <w:numPr>
          <w:ilvl w:val="0"/>
          <w:numId w:val="9"/>
        </w:numPr>
        <w:ind w:left="630" w:hanging="360"/>
        <w:jc w:val="both"/>
        <w:rPr>
          <w:b/>
          <w:bCs/>
        </w:rPr>
      </w:pPr>
      <w:r>
        <w:rPr>
          <w:b/>
          <w:bCs/>
          <w:u w:val="single"/>
          <w:rtl w:val="0"/>
        </w:rPr>
        <w:t>CGPAN Generation:</w:t>
      </w:r>
    </w:p>
    <w:p w14:paraId="00000182">
      <w:pPr>
        <w:jc w:val="both"/>
      </w:pPr>
      <w:bookmarkStart w:id="28" w:name="_heading=h.pzn4jl2wglu3" w:colFirst="0" w:colLast="0"/>
      <w:bookmarkEnd w:id="28"/>
      <w:r>
        <w:rPr>
          <w:b/>
          <w:bCs/>
          <w:rtl w:val="0"/>
        </w:rPr>
        <w:t xml:space="preserve">             </w:t>
      </w:r>
      <w:r>
        <w:rPr>
          <w:rtl w:val="0"/>
        </w:rPr>
        <w:t xml:space="preserve">Once MLI Approver approved the CG file , a unique number CGPAN against every row will be  </w:t>
      </w:r>
    </w:p>
    <w:p w14:paraId="00000183">
      <w:pPr>
        <w:jc w:val="both"/>
      </w:pPr>
      <w:bookmarkStart w:id="29" w:name="_heading=h.n0s2m0say2ic" w:colFirst="0" w:colLast="0"/>
      <w:bookmarkEnd w:id="29"/>
      <w:r>
        <w:rPr>
          <w:rtl w:val="0"/>
        </w:rPr>
        <w:t xml:space="preserve">            generated and pushed to the loan application table. A separate Demand for Initial Contribution</w:t>
      </w:r>
    </w:p>
    <w:p w14:paraId="00000184">
      <w:pPr>
        <w:jc w:val="both"/>
      </w:pPr>
      <w:bookmarkStart w:id="30" w:name="_heading=h.wom8rhwa0ohc" w:colFirst="0" w:colLast="0"/>
      <w:bookmarkEnd w:id="30"/>
      <w:r>
        <w:rPr>
          <w:rtl w:val="0"/>
        </w:rPr>
        <w:t xml:space="preserve">            will be generated.</w:t>
      </w:r>
    </w:p>
    <w:p w14:paraId="00000185">
      <w:pPr>
        <w:jc w:val="both"/>
      </w:pPr>
      <w:bookmarkStart w:id="31" w:name="_heading=h.2ei66qefrukx" w:colFirst="0" w:colLast="0"/>
      <w:bookmarkEnd w:id="31"/>
    </w:p>
    <w:p w14:paraId="00000186">
      <w:pPr>
        <w:numPr>
          <w:ilvl w:val="0"/>
          <w:numId w:val="9"/>
        </w:numPr>
        <w:ind w:left="630" w:hanging="360"/>
        <w:jc w:val="both"/>
        <w:rPr>
          <w:b/>
          <w:bCs/>
          <w:u w:val="single"/>
        </w:rPr>
      </w:pPr>
      <w:r>
        <w:rPr>
          <w:b/>
          <w:bCs/>
          <w:u w:val="single"/>
          <w:rtl w:val="0"/>
        </w:rPr>
        <w:t>Payment Integration</w:t>
      </w:r>
    </w:p>
    <w:p w14:paraId="00000187">
      <w:pPr>
        <w:tabs>
          <w:tab w:val="left" w:pos="7267"/>
        </w:tabs>
        <w:jc w:val="both"/>
        <w:rPr>
          <w:color w:val="A6A6A6"/>
          <w:sz w:val="20"/>
          <w:szCs w:val="20"/>
          <w:shd w:val="clear" w:fill="FF9900"/>
        </w:rPr>
      </w:pPr>
      <w:bookmarkStart w:id="32" w:name="_heading=h.2l7p2fj9sxz0" w:colFirst="0" w:colLast="0"/>
      <w:bookmarkEnd w:id="32"/>
      <w:r>
        <w:rPr>
          <w:rtl w:val="0"/>
        </w:rPr>
        <w:t xml:space="preserve">         MLIs are required to pay Initial Contribution through VAN. </w:t>
      </w:r>
    </w:p>
    <w:p w14:paraId="00000188">
      <w:pPr>
        <w:jc w:val="both"/>
      </w:pPr>
    </w:p>
    <w:p w14:paraId="00000189">
      <w:pPr>
        <w:pStyle w:val="2"/>
        <w:keepLines w:val="0"/>
        <w:pBdr>
          <w:bottom w:val="single" w:color="000000" w:sz="4" w:space="1"/>
        </w:pBdr>
        <w:tabs>
          <w:tab w:val="left" w:pos="443"/>
          <w:tab w:val="left" w:pos="720"/>
        </w:tabs>
        <w:spacing w:before="60" w:after="60" w:line="276" w:lineRule="auto"/>
      </w:pPr>
      <w:bookmarkStart w:id="33" w:name="_heading=h.uq8naghib7n3" w:colFirst="0" w:colLast="0"/>
      <w:bookmarkEnd w:id="33"/>
      <w:r>
        <w:rPr>
          <w:b/>
          <w:bCs/>
          <w:color w:val="7F7F7F"/>
          <w:sz w:val="26"/>
          <w:szCs w:val="26"/>
          <w:rtl w:val="0"/>
        </w:rPr>
        <w:t>1.8 Generation of New Credit Guarantee</w:t>
      </w:r>
    </w:p>
    <w:p w14:paraId="0000018A">
      <w:pPr>
        <w:jc w:val="both"/>
      </w:pPr>
      <w:r>
        <w:rPr>
          <w:rtl w:val="0"/>
        </w:rPr>
        <w:t xml:space="preserve">System initiates processing of input file for on upload and approval of loan data file from MLI’s (along with acceptance to the terms &amp; conditions of Management certificate) for a given batch execution.   </w:t>
      </w:r>
      <w:r>
        <mc:AlternateContent>
          <mc:Choice Requires="wpg">
            <w:drawing>
              <wp:anchor distT="0" distB="0" distL="114300" distR="114300" simplePos="0" relativeHeight="251660288" behindDoc="0" locked="0" layoutInCell="1" allowOverlap="1">
                <wp:simplePos x="0" y="0"/>
                <wp:positionH relativeFrom="column">
                  <wp:posOffset>28575</wp:posOffset>
                </wp:positionH>
                <wp:positionV relativeFrom="paragraph">
                  <wp:posOffset>419100</wp:posOffset>
                </wp:positionV>
                <wp:extent cx="6379845" cy="2015490"/>
                <wp:effectExtent l="0" t="0" r="0" b="0"/>
                <wp:wrapSquare wrapText="bothSides"/>
                <wp:docPr id="1665250812" name="Group 1665250812"/>
                <wp:cNvGraphicFramePr/>
                <a:graphic xmlns:a="http://schemas.openxmlformats.org/drawingml/2006/main">
                  <a:graphicData uri="http://schemas.microsoft.com/office/word/2010/wordprocessingGroup">
                    <wpg:wgp>
                      <wpg:cNvGrpSpPr/>
                      <wpg:grpSpPr>
                        <a:xfrm>
                          <a:off x="2156075" y="2772150"/>
                          <a:ext cx="6379845" cy="2015689"/>
                          <a:chOff x="2156075" y="2772150"/>
                          <a:chExt cx="6379850" cy="2015700"/>
                        </a:xfrm>
                      </wpg:grpSpPr>
                      <wpg:grpSp>
                        <wpg:cNvPr id="37" name="Group 37"/>
                        <wpg:cNvGrpSpPr/>
                        <wpg:grpSpPr>
                          <a:xfrm>
                            <a:off x="2156078" y="2772156"/>
                            <a:ext cx="6379845" cy="2015689"/>
                            <a:chOff x="0" y="0"/>
                            <a:chExt cx="6379825" cy="2013600"/>
                          </a:xfrm>
                        </wpg:grpSpPr>
                        <wps:wsp>
                          <wps:cNvPr id="38" name="Shape 3"/>
                          <wps:cNvSpPr/>
                          <wps:spPr>
                            <a:xfrm>
                              <a:off x="0" y="0"/>
                              <a:ext cx="6379825" cy="2013600"/>
                            </a:xfrm>
                            <a:prstGeom prst="rect">
                              <a:avLst/>
                            </a:prstGeom>
                            <a:noFill/>
                            <a:ln>
                              <a:noFill/>
                            </a:ln>
                          </wps:spPr>
                          <wps:txbx>
                            <w:txbxContent>
                              <w:p w14:paraId="44E2E2B3">
                                <w:pPr>
                                  <w:spacing w:before="0" w:after="0" w:line="240" w:lineRule="auto"/>
                                  <w:ind w:left="0" w:right="0" w:firstLine="0"/>
                                  <w:jc w:val="left"/>
                                </w:pPr>
                              </w:p>
                            </w:txbxContent>
                          </wps:txbx>
                          <wps:bodyPr spcFirstLastPara="1" wrap="square" lIns="91425" tIns="91425" rIns="91425" bIns="91425" anchor="ctr" anchorCtr="0">
                            <a:noAutofit/>
                          </wps:bodyPr>
                        </wps:wsp>
                        <wpg:grpSp>
                          <wpg:cNvPr id="39" name="Group 39"/>
                          <wpg:cNvGrpSpPr/>
                          <wpg:grpSpPr>
                            <a:xfrm>
                              <a:off x="0" y="0"/>
                              <a:ext cx="6379825" cy="2013585"/>
                              <a:chOff x="0" y="0"/>
                              <a:chExt cx="6379825" cy="2013585"/>
                            </a:xfrm>
                          </wpg:grpSpPr>
                          <wps:wsp>
                            <wps:cNvPr id="121" name="Shape 121"/>
                            <wps:cNvSpPr/>
                            <wps:spPr>
                              <a:xfrm>
                                <a:off x="0" y="0"/>
                                <a:ext cx="6379825" cy="2013575"/>
                              </a:xfrm>
                              <a:prstGeom prst="rect">
                                <a:avLst/>
                              </a:prstGeom>
                              <a:noFill/>
                              <a:ln>
                                <a:noFill/>
                              </a:ln>
                            </wps:spPr>
                            <wps:txbx>
                              <w:txbxContent>
                                <w:p w14:paraId="16EB8CCC">
                                  <w:pPr>
                                    <w:spacing w:before="0" w:after="0" w:line="240" w:lineRule="auto"/>
                                    <w:ind w:left="0" w:right="0" w:firstLine="0"/>
                                    <w:jc w:val="left"/>
                                  </w:pPr>
                                </w:p>
                              </w:txbxContent>
                            </wps:txbx>
                            <wps:bodyPr spcFirstLastPara="1" wrap="square" lIns="91425" tIns="91425" rIns="91425" bIns="91425" anchor="ctr" anchorCtr="0">
                              <a:noAutofit/>
                            </wps:bodyPr>
                          </wps:wsp>
                          <wps:wsp>
                            <wps:cNvPr id="122" name="Shape 122"/>
                            <wps:cNvSpPr/>
                            <wps:spPr>
                              <a:xfrm>
                                <a:off x="478488" y="0"/>
                                <a:ext cx="5422868" cy="2013585"/>
                              </a:xfrm>
                              <a:prstGeom prst="rightArrow">
                                <a:avLst>
                                  <a:gd name="adj1" fmla="val 50000"/>
                                  <a:gd name="adj2" fmla="val 50000"/>
                                </a:avLst>
                              </a:prstGeom>
                              <a:solidFill>
                                <a:srgbClr val="F7D5CB"/>
                              </a:solidFill>
                              <a:ln>
                                <a:noFill/>
                              </a:ln>
                            </wps:spPr>
                            <wps:txbx>
                              <w:txbxContent>
                                <w:p w14:paraId="461C981C">
                                  <w:pPr>
                                    <w:spacing w:before="0" w:after="0" w:line="240" w:lineRule="auto"/>
                                    <w:ind w:left="0" w:right="0" w:firstLine="0"/>
                                    <w:jc w:val="left"/>
                                  </w:pPr>
                                </w:p>
                              </w:txbxContent>
                            </wps:txbx>
                            <wps:bodyPr spcFirstLastPara="1" wrap="square" lIns="91425" tIns="91425" rIns="91425" bIns="91425" anchor="ctr" anchorCtr="0">
                              <a:noAutofit/>
                            </wps:bodyPr>
                          </wps:wsp>
                          <wps:wsp>
                            <wps:cNvPr id="123" name="Shape 123"/>
                            <wps:cNvSpPr/>
                            <wps:spPr>
                              <a:xfrm>
                                <a:off x="1869" y="604075"/>
                                <a:ext cx="1125195" cy="805434"/>
                              </a:xfrm>
                              <a:prstGeom prst="roundRect">
                                <a:avLst>
                                  <a:gd name="adj" fmla="val 16667"/>
                                </a:avLst>
                              </a:prstGeom>
                              <a:gradFill>
                                <a:gsLst>
                                  <a:gs pos="0">
                                    <a:srgbClr val="F7BCA2"/>
                                  </a:gs>
                                  <a:gs pos="50000">
                                    <a:srgbClr val="F4B093"/>
                                  </a:gs>
                                  <a:gs pos="100000">
                                    <a:srgbClr val="F7A47F"/>
                                  </a:gs>
                                </a:gsLst>
                                <a:lin ang="5400000" scaled="0"/>
                              </a:gradFill>
                              <a:ln>
                                <a:noFill/>
                              </a:ln>
                            </wps:spPr>
                            <wps:txbx>
                              <w:txbxContent>
                                <w:p w14:paraId="5D3AF04C">
                                  <w:pPr>
                                    <w:spacing w:before="0" w:after="0" w:line="240" w:lineRule="auto"/>
                                    <w:ind w:left="0" w:right="0" w:firstLine="0"/>
                                    <w:jc w:val="left"/>
                                  </w:pPr>
                                </w:p>
                              </w:txbxContent>
                            </wps:txbx>
                            <wps:bodyPr spcFirstLastPara="1" wrap="square" lIns="91425" tIns="91425" rIns="91425" bIns="91425" anchor="ctr" anchorCtr="0">
                              <a:noAutofit/>
                            </wps:bodyPr>
                          </wps:wsp>
                          <wps:wsp>
                            <wps:cNvPr id="124" name="Shape 124"/>
                            <wps:cNvSpPr/>
                            <wps:spPr>
                              <a:xfrm>
                                <a:off x="41187" y="643393"/>
                                <a:ext cx="1046559" cy="726798"/>
                              </a:xfrm>
                              <a:prstGeom prst="rect">
                                <a:avLst/>
                              </a:prstGeom>
                              <a:noFill/>
                              <a:ln>
                                <a:noFill/>
                              </a:ln>
                            </wps:spPr>
                            <wps:txbx>
                              <w:txbxContent>
                                <w:p w14:paraId="608FD51B">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Extract The Input file Content to Staging Area and approved by MLI</w:t>
                                  </w:r>
                                </w:p>
                              </w:txbxContent>
                            </wps:txbx>
                            <wps:bodyPr spcFirstLastPara="1" wrap="square" lIns="38100" tIns="38100" rIns="38100" bIns="38100" anchor="ctr" anchorCtr="0">
                              <a:noAutofit/>
                            </wps:bodyPr>
                          </wps:wsp>
                          <wps:wsp>
                            <wps:cNvPr id="125" name="Shape 125"/>
                            <wps:cNvSpPr/>
                            <wps:spPr>
                              <a:xfrm>
                                <a:off x="1314596" y="604075"/>
                                <a:ext cx="1125195" cy="805434"/>
                              </a:xfrm>
                              <a:prstGeom prst="roundRect">
                                <a:avLst>
                                  <a:gd name="adj" fmla="val 16667"/>
                                </a:avLst>
                              </a:prstGeom>
                              <a:gradFill>
                                <a:gsLst>
                                  <a:gs pos="0">
                                    <a:srgbClr val="EABAAB"/>
                                  </a:gs>
                                  <a:gs pos="50000">
                                    <a:srgbClr val="E5AE9D"/>
                                  </a:gs>
                                  <a:gs pos="100000">
                                    <a:srgbClr val="E5A18B"/>
                                  </a:gs>
                                </a:gsLst>
                                <a:lin ang="5400000" scaled="0"/>
                              </a:gradFill>
                              <a:ln>
                                <a:noFill/>
                              </a:ln>
                            </wps:spPr>
                            <wps:txbx>
                              <w:txbxContent>
                                <w:p w14:paraId="4BFDB690">
                                  <w:pPr>
                                    <w:spacing w:before="0" w:after="0" w:line="240" w:lineRule="auto"/>
                                    <w:ind w:left="0" w:right="0" w:firstLine="0"/>
                                    <w:jc w:val="left"/>
                                  </w:pPr>
                                </w:p>
                              </w:txbxContent>
                            </wps:txbx>
                            <wps:bodyPr spcFirstLastPara="1" wrap="square" lIns="91425" tIns="91425" rIns="91425" bIns="91425" anchor="ctr" anchorCtr="0">
                              <a:noAutofit/>
                            </wps:bodyPr>
                          </wps:wsp>
                          <wps:wsp>
                            <wps:cNvPr id="126" name="Shape 126"/>
                            <wps:cNvSpPr/>
                            <wps:spPr>
                              <a:xfrm>
                                <a:off x="1353914" y="643393"/>
                                <a:ext cx="1046559" cy="726798"/>
                              </a:xfrm>
                              <a:prstGeom prst="rect">
                                <a:avLst/>
                              </a:prstGeom>
                              <a:noFill/>
                              <a:ln>
                                <a:noFill/>
                              </a:ln>
                            </wps:spPr>
                            <wps:txbx>
                              <w:txbxContent>
                                <w:p w14:paraId="5D1FB63A">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Allotment of the CGPAN</w:t>
                                  </w:r>
                                </w:p>
                                <w:p w14:paraId="443B9B98">
                                  <w:pPr>
                                    <w:spacing w:before="70" w:after="0" w:line="215" w:lineRule="auto"/>
                                    <w:ind w:left="0" w:right="0" w:firstLine="0"/>
                                    <w:jc w:val="center"/>
                                  </w:pPr>
                                  <w:r>
                                    <w:rPr>
                                      <w:rFonts w:ascii="Calibri" w:hAnsi="Calibri" w:eastAsia="Calibri" w:cs="Calibri"/>
                                      <w:b w:val="0"/>
                                      <w:i w:val="0"/>
                                      <w:smallCaps w:val="0"/>
                                      <w:strike w:val="0"/>
                                      <w:color w:val="000000"/>
                                      <w:sz w:val="20"/>
                                      <w:vertAlign w:val="baseline"/>
                                    </w:rPr>
                                    <w:t>(Allot CGPAN)</w:t>
                                  </w:r>
                                </w:p>
                              </w:txbxContent>
                            </wps:txbx>
                            <wps:bodyPr spcFirstLastPara="1" wrap="square" lIns="38100" tIns="38100" rIns="38100" bIns="38100" anchor="ctr" anchorCtr="0">
                              <a:noAutofit/>
                            </wps:bodyPr>
                          </wps:wsp>
                          <wps:wsp>
                            <wps:cNvPr id="127" name="Shape 127"/>
                            <wps:cNvSpPr/>
                            <wps:spPr>
                              <a:xfrm>
                                <a:off x="2627324" y="604075"/>
                                <a:ext cx="1125195" cy="805434"/>
                              </a:xfrm>
                              <a:prstGeom prst="roundRect">
                                <a:avLst>
                                  <a:gd name="adj" fmla="val 16667"/>
                                </a:avLst>
                              </a:prstGeom>
                              <a:gradFill>
                                <a:gsLst>
                                  <a:gs pos="0">
                                    <a:srgbClr val="DFBEB7"/>
                                  </a:gs>
                                  <a:gs pos="50000">
                                    <a:srgbClr val="D9B1A9"/>
                                  </a:gs>
                                  <a:gs pos="100000">
                                    <a:srgbClr val="D6A59B"/>
                                  </a:gs>
                                </a:gsLst>
                                <a:lin ang="5400000" scaled="0"/>
                              </a:gradFill>
                              <a:ln>
                                <a:noFill/>
                              </a:ln>
                            </wps:spPr>
                            <wps:txbx>
                              <w:txbxContent>
                                <w:p w14:paraId="3C1627E5">
                                  <w:pPr>
                                    <w:spacing w:before="0" w:after="0" w:line="240" w:lineRule="auto"/>
                                    <w:ind w:left="0" w:right="0" w:firstLine="0"/>
                                    <w:jc w:val="left"/>
                                  </w:pPr>
                                </w:p>
                              </w:txbxContent>
                            </wps:txbx>
                            <wps:bodyPr spcFirstLastPara="1" wrap="square" lIns="91425" tIns="91425" rIns="91425" bIns="91425" anchor="ctr" anchorCtr="0">
                              <a:noAutofit/>
                            </wps:bodyPr>
                          </wps:wsp>
                          <wps:wsp>
                            <wps:cNvPr id="128" name="Shape 128"/>
                            <wps:cNvSpPr/>
                            <wps:spPr>
                              <a:xfrm>
                                <a:off x="2666642" y="643393"/>
                                <a:ext cx="1046559" cy="726798"/>
                              </a:xfrm>
                              <a:prstGeom prst="rect">
                                <a:avLst/>
                              </a:prstGeom>
                              <a:noFill/>
                              <a:ln>
                                <a:noFill/>
                              </a:ln>
                            </wps:spPr>
                            <wps:txbx>
                              <w:txbxContent>
                                <w:p w14:paraId="20F6C55F">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Calculate CG Charges &amp; Cover (Generate BATCHDAN)</w:t>
                                  </w:r>
                                </w:p>
                              </w:txbxContent>
                            </wps:txbx>
                            <wps:bodyPr spcFirstLastPara="1" wrap="square" lIns="38100" tIns="38100" rIns="38100" bIns="38100" anchor="ctr" anchorCtr="0">
                              <a:noAutofit/>
                            </wps:bodyPr>
                          </wps:wsp>
                          <wps:wsp>
                            <wps:cNvPr id="129" name="Shape 129"/>
                            <wps:cNvSpPr/>
                            <wps:spPr>
                              <a:xfrm>
                                <a:off x="3940052" y="604075"/>
                                <a:ext cx="1125195" cy="805434"/>
                              </a:xfrm>
                              <a:prstGeom prst="roundRect">
                                <a:avLst>
                                  <a:gd name="adj" fmla="val 16667"/>
                                </a:avLst>
                              </a:prstGeom>
                              <a:gradFill>
                                <a:gsLst>
                                  <a:gs pos="0">
                                    <a:srgbClr val="D7C5C3"/>
                                  </a:gs>
                                  <a:gs pos="50000">
                                    <a:srgbClr val="CFBAB7"/>
                                  </a:gs>
                                  <a:gs pos="100000">
                                    <a:srgbClr val="C9AFAD"/>
                                  </a:gs>
                                </a:gsLst>
                                <a:lin ang="5400000" scaled="0"/>
                              </a:gradFill>
                              <a:ln>
                                <a:noFill/>
                              </a:ln>
                            </wps:spPr>
                            <wps:txbx>
                              <w:txbxContent>
                                <w:p w14:paraId="386161A5">
                                  <w:pPr>
                                    <w:spacing w:before="0" w:after="0" w:line="240" w:lineRule="auto"/>
                                    <w:ind w:left="0" w:right="0" w:firstLine="0"/>
                                    <w:jc w:val="left"/>
                                  </w:pPr>
                                </w:p>
                              </w:txbxContent>
                            </wps:txbx>
                            <wps:bodyPr spcFirstLastPara="1" wrap="square" lIns="91425" tIns="91425" rIns="91425" bIns="91425" anchor="ctr" anchorCtr="0">
                              <a:noAutofit/>
                            </wps:bodyPr>
                          </wps:wsp>
                          <wps:wsp>
                            <wps:cNvPr id="130" name="Shape 130"/>
                            <wps:cNvSpPr/>
                            <wps:spPr>
                              <a:xfrm>
                                <a:off x="3979370" y="643393"/>
                                <a:ext cx="1046559" cy="726798"/>
                              </a:xfrm>
                              <a:prstGeom prst="rect">
                                <a:avLst/>
                              </a:prstGeom>
                              <a:noFill/>
                              <a:ln>
                                <a:noFill/>
                              </a:ln>
                            </wps:spPr>
                            <wps:txbx>
                              <w:txbxContent>
                                <w:p w14:paraId="37629BF4">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 xml:space="preserve">CG Charges Payment </w:t>
                                  </w:r>
                                </w:p>
                              </w:txbxContent>
                            </wps:txbx>
                            <wps:bodyPr spcFirstLastPara="1" wrap="square" lIns="38100" tIns="38100" rIns="38100" bIns="38100" anchor="ctr" anchorCtr="0">
                              <a:noAutofit/>
                            </wps:bodyPr>
                          </wps:wsp>
                          <wps:wsp>
                            <wps:cNvPr id="131" name="Shape 131"/>
                            <wps:cNvSpPr/>
                            <wps:spPr>
                              <a:xfrm>
                                <a:off x="5252780" y="604075"/>
                                <a:ext cx="1125195" cy="805434"/>
                              </a:xfrm>
                              <a:prstGeom prst="roundRect">
                                <a:avLst>
                                  <a:gd name="adj" fmla="val 16667"/>
                                </a:avLst>
                              </a:prstGeom>
                              <a:gradFill>
                                <a:gsLst>
                                  <a:gs pos="0">
                                    <a:srgbClr val="D0D0D0"/>
                                  </a:gs>
                                  <a:gs pos="50000">
                                    <a:srgbClr val="C7C7C7"/>
                                  </a:gs>
                                  <a:gs pos="100000">
                                    <a:srgbClr val="BFBFBF"/>
                                  </a:gs>
                                </a:gsLst>
                                <a:lin ang="5400000" scaled="0"/>
                              </a:gradFill>
                              <a:ln>
                                <a:noFill/>
                              </a:ln>
                            </wps:spPr>
                            <wps:txbx>
                              <w:txbxContent>
                                <w:p w14:paraId="153BCFDF">
                                  <w:pPr>
                                    <w:spacing w:before="0" w:after="0" w:line="240" w:lineRule="auto"/>
                                    <w:ind w:left="0" w:right="0" w:firstLine="0"/>
                                    <w:jc w:val="left"/>
                                  </w:pPr>
                                </w:p>
                              </w:txbxContent>
                            </wps:txbx>
                            <wps:bodyPr spcFirstLastPara="1" wrap="square" lIns="91425" tIns="91425" rIns="91425" bIns="91425" anchor="ctr" anchorCtr="0">
                              <a:noAutofit/>
                            </wps:bodyPr>
                          </wps:wsp>
                          <wps:wsp>
                            <wps:cNvPr id="132" name="Shape 132"/>
                            <wps:cNvSpPr/>
                            <wps:spPr>
                              <a:xfrm>
                                <a:off x="5292098" y="643393"/>
                                <a:ext cx="1046559" cy="726798"/>
                              </a:xfrm>
                              <a:prstGeom prst="rect">
                                <a:avLst/>
                              </a:prstGeom>
                              <a:noFill/>
                              <a:ln>
                                <a:noFill/>
                              </a:ln>
                            </wps:spPr>
                            <wps:txbx>
                              <w:txbxContent>
                                <w:p w14:paraId="16CF610E">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Issue of New Credit Guarantees</w:t>
                                  </w:r>
                                </w:p>
                              </w:txbxContent>
                            </wps:txbx>
                            <wps:bodyPr spcFirstLastPara="1" wrap="square" lIns="38100" tIns="38100" rIns="38100" bIns="38100" anchor="ctr" anchorCtr="0">
                              <a:noAutofit/>
                            </wps:bodyPr>
                          </wps:wsp>
                        </wpg:grpSp>
                      </wpg:grpSp>
                    </wpg:wgp>
                  </a:graphicData>
                </a:graphic>
              </wp:anchor>
            </w:drawing>
          </mc:Choice>
          <mc:Fallback>
            <w:pict>
              <v:group id="_x0000_s1026" o:spid="_x0000_s1026" o:spt="203" style="position:absolute;left:0pt;margin-left:2.25pt;margin-top:33pt;height:158.7pt;width:502.35pt;mso-wrap-distance-bottom:0pt;mso-wrap-distance-left:9pt;mso-wrap-distance-right:9pt;mso-wrap-distance-top:0pt;z-index:251660288;mso-width-relative:page;mso-height-relative:page;" coordorigin="2156075,2772150" coordsize="6379850,2015700" o:gfxdata="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">
                <o:lock v:ext="edit" aspectratio="f"/>
                <v:group id="_x0000_s1026" o:spid="_x0000_s1026" o:spt="203" style="position:absolute;left:2156078;top:2772156;height:2015689;width:6379845;" coordsize="6379825,201360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rect id="Shape 3" o:spid="_x0000_s1026" o:spt="1" style="position:absolute;left:0;top:0;height:2013600;width:6379825;v-text-anchor:middle;" filled="f" stroked="f" coordsize="21600,21600" o:gfxdata="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aOyr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44E2E2B3">
                          <w:pPr>
                            <w:spacing w:before="0" w:after="0" w:line="240" w:lineRule="auto"/>
                            <w:ind w:left="0" w:right="0" w:firstLine="0"/>
                            <w:jc w:val="left"/>
                          </w:pPr>
                        </w:p>
                      </w:txbxContent>
                    </v:textbox>
                  </v:rect>
                  <v:group id="_x0000_s1026" o:spid="_x0000_s1026" o:spt="203" style="position:absolute;left:0;top:0;height:2013585;width:6379825;" coordsize="6379825,2013585"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rect id="Shape 121" o:spid="_x0000_s1026" o:spt="1" style="position:absolute;left:0;top:0;height:2013575;width:6379825;v-text-anchor:middle;" filled="f" stroked="f" coordsize="21600,21600" o:gfxdata="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dmkB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16EB8CCC">
                            <w:pPr>
                              <w:spacing w:before="0" w:after="0" w:line="240" w:lineRule="auto"/>
                              <w:ind w:left="0" w:right="0" w:firstLine="0"/>
                              <w:jc w:val="left"/>
                            </w:pPr>
                          </w:p>
                        </w:txbxContent>
                      </v:textbox>
                    </v:rect>
                    <v:shape id="Shape 122" o:spid="_x0000_s1026" o:spt="13" type="#_x0000_t13" style="position:absolute;left:478488;top:0;height:2013585;width:5422868;v-text-anchor:middle;" fillcolor="#F7D5CB" filled="t" stroked="f" coordsize="21600,21600" o:gfxdata="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TlXvQAA&#10;ANwAAAAPAAAAAAAAAAEAIAAAACIAAABkcnMvZG93bnJldi54bWxQSwECFAAUAAAACACHTuJAMy8F&#10;njsAAAA5AAAAEAAAAAAAAAABACAAAAAMAQAAZHJzL3NoYXBleG1sLnhtbFBLBQYAAAAABgAGAFsB&#10;AAC2AwAAAAA=&#10;" adj="17590,5400">
                      <v:fill on="t" focussize="0,0"/>
                      <v:stroke on="f"/>
                      <v:imagedata o:title=""/>
                      <o:lock v:ext="edit" aspectratio="f"/>
                      <v:textbox inset="7.1988188976378pt,7.1988188976378pt,7.1988188976378pt,7.1988188976378pt">
                        <w:txbxContent>
                          <w:p w14:paraId="461C981C">
                            <w:pPr>
                              <w:spacing w:before="0" w:after="0" w:line="240" w:lineRule="auto"/>
                              <w:ind w:left="0" w:right="0" w:firstLine="0"/>
                              <w:jc w:val="left"/>
                            </w:pPr>
                          </w:p>
                        </w:txbxContent>
                      </v:textbox>
                    </v:shape>
                    <v:roundrect id="Shape 123" o:spid="_x0000_s1026" o:spt="2" style="position:absolute;left:1869;top:604075;height:805434;width:1125195;v-text-anchor:middle;" fillcolor="#F7BCA2" filled="t" stroked="f" coordsize="21600,21600" arcsize="0.166666666666667" o:gfxdata="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1uJwvQAA&#10;ANwAAAAPAAAAAAAAAAEAIAAAACIAAABkcnMvZG93bnJldi54bWxQSwECFAAUAAAACACHTuJAMy8F&#10;njsAAAA5AAAAEAAAAAAAAAABACAAAAAMAQAAZHJzL3NoYXBleG1sLnhtbFBLBQYAAAAABgAGAFsB&#10;AAC2AwAAAAA=&#10;">
                      <v:fill type="gradient" on="t" color2="#F7A47F" colors="0f #F7BCA2;32768f #F4B093;65536f #F7A47F" focus="100%" focussize="0,0" rotate="t">
                        <o:fill type="gradientUnscaled" v:ext="backwardCompatible"/>
                      </v:fill>
                      <v:stroke on="f"/>
                      <v:imagedata o:title=""/>
                      <o:lock v:ext="edit" aspectratio="f"/>
                      <v:textbox inset="7.1988188976378pt,7.1988188976378pt,7.1988188976378pt,7.1988188976378pt">
                        <w:txbxContent>
                          <w:p w14:paraId="5D3AF04C">
                            <w:pPr>
                              <w:spacing w:before="0" w:after="0" w:line="240" w:lineRule="auto"/>
                              <w:ind w:left="0" w:right="0" w:firstLine="0"/>
                              <w:jc w:val="left"/>
                            </w:pPr>
                          </w:p>
                        </w:txbxContent>
                      </v:textbox>
                    </v:roundrect>
                    <v:rect id="Shape 124" o:spid="_x0000_s1026" o:spt="1" style="position:absolute;left:41187;top:643393;height:726798;width:1046559;v-text-anchor:middle;" filled="f" stroked="f" coordsize="21600,21600" o:gfxdata="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9PSavQAA&#10;ANwAAAAPAAAAAAAAAAEAIAAAACIAAABkcnMvZG93bnJldi54bWxQSwECFAAUAAAACACHTuJAMy8F&#10;njsAAAA5AAAAEAAAAAAAAAABACAAAAAMAQAAZHJzL3NoYXBleG1sLnhtbFBLBQYAAAAABgAGAFsB&#10;AAC2AwAAAAA=&#10;">
                      <v:fill on="f" focussize="0,0"/>
                      <v:stroke on="f"/>
                      <v:imagedata o:title=""/>
                      <o:lock v:ext="edit" aspectratio="f"/>
                      <v:textbox inset="3pt,3pt,3pt,3pt">
                        <w:txbxContent>
                          <w:p w14:paraId="608FD51B">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Extract The Input file Content to Staging Area and approved by MLI</w:t>
                            </w:r>
                          </w:p>
                        </w:txbxContent>
                      </v:textbox>
                    </v:rect>
                    <v:roundrect id="Shape 125" o:spid="_x0000_s1026" o:spt="2" style="position:absolute;left:1314596;top:604075;height:805434;width:1125195;v-text-anchor:middle;" fillcolor="#EABAAB" filled="t" stroked="f" coordsize="21600,21600" arcsize="0.166666666666667" o:gfxdata="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xCHm8AAAA&#10;3AAAAA8AAAAAAAAAAQAgAAAAIgAAAGRycy9kb3ducmV2LnhtbFBLAQIUABQAAAAIAIdO4kAzLwWe&#10;OwAAADkAAAAQAAAAAAAAAAEAIAAAAAsBAABkcnMvc2hhcGV4bWwueG1sUEsFBgAAAAAGAAYAWwEA&#10;ALUDAAAAAA==&#10;">
                      <v:fill type="gradient" on="t" color2="#E5A18B" colors="0f #EABAAB;32768f #E5AE9D;65536f #E5A18B" focus="100%" focussize="0,0" rotate="t">
                        <o:fill type="gradientUnscaled" v:ext="backwardCompatible"/>
                      </v:fill>
                      <v:stroke on="f"/>
                      <v:imagedata o:title=""/>
                      <o:lock v:ext="edit" aspectratio="f"/>
                      <v:textbox inset="7.1988188976378pt,7.1988188976378pt,7.1988188976378pt,7.1988188976378pt">
                        <w:txbxContent>
                          <w:p w14:paraId="4BFDB690">
                            <w:pPr>
                              <w:spacing w:before="0" w:after="0" w:line="240" w:lineRule="auto"/>
                              <w:ind w:left="0" w:right="0" w:firstLine="0"/>
                              <w:jc w:val="left"/>
                            </w:pPr>
                          </w:p>
                        </w:txbxContent>
                      </v:textbox>
                    </v:roundrect>
                    <v:rect id="Shape 126" o:spid="_x0000_s1026" o:spt="1" style="position:absolute;left:1353914;top:643393;height:726798;width:1046559;v-text-anchor:middle;" filled="f" stroked="f" coordsize="21600,21600" o:gfxdata="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as92vQAA&#10;ANwAAAAPAAAAAAAAAAEAIAAAACIAAABkcnMvZG93bnJldi54bWxQSwECFAAUAAAACACHTuJAMy8F&#10;njsAAAA5AAAAEAAAAAAAAAABACAAAAAMAQAAZHJzL3NoYXBleG1sLnhtbFBLBQYAAAAABgAGAFsB&#10;AAC2AwAAAAA=&#10;">
                      <v:fill on="f" focussize="0,0"/>
                      <v:stroke on="f"/>
                      <v:imagedata o:title=""/>
                      <o:lock v:ext="edit" aspectratio="f"/>
                      <v:textbox inset="3pt,3pt,3pt,3pt">
                        <w:txbxContent>
                          <w:p w14:paraId="5D1FB63A">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Allotment of the CGPAN</w:t>
                            </w:r>
                          </w:p>
                          <w:p w14:paraId="443B9B98">
                            <w:pPr>
                              <w:spacing w:before="70" w:after="0" w:line="215" w:lineRule="auto"/>
                              <w:ind w:left="0" w:right="0" w:firstLine="0"/>
                              <w:jc w:val="center"/>
                            </w:pPr>
                            <w:r>
                              <w:rPr>
                                <w:rFonts w:ascii="Calibri" w:hAnsi="Calibri" w:eastAsia="Calibri" w:cs="Calibri"/>
                                <w:b w:val="0"/>
                                <w:i w:val="0"/>
                                <w:smallCaps w:val="0"/>
                                <w:strike w:val="0"/>
                                <w:color w:val="000000"/>
                                <w:sz w:val="20"/>
                                <w:vertAlign w:val="baseline"/>
                              </w:rPr>
                              <w:t>(Allot CGPAN)</w:t>
                            </w:r>
                          </w:p>
                        </w:txbxContent>
                      </v:textbox>
                    </v:rect>
                    <v:roundrect id="Shape 127" o:spid="_x0000_s1026" o:spt="2" style="position:absolute;left:2627324;top:604075;height:805434;width:1125195;v-text-anchor:middle;" fillcolor="#DFBEB7" filled="t" stroked="f" coordsize="21600,21600" arcsize="0.166666666666667" o:gfxdata="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UqFYb4A&#10;AADcAAAADwAAAAAAAAABACAAAAAiAAAAZHJzL2Rvd25yZXYueG1sUEsBAhQAFAAAAAgAh07iQDMv&#10;BZ47AAAAOQAAABAAAAAAAAAAAQAgAAAADQEAAGRycy9zaGFwZXhtbC54bWxQSwUGAAAAAAYABgBb&#10;AQAAtwMAAAAA&#10;">
                      <v:fill type="gradient" on="t" color2="#D6A59B" colors="0f #DFBEB7;32768f #D9B1A9;65536f #D6A59B" focus="100%" focussize="0,0" rotate="t">
                        <o:fill type="gradientUnscaled" v:ext="backwardCompatible"/>
                      </v:fill>
                      <v:stroke on="f"/>
                      <v:imagedata o:title=""/>
                      <o:lock v:ext="edit" aspectratio="f"/>
                      <v:textbox inset="7.1988188976378pt,7.1988188976378pt,7.1988188976378pt,7.1988188976378pt">
                        <w:txbxContent>
                          <w:p w14:paraId="3C1627E5">
                            <w:pPr>
                              <w:spacing w:before="0" w:after="0" w:line="240" w:lineRule="auto"/>
                              <w:ind w:left="0" w:right="0" w:firstLine="0"/>
                              <w:jc w:val="left"/>
                            </w:pPr>
                          </w:p>
                        </w:txbxContent>
                      </v:textbox>
                    </v:roundrect>
                    <v:rect id="Shape 128" o:spid="_x0000_s1026" o:spt="1" style="position:absolute;left:2666642;top:643393;height:726798;width:1046559;v-text-anchor:middle;" filled="f" stroked="f" coordsize="21600,21600" o:gfxdata="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uf6fvQAA&#10;ANwAAAAPAAAAAAAAAAEAIAAAACIAAABkcnMvZG93bnJldi54bWxQSwECFAAUAAAACACHTuJAMy8F&#10;njsAAAA5AAAAEAAAAAAAAAABACAAAAAMAQAAZHJzL3NoYXBleG1sLnhtbFBLBQYAAAAABgAGAFsB&#10;AAC2AwAAAAA=&#10;">
                      <v:fill on="f" focussize="0,0"/>
                      <v:stroke on="f"/>
                      <v:imagedata o:title=""/>
                      <o:lock v:ext="edit" aspectratio="f"/>
                      <v:textbox inset="3pt,3pt,3pt,3pt">
                        <w:txbxContent>
                          <w:p w14:paraId="20F6C55F">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Calculate CG Charges &amp; Cover (Generate BATCHDAN)</w:t>
                            </w:r>
                          </w:p>
                        </w:txbxContent>
                      </v:textbox>
                    </v:rect>
                    <v:roundrect id="Shape 129" o:spid="_x0000_s1026" o:spt="2" style="position:absolute;left:3940052;top:604075;height:805434;width:1125195;v-text-anchor:middle;" fillcolor="#D7C5C3" filled="t" stroked="f" coordsize="21600,21600" arcsize="0.166666666666667" o:gfxdata="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au+3LsAAADc&#10;AAAADwAAAAAAAAABACAAAAAiAAAAZHJzL2Rvd25yZXYueG1sUEsBAhQAFAAAAAgAh07iQDMvBZ47&#10;AAAAOQAAABAAAAAAAAAAAQAgAAAACgEAAGRycy9zaGFwZXhtbC54bWxQSwUGAAAAAAYABgBbAQAA&#10;tAMAAAAA&#10;">
                      <v:fill type="gradient" on="t" color2="#C9AFAD" colors="0f #D7C5C3;32768f #CFBAB7;65536f #C9AFAD" focus="100%" focussize="0,0" rotate="t">
                        <o:fill type="gradientUnscaled" v:ext="backwardCompatible"/>
                      </v:fill>
                      <v:stroke on="f"/>
                      <v:imagedata o:title=""/>
                      <o:lock v:ext="edit" aspectratio="f"/>
                      <v:textbox inset="7.1988188976378pt,7.1988188976378pt,7.1988188976378pt,7.1988188976378pt">
                        <w:txbxContent>
                          <w:p w14:paraId="386161A5">
                            <w:pPr>
                              <w:spacing w:before="0" w:after="0" w:line="240" w:lineRule="auto"/>
                              <w:ind w:left="0" w:right="0" w:firstLine="0"/>
                              <w:jc w:val="left"/>
                            </w:pPr>
                          </w:p>
                        </w:txbxContent>
                      </v:textbox>
                    </v:roundrect>
                    <v:rect id="Shape 130" o:spid="_x0000_s1026" o:spt="1" style="position:absolute;left:3979370;top:643393;height:726798;width:1046559;v-text-anchor:middle;" filled="f" stroked="f" coordsize="21600,21600" o:gfxdata="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FmREvQAA&#10;ANwAAAAPAAAAAAAAAAEAIAAAACIAAABkcnMvZG93bnJldi54bWxQSwECFAAUAAAACACHTuJAMy8F&#10;njsAAAA5AAAAEAAAAAAAAAABACAAAAAMAQAAZHJzL3NoYXBleG1sLnhtbFBLBQYAAAAABgAGAFsB&#10;AAC2AwAAAAA=&#10;">
                      <v:fill on="f" focussize="0,0"/>
                      <v:stroke on="f"/>
                      <v:imagedata o:title=""/>
                      <o:lock v:ext="edit" aspectratio="f"/>
                      <v:textbox inset="3pt,3pt,3pt,3pt">
                        <w:txbxContent>
                          <w:p w14:paraId="37629BF4">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 xml:space="preserve">CG Charges Payment </w:t>
                            </w:r>
                          </w:p>
                        </w:txbxContent>
                      </v:textbox>
                    </v:rect>
                    <v:roundrect id="Shape 131" o:spid="_x0000_s1026" o:spt="2" style="position:absolute;left:5252780;top:604075;height:805434;width:1125195;v-text-anchor:middle;" fillcolor="#D0D0D0" filled="t" stroked="f" coordsize="21600,21600" arcsize="0.166666666666667" o:gfxdata="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5WWnLgAAADcAAAA&#10;DwAAAAAAAAABACAAAAAiAAAAZHJzL2Rvd25yZXYueG1sUEsBAhQAFAAAAAgAh07iQDMvBZ47AAAA&#10;OQAAABAAAAAAAAAAAQAgAAAABwEAAGRycy9zaGFwZXhtbC54bWxQSwUGAAAAAAYABgBbAQAAsQMA&#10;AAAA&#10;">
                      <v:fill type="gradient" on="t" color2="#BFBFBF" colors="0f #D0D0D0;32768f #C7C7C7;65536f #BFBFBF" focus="100%" focussize="0,0" rotate="t">
                        <o:fill type="gradientUnscaled" v:ext="backwardCompatible"/>
                      </v:fill>
                      <v:stroke on="f"/>
                      <v:imagedata o:title=""/>
                      <o:lock v:ext="edit" aspectratio="f"/>
                      <v:textbox inset="7.1988188976378pt,7.1988188976378pt,7.1988188976378pt,7.1988188976378pt">
                        <w:txbxContent>
                          <w:p w14:paraId="153BCFDF">
                            <w:pPr>
                              <w:spacing w:before="0" w:after="0" w:line="240" w:lineRule="auto"/>
                              <w:ind w:left="0" w:right="0" w:firstLine="0"/>
                              <w:jc w:val="left"/>
                            </w:pPr>
                          </w:p>
                        </w:txbxContent>
                      </v:textbox>
                    </v:roundrect>
                    <v:rect id="Shape 132" o:spid="_x0000_s1026" o:spt="1" style="position:absolute;left:5292098;top:643393;height:726798;width:1046559;v-text-anchor:middle;" filled="f" stroked="f" coordsize="21600,21600" o:gfxdata="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iF+ovQAA&#10;ANwAAAAPAAAAAAAAAAEAIAAAACIAAABkcnMvZG93bnJldi54bWxQSwECFAAUAAAACACHTuJAMy8F&#10;njsAAAA5AAAAEAAAAAAAAAABACAAAAAMAQAAZHJzL3NoYXBleG1sLnhtbFBLBQYAAAAABgAGAFsB&#10;AAC2AwAAAAA=&#10;">
                      <v:fill on="f" focussize="0,0"/>
                      <v:stroke on="f"/>
                      <v:imagedata o:title=""/>
                      <o:lock v:ext="edit" aspectratio="f"/>
                      <v:textbox inset="3pt,3pt,3pt,3pt">
                        <w:txbxContent>
                          <w:p w14:paraId="16CF610E">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Issue of New Credit Guarantees</w:t>
                            </w:r>
                          </w:p>
                        </w:txbxContent>
                      </v:textbox>
                    </v:rect>
                  </v:group>
                </v:group>
                <w10:wrap type="square"/>
              </v:group>
            </w:pict>
          </mc:Fallback>
        </mc:AlternateContent>
      </w:r>
    </w:p>
    <w:p w14:paraId="0000018B">
      <w:pPr>
        <w:jc w:val="both"/>
      </w:pPr>
      <w:r>
        <w:rPr>
          <w:rtl w:val="0"/>
        </w:rPr>
        <w:t>Steps involved in the batch execution for generating the NEW credit guarantees entails following steps:</w:t>
      </w:r>
    </w:p>
    <w:p w14:paraId="0000018C">
      <w:pPr>
        <w:jc w:val="both"/>
      </w:pPr>
    </w:p>
    <w:p w14:paraId="0000018D">
      <w:pPr>
        <w:jc w:val="both"/>
      </w:pPr>
      <w:r>
        <w:rPr>
          <w:rtl w:val="0"/>
        </w:rPr>
        <w:t>The above is a schematic representation of various processes which will execute in batch mode of the NCGTC system. Status reports will be generated at the end of each process to keep NCGTC end users informed and take corrective actions.</w:t>
      </w:r>
    </w:p>
    <w:p w14:paraId="0000018E">
      <w:pPr>
        <w:jc w:val="both"/>
      </w:pPr>
    </w:p>
    <w:p w14:paraId="0000018F">
      <w:pPr>
        <w:pStyle w:val="2"/>
        <w:keepLines w:val="0"/>
        <w:pBdr>
          <w:bottom w:val="single" w:color="000000" w:sz="4" w:space="1"/>
        </w:pBdr>
        <w:tabs>
          <w:tab w:val="left" w:pos="443"/>
          <w:tab w:val="left" w:pos="720"/>
        </w:tabs>
        <w:spacing w:before="60" w:after="60" w:line="276" w:lineRule="auto"/>
        <w:rPr>
          <w:b/>
          <w:bCs/>
          <w:color w:val="7F7F7F"/>
          <w:sz w:val="26"/>
          <w:szCs w:val="26"/>
        </w:rPr>
      </w:pPr>
      <w:bookmarkStart w:id="34" w:name="_heading=h.ropkjvh2bkg" w:colFirst="0" w:colLast="0"/>
      <w:bookmarkEnd w:id="34"/>
      <w:r>
        <w:rPr>
          <w:b/>
          <w:bCs/>
          <w:color w:val="7F7F7F"/>
          <w:sz w:val="26"/>
          <w:szCs w:val="26"/>
          <w:rtl w:val="0"/>
        </w:rPr>
        <w:t xml:space="preserve">1.9 BATCHDAN- Demand Advice: New Guarantee Cover - Batch </w:t>
      </w:r>
    </w:p>
    <w:p w14:paraId="00000190">
      <w:pPr>
        <w:jc w:val="both"/>
      </w:pPr>
    </w:p>
    <w:p w14:paraId="00000191">
      <w:pPr>
        <w:jc w:val="both"/>
      </w:pPr>
      <w:r>
        <w:rPr>
          <w:rtl w:val="0"/>
        </w:rPr>
        <w:t>Payments from MLI will be accepted for all the eligible records submitted by him i.e. at the batch level (batch here means the file submitted for quote request). To achieve this, the system needs to aggregate CG Charges of all eligible records and raise the demand. A unique demand advice number called as ‘BATCHDAN’ is allotted to the batch of these eligible records in the format as below:</w:t>
      </w:r>
    </w:p>
    <w:p w14:paraId="00000192">
      <w:pPr>
        <w:jc w:val="both"/>
        <w:rPr>
          <w:b/>
          <w:bCs/>
        </w:rPr>
      </w:pPr>
      <w:r>
        <w:rPr>
          <w:b/>
          <w:bCs/>
          <w:rtl w:val="0"/>
        </w:rPr>
        <w:t>Batch DAN Format for Batch of eligible records – New Credit Guarantee Batch:</w:t>
      </w:r>
    </w:p>
    <w:p w14:paraId="00000193">
      <w:pPr>
        <w:jc w:val="both"/>
      </w:pPr>
      <w:r>
        <mc:AlternateContent>
          <mc:Choice Requires="wpg">
            <w:drawing>
              <wp:inline distT="0" distB="0" distL="0" distR="0">
                <wp:extent cx="5486400" cy="1625600"/>
                <wp:effectExtent l="0" t="0" r="0" b="0"/>
                <wp:docPr id="1665250807" name="Group 1665250807"/>
                <wp:cNvGraphicFramePr/>
                <a:graphic xmlns:a="http://schemas.openxmlformats.org/drawingml/2006/main">
                  <a:graphicData uri="http://schemas.microsoft.com/office/word/2010/wordprocessingGroup">
                    <wpg:wgp>
                      <wpg:cNvGrpSpPr/>
                      <wpg:grpSpPr>
                        <a:xfrm>
                          <a:off x="2602800" y="2961775"/>
                          <a:ext cx="5486400" cy="1626060"/>
                          <a:chOff x="2602800" y="2961775"/>
                          <a:chExt cx="5486400" cy="1631275"/>
                        </a:xfrm>
                      </wpg:grpSpPr>
                      <wpg:grpSp>
                        <wpg:cNvPr id="40" name="Group 40"/>
                        <wpg:cNvGrpSpPr/>
                        <wpg:grpSpPr>
                          <a:xfrm>
                            <a:off x="2602800" y="2966970"/>
                            <a:ext cx="5486400" cy="1626060"/>
                            <a:chOff x="233350" y="0"/>
                            <a:chExt cx="4193600" cy="1243500"/>
                          </a:xfrm>
                        </wpg:grpSpPr>
                        <wps:wsp>
                          <wps:cNvPr id="41" name="Shape 3"/>
                          <wps:cNvSpPr/>
                          <wps:spPr>
                            <a:xfrm>
                              <a:off x="233350" y="0"/>
                              <a:ext cx="4193600" cy="1243500"/>
                            </a:xfrm>
                            <a:prstGeom prst="rect">
                              <a:avLst/>
                            </a:prstGeom>
                            <a:noFill/>
                            <a:ln>
                              <a:noFill/>
                            </a:ln>
                          </wps:spPr>
                          <wps:txbx>
                            <w:txbxContent>
                              <w:p w14:paraId="5A5B95A9">
                                <w:pPr>
                                  <w:spacing w:before="0" w:after="0" w:line="240" w:lineRule="auto"/>
                                  <w:ind w:left="0" w:right="0" w:firstLine="0"/>
                                  <w:jc w:val="left"/>
                                </w:pPr>
                              </w:p>
                            </w:txbxContent>
                          </wps:txbx>
                          <wps:bodyPr spcFirstLastPara="1" wrap="square" lIns="91425" tIns="91425" rIns="91425" bIns="91425" anchor="ctr" anchorCtr="0">
                            <a:noAutofit/>
                          </wps:bodyPr>
                        </wps:wsp>
                        <wpg:grpSp>
                          <wpg:cNvPr id="42" name="Group 42"/>
                          <wpg:cNvGrpSpPr/>
                          <wpg:grpSpPr>
                            <a:xfrm>
                              <a:off x="233350" y="0"/>
                              <a:ext cx="4189415" cy="1238025"/>
                              <a:chOff x="1297100" y="0"/>
                              <a:chExt cx="4189415" cy="1238025"/>
                            </a:xfrm>
                          </wpg:grpSpPr>
                          <wps:wsp>
                            <wps:cNvPr id="43" name="Shape 30"/>
                            <wps:cNvSpPr/>
                            <wps:spPr>
                              <a:xfrm>
                                <a:off x="1297100" y="0"/>
                                <a:ext cx="4189415" cy="1238025"/>
                              </a:xfrm>
                              <a:prstGeom prst="rect">
                                <a:avLst/>
                              </a:prstGeom>
                              <a:noFill/>
                              <a:ln>
                                <a:noFill/>
                              </a:ln>
                            </wps:spPr>
                            <wps:txbx>
                              <w:txbxContent>
                                <w:p w14:paraId="2991E320">
                                  <w:pPr>
                                    <w:spacing w:before="0" w:after="0" w:line="240" w:lineRule="auto"/>
                                    <w:ind w:left="0" w:right="0" w:firstLine="0"/>
                                    <w:jc w:val="left"/>
                                  </w:pPr>
                                  <w:r>
                                    <w:rPr>
                                      <w:rFonts w:ascii="Arial" w:hAnsi="Arial" w:eastAsia="Arial" w:cs="Arial"/>
                                      <w:b w:val="0"/>
                                      <w:i w:val="0"/>
                                      <w:smallCaps w:val="0"/>
                                      <w:strike w:val="0"/>
                                      <w:color w:val="000000"/>
                                      <w:sz w:val="28"/>
                                      <w:vertAlign w:val="baseline"/>
                                    </w:rPr>
                                    <w:t xml:space="preserve">                   </w:t>
                                  </w:r>
                                </w:p>
                              </w:txbxContent>
                            </wps:txbx>
                            <wps:bodyPr spcFirstLastPara="1" wrap="square" lIns="91425" tIns="91425" rIns="91425" bIns="91425" anchor="ctr" anchorCtr="0">
                              <a:noAutofit/>
                            </wps:bodyPr>
                          </wps:wsp>
                          <wps:wsp>
                            <wps:cNvPr id="44" name="Shape 31"/>
                            <wps:cNvSpPr/>
                            <wps:spPr>
                              <a:xfrm>
                                <a:off x="1416043" y="897"/>
                                <a:ext cx="1240333" cy="489600"/>
                              </a:xfrm>
                              <a:prstGeom prst="rect">
                                <a:avLst/>
                              </a:prstGeom>
                              <a:solidFill>
                                <a:schemeClr val="accent3"/>
                              </a:solidFill>
                              <a:ln w="12700" cap="flat" cmpd="sng">
                                <a:solidFill>
                                  <a:schemeClr val="accent3"/>
                                </a:solidFill>
                                <a:prstDash val="solid"/>
                                <a:miter lim="800000"/>
                                <a:headEnd type="none" w="sm" len="sm"/>
                                <a:tailEnd type="none" w="sm" len="sm"/>
                              </a:ln>
                            </wps:spPr>
                            <wps:txbx>
                              <w:txbxContent>
                                <w:p w14:paraId="6A3AB13B">
                                  <w:pPr>
                                    <w:spacing w:before="0" w:after="0" w:line="240" w:lineRule="auto"/>
                                    <w:ind w:left="0" w:right="0" w:firstLine="0"/>
                                    <w:jc w:val="left"/>
                                  </w:pPr>
                                </w:p>
                              </w:txbxContent>
                            </wps:txbx>
                            <wps:bodyPr spcFirstLastPara="1" wrap="square" lIns="91425" tIns="91425" rIns="91425" bIns="91425" anchor="ctr" anchorCtr="0">
                              <a:noAutofit/>
                            </wps:bodyPr>
                          </wps:wsp>
                          <wps:wsp>
                            <wps:cNvPr id="45" name="Shape 32"/>
                            <wps:cNvSpPr/>
                            <wps:spPr>
                              <a:xfrm>
                                <a:off x="1416043" y="897"/>
                                <a:ext cx="1240200" cy="489600"/>
                              </a:xfrm>
                              <a:prstGeom prst="rect">
                                <a:avLst/>
                              </a:prstGeom>
                              <a:noFill/>
                              <a:ln>
                                <a:noFill/>
                              </a:ln>
                            </wps:spPr>
                            <wps:txbx>
                              <w:txbxContent>
                                <w:p w14:paraId="2AA3D22A">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Scheme Code</w:t>
                                  </w:r>
                                </w:p>
                              </w:txbxContent>
                            </wps:txbx>
                            <wps:bodyPr spcFirstLastPara="1" wrap="square" lIns="71100" tIns="40625" rIns="71100" bIns="40625" anchor="ctr" anchorCtr="0">
                              <a:noAutofit/>
                            </wps:bodyPr>
                          </wps:wsp>
                          <wps:wsp>
                            <wps:cNvPr id="46" name="Shape 33"/>
                            <wps:cNvSpPr/>
                            <wps:spPr>
                              <a:xfrm>
                                <a:off x="1416043" y="490498"/>
                                <a:ext cx="1240333" cy="746639"/>
                              </a:xfrm>
                              <a:prstGeom prst="rect">
                                <a:avLst/>
                              </a:prstGeom>
                              <a:solidFill>
                                <a:srgbClr val="E0E0E0">
                                  <a:alpha val="89411"/>
                                </a:srgbClr>
                              </a:solidFill>
                              <a:ln w="12700" cap="flat" cmpd="sng">
                                <a:solidFill>
                                  <a:srgbClr val="E0E0E0">
                                    <a:alpha val="89411"/>
                                  </a:srgbClr>
                                </a:solidFill>
                                <a:prstDash val="solid"/>
                                <a:miter lim="800000"/>
                                <a:headEnd type="none" w="sm" len="sm"/>
                                <a:tailEnd type="none" w="sm" len="sm"/>
                              </a:ln>
                            </wps:spPr>
                            <wps:txbx>
                              <w:txbxContent>
                                <w:p w14:paraId="5CF6AB40">
                                  <w:pPr>
                                    <w:spacing w:before="0" w:after="0" w:line="240" w:lineRule="auto"/>
                                    <w:ind w:left="0" w:right="0" w:firstLine="0"/>
                                    <w:jc w:val="left"/>
                                  </w:pPr>
                                </w:p>
                              </w:txbxContent>
                            </wps:txbx>
                            <wps:bodyPr spcFirstLastPara="1" wrap="square" lIns="91425" tIns="91425" rIns="91425" bIns="91425" anchor="ctr" anchorCtr="0">
                              <a:noAutofit/>
                            </wps:bodyPr>
                          </wps:wsp>
                          <wps:wsp>
                            <wps:cNvPr id="47" name="Shape 34"/>
                            <wps:cNvSpPr/>
                            <wps:spPr>
                              <a:xfrm>
                                <a:off x="1416043" y="490498"/>
                                <a:ext cx="1240333" cy="746639"/>
                              </a:xfrm>
                              <a:prstGeom prst="rect">
                                <a:avLst/>
                              </a:prstGeom>
                              <a:noFill/>
                              <a:ln>
                                <a:noFill/>
                              </a:ln>
                            </wps:spPr>
                            <wps:txbx>
                              <w:txbxContent>
                                <w:p w14:paraId="48744067">
                                  <w:pPr>
                                    <w:spacing w:before="0" w:after="0" w:line="215" w:lineRule="auto"/>
                                    <w:ind w:left="90" w:right="0" w:firstLine="180"/>
                                    <w:jc w:val="left"/>
                                  </w:pPr>
                                  <w:r>
                                    <w:rPr>
                                      <w:rFonts w:ascii="Calibri" w:hAnsi="Calibri" w:eastAsia="Calibri" w:cs="Calibri"/>
                                      <w:b w:val="0"/>
                                      <w:i w:val="0"/>
                                      <w:smallCaps w:val="0"/>
                                      <w:strike w:val="0"/>
                                      <w:color w:val="000000"/>
                                      <w:sz w:val="20"/>
                                      <w:vertAlign w:val="baseline"/>
                                    </w:rPr>
                                    <w:t>MSME Scheme  code is - ‘MSME'</w:t>
                                  </w:r>
                                </w:p>
                              </w:txbxContent>
                            </wps:txbx>
                            <wps:bodyPr spcFirstLastPara="1" wrap="square" lIns="53325" tIns="53325" rIns="71100" bIns="80000" anchor="t" anchorCtr="0">
                              <a:noAutofit/>
                            </wps:bodyPr>
                          </wps:wsp>
                          <wps:wsp>
                            <wps:cNvPr id="48" name="Shape 35"/>
                            <wps:cNvSpPr/>
                            <wps:spPr>
                              <a:xfrm>
                                <a:off x="2830023" y="897"/>
                                <a:ext cx="1240333" cy="489600"/>
                              </a:xfrm>
                              <a:prstGeom prst="rect">
                                <a:avLst/>
                              </a:prstGeom>
                              <a:solidFill>
                                <a:schemeClr val="accent4"/>
                              </a:solidFill>
                              <a:ln w="12700" cap="flat" cmpd="sng">
                                <a:solidFill>
                                  <a:schemeClr val="accent4"/>
                                </a:solidFill>
                                <a:prstDash val="solid"/>
                                <a:miter lim="800000"/>
                                <a:headEnd type="none" w="sm" len="sm"/>
                                <a:tailEnd type="none" w="sm" len="sm"/>
                              </a:ln>
                            </wps:spPr>
                            <wps:txbx>
                              <w:txbxContent>
                                <w:p w14:paraId="75467C6F">
                                  <w:pPr>
                                    <w:spacing w:before="0" w:after="0" w:line="240" w:lineRule="auto"/>
                                    <w:ind w:left="0" w:right="0" w:firstLine="0"/>
                                    <w:jc w:val="left"/>
                                  </w:pPr>
                                </w:p>
                              </w:txbxContent>
                            </wps:txbx>
                            <wps:bodyPr spcFirstLastPara="1" wrap="square" lIns="91425" tIns="91425" rIns="91425" bIns="91425" anchor="ctr" anchorCtr="0">
                              <a:noAutofit/>
                            </wps:bodyPr>
                          </wps:wsp>
                          <wps:wsp>
                            <wps:cNvPr id="49" name="Shape 36"/>
                            <wps:cNvSpPr/>
                            <wps:spPr>
                              <a:xfrm>
                                <a:off x="2830023" y="897"/>
                                <a:ext cx="1240333" cy="489600"/>
                              </a:xfrm>
                              <a:prstGeom prst="rect">
                                <a:avLst/>
                              </a:prstGeom>
                              <a:noFill/>
                              <a:ln>
                                <a:noFill/>
                              </a:ln>
                            </wps:spPr>
                            <wps:txbx>
                              <w:txbxContent>
                                <w:p w14:paraId="599B82B7">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Date Stamp</w:t>
                                  </w:r>
                                </w:p>
                              </w:txbxContent>
                            </wps:txbx>
                            <wps:bodyPr spcFirstLastPara="1" wrap="square" lIns="71100" tIns="40625" rIns="71100" bIns="40625" anchor="ctr" anchorCtr="0">
                              <a:noAutofit/>
                            </wps:bodyPr>
                          </wps:wsp>
                          <wps:wsp>
                            <wps:cNvPr id="50" name="Shape 37"/>
                            <wps:cNvSpPr/>
                            <wps:spPr>
                              <a:xfrm>
                                <a:off x="2830023" y="490498"/>
                                <a:ext cx="1240333" cy="746639"/>
                              </a:xfrm>
                              <a:prstGeom prst="rect">
                                <a:avLst/>
                              </a:prstGeom>
                              <a:solidFill>
                                <a:srgbClr val="FFE8CA">
                                  <a:alpha val="89411"/>
                                </a:srgbClr>
                              </a:solidFill>
                              <a:ln w="12700" cap="flat" cmpd="sng">
                                <a:solidFill>
                                  <a:srgbClr val="FFE8CA">
                                    <a:alpha val="89411"/>
                                  </a:srgbClr>
                                </a:solidFill>
                                <a:prstDash val="solid"/>
                                <a:miter lim="800000"/>
                                <a:headEnd type="none" w="sm" len="sm"/>
                                <a:tailEnd type="none" w="sm" len="sm"/>
                              </a:ln>
                            </wps:spPr>
                            <wps:txbx>
                              <w:txbxContent>
                                <w:p w14:paraId="7583C7E9">
                                  <w:pPr>
                                    <w:spacing w:before="0" w:after="0" w:line="240" w:lineRule="auto"/>
                                    <w:ind w:left="0" w:right="0" w:firstLine="0"/>
                                    <w:jc w:val="left"/>
                                  </w:pPr>
                                </w:p>
                              </w:txbxContent>
                            </wps:txbx>
                            <wps:bodyPr spcFirstLastPara="1" wrap="square" lIns="91425" tIns="91425" rIns="91425" bIns="91425" anchor="ctr" anchorCtr="0">
                              <a:noAutofit/>
                            </wps:bodyPr>
                          </wps:wsp>
                          <wps:wsp>
                            <wps:cNvPr id="51" name="Shape 38"/>
                            <wps:cNvSpPr/>
                            <wps:spPr>
                              <a:xfrm>
                                <a:off x="2830023" y="490498"/>
                                <a:ext cx="1240333" cy="746639"/>
                              </a:xfrm>
                              <a:prstGeom prst="rect">
                                <a:avLst/>
                              </a:prstGeom>
                              <a:noFill/>
                              <a:ln>
                                <a:noFill/>
                              </a:ln>
                            </wps:spPr>
                            <wps:txbx>
                              <w:txbxContent>
                                <w:p w14:paraId="490CB95A">
                                  <w:pPr>
                                    <w:spacing w:before="0" w:after="0" w:line="215" w:lineRule="auto"/>
                                    <w:ind w:left="90" w:right="0" w:firstLine="180"/>
                                    <w:jc w:val="left"/>
                                  </w:pPr>
                                  <w:r>
                                    <w:rPr>
                                      <w:rFonts w:ascii="Calibri" w:hAnsi="Calibri" w:eastAsia="Calibri" w:cs="Calibri"/>
                                      <w:b w:val="0"/>
                                      <w:i w:val="0"/>
                                      <w:smallCaps w:val="0"/>
                                      <w:strike w:val="0"/>
                                      <w:color w:val="000000"/>
                                      <w:sz w:val="20"/>
                                      <w:vertAlign w:val="baseline"/>
                                    </w:rPr>
                                    <w:t>Date as DDMMYYYY - On which BATCHDAN is issued</w:t>
                                  </w:r>
                                </w:p>
                              </w:txbxContent>
                            </wps:txbx>
                            <wps:bodyPr spcFirstLastPara="1" wrap="square" lIns="53325" tIns="53325" rIns="71100" bIns="80000" anchor="t" anchorCtr="0">
                              <a:noAutofit/>
                            </wps:bodyPr>
                          </wps:wsp>
                          <wps:wsp>
                            <wps:cNvPr id="52" name="Shape 39"/>
                            <wps:cNvSpPr/>
                            <wps:spPr>
                              <a:xfrm>
                                <a:off x="4244003" y="897"/>
                                <a:ext cx="1240333" cy="489600"/>
                              </a:xfrm>
                              <a:prstGeom prst="rect">
                                <a:avLst/>
                              </a:prstGeom>
                              <a:solidFill>
                                <a:srgbClr val="4372C3"/>
                              </a:solidFill>
                              <a:ln w="12700" cap="flat" cmpd="sng">
                                <a:solidFill>
                                  <a:srgbClr val="4372C3"/>
                                </a:solidFill>
                                <a:prstDash val="solid"/>
                                <a:miter lim="800000"/>
                                <a:headEnd type="none" w="sm" len="sm"/>
                                <a:tailEnd type="none" w="sm" len="sm"/>
                              </a:ln>
                            </wps:spPr>
                            <wps:txbx>
                              <w:txbxContent>
                                <w:p w14:paraId="17C0EB8A">
                                  <w:pPr>
                                    <w:spacing w:before="0" w:after="0" w:line="240" w:lineRule="auto"/>
                                    <w:ind w:left="0" w:right="0" w:firstLine="0"/>
                                    <w:jc w:val="left"/>
                                  </w:pPr>
                                </w:p>
                              </w:txbxContent>
                            </wps:txbx>
                            <wps:bodyPr spcFirstLastPara="1" wrap="square" lIns="91425" tIns="91425" rIns="91425" bIns="91425" anchor="ctr" anchorCtr="0">
                              <a:noAutofit/>
                            </wps:bodyPr>
                          </wps:wsp>
                          <wps:wsp>
                            <wps:cNvPr id="53" name="Shape 40"/>
                            <wps:cNvSpPr/>
                            <wps:spPr>
                              <a:xfrm>
                                <a:off x="4244003" y="897"/>
                                <a:ext cx="1240333" cy="489600"/>
                              </a:xfrm>
                              <a:prstGeom prst="rect">
                                <a:avLst/>
                              </a:prstGeom>
                              <a:noFill/>
                              <a:ln>
                                <a:noFill/>
                              </a:ln>
                            </wps:spPr>
                            <wps:txbx>
                              <w:txbxContent>
                                <w:p w14:paraId="62E7D05A">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Unique Number</w:t>
                                  </w:r>
                                </w:p>
                              </w:txbxContent>
                            </wps:txbx>
                            <wps:bodyPr spcFirstLastPara="1" wrap="square" lIns="71100" tIns="40625" rIns="71100" bIns="40625" anchor="ctr" anchorCtr="0">
                              <a:noAutofit/>
                            </wps:bodyPr>
                          </wps:wsp>
                          <wps:wsp>
                            <wps:cNvPr id="54" name="Shape 41"/>
                            <wps:cNvSpPr/>
                            <wps:spPr>
                              <a:xfrm>
                                <a:off x="4244003" y="490498"/>
                                <a:ext cx="1240333" cy="746639"/>
                              </a:xfrm>
                              <a:prstGeom prst="rect">
                                <a:avLst/>
                              </a:prstGeom>
                              <a:solidFill>
                                <a:srgbClr val="CCD3EA">
                                  <a:alpha val="89411"/>
                                </a:srgbClr>
                              </a:solidFill>
                              <a:ln w="12700" cap="flat" cmpd="sng">
                                <a:solidFill>
                                  <a:srgbClr val="CCD3EA">
                                    <a:alpha val="89411"/>
                                  </a:srgbClr>
                                </a:solidFill>
                                <a:prstDash val="solid"/>
                                <a:miter lim="800000"/>
                                <a:headEnd type="none" w="sm" len="sm"/>
                                <a:tailEnd type="none" w="sm" len="sm"/>
                              </a:ln>
                            </wps:spPr>
                            <wps:txbx>
                              <w:txbxContent>
                                <w:p w14:paraId="3277D49C">
                                  <w:pPr>
                                    <w:spacing w:before="0" w:after="0" w:line="240" w:lineRule="auto"/>
                                    <w:ind w:left="0" w:right="0" w:firstLine="0"/>
                                    <w:jc w:val="left"/>
                                  </w:pPr>
                                </w:p>
                              </w:txbxContent>
                            </wps:txbx>
                            <wps:bodyPr spcFirstLastPara="1" wrap="square" lIns="91425" tIns="91425" rIns="91425" bIns="91425" anchor="ctr" anchorCtr="0">
                              <a:noAutofit/>
                            </wps:bodyPr>
                          </wps:wsp>
                          <wps:wsp>
                            <wps:cNvPr id="55" name="Shape 42"/>
                            <wps:cNvSpPr/>
                            <wps:spPr>
                              <a:xfrm>
                                <a:off x="4244003" y="490498"/>
                                <a:ext cx="1240333" cy="746639"/>
                              </a:xfrm>
                              <a:prstGeom prst="rect">
                                <a:avLst/>
                              </a:prstGeom>
                              <a:noFill/>
                              <a:ln>
                                <a:noFill/>
                              </a:ln>
                            </wps:spPr>
                            <wps:txbx>
                              <w:txbxContent>
                                <w:p w14:paraId="14F903DA">
                                  <w:pPr>
                                    <w:spacing w:before="0" w:after="0" w:line="215" w:lineRule="auto"/>
                                    <w:ind w:left="90" w:right="0" w:firstLine="180"/>
                                    <w:jc w:val="left"/>
                                  </w:pPr>
                                  <w:r>
                                    <w:rPr>
                                      <w:rFonts w:ascii="Calibri" w:hAnsi="Calibri" w:eastAsia="Calibri" w:cs="Calibri"/>
                                      <w:b w:val="0"/>
                                      <w:i w:val="0"/>
                                      <w:smallCaps w:val="0"/>
                                      <w:strike w:val="0"/>
                                      <w:color w:val="000000"/>
                                      <w:sz w:val="20"/>
                                      <w:vertAlign w:val="baseline"/>
                                    </w:rPr>
                                    <w:t xml:space="preserve">A 4 digit running number </w:t>
                                  </w:r>
                                </w:p>
                              </w:txbxContent>
                            </wps:txbx>
                            <wps:bodyPr spcFirstLastPara="1" wrap="square" lIns="53325" tIns="53325" rIns="71100" bIns="80000" anchor="t" anchorCtr="0">
                              <a:noAutofit/>
                            </wps:bodyPr>
                          </wps:wsp>
                        </wpg:grpSp>
                      </wpg:grpSp>
                    </wpg:wgp>
                  </a:graphicData>
                </a:graphic>
              </wp:inline>
            </w:drawing>
          </mc:Choice>
          <mc:Fallback>
            <w:pict>
              <v:group id="_x0000_s1026" o:spid="_x0000_s1026" o:spt="203" style="height:128pt;width:432pt;" coordorigin="2602800,2961775" coordsize="5486400,1631275" o:gfxdata="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">
                <o:lock v:ext="edit" aspectratio="f"/>
                <v:group id="_x0000_s1026" o:spid="_x0000_s1026" o:spt="203" style="position:absolute;left:2602800;top:2966970;height:1626060;width:5486400;" coordorigin="233350,0" coordsize="4193600,1243500"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rect id="Shape 3" o:spid="_x0000_s1026" o:spt="1" style="position:absolute;left:233350;top:0;height:1243500;width:4193600;v-text-anchor:middle;" filled="f" stroked="f" coordsize="21600,21600" o:gfxdata="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qVCq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5A5B95A9">
                          <w:pPr>
                            <w:spacing w:before="0" w:after="0" w:line="240" w:lineRule="auto"/>
                            <w:ind w:left="0" w:right="0" w:firstLine="0"/>
                            <w:jc w:val="left"/>
                          </w:pPr>
                        </w:p>
                      </w:txbxContent>
                    </v:textbox>
                  </v:rect>
                  <v:group id="_x0000_s1026" o:spid="_x0000_s1026" o:spt="203" style="position:absolute;left:233350;top:0;height:1238025;width:4189415;" coordorigin="1297100,0" coordsize="4189415,1238025"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rect id="Shape 30" o:spid="_x0000_s1026" o:spt="1" style="position:absolute;left:1297100;top:0;height:1238025;width:4189415;v-text-anchor:middle;" filled="f" stroked="f" coordsize="21600,21600" o:gfxdata="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NG/G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2991E320">
                            <w:pPr>
                              <w:spacing w:before="0" w:after="0" w:line="240" w:lineRule="auto"/>
                              <w:ind w:left="0" w:right="0" w:firstLine="0"/>
                              <w:jc w:val="left"/>
                            </w:pPr>
                            <w:r>
                              <w:rPr>
                                <w:rFonts w:ascii="Arial" w:hAnsi="Arial" w:eastAsia="Arial" w:cs="Arial"/>
                                <w:b w:val="0"/>
                                <w:i w:val="0"/>
                                <w:smallCaps w:val="0"/>
                                <w:strike w:val="0"/>
                                <w:color w:val="000000"/>
                                <w:sz w:val="28"/>
                                <w:vertAlign w:val="baseline"/>
                              </w:rPr>
                              <w:t xml:space="preserve">                   </w:t>
                            </w:r>
                          </w:p>
                        </w:txbxContent>
                      </v:textbox>
                    </v:rect>
                    <v:rect id="Shape 31" o:spid="_x0000_s1026" o:spt="1" style="position:absolute;left:1416043;top:897;height:489600;width:1240333;v-text-anchor:middle;" fillcolor="#A5A5A5 [3206]" filled="t" stroked="t" coordsize="21600,21600" o:gfxdata="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JyQi8AAAA&#10;2wAAAA8AAAAAAAAAAQAgAAAAIgAAAGRycy9kb3ducmV2LnhtbFBLAQIUABQAAAAIAIdO4kAzLwWe&#10;OwAAADkAAAAQAAAAAAAAAAEAIAAAAAsBAABkcnMvc2hhcGV4bWwueG1sUEsFBgAAAAAGAAYAWwEA&#10;ALUDAAAAAA==&#10;">
                      <v:fill on="t" focussize="0,0"/>
                      <v:stroke weight="1pt" color="#A5A5A5 [3206]" miterlimit="8" joinstyle="miter" startarrowwidth="narrow" startarrowlength="short" endarrowwidth="narrow" endarrowlength="short"/>
                      <v:imagedata o:title=""/>
                      <o:lock v:ext="edit" aspectratio="f"/>
                      <v:textbox inset="7.1988188976378pt,7.1988188976378pt,7.1988188976378pt,7.1988188976378pt">
                        <w:txbxContent>
                          <w:p w14:paraId="6A3AB13B">
                            <w:pPr>
                              <w:spacing w:before="0" w:after="0" w:line="240" w:lineRule="auto"/>
                              <w:ind w:left="0" w:right="0" w:firstLine="0"/>
                              <w:jc w:val="left"/>
                            </w:pPr>
                          </w:p>
                        </w:txbxContent>
                      </v:textbox>
                    </v:rect>
                    <v:rect id="Shape 32" o:spid="_x0000_s1026" o:spt="1" style="position:absolute;left:1416043;top:897;height:489600;width:1240200;v-text-anchor:middle;" filled="f" stroked="f" coordsize="21600,21600" o:gfxdata="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rvvb4A&#10;AADbAAAADwAAAAAAAAABACAAAAAiAAAAZHJzL2Rvd25yZXYueG1sUEsBAhQAFAAAAAgAh07iQDMv&#10;BZ47AAAAOQAAABAAAAAAAAAAAQAgAAAADQEAAGRycy9zaGFwZXhtbC54bWxQSwUGAAAAAAYABgBb&#10;AQAAtwMAAAAA&#10;">
                      <v:fill on="f" focussize="0,0"/>
                      <v:stroke on="f"/>
                      <v:imagedata o:title=""/>
                      <o:lock v:ext="edit" aspectratio="f"/>
                      <v:textbox inset="1.975mm,3.1988188976378pt,1.975mm,3.1988188976378pt">
                        <w:txbxContent>
                          <w:p w14:paraId="2AA3D22A">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Scheme Code</w:t>
                            </w:r>
                          </w:p>
                        </w:txbxContent>
                      </v:textbox>
                    </v:rect>
                    <v:rect id="Shape 33" o:spid="_x0000_s1026" o:spt="1" style="position:absolute;left:1416043;top:490498;height:746639;width:1240333;v-text-anchor:middle;" fillcolor="#E0E0E0" filled="t" stroked="t" coordsize="21600,21600" o:gfxdata="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ZXqZvQAA&#10;ANsAAAAPAAAAAAAAAAEAIAAAACIAAABkcnMvZG93bnJldi54bWxQSwECFAAUAAAACACHTuJAMy8F&#10;njsAAAA5AAAAEAAAAAAAAAABACAAAAAMAQAAZHJzL3NoYXBleG1sLnhtbFBLBQYAAAAABgAGAFsB&#10;AAC2AwAAAAA=&#10;">
                      <v:fill on="t" opacity="58596f" focussize="0,0"/>
                      <v:stroke weight="1pt" color="#E0E0E0" opacity="58596f" miterlimit="8" joinstyle="miter" startarrowwidth="narrow" startarrowlength="short" endarrowwidth="narrow" endarrowlength="short"/>
                      <v:imagedata o:title=""/>
                      <o:lock v:ext="edit" aspectratio="f"/>
                      <v:textbox inset="7.1988188976378pt,7.1988188976378pt,7.1988188976378pt,7.1988188976378pt">
                        <w:txbxContent>
                          <w:p w14:paraId="5CF6AB40">
                            <w:pPr>
                              <w:spacing w:before="0" w:after="0" w:line="240" w:lineRule="auto"/>
                              <w:ind w:left="0" w:right="0" w:firstLine="0"/>
                              <w:jc w:val="left"/>
                            </w:pPr>
                          </w:p>
                        </w:txbxContent>
                      </v:textbox>
                    </v:rect>
                    <v:rect id="Shape 34" o:spid="_x0000_s1026" o:spt="1" style="position:absolute;left:1416043;top:490498;height:746639;width:1240333;" filled="f" stroked="f" coordsize="21600,21600" o:gfxdata="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eij74A&#10;AADbAAAADwAAAAAAAAABACAAAAAiAAAAZHJzL2Rvd25yZXYueG1sUEsBAhQAFAAAAAgAh07iQDMv&#10;BZ47AAAAOQAAABAAAAAAAAAAAQAgAAAADQEAAGRycy9zaGFwZXhtbC54bWxQSwUGAAAAAAYABgBb&#10;AQAAtwMAAAAA&#10;">
                      <v:fill on="f" focussize="0,0"/>
                      <v:stroke on="f"/>
                      <v:imagedata o:title=""/>
                      <o:lock v:ext="edit" aspectratio="f"/>
                      <v:textbox inset="1.48125mm,1.48125mm,1.975mm,6.2992125984252pt">
                        <w:txbxContent>
                          <w:p w14:paraId="48744067">
                            <w:pPr>
                              <w:spacing w:before="0" w:after="0" w:line="215" w:lineRule="auto"/>
                              <w:ind w:left="90" w:right="0" w:firstLine="180"/>
                              <w:jc w:val="left"/>
                            </w:pPr>
                            <w:r>
                              <w:rPr>
                                <w:rFonts w:ascii="Calibri" w:hAnsi="Calibri" w:eastAsia="Calibri" w:cs="Calibri"/>
                                <w:b w:val="0"/>
                                <w:i w:val="0"/>
                                <w:smallCaps w:val="0"/>
                                <w:strike w:val="0"/>
                                <w:color w:val="000000"/>
                                <w:sz w:val="20"/>
                                <w:vertAlign w:val="baseline"/>
                              </w:rPr>
                              <w:t>MSME Scheme  code is - ‘MSME'</w:t>
                            </w:r>
                          </w:p>
                        </w:txbxContent>
                      </v:textbox>
                    </v:rect>
                    <v:rect id="Shape 35" o:spid="_x0000_s1026" o:spt="1" style="position:absolute;left:2830023;top:897;height:489600;width:1240333;v-text-anchor:middle;" fillcolor="#FFC000 [3207]" filled="t" stroked="t" coordsize="21600,21600" o:gfxdata="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rZ3yW5AAAA2wAA&#10;AA8AAAAAAAAAAQAgAAAAIgAAAGRycy9kb3ducmV2LnhtbFBLAQIUABQAAAAIAIdO4kAzLwWeOwAA&#10;ADkAAAAQAAAAAAAAAAEAIAAAAAgBAABkcnMvc2hhcGV4bWwueG1sUEsFBgAAAAAGAAYAWwEAALID&#10;AAAAAA==&#10;">
                      <v:fill on="t" focussize="0,0"/>
                      <v:stroke weight="1pt" color="#FFC000 [3207]" miterlimit="8" joinstyle="miter" startarrowwidth="narrow" startarrowlength="short" endarrowwidth="narrow" endarrowlength="short"/>
                      <v:imagedata o:title=""/>
                      <o:lock v:ext="edit" aspectratio="f"/>
                      <v:textbox inset="7.1988188976378pt,7.1988188976378pt,7.1988188976378pt,7.1988188976378pt">
                        <w:txbxContent>
                          <w:p w14:paraId="75467C6F">
                            <w:pPr>
                              <w:spacing w:before="0" w:after="0" w:line="240" w:lineRule="auto"/>
                              <w:ind w:left="0" w:right="0" w:firstLine="0"/>
                              <w:jc w:val="left"/>
                            </w:pPr>
                          </w:p>
                        </w:txbxContent>
                      </v:textbox>
                    </v:rect>
                    <v:rect id="Shape 36" o:spid="_x0000_s1026" o:spt="1" style="position:absolute;left:2830023;top:897;height:489600;width:1240333;v-text-anchor:middle;" filled="f" stroked="f" coordsize="21600,21600" o:gfxdata="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h+W4vQAA&#10;ANsAAAAPAAAAAAAAAAEAIAAAACIAAABkcnMvZG93bnJldi54bWxQSwECFAAUAAAACACHTuJAMy8F&#10;njsAAAA5AAAAEAAAAAAAAAABACAAAAAMAQAAZHJzL3NoYXBleG1sLnhtbFBLBQYAAAAABgAGAFsB&#10;AAC2AwAAAAA=&#10;">
                      <v:fill on="f" focussize="0,0"/>
                      <v:stroke on="f"/>
                      <v:imagedata o:title=""/>
                      <o:lock v:ext="edit" aspectratio="f"/>
                      <v:textbox inset="1.975mm,3.1988188976378pt,1.975mm,3.1988188976378pt">
                        <w:txbxContent>
                          <w:p w14:paraId="599B82B7">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Date Stamp</w:t>
                            </w:r>
                          </w:p>
                        </w:txbxContent>
                      </v:textbox>
                    </v:rect>
                    <v:rect id="Shape 37" o:spid="_x0000_s1026" o:spt="1" style="position:absolute;left:2830023;top:490498;height:746639;width:1240333;v-text-anchor:middle;" fillcolor="#FFE8CA" filled="t" stroked="t" coordsize="21600,21600" o:gfxdata="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gDoRb4A&#10;AADbAAAADwAAAAAAAAABACAAAAAiAAAAZHJzL2Rvd25yZXYueG1sUEsBAhQAFAAAAAgAh07iQDMv&#10;BZ47AAAAOQAAABAAAAAAAAAAAQAgAAAADQEAAGRycy9zaGFwZXhtbC54bWxQSwUGAAAAAAYABgBb&#10;AQAAtwMAAAAA&#10;">
                      <v:fill on="t" opacity="58596f" focussize="0,0"/>
                      <v:stroke weight="1pt" color="#FFE8CA" opacity="58596f" miterlimit="8" joinstyle="miter" startarrowwidth="narrow" startarrowlength="short" endarrowwidth="narrow" endarrowlength="short"/>
                      <v:imagedata o:title=""/>
                      <o:lock v:ext="edit" aspectratio="f"/>
                      <v:textbox inset="7.1988188976378pt,7.1988188976378pt,7.1988188976378pt,7.1988188976378pt">
                        <w:txbxContent>
                          <w:p w14:paraId="7583C7E9">
                            <w:pPr>
                              <w:spacing w:before="0" w:after="0" w:line="240" w:lineRule="auto"/>
                              <w:ind w:left="0" w:right="0" w:firstLine="0"/>
                              <w:jc w:val="left"/>
                            </w:pPr>
                          </w:p>
                        </w:txbxContent>
                      </v:textbox>
                    </v:rect>
                    <v:rect id="Shape 38" o:spid="_x0000_s1026" o:spt="1" style="position:absolute;left:2830023;top:490498;height:746639;width:1240333;" filled="f" stroked="f" coordsize="21600,21600" o:gfxdata="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wm9vQAA&#10;ANsAAAAPAAAAAAAAAAEAIAAAACIAAABkcnMvZG93bnJldi54bWxQSwECFAAUAAAACACHTuJAMy8F&#10;njsAAAA5AAAAEAAAAAAAAAABACAAAAAMAQAAZHJzL3NoYXBleG1sLnhtbFBLBQYAAAAABgAGAFsB&#10;AAC2AwAAAAA=&#10;">
                      <v:fill on="f" focussize="0,0"/>
                      <v:stroke on="f"/>
                      <v:imagedata o:title=""/>
                      <o:lock v:ext="edit" aspectratio="f"/>
                      <v:textbox inset="1.48125mm,1.48125mm,1.975mm,6.2992125984252pt">
                        <w:txbxContent>
                          <w:p w14:paraId="490CB95A">
                            <w:pPr>
                              <w:spacing w:before="0" w:after="0" w:line="215" w:lineRule="auto"/>
                              <w:ind w:left="90" w:right="0" w:firstLine="180"/>
                              <w:jc w:val="left"/>
                            </w:pPr>
                            <w:r>
                              <w:rPr>
                                <w:rFonts w:ascii="Calibri" w:hAnsi="Calibri" w:eastAsia="Calibri" w:cs="Calibri"/>
                                <w:b w:val="0"/>
                                <w:i w:val="0"/>
                                <w:smallCaps w:val="0"/>
                                <w:strike w:val="0"/>
                                <w:color w:val="000000"/>
                                <w:sz w:val="20"/>
                                <w:vertAlign w:val="baseline"/>
                              </w:rPr>
                              <w:t>Date as DDMMYYYY - On which BATCHDAN is issued</w:t>
                            </w:r>
                          </w:p>
                        </w:txbxContent>
                      </v:textbox>
                    </v:rect>
                    <v:rect id="Shape 39" o:spid="_x0000_s1026" o:spt="1" style="position:absolute;left:4244003;top:897;height:489600;width:1240333;v-text-anchor:middle;" fillcolor="#4372C3" filled="t" stroked="t" coordsize="21600,21600" o:gfxdata="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JsZuvQAA&#10;ANsAAAAPAAAAAAAAAAEAIAAAACIAAABkcnMvZG93bnJldi54bWxQSwECFAAUAAAACACHTuJAMy8F&#10;njsAAAA5AAAAEAAAAAAAAAABACAAAAAMAQAAZHJzL3NoYXBleG1sLnhtbFBLBQYAAAAABgAGAFsB&#10;AAC2AwAAAAA=&#10;">
                      <v:fill on="t" focussize="0,0"/>
                      <v:stroke weight="1pt" color="#4372C3" miterlimit="8" joinstyle="miter" startarrowwidth="narrow" startarrowlength="short" endarrowwidth="narrow" endarrowlength="short"/>
                      <v:imagedata o:title=""/>
                      <o:lock v:ext="edit" aspectratio="f"/>
                      <v:textbox inset="7.1988188976378pt,7.1988188976378pt,7.1988188976378pt,7.1988188976378pt">
                        <w:txbxContent>
                          <w:p w14:paraId="17C0EB8A">
                            <w:pPr>
                              <w:spacing w:before="0" w:after="0" w:line="240" w:lineRule="auto"/>
                              <w:ind w:left="0" w:right="0" w:firstLine="0"/>
                              <w:jc w:val="left"/>
                            </w:pPr>
                          </w:p>
                        </w:txbxContent>
                      </v:textbox>
                    </v:rect>
                    <v:rect id="Shape 40" o:spid="_x0000_s1026" o:spt="1" style="position:absolute;left:4244003;top:897;height:489600;width:1240333;v-text-anchor:middle;" filled="f" stroked="f" coordsize="21600,21600" o:gfxdata="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tkSPvQAA&#10;ANsAAAAPAAAAAAAAAAEAIAAAACIAAABkcnMvZG93bnJldi54bWxQSwECFAAUAAAACACHTuJAMy8F&#10;njsAAAA5AAAAEAAAAAAAAAABACAAAAAMAQAAZHJzL3NoYXBleG1sLnhtbFBLBQYAAAAABgAGAFsB&#10;AAC2AwAAAAA=&#10;">
                      <v:fill on="f" focussize="0,0"/>
                      <v:stroke on="f"/>
                      <v:imagedata o:title=""/>
                      <o:lock v:ext="edit" aspectratio="f"/>
                      <v:textbox inset="1.975mm,3.1988188976378pt,1.975mm,3.1988188976378pt">
                        <w:txbxContent>
                          <w:p w14:paraId="62E7D05A">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Unique Number</w:t>
                            </w:r>
                          </w:p>
                        </w:txbxContent>
                      </v:textbox>
                    </v:rect>
                    <v:rect id="Shape 41" o:spid="_x0000_s1026" o:spt="1" style="position:absolute;left:4244003;top:490498;height:746639;width:1240333;v-text-anchor:middle;" fillcolor="#CCD3EA" filled="t" stroked="t" coordsize="21600,21600" o:gfxdata="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zaj/vQAA&#10;ANsAAAAPAAAAAAAAAAEAIAAAACIAAABkcnMvZG93bnJldi54bWxQSwECFAAUAAAACACHTuJAMy8F&#10;njsAAAA5AAAAEAAAAAAAAAABACAAAAAMAQAAZHJzL3NoYXBleG1sLnhtbFBLBQYAAAAABgAGAFsB&#10;AAC2AwAAAAA=&#10;">
                      <v:fill on="t" opacity="58596f" focussize="0,0"/>
                      <v:stroke weight="1pt" color="#CCD3EA" opacity="58596f" miterlimit="8" joinstyle="miter" startarrowwidth="narrow" startarrowlength="short" endarrowwidth="narrow" endarrowlength="short"/>
                      <v:imagedata o:title=""/>
                      <o:lock v:ext="edit" aspectratio="f"/>
                      <v:textbox inset="7.1988188976378pt,7.1988188976378pt,7.1988188976378pt,7.1988188976378pt">
                        <w:txbxContent>
                          <w:p w14:paraId="3277D49C">
                            <w:pPr>
                              <w:spacing w:before="0" w:after="0" w:line="240" w:lineRule="auto"/>
                              <w:ind w:left="0" w:right="0" w:firstLine="0"/>
                              <w:jc w:val="left"/>
                            </w:pPr>
                          </w:p>
                        </w:txbxContent>
                      </v:textbox>
                    </v:rect>
                    <v:rect id="Shape 42" o:spid="_x0000_s1026" o:spt="1" style="position:absolute;left:4244003;top:490498;height:746639;width:1240333;" filled="f" stroked="f" coordsize="21600,21600" o:gfxdata="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8APvr4A&#10;AADbAAAADwAAAAAAAAABACAAAAAiAAAAZHJzL2Rvd25yZXYueG1sUEsBAhQAFAAAAAgAh07iQDMv&#10;BZ47AAAAOQAAABAAAAAAAAAAAQAgAAAADQEAAGRycy9zaGFwZXhtbC54bWxQSwUGAAAAAAYABgBb&#10;AQAAtwMAAAAA&#10;">
                      <v:fill on="f" focussize="0,0"/>
                      <v:stroke on="f"/>
                      <v:imagedata o:title=""/>
                      <o:lock v:ext="edit" aspectratio="f"/>
                      <v:textbox inset="1.48125mm,1.48125mm,1.975mm,6.2992125984252pt">
                        <w:txbxContent>
                          <w:p w14:paraId="14F903DA">
                            <w:pPr>
                              <w:spacing w:before="0" w:after="0" w:line="215" w:lineRule="auto"/>
                              <w:ind w:left="90" w:right="0" w:firstLine="180"/>
                              <w:jc w:val="left"/>
                            </w:pPr>
                            <w:r>
                              <w:rPr>
                                <w:rFonts w:ascii="Calibri" w:hAnsi="Calibri" w:eastAsia="Calibri" w:cs="Calibri"/>
                                <w:b w:val="0"/>
                                <w:i w:val="0"/>
                                <w:smallCaps w:val="0"/>
                                <w:strike w:val="0"/>
                                <w:color w:val="000000"/>
                                <w:sz w:val="20"/>
                                <w:vertAlign w:val="baseline"/>
                              </w:rPr>
                              <w:t xml:space="preserve">A 4 digit running number </w:t>
                            </w:r>
                          </w:p>
                        </w:txbxContent>
                      </v:textbox>
                    </v:rect>
                  </v:group>
                </v:group>
                <w10:wrap type="none"/>
                <w10:anchorlock/>
              </v:group>
            </w:pict>
          </mc:Fallback>
        </mc:AlternateContent>
      </w:r>
    </w:p>
    <w:p w14:paraId="00000194">
      <w:pPr>
        <w:jc w:val="both"/>
      </w:pPr>
    </w:p>
    <w:p w14:paraId="00000195">
      <w:pPr>
        <w:pStyle w:val="2"/>
        <w:keepLines w:val="0"/>
        <w:pBdr>
          <w:bottom w:val="single" w:color="000000" w:sz="4" w:space="1"/>
        </w:pBdr>
        <w:tabs>
          <w:tab w:val="left" w:pos="443"/>
          <w:tab w:val="left" w:pos="720"/>
        </w:tabs>
        <w:spacing w:before="60" w:after="60" w:line="276" w:lineRule="auto"/>
        <w:rPr>
          <w:b/>
          <w:bCs/>
          <w:color w:val="7F7F7F"/>
          <w:sz w:val="26"/>
          <w:szCs w:val="26"/>
        </w:rPr>
      </w:pPr>
      <w:bookmarkStart w:id="35" w:name="_heading=h.5sj69lk17gos" w:colFirst="0" w:colLast="0"/>
      <w:bookmarkEnd w:id="35"/>
      <w:r>
        <w:rPr>
          <w:b/>
          <w:bCs/>
          <w:color w:val="7F7F7F"/>
          <w:sz w:val="26"/>
          <w:szCs w:val="26"/>
          <w:rtl w:val="0"/>
        </w:rPr>
        <w:t>1.10 MSME Disbursement Bulk Upload</w:t>
      </w:r>
    </w:p>
    <w:p w14:paraId="00000196">
      <w:pPr>
        <w:jc w:val="both"/>
      </w:pPr>
      <w:bookmarkStart w:id="36" w:name="_heading=h.b67am2hjp92h" w:colFirst="0" w:colLast="0"/>
      <w:bookmarkEnd w:id="36"/>
    </w:p>
    <w:p w14:paraId="00000197">
      <w:pPr>
        <w:jc w:val="both"/>
        <w:rPr>
          <w:rFonts w:ascii="Aptos" w:hAnsi="Aptos" w:eastAsia="Aptos" w:cs="Aptos"/>
          <w:b/>
          <w:bCs/>
        </w:rPr>
      </w:pPr>
      <w:bookmarkStart w:id="37" w:name="_heading=h.8n1pu3uf3bir" w:colFirst="0" w:colLast="0"/>
      <w:bookmarkEnd w:id="37"/>
      <w:r>
        <w:rPr>
          <w:rtl w:val="0"/>
        </w:rPr>
        <w:t>MLI Should update the loan account wise disbursement through the following Disbursement bulk upload and this step should be done post CGPAN creation only.</w:t>
      </w:r>
      <w:r>
        <w:rPr>
          <w:rtl w:val="0"/>
        </w:rPr>
        <w:br w:type="textWrapping"/>
      </w:r>
    </w:p>
    <w:sdt>
      <w:sdtPr>
        <w:tag w:val="goog_rdk_1"/>
        <w:id w:val="-595604158"/>
        <w:lock w:val="contentLocked"/>
      </w:sdtPr>
      <w:sdtContent>
        <w:tbl>
          <w:tblPr>
            <w:tblStyle w:val="142"/>
            <w:tblW w:w="10425" w:type="dxa"/>
            <w:tblInd w:w="0" w:type="dxa"/>
            <w:tblLayout w:type="fixed"/>
            <w:tblCellMar>
              <w:top w:w="0" w:type="dxa"/>
              <w:left w:w="115" w:type="dxa"/>
              <w:bottom w:w="0" w:type="dxa"/>
              <w:right w:w="115" w:type="dxa"/>
            </w:tblCellMar>
          </w:tblPr>
          <w:tblGrid>
            <w:gridCol w:w="841"/>
            <w:gridCol w:w="2010"/>
            <w:gridCol w:w="4860"/>
            <w:gridCol w:w="1433"/>
            <w:gridCol w:w="1281"/>
          </w:tblGrid>
          <w:tr w14:paraId="13D954E7">
            <w:tblPrEx>
              <w:tblCellMar>
                <w:top w:w="0" w:type="dxa"/>
                <w:left w:w="115" w:type="dxa"/>
                <w:bottom w:w="0" w:type="dxa"/>
                <w:right w:w="115" w:type="dxa"/>
              </w:tblCellMar>
            </w:tblPrEx>
            <w:trPr>
              <w:trHeight w:val="580" w:hRule="atLeast"/>
            </w:trPr>
            <w:tc>
              <w:tcPr>
                <w:tcBorders>
                  <w:top w:val="single" w:color="000000" w:sz="4" w:space="0"/>
                  <w:left w:val="single" w:color="000000" w:sz="4" w:space="0"/>
                  <w:bottom w:val="single" w:color="000000" w:sz="4" w:space="0"/>
                  <w:right w:val="single" w:color="000000" w:sz="4" w:space="0"/>
                </w:tcBorders>
                <w:shd w:val="clear" w:color="auto" w:fill="D0E0E3"/>
                <w:vAlign w:val="center"/>
              </w:tcPr>
              <w:p w14:paraId="00000198">
                <w:pPr>
                  <w:spacing w:after="0" w:line="240" w:lineRule="auto"/>
                  <w:jc w:val="center"/>
                  <w:rPr>
                    <w:rFonts w:ascii="Aptos Narrow" w:hAnsi="Aptos Narrow" w:eastAsia="Aptos Narrow" w:cs="Aptos Narrow"/>
                    <w:b/>
                    <w:bCs/>
                  </w:rPr>
                </w:pPr>
                <w:r>
                  <w:rPr>
                    <w:rFonts w:ascii="Aptos Narrow" w:hAnsi="Aptos Narrow" w:eastAsia="Aptos Narrow" w:cs="Aptos Narrow"/>
                    <w:b/>
                    <w:bCs/>
                    <w:rtl w:val="0"/>
                  </w:rPr>
                  <w:t>S. No.</w:t>
                </w:r>
              </w:p>
            </w:tc>
            <w:tc>
              <w:tcPr>
                <w:tcBorders>
                  <w:top w:val="single" w:color="000000" w:sz="4" w:space="0"/>
                  <w:left w:val="nil"/>
                  <w:bottom w:val="single" w:color="000000" w:sz="4" w:space="0"/>
                  <w:right w:val="single" w:color="000000" w:sz="4" w:space="0"/>
                </w:tcBorders>
                <w:shd w:val="clear" w:color="auto" w:fill="D0E0E3"/>
                <w:vAlign w:val="center"/>
              </w:tcPr>
              <w:p w14:paraId="00000199">
                <w:pPr>
                  <w:spacing w:after="0" w:line="240" w:lineRule="auto"/>
                  <w:jc w:val="center"/>
                  <w:rPr>
                    <w:rFonts w:ascii="Aptos Narrow" w:hAnsi="Aptos Narrow" w:eastAsia="Aptos Narrow" w:cs="Aptos Narrow"/>
                    <w:b/>
                    <w:bCs/>
                  </w:rPr>
                </w:pPr>
                <w:r>
                  <w:rPr>
                    <w:rFonts w:ascii="Aptos Narrow" w:hAnsi="Aptos Narrow" w:eastAsia="Aptos Narrow" w:cs="Aptos Narrow"/>
                    <w:b/>
                    <w:bCs/>
                    <w:rtl w:val="0"/>
                  </w:rPr>
                  <w:t>Field Name</w:t>
                </w:r>
              </w:p>
            </w:tc>
            <w:tc>
              <w:tcPr>
                <w:tcBorders>
                  <w:top w:val="single" w:color="000000" w:sz="4" w:space="0"/>
                  <w:left w:val="nil"/>
                  <w:bottom w:val="single" w:color="000000" w:sz="4" w:space="0"/>
                  <w:right w:val="single" w:color="000000" w:sz="4" w:space="0"/>
                </w:tcBorders>
                <w:shd w:val="clear" w:color="auto" w:fill="D0E0E3"/>
                <w:vAlign w:val="center"/>
              </w:tcPr>
              <w:p w14:paraId="0000019A">
                <w:pPr>
                  <w:spacing w:after="0" w:line="240" w:lineRule="auto"/>
                  <w:jc w:val="center"/>
                  <w:rPr>
                    <w:rFonts w:ascii="Aptos Narrow" w:hAnsi="Aptos Narrow" w:eastAsia="Aptos Narrow" w:cs="Aptos Narrow"/>
                    <w:b/>
                    <w:bCs/>
                  </w:rPr>
                </w:pPr>
                <w:r>
                  <w:rPr>
                    <w:rFonts w:ascii="Aptos Narrow" w:hAnsi="Aptos Narrow" w:eastAsia="Aptos Narrow" w:cs="Aptos Narrow"/>
                    <w:b/>
                    <w:bCs/>
                    <w:rtl w:val="0"/>
                  </w:rPr>
                  <w:t>Description</w:t>
                </w:r>
              </w:p>
            </w:tc>
            <w:tc>
              <w:tcPr>
                <w:tcBorders>
                  <w:top w:val="single" w:color="000000" w:sz="4" w:space="0"/>
                  <w:left w:val="nil"/>
                  <w:bottom w:val="single" w:color="000000" w:sz="4" w:space="0"/>
                  <w:right w:val="single" w:color="000000" w:sz="4" w:space="0"/>
                </w:tcBorders>
                <w:shd w:val="clear" w:color="auto" w:fill="D0E0E3"/>
                <w:vAlign w:val="center"/>
              </w:tcPr>
              <w:p w14:paraId="0000019B">
                <w:pPr>
                  <w:spacing w:after="0" w:line="240" w:lineRule="auto"/>
                  <w:jc w:val="center"/>
                  <w:rPr>
                    <w:rFonts w:ascii="Aptos Narrow" w:hAnsi="Aptos Narrow" w:eastAsia="Aptos Narrow" w:cs="Aptos Narrow"/>
                    <w:b/>
                    <w:bCs/>
                  </w:rPr>
                </w:pPr>
                <w:r>
                  <w:rPr>
                    <w:rFonts w:ascii="Aptos Narrow" w:hAnsi="Aptos Narrow" w:eastAsia="Aptos Narrow" w:cs="Aptos Narrow"/>
                    <w:b/>
                    <w:bCs/>
                    <w:rtl w:val="0"/>
                  </w:rPr>
                  <w:t>Type</w:t>
                </w:r>
              </w:p>
            </w:tc>
            <w:tc>
              <w:tcPr>
                <w:tcBorders>
                  <w:top w:val="single" w:color="000000" w:sz="4" w:space="0"/>
                  <w:left w:val="nil"/>
                  <w:bottom w:val="single" w:color="000000" w:sz="4" w:space="0"/>
                  <w:right w:val="single" w:color="000000" w:sz="4" w:space="0"/>
                </w:tcBorders>
                <w:shd w:val="clear" w:color="auto" w:fill="D0E0E3"/>
                <w:vAlign w:val="center"/>
              </w:tcPr>
              <w:p w14:paraId="0000019C">
                <w:pPr>
                  <w:spacing w:after="0" w:line="240" w:lineRule="auto"/>
                  <w:jc w:val="center"/>
                  <w:rPr>
                    <w:rFonts w:ascii="Aptos Narrow" w:hAnsi="Aptos Narrow" w:eastAsia="Aptos Narrow" w:cs="Aptos Narrow"/>
                    <w:b/>
                    <w:bCs/>
                  </w:rPr>
                </w:pPr>
                <w:r>
                  <w:rPr>
                    <w:rFonts w:ascii="Aptos Narrow" w:hAnsi="Aptos Narrow" w:eastAsia="Aptos Narrow" w:cs="Aptos Narrow"/>
                    <w:b/>
                    <w:bCs/>
                    <w:rtl w:val="0"/>
                  </w:rPr>
                  <w:t>Mandatory / Optional</w:t>
                </w:r>
              </w:p>
            </w:tc>
          </w:tr>
          <w:tr w14:paraId="7F10F0BA">
            <w:tblPrEx>
              <w:tblCellMar>
                <w:top w:w="0" w:type="dxa"/>
                <w:left w:w="115" w:type="dxa"/>
                <w:bottom w:w="0" w:type="dxa"/>
                <w:right w:w="115" w:type="dxa"/>
              </w:tblCellMar>
            </w:tblPrEx>
            <w:trPr>
              <w:trHeight w:val="300" w:hRule="atLeast"/>
            </w:trPr>
            <w:tc>
              <w:tcPr>
                <w:tcBorders>
                  <w:top w:val="nil"/>
                  <w:left w:val="single" w:color="000000" w:sz="4" w:space="0"/>
                  <w:bottom w:val="single" w:color="000000" w:sz="4" w:space="0"/>
                  <w:right w:val="single" w:color="000000" w:sz="4" w:space="0"/>
                </w:tcBorders>
                <w:shd w:val="clear" w:color="auto" w:fill="FFF2CC"/>
                <w:vAlign w:val="bottom"/>
              </w:tcPr>
              <w:p w14:paraId="0000019D">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1</w:t>
                </w:r>
              </w:p>
            </w:tc>
            <w:tc>
              <w:tcPr>
                <w:tcBorders>
                  <w:top w:val="nil"/>
                  <w:left w:val="nil"/>
                  <w:bottom w:val="single" w:color="000000" w:sz="4" w:space="0"/>
                  <w:right w:val="single" w:color="000000" w:sz="4" w:space="0"/>
                </w:tcBorders>
                <w:shd w:val="clear" w:color="auto" w:fill="FFF2CC"/>
                <w:vAlign w:val="bottom"/>
              </w:tcPr>
              <w:p w14:paraId="0000019E">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CGPAN</w:t>
                </w:r>
              </w:p>
            </w:tc>
            <w:tc>
              <w:tcPr>
                <w:tcBorders>
                  <w:top w:val="nil"/>
                  <w:left w:val="nil"/>
                  <w:bottom w:val="single" w:color="000000" w:sz="4" w:space="0"/>
                  <w:right w:val="single" w:color="000000" w:sz="4" w:space="0"/>
                </w:tcBorders>
                <w:shd w:val="clear" w:color="auto" w:fill="FFF2CC"/>
                <w:vAlign w:val="bottom"/>
              </w:tcPr>
              <w:p w14:paraId="0000019F">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System generated unique ID</w:t>
                </w:r>
              </w:p>
            </w:tc>
            <w:tc>
              <w:tcPr>
                <w:tcBorders>
                  <w:top w:val="nil"/>
                  <w:left w:val="single" w:color="000000" w:sz="4" w:space="0"/>
                  <w:bottom w:val="single" w:color="000000" w:sz="4" w:space="0"/>
                  <w:right w:val="single" w:color="000000" w:sz="4" w:space="0"/>
                </w:tcBorders>
                <w:shd w:val="clear" w:color="auto" w:fill="FFF2CC"/>
                <w:vAlign w:val="bottom"/>
              </w:tcPr>
              <w:p w14:paraId="000001A0">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Alphanumeric</w:t>
                </w:r>
              </w:p>
            </w:tc>
            <w:tc>
              <w:tcPr>
                <w:tcBorders>
                  <w:top w:val="nil"/>
                  <w:left w:val="single" w:color="000000" w:sz="4" w:space="0"/>
                  <w:bottom w:val="single" w:color="000000" w:sz="4" w:space="0"/>
                  <w:right w:val="single" w:color="000000" w:sz="4" w:space="0"/>
                </w:tcBorders>
                <w:shd w:val="clear" w:color="auto" w:fill="FFF2CC"/>
                <w:vAlign w:val="center"/>
              </w:tcPr>
              <w:p w14:paraId="000001A1">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Mandatory</w:t>
                </w:r>
              </w:p>
            </w:tc>
          </w:tr>
          <w:tr w14:paraId="60B5F1F1">
            <w:tblPrEx>
              <w:tblCellMar>
                <w:top w:w="0" w:type="dxa"/>
                <w:left w:w="115" w:type="dxa"/>
                <w:bottom w:w="0" w:type="dxa"/>
                <w:right w:w="115" w:type="dxa"/>
              </w:tblCellMar>
            </w:tblPrEx>
            <w:trPr>
              <w:trHeight w:val="302" w:hRule="atLeast"/>
            </w:trPr>
            <w:tc>
              <w:tcPr>
                <w:tcBorders>
                  <w:top w:val="nil"/>
                  <w:left w:val="single" w:color="000000" w:sz="4" w:space="0"/>
                  <w:bottom w:val="single" w:color="000000" w:sz="4" w:space="0"/>
                  <w:right w:val="single" w:color="000000" w:sz="4" w:space="0"/>
                </w:tcBorders>
                <w:shd w:val="clear" w:color="auto" w:fill="FFF2CC"/>
                <w:vAlign w:val="bottom"/>
              </w:tcPr>
              <w:p w14:paraId="000001A2">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2</w:t>
                </w:r>
              </w:p>
            </w:tc>
            <w:tc>
              <w:tcPr>
                <w:tcBorders>
                  <w:top w:val="nil"/>
                  <w:left w:val="nil"/>
                  <w:bottom w:val="single" w:color="000000" w:sz="4" w:space="0"/>
                  <w:right w:val="single" w:color="000000" w:sz="4" w:space="0"/>
                </w:tcBorders>
                <w:shd w:val="clear" w:color="auto" w:fill="FFF2CC"/>
                <w:vAlign w:val="bottom"/>
              </w:tcPr>
              <w:p w14:paraId="000001A3">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Loan Account Number</w:t>
                </w:r>
              </w:p>
            </w:tc>
            <w:tc>
              <w:tcPr>
                <w:tcBorders>
                  <w:top w:val="nil"/>
                  <w:left w:val="nil"/>
                  <w:bottom w:val="single" w:color="000000" w:sz="4" w:space="0"/>
                  <w:right w:val="single" w:color="000000" w:sz="4" w:space="0"/>
                </w:tcBorders>
                <w:shd w:val="clear" w:color="auto" w:fill="FFF2CC"/>
                <w:vAlign w:val="bottom"/>
              </w:tcPr>
              <w:p w14:paraId="000001A4">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As mentioned in NEW CG File</w:t>
                </w:r>
              </w:p>
            </w:tc>
            <w:tc>
              <w:tcPr>
                <w:tcBorders>
                  <w:top w:val="nil"/>
                  <w:left w:val="nil"/>
                  <w:bottom w:val="single" w:color="000000" w:sz="4" w:space="0"/>
                  <w:right w:val="single" w:color="000000" w:sz="4" w:space="0"/>
                </w:tcBorders>
                <w:shd w:val="clear" w:color="auto" w:fill="FFF2CC"/>
                <w:vAlign w:val="bottom"/>
              </w:tcPr>
              <w:p w14:paraId="000001A5">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Alphanumeric</w:t>
                </w:r>
              </w:p>
            </w:tc>
            <w:tc>
              <w:tcPr>
                <w:tcBorders>
                  <w:top w:val="nil"/>
                  <w:left w:val="nil"/>
                  <w:bottom w:val="single" w:color="000000" w:sz="4" w:space="0"/>
                  <w:right w:val="single" w:color="000000" w:sz="4" w:space="0"/>
                </w:tcBorders>
                <w:shd w:val="clear" w:color="auto" w:fill="FFF2CC"/>
                <w:vAlign w:val="bottom"/>
              </w:tcPr>
              <w:p w14:paraId="000001A6">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Mandatory</w:t>
                </w:r>
              </w:p>
            </w:tc>
          </w:tr>
          <w:tr w14:paraId="33DE0566">
            <w:tblPrEx>
              <w:tblCellMar>
                <w:top w:w="0" w:type="dxa"/>
                <w:left w:w="115" w:type="dxa"/>
                <w:bottom w:w="0" w:type="dxa"/>
                <w:right w:w="115" w:type="dxa"/>
              </w:tblCellMar>
            </w:tblPrEx>
            <w:trPr>
              <w:trHeight w:val="749" w:hRule="atLeast"/>
            </w:trPr>
            <w:tc>
              <w:tcPr>
                <w:tcBorders>
                  <w:top w:val="nil"/>
                  <w:left w:val="single" w:color="000000" w:sz="4" w:space="0"/>
                  <w:bottom w:val="single" w:color="000000" w:sz="4" w:space="0"/>
                  <w:right w:val="single" w:color="000000" w:sz="4" w:space="0"/>
                </w:tcBorders>
                <w:shd w:val="clear" w:color="auto" w:fill="FFF2CC"/>
                <w:vAlign w:val="bottom"/>
              </w:tcPr>
              <w:p w14:paraId="000001A7">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3</w:t>
                </w:r>
              </w:p>
            </w:tc>
            <w:tc>
              <w:tcPr>
                <w:tcBorders>
                  <w:top w:val="nil"/>
                  <w:left w:val="nil"/>
                  <w:bottom w:val="single" w:color="000000" w:sz="4" w:space="0"/>
                  <w:right w:val="single" w:color="000000" w:sz="4" w:space="0"/>
                </w:tcBorders>
                <w:shd w:val="clear" w:color="auto" w:fill="FFF2CC"/>
                <w:vAlign w:val="bottom"/>
              </w:tcPr>
              <w:p w14:paraId="000001A8">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Loan Amount –Disbursement</w:t>
                </w:r>
              </w:p>
            </w:tc>
            <w:tc>
              <w:tcPr>
                <w:tcBorders>
                  <w:top w:val="nil"/>
                  <w:left w:val="nil"/>
                  <w:bottom w:val="single" w:color="000000" w:sz="4" w:space="0"/>
                  <w:right w:val="single" w:color="000000" w:sz="4" w:space="0"/>
                </w:tcBorders>
                <w:shd w:val="clear" w:color="auto" w:fill="FFF2CC"/>
                <w:vAlign w:val="bottom"/>
              </w:tcPr>
              <w:p w14:paraId="000001A9">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 xml:space="preserve">Amount of disbursement as and when disbursed (Summation of All disbursement should be less than or equal to sanction amount &amp; &gt;0) </w:t>
                </w:r>
              </w:p>
            </w:tc>
            <w:tc>
              <w:tcPr>
                <w:tcBorders>
                  <w:top w:val="nil"/>
                  <w:left w:val="nil"/>
                  <w:bottom w:val="single" w:color="000000" w:sz="4" w:space="0"/>
                  <w:right w:val="single" w:color="000000" w:sz="4" w:space="0"/>
                </w:tcBorders>
                <w:shd w:val="clear" w:color="auto" w:fill="FFF2CC"/>
                <w:vAlign w:val="center"/>
              </w:tcPr>
              <w:p w14:paraId="000001AA">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Amount in Rs.</w:t>
                </w:r>
              </w:p>
            </w:tc>
            <w:tc>
              <w:tcPr>
                <w:tcBorders>
                  <w:top w:val="nil"/>
                  <w:left w:val="nil"/>
                  <w:bottom w:val="single" w:color="000000" w:sz="4" w:space="0"/>
                  <w:right w:val="single" w:color="000000" w:sz="4" w:space="0"/>
                </w:tcBorders>
                <w:shd w:val="clear" w:color="auto" w:fill="FFF2CC"/>
                <w:vAlign w:val="center"/>
              </w:tcPr>
              <w:p w14:paraId="000001AB">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Mandatory</w:t>
                </w:r>
              </w:p>
            </w:tc>
          </w:tr>
          <w:tr w14:paraId="6A3EECD4">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FFF2CC"/>
                <w:vAlign w:val="bottom"/>
              </w:tcPr>
              <w:p w14:paraId="000001AC">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4</w:t>
                </w:r>
              </w:p>
            </w:tc>
            <w:tc>
              <w:tcPr>
                <w:tcBorders>
                  <w:top w:val="nil"/>
                  <w:left w:val="nil"/>
                  <w:bottom w:val="single" w:color="000000" w:sz="4" w:space="0"/>
                  <w:right w:val="single" w:color="000000" w:sz="4" w:space="0"/>
                </w:tcBorders>
                <w:shd w:val="clear" w:color="auto" w:fill="FFF2CC"/>
                <w:vAlign w:val="bottom"/>
              </w:tcPr>
              <w:p w14:paraId="000001AD">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Date of Disbursement</w:t>
                </w:r>
              </w:p>
            </w:tc>
            <w:tc>
              <w:tcPr>
                <w:tcBorders>
                  <w:top w:val="nil"/>
                  <w:left w:val="nil"/>
                  <w:bottom w:val="single" w:color="000000" w:sz="4" w:space="0"/>
                  <w:right w:val="single" w:color="000000" w:sz="4" w:space="0"/>
                </w:tcBorders>
                <w:shd w:val="clear" w:color="auto" w:fill="FFF2CC"/>
                <w:vAlign w:val="bottom"/>
              </w:tcPr>
              <w:p w14:paraId="000001AE">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Date of disbursement as and when disbursed but date should be same or after sanction date.</w:t>
                </w:r>
              </w:p>
            </w:tc>
            <w:tc>
              <w:tcPr>
                <w:tcBorders>
                  <w:top w:val="nil"/>
                  <w:left w:val="nil"/>
                  <w:bottom w:val="single" w:color="000000" w:sz="4" w:space="0"/>
                  <w:right w:val="single" w:color="000000" w:sz="4" w:space="0"/>
                </w:tcBorders>
                <w:shd w:val="clear" w:color="auto" w:fill="FFF2CC"/>
                <w:vAlign w:val="bottom"/>
              </w:tcPr>
              <w:p w14:paraId="000001AF">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 xml:space="preserve">Date </w:t>
                </w:r>
              </w:p>
            </w:tc>
            <w:tc>
              <w:tcPr>
                <w:tcBorders>
                  <w:top w:val="nil"/>
                  <w:left w:val="nil"/>
                  <w:bottom w:val="single" w:color="000000" w:sz="4" w:space="0"/>
                  <w:right w:val="single" w:color="000000" w:sz="4" w:space="0"/>
                </w:tcBorders>
                <w:shd w:val="clear" w:color="auto" w:fill="FFF2CC"/>
                <w:vAlign w:val="bottom"/>
              </w:tcPr>
              <w:p w14:paraId="000001B0">
                <w:pPr>
                  <w:spacing w:after="0" w:line="240" w:lineRule="auto"/>
                  <w:rPr>
                    <w:rFonts w:ascii="Aptos Narrow" w:hAnsi="Aptos Narrow" w:eastAsia="Aptos Narrow" w:cs="Aptos Narrow"/>
                    <w:sz w:val="20"/>
                    <w:szCs w:val="20"/>
                  </w:rPr>
                </w:pPr>
                <w:r>
                  <w:rPr>
                    <w:rFonts w:ascii="Aptos Narrow" w:hAnsi="Aptos Narrow" w:eastAsia="Aptos Narrow" w:cs="Aptos Narrow"/>
                    <w:sz w:val="20"/>
                    <w:szCs w:val="20"/>
                    <w:rtl w:val="0"/>
                  </w:rPr>
                  <w:t>Mandatory</w:t>
                </w:r>
              </w:p>
            </w:tc>
          </w:tr>
        </w:tbl>
      </w:sdtContent>
    </w:sdt>
    <w:p w14:paraId="000001B1">
      <w:pPr>
        <w:numPr>
          <w:ilvl w:val="0"/>
          <w:numId w:val="11"/>
        </w:numPr>
        <w:spacing w:before="240" w:line="278" w:lineRule="auto"/>
        <w:ind w:left="720" w:hanging="360"/>
        <w:jc w:val="both"/>
      </w:pPr>
      <w:r>
        <w:rPr>
          <w:rtl w:val="0"/>
        </w:rPr>
        <w:t xml:space="preserve">Summation of All disbursement should be less than or equal to sanction amount &amp; &gt;0. </w:t>
      </w:r>
    </w:p>
    <w:p w14:paraId="000001B2">
      <w:pPr>
        <w:numPr>
          <w:ilvl w:val="0"/>
          <w:numId w:val="11"/>
        </w:numPr>
        <w:spacing w:before="240" w:line="278" w:lineRule="auto"/>
        <w:ind w:left="720" w:hanging="360"/>
        <w:jc w:val="both"/>
      </w:pPr>
      <w:r>
        <w:rPr>
          <w:rtl w:val="0"/>
        </w:rPr>
        <w:t>Disbursement to be entered in the portal within 7 days of each disbursement in reference to current date.</w:t>
      </w:r>
    </w:p>
    <w:p w14:paraId="000001B3">
      <w:pPr>
        <w:numPr>
          <w:ilvl w:val="0"/>
          <w:numId w:val="11"/>
        </w:numPr>
        <w:spacing w:before="240" w:line="278" w:lineRule="auto"/>
        <w:ind w:left="720" w:hanging="360"/>
        <w:jc w:val="both"/>
      </w:pPr>
      <w:r>
        <w:rPr>
          <w:rtl w:val="0"/>
        </w:rPr>
        <w:t>All disbursement amount and separate date to be stored.</w:t>
      </w:r>
    </w:p>
    <w:p w14:paraId="000001B4">
      <w:pPr>
        <w:spacing w:before="240" w:line="278" w:lineRule="auto"/>
        <w:ind w:left="720" w:firstLine="0"/>
        <w:jc w:val="both"/>
        <w:rPr>
          <w:rFonts w:ascii="Aptos Narrow" w:hAnsi="Aptos Narrow" w:eastAsia="Aptos Narrow" w:cs="Aptos Narrow"/>
          <w:b/>
          <w:bCs/>
        </w:rPr>
      </w:pPr>
      <w:r>
        <w:fldChar w:fldCharType="begin"/>
      </w:r>
      <w:r>
        <w:instrText xml:space="preserve"> HYPERLINK "https://docs.google.com/spreadsheets/d/1E7x1CKZdLvbVGvivWoqAc2e-HrbsU4v26aB-rC-0STo/edit?usp=sharing" \h </w:instrText>
      </w:r>
      <w:r>
        <w:fldChar w:fldCharType="separate"/>
      </w:r>
      <w:r>
        <w:rPr>
          <w:rFonts w:ascii="Aptos Narrow" w:hAnsi="Aptos Narrow" w:eastAsia="Aptos Narrow" w:cs="Aptos Narrow"/>
          <w:color w:val="0000EE"/>
          <w:u w:val="single"/>
          <w:rtl w:val="0"/>
        </w:rPr>
        <w:t>MSME Disbursement File Upload</w:t>
      </w:r>
      <w:r>
        <w:rPr>
          <w:rFonts w:ascii="Aptos Narrow" w:hAnsi="Aptos Narrow" w:eastAsia="Aptos Narrow" w:cs="Aptos Narrow"/>
          <w:color w:val="0000EE"/>
          <w:u w:val="single"/>
          <w:rtl w:val="0"/>
        </w:rPr>
        <w:fldChar w:fldCharType="end"/>
      </w:r>
    </w:p>
    <w:p w14:paraId="000001B5">
      <w:pPr>
        <w:spacing w:before="240" w:line="278" w:lineRule="auto"/>
        <w:ind w:left="720" w:firstLine="0"/>
        <w:jc w:val="both"/>
        <w:rPr>
          <w:rFonts w:ascii="Aptos Narrow" w:hAnsi="Aptos Narrow" w:eastAsia="Aptos Narrow" w:cs="Aptos Narrow"/>
          <w:b/>
          <w:bCs/>
        </w:rPr>
      </w:pPr>
      <w:bookmarkStart w:id="38" w:name="_heading=h.2ovbdhlmj8v4" w:colFirst="0" w:colLast="0"/>
      <w:bookmarkEnd w:id="38"/>
    </w:p>
    <w:p w14:paraId="000001B6">
      <w:pPr>
        <w:pStyle w:val="4"/>
        <w:keepLines w:val="0"/>
        <w:pBdr>
          <w:bottom w:val="single" w:color="000000" w:sz="4" w:space="1"/>
        </w:pBdr>
        <w:tabs>
          <w:tab w:val="left" w:pos="443"/>
          <w:tab w:val="left" w:pos="720"/>
        </w:tabs>
        <w:spacing w:before="60" w:after="60" w:line="276" w:lineRule="auto"/>
        <w:rPr>
          <w:b/>
          <w:bCs/>
          <w:color w:val="666666"/>
          <w:sz w:val="26"/>
          <w:szCs w:val="26"/>
        </w:rPr>
      </w:pPr>
      <w:r>
        <w:rPr>
          <w:b/>
          <w:bCs/>
          <w:color w:val="666666"/>
          <w:sz w:val="26"/>
          <w:szCs w:val="26"/>
          <w:rtl w:val="0"/>
        </w:rPr>
        <w:t xml:space="preserve">1.10.1 </w:t>
      </w:r>
      <w:r>
        <w:rPr>
          <w:rFonts w:ascii="Aptos Narrow" w:hAnsi="Aptos Narrow" w:eastAsia="Aptos Narrow" w:cs="Aptos Narrow"/>
          <w:b/>
          <w:bCs/>
          <w:color w:val="666666"/>
          <w:sz w:val="22"/>
          <w:szCs w:val="22"/>
          <w:rtl w:val="0"/>
        </w:rPr>
        <w:t>CG Fee Calculation:</w:t>
      </w:r>
    </w:p>
    <w:p w14:paraId="000001B7">
      <w:pPr>
        <w:pStyle w:val="4"/>
        <w:jc w:val="both"/>
      </w:pPr>
      <w:bookmarkStart w:id="39" w:name="_heading=h.878yl1im6l9r" w:colFirst="0" w:colLast="0"/>
      <w:bookmarkEnd w:id="39"/>
    </w:p>
    <w:p w14:paraId="000001B8">
      <w:pPr>
        <w:jc w:val="both"/>
      </w:pPr>
      <w:r>
        <w:rPr>
          <w:b/>
          <w:bCs/>
          <w:rtl w:val="0"/>
        </w:rPr>
        <w:t>Example:</w:t>
      </w:r>
      <w:r>
        <w:rPr>
          <w:rtl w:val="0"/>
        </w:rPr>
        <w:t xml:space="preserve"> </w:t>
      </w:r>
    </w:p>
    <w:p w14:paraId="000001B9">
      <w:pPr>
        <w:jc w:val="both"/>
      </w:pPr>
      <w:r>
        <w:rPr>
          <w:rtl w:val="0"/>
        </w:rPr>
        <w:t>MLI uploads and approves the Disbursement file on the SURGE system. This file contains Information of the borrower. The Loan Account has:</w:t>
      </w:r>
    </w:p>
    <w:p w14:paraId="000001BA">
      <w:pPr>
        <w:ind w:firstLine="720"/>
        <w:jc w:val="both"/>
        <w:rPr>
          <w:b/>
          <w:bCs/>
        </w:rPr>
      </w:pPr>
      <w:r>
        <w:rPr>
          <w:b/>
          <w:bCs/>
          <w:rtl w:val="0"/>
        </w:rPr>
        <w:t>Tranche 1</w:t>
      </w:r>
    </w:p>
    <w:p w14:paraId="000001BB">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Sanction Amount= Rs 100 crore</w:t>
      </w:r>
    </w:p>
    <w:p w14:paraId="000001BC">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Sanction Date- 27/01/2025</w:t>
      </w:r>
    </w:p>
    <w:p w14:paraId="000001BD">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Collateral Loan amount at time of sanction (C)- Rs 40 crore</w:t>
      </w:r>
    </w:p>
    <w:p w14:paraId="000001BE">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Disbursement Date- 30/01/2025</w:t>
      </w:r>
    </w:p>
    <w:p w14:paraId="000001BF">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Disbursement Amount (D1)– Rs 50 crore</w:t>
      </w:r>
    </w:p>
    <w:p w14:paraId="000001C0">
      <w:pPr>
        <w:ind w:firstLine="720"/>
        <w:jc w:val="both"/>
        <w:rPr>
          <w:b/>
          <w:bCs/>
        </w:rPr>
      </w:pPr>
      <w:r>
        <w:rPr>
          <w:b/>
          <w:bCs/>
          <w:rtl w:val="0"/>
        </w:rPr>
        <w:t>CG Fees- Nil since Sanction and Disbursement done in same FY</w:t>
      </w:r>
    </w:p>
    <w:p w14:paraId="000001C1">
      <w:pPr>
        <w:ind w:firstLine="720"/>
        <w:jc w:val="both"/>
        <w:rPr>
          <w:b/>
          <w:bCs/>
        </w:rPr>
      </w:pPr>
    </w:p>
    <w:p w14:paraId="000001C2">
      <w:pPr>
        <w:ind w:firstLine="720"/>
        <w:jc w:val="both"/>
        <w:rPr>
          <w:b/>
          <w:bCs/>
        </w:rPr>
      </w:pPr>
      <w:r>
        <w:rPr>
          <w:b/>
          <w:bCs/>
          <w:rtl w:val="0"/>
        </w:rPr>
        <w:t>Tranche 2</w:t>
      </w:r>
    </w:p>
    <w:p w14:paraId="000001C3">
      <w:pPr>
        <w:numPr>
          <w:ilvl w:val="0"/>
          <w:numId w:val="13"/>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rPr>
      </w:pPr>
      <w:r>
        <w:rPr>
          <w:color w:val="000000"/>
          <w:rtl w:val="0"/>
        </w:rPr>
        <w:t xml:space="preserve">Additional Disbursement Amount (D2)– Rs 40 crore </w:t>
      </w:r>
    </w:p>
    <w:p w14:paraId="000001C4">
      <w:pPr>
        <w:numPr>
          <w:ilvl w:val="0"/>
          <w:numId w:val="13"/>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rPr>
      </w:pPr>
      <w:r>
        <w:rPr>
          <w:color w:val="000000"/>
          <w:rtl w:val="0"/>
        </w:rPr>
        <w:t>Disbursement Date- 30/04/2025</w:t>
      </w:r>
    </w:p>
    <w:p w14:paraId="000001C5">
      <w:pPr>
        <w:numPr>
          <w:ilvl w:val="0"/>
          <w:numId w:val="13"/>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rPr>
      </w:pPr>
      <w:r>
        <w:rPr>
          <w:color w:val="000000"/>
          <w:rtl w:val="0"/>
        </w:rPr>
        <w:t>(D1) +(D2)- (C)</w:t>
      </w:r>
    </w:p>
    <w:p w14:paraId="000001C6">
      <w:pPr>
        <w:numPr>
          <w:ilvl w:val="0"/>
          <w:numId w:val="13"/>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rPr>
      </w:pPr>
      <w:r>
        <w:rPr>
          <w:color w:val="000000"/>
          <w:rtl w:val="0"/>
        </w:rPr>
        <w:t>50+40-40=50 cr  (Q1)</w:t>
      </w:r>
    </w:p>
    <w:p w14:paraId="000001C7">
      <w:pPr>
        <w:numPr>
          <w:ilvl w:val="0"/>
          <w:numId w:val="13"/>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rPr>
      </w:pPr>
      <w:r>
        <w:rPr>
          <w:color w:val="000000"/>
          <w:rtl w:val="0"/>
        </w:rPr>
        <w:t>CG Fees = Q1*1.5%*( No of days from Date of disbursement till end of FY/No of days in FY)</w:t>
      </w:r>
    </w:p>
    <w:p w14:paraId="000001C8">
      <w:pPr>
        <w:numPr>
          <w:ilvl w:val="0"/>
          <w:numId w:val="13"/>
        </w:numPr>
        <w:pBdr>
          <w:top w:val="none" w:color="auto" w:sz="0" w:space="0"/>
          <w:left w:val="none" w:color="auto" w:sz="0" w:space="0"/>
          <w:bottom w:val="none" w:color="auto" w:sz="0" w:space="0"/>
          <w:right w:val="none" w:color="auto" w:sz="0" w:space="0"/>
          <w:between w:val="none" w:color="auto" w:sz="0" w:space="0"/>
        </w:pBdr>
        <w:ind w:left="720" w:hanging="360"/>
        <w:jc w:val="both"/>
        <w:rPr>
          <w:color w:val="000000"/>
          <w:highlight w:val="yellow"/>
        </w:rPr>
      </w:pPr>
      <w:r>
        <w:rPr>
          <w:color w:val="000000"/>
          <w:highlight w:val="yellow"/>
          <w:rtl w:val="0"/>
        </w:rPr>
        <w:t>=5,00,000,000* 1.5%*(336/365)</w:t>
      </w:r>
    </w:p>
    <w:p w14:paraId="000001C9">
      <w:pPr>
        <w:jc w:val="both"/>
        <w:rPr>
          <w:rFonts w:ascii="Aptos Narrow" w:hAnsi="Aptos Narrow" w:eastAsia="Aptos Narrow" w:cs="Aptos Narrow"/>
          <w:color w:val="000000"/>
        </w:rPr>
      </w:pPr>
      <w:r>
        <w:rPr>
          <w:rtl w:val="0"/>
        </w:rPr>
        <w:t xml:space="preserve">      </w:t>
      </w:r>
      <w:r>
        <w:rPr>
          <w:rtl w:val="0"/>
        </w:rPr>
        <w:tab/>
      </w:r>
      <w:r>
        <w:rPr>
          <w:rtl w:val="0"/>
        </w:rPr>
        <w:t xml:space="preserve"> CG Fees= </w:t>
      </w:r>
      <w:r>
        <w:rPr>
          <w:rFonts w:ascii="Aptos Narrow" w:hAnsi="Aptos Narrow" w:eastAsia="Aptos Narrow" w:cs="Aptos Narrow"/>
          <w:color w:val="000000"/>
          <w:rtl w:val="0"/>
        </w:rPr>
        <w:t xml:space="preserve">Rs 69,04,109.59 </w:t>
      </w:r>
    </w:p>
    <w:p w14:paraId="000001CA">
      <w:pPr>
        <w:ind w:firstLine="720"/>
        <w:jc w:val="both"/>
        <w:rPr>
          <w:b/>
          <w:bCs/>
        </w:rPr>
      </w:pPr>
    </w:p>
    <w:p w14:paraId="000001CB">
      <w:pPr>
        <w:ind w:firstLine="720"/>
        <w:jc w:val="both"/>
        <w:rPr>
          <w:b/>
          <w:bCs/>
        </w:rPr>
      </w:pPr>
      <w:r>
        <w:rPr>
          <w:b/>
          <w:bCs/>
          <w:rtl w:val="0"/>
        </w:rPr>
        <w:t>Tranche 3</w:t>
      </w:r>
    </w:p>
    <w:p w14:paraId="000001CC">
      <w:pPr>
        <w:numPr>
          <w:ilvl w:val="0"/>
          <w:numId w:val="13"/>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rPr>
      </w:pPr>
      <w:r>
        <w:rPr>
          <w:color w:val="000000"/>
          <w:rtl w:val="0"/>
        </w:rPr>
        <w:t xml:space="preserve">Additional Disbursement Amount (D3)– Rs 10 crore </w:t>
      </w:r>
    </w:p>
    <w:p w14:paraId="000001CD">
      <w:pPr>
        <w:numPr>
          <w:ilvl w:val="0"/>
          <w:numId w:val="13"/>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rPr>
      </w:pPr>
      <w:r>
        <w:rPr>
          <w:color w:val="000000"/>
          <w:rtl w:val="0"/>
        </w:rPr>
        <w:t>Disbursement Date- 30/05/2026</w:t>
      </w:r>
    </w:p>
    <w:p w14:paraId="000001CE">
      <w:pPr>
        <w:numPr>
          <w:ilvl w:val="0"/>
          <w:numId w:val="13"/>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rPr>
      </w:pPr>
      <w:r>
        <w:rPr>
          <w:color w:val="000000"/>
          <w:rtl w:val="0"/>
        </w:rPr>
        <w:t>(D1) +(D2) + (D3) - (C) -Already calculated fees (Q1)</w:t>
      </w:r>
    </w:p>
    <w:p w14:paraId="000001CF">
      <w:pPr>
        <w:numPr>
          <w:ilvl w:val="0"/>
          <w:numId w:val="13"/>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rPr>
      </w:pPr>
      <w:r>
        <w:rPr>
          <w:color w:val="000000"/>
          <w:rtl w:val="0"/>
        </w:rPr>
        <w:t>=500000000+400000000+10000000-400000000- 500000000= 100000000 (Q2)</w:t>
      </w:r>
    </w:p>
    <w:p w14:paraId="000001D0">
      <w:pPr>
        <w:numPr>
          <w:ilvl w:val="0"/>
          <w:numId w:val="13"/>
        </w:numPr>
        <w:pBdr>
          <w:top w:val="none" w:color="auto" w:sz="0" w:space="0"/>
          <w:left w:val="none" w:color="auto" w:sz="0" w:space="0"/>
          <w:bottom w:val="none" w:color="auto" w:sz="0" w:space="0"/>
          <w:right w:val="none" w:color="auto" w:sz="0" w:space="0"/>
          <w:between w:val="none" w:color="auto" w:sz="0" w:space="0"/>
        </w:pBdr>
        <w:spacing w:after="0"/>
        <w:ind w:left="720" w:hanging="360"/>
        <w:jc w:val="both"/>
        <w:rPr>
          <w:color w:val="000000"/>
        </w:rPr>
      </w:pPr>
      <w:r>
        <w:rPr>
          <w:color w:val="000000"/>
          <w:rtl w:val="0"/>
        </w:rPr>
        <w:t xml:space="preserve">CG Fees =Q2*1.5%*(No of days from Date of disbursement till end of FY/No of days in FY) </w:t>
      </w:r>
    </w:p>
    <w:p w14:paraId="000001D1">
      <w:pPr>
        <w:numPr>
          <w:ilvl w:val="0"/>
          <w:numId w:val="13"/>
        </w:numPr>
        <w:pBdr>
          <w:top w:val="none" w:color="auto" w:sz="0" w:space="0"/>
          <w:left w:val="none" w:color="auto" w:sz="0" w:space="0"/>
          <w:bottom w:val="none" w:color="auto" w:sz="0" w:space="0"/>
          <w:right w:val="none" w:color="auto" w:sz="0" w:space="0"/>
          <w:between w:val="none" w:color="auto" w:sz="0" w:space="0"/>
        </w:pBdr>
        <w:ind w:left="720" w:hanging="360"/>
        <w:jc w:val="both"/>
        <w:rPr>
          <w:color w:val="000000"/>
        </w:rPr>
      </w:pPr>
      <w:r>
        <w:rPr>
          <w:color w:val="000000"/>
          <w:rtl w:val="0"/>
        </w:rPr>
        <w:t>=100000000* 1.5%*(306/365)</w:t>
      </w:r>
    </w:p>
    <w:p w14:paraId="000001D2">
      <w:pPr>
        <w:ind w:firstLine="360"/>
        <w:jc w:val="both"/>
        <w:rPr>
          <w:rFonts w:ascii="Aptos Narrow" w:hAnsi="Aptos Narrow" w:eastAsia="Aptos Narrow" w:cs="Aptos Narrow"/>
          <w:color w:val="000000"/>
        </w:rPr>
      </w:pPr>
      <w:r>
        <w:rPr>
          <w:b/>
          <w:bCs/>
          <w:rtl w:val="0"/>
        </w:rPr>
        <w:t>CG Fees=</w:t>
      </w:r>
      <w:r>
        <w:rPr>
          <w:rFonts w:ascii="Aptos Narrow" w:hAnsi="Aptos Narrow" w:eastAsia="Aptos Narrow" w:cs="Aptos Narrow"/>
          <w:color w:val="000000"/>
          <w:rtl w:val="0"/>
        </w:rPr>
        <w:t xml:space="preserve">Rs    12,57,534.25 </w:t>
      </w:r>
    </w:p>
    <w:p w14:paraId="000001D3">
      <w:pPr>
        <w:spacing w:before="240" w:after="240"/>
        <w:jc w:val="both"/>
        <w:rPr>
          <w:rFonts w:ascii="Aptos Narrow" w:hAnsi="Aptos Narrow" w:eastAsia="Aptos Narrow" w:cs="Aptos Narrow"/>
          <w:b/>
          <w:bCs/>
        </w:rPr>
      </w:pPr>
      <w:bookmarkStart w:id="40" w:name="_heading=h.3iobvgpb4yx8" w:colFirst="0" w:colLast="0"/>
      <w:bookmarkEnd w:id="40"/>
      <w:r>
        <w:rPr>
          <w:b/>
          <w:bCs/>
          <w:rtl w:val="0"/>
        </w:rPr>
        <w:t>Note</w:t>
      </w:r>
      <w:r>
        <w:rPr>
          <w:rtl w:val="0"/>
        </w:rPr>
        <w:t>: For the next 3 years, the interest rate will be 1.5%, and after 3 years, it will be calculated at 1%.</w:t>
      </w:r>
    </w:p>
    <w:p w14:paraId="000001D4">
      <w:pPr>
        <w:pStyle w:val="4"/>
        <w:jc w:val="both"/>
        <w:rPr>
          <w:b/>
          <w:bCs/>
          <w:color w:val="7F7F7F"/>
        </w:rPr>
      </w:pPr>
      <w:bookmarkStart w:id="41" w:name="_heading=h.nl9ms4piewrt" w:colFirst="0" w:colLast="0"/>
      <w:bookmarkEnd w:id="41"/>
    </w:p>
    <w:p w14:paraId="000001D5">
      <w:pPr>
        <w:pStyle w:val="2"/>
        <w:keepLines w:val="0"/>
        <w:pBdr>
          <w:bottom w:val="single" w:color="000000" w:sz="4" w:space="1"/>
        </w:pBdr>
        <w:tabs>
          <w:tab w:val="left" w:pos="443"/>
          <w:tab w:val="left" w:pos="720"/>
        </w:tabs>
        <w:spacing w:before="60" w:after="60" w:line="276" w:lineRule="auto"/>
        <w:rPr>
          <w:b/>
          <w:bCs/>
          <w:color w:val="7F7F7F"/>
          <w:sz w:val="26"/>
          <w:szCs w:val="26"/>
        </w:rPr>
      </w:pPr>
      <w:r>
        <w:rPr>
          <w:b/>
          <w:bCs/>
          <w:color w:val="7F7F7F"/>
          <w:sz w:val="26"/>
          <w:szCs w:val="26"/>
          <w:rtl w:val="0"/>
        </w:rPr>
        <w:t>1.11 New Disbursement Eligibility Criteria Check/ Business Validation:</w:t>
      </w:r>
    </w:p>
    <w:p w14:paraId="000001D6">
      <w:pPr>
        <w:jc w:val="both"/>
        <w:rPr>
          <w:rFonts w:ascii="Aptos Narrow" w:hAnsi="Aptos Narrow" w:eastAsia="Aptos Narrow" w:cs="Aptos Narrow"/>
          <w:b/>
          <w:bCs/>
        </w:rPr>
      </w:pPr>
    </w:p>
    <w:p w14:paraId="000001D7">
      <w:pPr>
        <w:jc w:val="both"/>
        <w:rPr>
          <w:highlight w:val="yellow"/>
        </w:rPr>
      </w:pPr>
      <w:r>
        <w:rPr>
          <w:rtl w:val="0"/>
        </w:rPr>
        <w:t>Following checks are performed on each MLI Loan Accounts to ascertain their eligibility for issuing credit guarantees. Approved Input files will be processed for each record and the record will be</w:t>
      </w:r>
      <w:r>
        <w:rPr>
          <w:highlight w:val="yellow"/>
          <w:rtl w:val="0"/>
        </w:rPr>
        <w:t xml:space="preserve"> </w:t>
      </w:r>
      <w:r>
        <w:rPr>
          <w:i/>
          <w:iCs/>
          <w:highlight w:val="yellow"/>
          <w:u w:val="single"/>
          <w:rtl w:val="0"/>
        </w:rPr>
        <w:t>Accepted if</w:t>
      </w:r>
      <w:r>
        <w:rPr>
          <w:highlight w:val="yellow"/>
          <w:rtl w:val="0"/>
        </w:rPr>
        <w:t>:</w:t>
      </w:r>
    </w:p>
    <w:p w14:paraId="000001D8">
      <w:pPr>
        <w:spacing w:after="0"/>
        <w:jc w:val="both"/>
        <w:rPr>
          <w:highlight w:val="yellow"/>
        </w:rPr>
      </w:pPr>
    </w:p>
    <w:p w14:paraId="000001D9">
      <w:pPr>
        <w:numPr>
          <w:ilvl w:val="0"/>
          <w:numId w:val="14"/>
        </w:numPr>
        <w:spacing w:after="0"/>
        <w:ind w:left="720" w:hanging="360"/>
      </w:pPr>
      <w:r>
        <w:rPr>
          <w:rtl w:val="0"/>
        </w:rPr>
        <w:t>The ‘Loan Account Number’ and CGPAN specified DOES EXISTs in the SURGE System Database The combination of Loan Account number + CGPAN to be used for updating disbursement data</w:t>
      </w:r>
    </w:p>
    <w:p w14:paraId="000001DA">
      <w:pPr>
        <w:numPr>
          <w:ilvl w:val="0"/>
          <w:numId w:val="14"/>
        </w:numPr>
        <w:spacing w:after="0"/>
        <w:ind w:left="720" w:hanging="360"/>
      </w:pPr>
      <w:r>
        <w:rPr>
          <w:rtl w:val="0"/>
        </w:rPr>
        <w:t xml:space="preserve">Records in the same input file presented by MLI could have repeated/same account number; this is an accepted scenario. </w:t>
      </w:r>
    </w:p>
    <w:p w14:paraId="000001DB">
      <w:pPr>
        <w:numPr>
          <w:ilvl w:val="0"/>
          <w:numId w:val="14"/>
        </w:numPr>
        <w:spacing w:after="0" w:line="278" w:lineRule="auto"/>
        <w:ind w:left="720" w:hanging="360"/>
        <w:jc w:val="both"/>
      </w:pPr>
      <w:r>
        <w:rPr>
          <w:rtl w:val="0"/>
        </w:rPr>
        <w:t>Disbursement amount should be equal and less than the sanction amount.</w:t>
      </w:r>
    </w:p>
    <w:p w14:paraId="000001DC">
      <w:pPr>
        <w:numPr>
          <w:ilvl w:val="0"/>
          <w:numId w:val="14"/>
        </w:numPr>
        <w:spacing w:after="0" w:line="278" w:lineRule="auto"/>
        <w:ind w:left="720" w:hanging="360"/>
        <w:jc w:val="both"/>
      </w:pPr>
      <w:r>
        <w:rPr>
          <w:rtl w:val="0"/>
        </w:rPr>
        <w:t>Disbursement date should be equal and greater than sanction date and not greater than current system date.</w:t>
      </w:r>
    </w:p>
    <w:p w14:paraId="000001DD">
      <w:pPr>
        <w:numPr>
          <w:ilvl w:val="0"/>
          <w:numId w:val="14"/>
        </w:numPr>
        <w:spacing w:line="278" w:lineRule="auto"/>
        <w:ind w:left="720" w:hanging="360"/>
        <w:jc w:val="both"/>
      </w:pPr>
      <w:r>
        <w:rPr>
          <w:rtl w:val="0"/>
        </w:rPr>
        <w:t>Disbursement details to be uploaded on the portal within 7 days of the disbursement date.</w:t>
      </w:r>
    </w:p>
    <w:p w14:paraId="000001DE">
      <w:pPr>
        <w:spacing w:before="240" w:line="278" w:lineRule="auto"/>
        <w:ind w:left="360" w:firstLine="0"/>
        <w:jc w:val="both"/>
      </w:pPr>
      <w:r>
        <w:rPr>
          <w:rtl w:val="0"/>
        </w:rPr>
        <w:t>Note: If any disbursement date is in the same FY of sanction date, No CG FEE to be calculated. All disbursement amount and separate date to be stored.</w:t>
      </w:r>
    </w:p>
    <w:p w14:paraId="000001DF">
      <w:pPr>
        <w:spacing w:after="0" w:line="240" w:lineRule="auto"/>
        <w:rPr>
          <w:rFonts w:ascii="Aptos Narrow" w:hAnsi="Aptos Narrow" w:eastAsia="Aptos Narrow" w:cs="Aptos Narrow"/>
        </w:rPr>
      </w:pPr>
    </w:p>
    <w:p w14:paraId="000001E0">
      <w:pPr>
        <w:pStyle w:val="3"/>
        <w:rPr>
          <w:b/>
          <w:bCs/>
          <w:color w:val="7F7F7F"/>
          <w:sz w:val="26"/>
          <w:szCs w:val="26"/>
          <w:u w:val="single"/>
        </w:rPr>
      </w:pPr>
      <w:bookmarkStart w:id="42" w:name="_heading=h.7smq97dfc961" w:colFirst="0" w:colLast="0"/>
      <w:bookmarkEnd w:id="42"/>
      <w:r>
        <w:rPr>
          <w:b/>
          <w:bCs/>
          <w:color w:val="7F7F7F"/>
          <w:sz w:val="26"/>
          <w:szCs w:val="26"/>
          <w:u w:val="single"/>
          <w:rtl w:val="0"/>
        </w:rPr>
        <w:t>1.11.1 Disbursement Roles:</w:t>
      </w:r>
    </w:p>
    <w:p w14:paraId="000001E1">
      <w:pPr>
        <w:spacing w:after="0" w:line="240" w:lineRule="auto"/>
        <w:rPr>
          <w:sz w:val="24"/>
          <w:szCs w:val="24"/>
        </w:rPr>
      </w:pPr>
    </w:p>
    <w:p w14:paraId="000001E2">
      <w:pPr>
        <w:numPr>
          <w:ilvl w:val="0"/>
          <w:numId w:val="11"/>
        </w:numPr>
        <w:spacing w:after="0" w:line="240" w:lineRule="auto"/>
        <w:ind w:left="720" w:hanging="360"/>
      </w:pPr>
      <w:r>
        <w:rPr>
          <w:rtl w:val="0"/>
        </w:rPr>
        <w:t>MLI Creator- Upload</w:t>
      </w:r>
    </w:p>
    <w:p w14:paraId="000001E3">
      <w:pPr>
        <w:numPr>
          <w:ilvl w:val="0"/>
          <w:numId w:val="11"/>
        </w:numPr>
        <w:spacing w:line="278" w:lineRule="auto"/>
        <w:ind w:left="720" w:hanging="360"/>
        <w:jc w:val="both"/>
      </w:pPr>
      <w:r>
        <w:rPr>
          <w:rtl w:val="0"/>
        </w:rPr>
        <w:t>MLI Approver- Approve/Reject</w:t>
      </w:r>
    </w:p>
    <w:p w14:paraId="000001E4">
      <w:pPr>
        <w:jc w:val="both"/>
      </w:pPr>
      <w:bookmarkStart w:id="43" w:name="_heading=h.62nr9qawgns0" w:colFirst="0" w:colLast="0"/>
      <w:bookmarkEnd w:id="43"/>
    </w:p>
    <w:p w14:paraId="000001E5">
      <w:pPr>
        <w:pStyle w:val="2"/>
        <w:keepLines w:val="0"/>
        <w:pBdr>
          <w:bottom w:val="single" w:color="000000" w:sz="4" w:space="1"/>
        </w:pBdr>
        <w:tabs>
          <w:tab w:val="left" w:pos="0"/>
          <w:tab w:val="left" w:pos="720"/>
        </w:tabs>
        <w:spacing w:before="60" w:after="60" w:line="276" w:lineRule="auto"/>
        <w:rPr>
          <w:b/>
          <w:bCs/>
          <w:color w:val="7F7F7F"/>
          <w:sz w:val="26"/>
          <w:szCs w:val="26"/>
        </w:rPr>
      </w:pPr>
      <w:r>
        <w:rPr>
          <w:b/>
          <w:bCs/>
          <w:color w:val="7F7F7F"/>
          <w:sz w:val="26"/>
          <w:szCs w:val="26"/>
          <w:rtl w:val="0"/>
        </w:rPr>
        <w:t>1.12 Disbursement File Upload Functional Flow</w:t>
      </w:r>
    </w:p>
    <w:p w14:paraId="000001E6">
      <w:pPr>
        <w:numPr>
          <w:ilvl w:val="0"/>
          <w:numId w:val="9"/>
        </w:numPr>
        <w:ind w:left="630" w:hanging="360"/>
        <w:jc w:val="both"/>
        <w:rPr>
          <w:b/>
          <w:bCs/>
        </w:rPr>
      </w:pPr>
      <w:bookmarkStart w:id="44" w:name="_heading=h.10i39ru9hnbc" w:colFirst="0" w:colLast="0"/>
      <w:bookmarkEnd w:id="44"/>
      <w:r>
        <w:rPr>
          <w:b/>
          <w:bCs/>
          <w:u w:val="single"/>
          <w:rtl w:val="0"/>
        </w:rPr>
        <w:t xml:space="preserve">Columns/Headers Match Validation </w:t>
      </w:r>
      <w:r>
        <w:rPr>
          <w:b/>
          <w:bCs/>
          <w:i/>
          <w:iCs/>
          <w:u w:val="single"/>
          <w:rtl w:val="0"/>
        </w:rPr>
        <w:t>(MSME MLI Creator)</w:t>
      </w:r>
      <w:r>
        <w:rPr>
          <w:b/>
          <w:bCs/>
          <w:u w:val="single"/>
          <w:rtl w:val="0"/>
        </w:rPr>
        <w:t xml:space="preserve">:  </w:t>
      </w:r>
    </w:p>
    <w:p w14:paraId="000001E7">
      <w:pPr>
        <w:jc w:val="both"/>
      </w:pPr>
      <w:r>
        <w:rPr>
          <w:rtl w:val="0"/>
        </w:rPr>
        <w:t xml:space="preserve">             MSME MLI Creator needs to upload the Disbursement Excel File upload through Input File </w:t>
      </w:r>
    </w:p>
    <w:p w14:paraId="000001E8">
      <w:pPr>
        <w:jc w:val="both"/>
      </w:pPr>
      <w:bookmarkStart w:id="45" w:name="_heading=h.f9r2k9l1nmlf" w:colFirst="0" w:colLast="0"/>
      <w:bookmarkEnd w:id="45"/>
      <w:r>
        <w:rPr>
          <w:rtl w:val="0"/>
        </w:rPr>
        <w:t xml:space="preserve">             management module by selecting the Disbursement dropdown under Input File Management. </w:t>
      </w:r>
    </w:p>
    <w:p w14:paraId="000001E9">
      <w:pPr>
        <w:jc w:val="both"/>
      </w:pPr>
      <w:bookmarkStart w:id="46" w:name="_heading=h.mfcarwtm1wfu" w:colFirst="0" w:colLast="0"/>
      <w:bookmarkEnd w:id="46"/>
      <w:r>
        <w:rPr>
          <w:rtl w:val="0"/>
        </w:rPr>
        <w:t xml:space="preserve">             Applications first match the disbursement bulk upload column headers and upon successful   </w:t>
      </w:r>
    </w:p>
    <w:p w14:paraId="000001EA">
      <w:pPr>
        <w:jc w:val="both"/>
      </w:pPr>
      <w:bookmarkStart w:id="47" w:name="_heading=h.3wxeg9n8vayy" w:colFirst="0" w:colLast="0"/>
      <w:bookmarkEnd w:id="47"/>
      <w:r>
        <w:rPr>
          <w:rtl w:val="0"/>
        </w:rPr>
        <w:t xml:space="preserve">             validation accepts the bulk upload.</w:t>
      </w:r>
    </w:p>
    <w:p w14:paraId="000001EB">
      <w:pPr>
        <w:jc w:val="both"/>
      </w:pPr>
      <w:bookmarkStart w:id="48" w:name="_heading=h.sk45gil5h0ei" w:colFirst="0" w:colLast="0"/>
      <w:bookmarkEnd w:id="48"/>
    </w:p>
    <w:p w14:paraId="000001EC">
      <w:pPr>
        <w:numPr>
          <w:ilvl w:val="0"/>
          <w:numId w:val="9"/>
        </w:numPr>
        <w:ind w:left="630" w:hanging="360"/>
        <w:jc w:val="both"/>
        <w:rPr>
          <w:b/>
          <w:bCs/>
        </w:rPr>
      </w:pPr>
      <w:r>
        <w:rPr>
          <w:b/>
          <w:bCs/>
          <w:u w:val="single"/>
          <w:rtl w:val="0"/>
        </w:rPr>
        <w:t xml:space="preserve">Valid &amp; Invalid Records </w:t>
      </w:r>
      <w:r>
        <w:rPr>
          <w:b/>
          <w:bCs/>
          <w:i/>
          <w:iCs/>
          <w:u w:val="single"/>
          <w:rtl w:val="0"/>
        </w:rPr>
        <w:t xml:space="preserve">(Row wise validation) </w:t>
      </w:r>
      <w:r>
        <w:rPr>
          <w:b/>
          <w:bCs/>
          <w:u w:val="single"/>
          <w:rtl w:val="0"/>
        </w:rPr>
        <w:t xml:space="preserve">:  </w:t>
      </w:r>
    </w:p>
    <w:p w14:paraId="000001ED">
      <w:pPr>
        <w:jc w:val="both"/>
      </w:pPr>
      <w:r>
        <w:rPr>
          <w:b/>
          <w:bCs/>
          <w:rtl w:val="0"/>
        </w:rPr>
        <w:t xml:space="preserve">             </w:t>
      </w:r>
      <w:r>
        <w:rPr>
          <w:rtl w:val="0"/>
        </w:rPr>
        <w:t xml:space="preserve">Post CG bulk upload column headers validation , application accepts the bulk upload uploaded by    </w:t>
      </w:r>
    </w:p>
    <w:p w14:paraId="000001EE">
      <w:pPr>
        <w:ind w:right="-630"/>
        <w:jc w:val="both"/>
      </w:pPr>
      <w:r>
        <w:rPr>
          <w:rtl w:val="0"/>
        </w:rPr>
        <w:t xml:space="preserve">             the MLI creator and a service will run which will check the row wise records validation and after    </w:t>
      </w:r>
    </w:p>
    <w:p w14:paraId="000001EF">
      <w:pPr>
        <w:ind w:right="-360"/>
        <w:jc w:val="both"/>
      </w:pPr>
      <w:r>
        <w:rPr>
          <w:rtl w:val="0"/>
        </w:rPr>
        <w:t xml:space="preserve">             successfully processed it will show the valid , invalid records mapped under respective excels in the    </w:t>
      </w:r>
    </w:p>
    <w:p w14:paraId="000001F0">
      <w:pPr>
        <w:jc w:val="both"/>
      </w:pPr>
      <w:r>
        <w:rPr>
          <w:rtl w:val="0"/>
        </w:rPr>
        <w:t xml:space="preserve">             right side of the screen along with a number of row counts.</w:t>
      </w:r>
    </w:p>
    <w:p w14:paraId="000001F1">
      <w:pPr>
        <w:jc w:val="both"/>
      </w:pPr>
    </w:p>
    <w:p w14:paraId="000001F2">
      <w:pPr>
        <w:numPr>
          <w:ilvl w:val="0"/>
          <w:numId w:val="9"/>
        </w:numPr>
        <w:ind w:left="630" w:hanging="360"/>
        <w:jc w:val="both"/>
        <w:rPr>
          <w:b/>
          <w:bCs/>
        </w:rPr>
      </w:pPr>
      <w:r>
        <w:rPr>
          <w:b/>
          <w:bCs/>
          <w:u w:val="single"/>
          <w:rtl w:val="0"/>
        </w:rPr>
        <w:t xml:space="preserve">Send for approval </w:t>
      </w:r>
      <w:r>
        <w:rPr>
          <w:b/>
          <w:bCs/>
          <w:i/>
          <w:iCs/>
          <w:u w:val="single"/>
          <w:rtl w:val="0"/>
        </w:rPr>
        <w:t>( Only Validated records)</w:t>
      </w:r>
      <w:r>
        <w:rPr>
          <w:i/>
          <w:iCs/>
          <w:u w:val="single"/>
          <w:rtl w:val="0"/>
        </w:rPr>
        <w:t xml:space="preserve"> (MSME MLI Creator)</w:t>
      </w:r>
      <w:r>
        <w:rPr>
          <w:b/>
          <w:bCs/>
          <w:u w:val="single"/>
          <w:rtl w:val="0"/>
        </w:rPr>
        <w:t xml:space="preserve">: </w:t>
      </w:r>
    </w:p>
    <w:p w14:paraId="000001F3">
      <w:pPr>
        <w:jc w:val="both"/>
      </w:pPr>
      <w:r>
        <w:rPr>
          <w:b/>
          <w:bCs/>
          <w:rtl w:val="0"/>
        </w:rPr>
        <w:t xml:space="preserve">             </w:t>
      </w:r>
      <w:r>
        <w:rPr>
          <w:rtl w:val="0"/>
        </w:rPr>
        <w:t xml:space="preserve"> MSME MLI creator will be able to send validated data for approval to MLI approval. </w:t>
      </w:r>
    </w:p>
    <w:p w14:paraId="000001F4">
      <w:pPr>
        <w:jc w:val="both"/>
      </w:pPr>
    </w:p>
    <w:p w14:paraId="000001F5">
      <w:pPr>
        <w:numPr>
          <w:ilvl w:val="0"/>
          <w:numId w:val="9"/>
        </w:numPr>
        <w:ind w:left="630" w:hanging="360"/>
        <w:jc w:val="both"/>
        <w:rPr>
          <w:b/>
          <w:bCs/>
        </w:rPr>
      </w:pPr>
      <w:r>
        <w:rPr>
          <w:b/>
          <w:bCs/>
          <w:u w:val="single"/>
          <w:rtl w:val="0"/>
        </w:rPr>
        <w:t>MLI Approver Take Action on CG File:</w:t>
      </w:r>
    </w:p>
    <w:p w14:paraId="000001F6">
      <w:pPr>
        <w:jc w:val="both"/>
      </w:pPr>
      <w:r>
        <w:rPr>
          <w:b/>
          <w:bCs/>
          <w:rtl w:val="0"/>
        </w:rPr>
        <w:t xml:space="preserve">              </w:t>
      </w:r>
      <w:r>
        <w:rPr>
          <w:rtl w:val="0"/>
        </w:rPr>
        <w:t xml:space="preserve">MLI Approver will be able to take actions such as Accept/Reject on the CG File shared by    </w:t>
      </w:r>
    </w:p>
    <w:p w14:paraId="000001F7">
      <w:pPr>
        <w:jc w:val="both"/>
        <w:rPr>
          <w:b/>
          <w:bCs/>
        </w:rPr>
      </w:pPr>
      <w:bookmarkStart w:id="49" w:name="_heading=h.36tnoggtj0wz" w:colFirst="0" w:colLast="0"/>
      <w:bookmarkEnd w:id="49"/>
      <w:r>
        <w:rPr>
          <w:rtl w:val="0"/>
        </w:rPr>
        <w:t xml:space="preserve">              the MLI Creator. On successful approval , status will be changed to the process.</w:t>
      </w:r>
    </w:p>
    <w:p w14:paraId="000001F8">
      <w:pPr>
        <w:jc w:val="both"/>
        <w:rPr>
          <w:b/>
          <w:bCs/>
          <w:u w:val="single"/>
        </w:rPr>
      </w:pPr>
    </w:p>
    <w:p w14:paraId="000001F9">
      <w:pPr>
        <w:numPr>
          <w:ilvl w:val="0"/>
          <w:numId w:val="13"/>
        </w:numPr>
        <w:pBdr>
          <w:top w:val="none" w:color="auto" w:sz="0" w:space="0"/>
          <w:left w:val="none" w:color="auto" w:sz="0" w:space="0"/>
          <w:bottom w:val="none" w:color="auto" w:sz="0" w:space="0"/>
          <w:right w:val="none" w:color="auto" w:sz="0" w:space="0"/>
          <w:between w:val="none" w:color="auto" w:sz="0" w:space="0"/>
        </w:pBdr>
        <w:ind w:left="720" w:hanging="360"/>
        <w:jc w:val="both"/>
        <w:rPr>
          <w:b/>
          <w:bCs/>
          <w:u w:val="single"/>
        </w:rPr>
      </w:pPr>
      <w:bookmarkStart w:id="50" w:name="_heading=h.b5y6ee4x9c61" w:colFirst="0" w:colLast="0"/>
      <w:bookmarkEnd w:id="50"/>
      <w:r>
        <w:rPr>
          <w:b/>
          <w:bCs/>
          <w:u w:val="single"/>
          <w:rtl w:val="0"/>
        </w:rPr>
        <w:t>Payment Integration</w:t>
      </w:r>
    </w:p>
    <w:p w14:paraId="000001FA">
      <w:pPr>
        <w:ind w:left="720" w:firstLine="0"/>
        <w:jc w:val="both"/>
        <w:rPr>
          <w:b/>
          <w:bCs/>
          <w:color w:val="7F7F7F"/>
          <w:sz w:val="26"/>
          <w:szCs w:val="26"/>
        </w:rPr>
      </w:pPr>
      <w:r>
        <w:rPr>
          <w:rtl w:val="0"/>
        </w:rPr>
        <w:t>MLIs are required to pay CG Fee for the cases where disbursement and sanction is not in same FY through VAN</w:t>
      </w:r>
    </w:p>
    <w:p w14:paraId="000001FB">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51" w:name="_heading=h.tprys6tpwwi" w:colFirst="0" w:colLast="0"/>
      <w:bookmarkEnd w:id="51"/>
    </w:p>
    <w:p w14:paraId="000001FC">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52" w:name="_heading=h.bvcamlvd2oo3" w:colFirst="0" w:colLast="0"/>
      <w:bookmarkEnd w:id="52"/>
      <w:r>
        <w:rPr>
          <w:b/>
          <w:bCs/>
          <w:color w:val="7F7F7F"/>
          <w:sz w:val="26"/>
          <w:szCs w:val="26"/>
          <w:rtl w:val="0"/>
        </w:rPr>
        <w:t xml:space="preserve">1.14 Allotting Credit Guarantee Unique Identifiers - CGPAN </w:t>
      </w:r>
      <w:r>
        <w:rPr>
          <w:b/>
          <w:bCs/>
          <w:color w:val="7F7F7F"/>
          <w:sz w:val="26"/>
          <w:szCs w:val="26"/>
          <w:rtl w:val="0"/>
        </w:rPr>
        <w:tab/>
      </w:r>
    </w:p>
    <w:p w14:paraId="000001FD">
      <w:pPr>
        <w:jc w:val="both"/>
      </w:pPr>
      <w:bookmarkStart w:id="53" w:name="_heading=h.f1nil5ibc5zp" w:colFirst="0" w:colLast="0"/>
      <w:bookmarkEnd w:id="53"/>
      <w:r>
        <w:rPr>
          <w:rtl w:val="0"/>
        </w:rPr>
        <w:t xml:space="preserve">The eligible records system allocates a unique identification number to the processed loan account, called CGPAN – Credit Guarantee Permanent Account Number, for traceability and management of CG in the SURGE system. </w:t>
      </w:r>
    </w:p>
    <w:p w14:paraId="000001FE">
      <w:pPr>
        <w:jc w:val="both"/>
      </w:pPr>
      <w:r>
        <w:rPr>
          <w:rtl w:val="0"/>
        </w:rPr>
        <w:t xml:space="preserve">CGPAN follows a specific format: </w:t>
      </w:r>
    </w:p>
    <w:p w14:paraId="000001FF">
      <w:pPr>
        <w:jc w:val="both"/>
        <w:rPr>
          <w:b/>
          <w:bCs/>
        </w:rPr>
      </w:pPr>
      <w:r>
        <w:rPr>
          <w:b/>
          <w:bCs/>
          <w:rtl w:val="0"/>
        </w:rPr>
        <w:t>CGPAN Format for General Scheme:</w:t>
      </w:r>
    </w:p>
    <w:p w14:paraId="00000200">
      <w:pPr>
        <w:jc w:val="both"/>
        <w:rPr>
          <w:b/>
          <w:bCs/>
        </w:rPr>
      </w:pPr>
    </w:p>
    <w:p w14:paraId="00000201">
      <w:pPr>
        <w:jc w:val="both"/>
      </w:pPr>
      <w:r>
        <mc:AlternateContent>
          <mc:Choice Requires="wpg">
            <w:drawing>
              <wp:inline distT="0" distB="0" distL="0" distR="0">
                <wp:extent cx="5486400" cy="1262380"/>
                <wp:effectExtent l="0" t="0" r="0" b="0"/>
                <wp:docPr id="1665250808" name="Group 1665250808"/>
                <wp:cNvGraphicFramePr/>
                <a:graphic xmlns:a="http://schemas.openxmlformats.org/drawingml/2006/main">
                  <a:graphicData uri="http://schemas.microsoft.com/office/word/2010/wordprocessingGroup">
                    <wpg:wgp>
                      <wpg:cNvGrpSpPr/>
                      <wpg:grpSpPr>
                        <a:xfrm>
                          <a:off x="2602800" y="3148775"/>
                          <a:ext cx="5486400" cy="1262442"/>
                          <a:chOff x="2602800" y="3148775"/>
                          <a:chExt cx="5486400" cy="1262450"/>
                        </a:xfrm>
                      </wpg:grpSpPr>
                      <wpg:grpSp>
                        <wpg:cNvPr id="56" name="Group 56"/>
                        <wpg:cNvGrpSpPr/>
                        <wpg:grpSpPr>
                          <a:xfrm>
                            <a:off x="2602800" y="3148779"/>
                            <a:ext cx="5486400" cy="1262442"/>
                            <a:chOff x="2602800" y="3148775"/>
                            <a:chExt cx="5486400" cy="1262450"/>
                          </a:xfrm>
                        </wpg:grpSpPr>
                        <wps:wsp>
                          <wps:cNvPr id="57" name="Shape 3"/>
                          <wps:cNvSpPr/>
                          <wps:spPr>
                            <a:xfrm>
                              <a:off x="2602800" y="3148775"/>
                              <a:ext cx="5486400" cy="1262450"/>
                            </a:xfrm>
                            <a:prstGeom prst="rect">
                              <a:avLst/>
                            </a:prstGeom>
                            <a:noFill/>
                            <a:ln>
                              <a:noFill/>
                            </a:ln>
                          </wps:spPr>
                          <wps:txbx>
                            <w:txbxContent>
                              <w:p w14:paraId="133EF7CB">
                                <w:pPr>
                                  <w:spacing w:before="0" w:after="0" w:line="240" w:lineRule="auto"/>
                                  <w:ind w:left="0" w:right="0" w:firstLine="0"/>
                                  <w:jc w:val="left"/>
                                </w:pPr>
                              </w:p>
                            </w:txbxContent>
                          </wps:txbx>
                          <wps:bodyPr spcFirstLastPara="1" wrap="square" lIns="91425" tIns="91425" rIns="91425" bIns="91425" anchor="ctr" anchorCtr="0">
                            <a:noAutofit/>
                          </wps:bodyPr>
                        </wps:wsp>
                        <wpg:grpSp>
                          <wpg:cNvPr id="58" name="Group 58"/>
                          <wpg:cNvGrpSpPr/>
                          <wpg:grpSpPr>
                            <a:xfrm>
                              <a:off x="2602800" y="3148779"/>
                              <a:ext cx="5486400" cy="1262442"/>
                              <a:chOff x="2602800" y="3157175"/>
                              <a:chExt cx="5486400" cy="1245650"/>
                            </a:xfrm>
                          </wpg:grpSpPr>
                          <wps:wsp>
                            <wps:cNvPr id="59" name="Shape 45"/>
                            <wps:cNvSpPr/>
                            <wps:spPr>
                              <a:xfrm>
                                <a:off x="2602800" y="3157175"/>
                                <a:ext cx="5486400" cy="1245650"/>
                              </a:xfrm>
                              <a:prstGeom prst="rect">
                                <a:avLst/>
                              </a:prstGeom>
                              <a:noFill/>
                              <a:ln>
                                <a:noFill/>
                              </a:ln>
                            </wps:spPr>
                            <wps:txbx>
                              <w:txbxContent>
                                <w:p w14:paraId="57380C2D">
                                  <w:pPr>
                                    <w:spacing w:before="0" w:after="0" w:line="240" w:lineRule="auto"/>
                                    <w:ind w:left="0" w:right="0" w:firstLine="0"/>
                                    <w:jc w:val="left"/>
                                  </w:pPr>
                                </w:p>
                              </w:txbxContent>
                            </wps:txbx>
                            <wps:bodyPr spcFirstLastPara="1" wrap="square" lIns="91425" tIns="91425" rIns="91425" bIns="91425" anchor="ctr" anchorCtr="0">
                              <a:noAutofit/>
                            </wps:bodyPr>
                          </wps:wsp>
                          <wpg:grpSp>
                            <wpg:cNvPr id="60" name="Group 60"/>
                            <wpg:cNvGrpSpPr/>
                            <wpg:grpSpPr>
                              <a:xfrm>
                                <a:off x="2602800" y="3157194"/>
                                <a:ext cx="5486400" cy="1245612"/>
                                <a:chOff x="2602800" y="3157175"/>
                                <a:chExt cx="5486400" cy="1245650"/>
                              </a:xfrm>
                            </wpg:grpSpPr>
                            <wps:wsp>
                              <wps:cNvPr id="61" name="Shape 47"/>
                              <wps:cNvSpPr/>
                              <wps:spPr>
                                <a:xfrm>
                                  <a:off x="2602800" y="3157175"/>
                                  <a:ext cx="5486400" cy="1245650"/>
                                </a:xfrm>
                                <a:prstGeom prst="rect">
                                  <a:avLst/>
                                </a:prstGeom>
                                <a:noFill/>
                                <a:ln>
                                  <a:noFill/>
                                </a:ln>
                              </wps:spPr>
                              <wps:txbx>
                                <w:txbxContent>
                                  <w:p w14:paraId="748F432D">
                                    <w:pPr>
                                      <w:spacing w:before="0" w:after="0" w:line="240" w:lineRule="auto"/>
                                      <w:ind w:left="0" w:right="0" w:firstLine="0"/>
                                      <w:jc w:val="left"/>
                                    </w:pPr>
                                  </w:p>
                                </w:txbxContent>
                              </wps:txbx>
                              <wps:bodyPr spcFirstLastPara="1" wrap="square" lIns="91425" tIns="91425" rIns="91425" bIns="91425" anchor="ctr" anchorCtr="0">
                                <a:noAutofit/>
                              </wps:bodyPr>
                            </wps:wsp>
                            <wpg:grpSp>
                              <wpg:cNvPr id="62" name="Group 62"/>
                              <wpg:cNvGrpSpPr/>
                              <wpg:grpSpPr>
                                <a:xfrm>
                                  <a:off x="2602800" y="3157194"/>
                                  <a:ext cx="5486400" cy="1245612"/>
                                  <a:chOff x="2602800" y="3157175"/>
                                  <a:chExt cx="5486400" cy="1245650"/>
                                </a:xfrm>
                              </wpg:grpSpPr>
                              <wps:wsp>
                                <wps:cNvPr id="63" name="Shape 49"/>
                                <wps:cNvSpPr/>
                                <wps:spPr>
                                  <a:xfrm>
                                    <a:off x="2602800" y="3157175"/>
                                    <a:ext cx="5486400" cy="1245650"/>
                                  </a:xfrm>
                                  <a:prstGeom prst="rect">
                                    <a:avLst/>
                                  </a:prstGeom>
                                  <a:noFill/>
                                  <a:ln>
                                    <a:noFill/>
                                  </a:ln>
                                </wps:spPr>
                                <wps:txbx>
                                  <w:txbxContent>
                                    <w:p w14:paraId="1CB1E714">
                                      <w:pPr>
                                        <w:spacing w:before="0" w:after="0" w:line="240" w:lineRule="auto"/>
                                        <w:ind w:left="0" w:right="0" w:firstLine="0"/>
                                        <w:jc w:val="left"/>
                                      </w:pPr>
                                    </w:p>
                                  </w:txbxContent>
                                </wps:txbx>
                                <wps:bodyPr spcFirstLastPara="1" wrap="square" lIns="91425" tIns="91425" rIns="91425" bIns="91425" anchor="ctr" anchorCtr="0">
                                  <a:noAutofit/>
                                </wps:bodyPr>
                              </wps:wsp>
                              <wpg:grpSp>
                                <wpg:cNvPr id="64" name="Group 64"/>
                                <wpg:cNvGrpSpPr/>
                                <wpg:grpSpPr>
                                  <a:xfrm>
                                    <a:off x="2602800" y="3157194"/>
                                    <a:ext cx="5486400" cy="1245612"/>
                                    <a:chOff x="2602800" y="3157175"/>
                                    <a:chExt cx="5486400" cy="1245650"/>
                                  </a:xfrm>
                                </wpg:grpSpPr>
                                <wps:wsp>
                                  <wps:cNvPr id="65" name="Shape 51"/>
                                  <wps:cNvSpPr/>
                                  <wps:spPr>
                                    <a:xfrm>
                                      <a:off x="2602800" y="3157175"/>
                                      <a:ext cx="5486400" cy="1245650"/>
                                    </a:xfrm>
                                    <a:prstGeom prst="rect">
                                      <a:avLst/>
                                    </a:prstGeom>
                                    <a:noFill/>
                                    <a:ln>
                                      <a:noFill/>
                                    </a:ln>
                                  </wps:spPr>
                                  <wps:txbx>
                                    <w:txbxContent>
                                      <w:p w14:paraId="7110D950">
                                        <w:pPr>
                                          <w:spacing w:before="0" w:after="0" w:line="240" w:lineRule="auto"/>
                                          <w:ind w:left="0" w:right="0" w:firstLine="0"/>
                                          <w:jc w:val="left"/>
                                        </w:pPr>
                                      </w:p>
                                    </w:txbxContent>
                                  </wps:txbx>
                                  <wps:bodyPr spcFirstLastPara="1" wrap="square" lIns="91425" tIns="91425" rIns="91425" bIns="91425" anchor="ctr" anchorCtr="0">
                                    <a:noAutofit/>
                                  </wps:bodyPr>
                                </wps:wsp>
                                <wpg:grpSp>
                                  <wpg:cNvPr id="66" name="Group 66"/>
                                  <wpg:cNvGrpSpPr/>
                                  <wpg:grpSpPr>
                                    <a:xfrm>
                                      <a:off x="2602800" y="3157194"/>
                                      <a:ext cx="5486400" cy="1245612"/>
                                      <a:chOff x="2602800" y="3157175"/>
                                      <a:chExt cx="5486400" cy="1245650"/>
                                    </a:xfrm>
                                  </wpg:grpSpPr>
                                  <wps:wsp>
                                    <wps:cNvPr id="67" name="Shape 53"/>
                                    <wps:cNvSpPr/>
                                    <wps:spPr>
                                      <a:xfrm>
                                        <a:off x="2602800" y="3157175"/>
                                        <a:ext cx="5486400" cy="1245650"/>
                                      </a:xfrm>
                                      <a:prstGeom prst="rect">
                                        <a:avLst/>
                                      </a:prstGeom>
                                      <a:noFill/>
                                      <a:ln>
                                        <a:noFill/>
                                      </a:ln>
                                    </wps:spPr>
                                    <wps:txbx>
                                      <w:txbxContent>
                                        <w:p w14:paraId="47706CB5">
                                          <w:pPr>
                                            <w:spacing w:before="0" w:after="0" w:line="240" w:lineRule="auto"/>
                                            <w:ind w:left="0" w:right="0" w:firstLine="0"/>
                                            <w:jc w:val="left"/>
                                          </w:pPr>
                                        </w:p>
                                      </w:txbxContent>
                                    </wps:txbx>
                                    <wps:bodyPr spcFirstLastPara="1" wrap="square" lIns="91425" tIns="91425" rIns="91425" bIns="91425" anchor="ctr" anchorCtr="0">
                                      <a:noAutofit/>
                                    </wps:bodyPr>
                                  </wps:wsp>
                                  <wpg:grpSp>
                                    <wpg:cNvPr id="68" name="Group 68"/>
                                    <wpg:cNvGrpSpPr/>
                                    <wpg:grpSpPr>
                                      <a:xfrm>
                                        <a:off x="2602800" y="3157194"/>
                                        <a:ext cx="5486400" cy="1245612"/>
                                        <a:chOff x="2602800" y="3157175"/>
                                        <a:chExt cx="5486400" cy="1245650"/>
                                      </a:xfrm>
                                    </wpg:grpSpPr>
                                    <wps:wsp>
                                      <wps:cNvPr id="69" name="Shape 55"/>
                                      <wps:cNvSpPr/>
                                      <wps:spPr>
                                        <a:xfrm>
                                          <a:off x="2602800" y="3157175"/>
                                          <a:ext cx="5486400" cy="1245650"/>
                                        </a:xfrm>
                                        <a:prstGeom prst="rect">
                                          <a:avLst/>
                                        </a:prstGeom>
                                        <a:noFill/>
                                        <a:ln>
                                          <a:noFill/>
                                        </a:ln>
                                      </wps:spPr>
                                      <wps:txbx>
                                        <w:txbxContent>
                                          <w:p w14:paraId="2F5A7508">
                                            <w:pPr>
                                              <w:spacing w:before="0" w:after="0" w:line="240" w:lineRule="auto"/>
                                              <w:ind w:left="0" w:right="0" w:firstLine="0"/>
                                              <w:jc w:val="left"/>
                                            </w:pPr>
                                          </w:p>
                                        </w:txbxContent>
                                      </wps:txbx>
                                      <wps:bodyPr spcFirstLastPara="1" wrap="square" lIns="91425" tIns="91425" rIns="91425" bIns="91425" anchor="ctr" anchorCtr="0">
                                        <a:noAutofit/>
                                      </wps:bodyPr>
                                    </wps:wsp>
                                    <wpg:grpSp>
                                      <wpg:cNvPr id="70" name="Group 70"/>
                                      <wpg:cNvGrpSpPr/>
                                      <wpg:grpSpPr>
                                        <a:xfrm>
                                          <a:off x="2602800" y="3157194"/>
                                          <a:ext cx="5486400" cy="1245612"/>
                                          <a:chOff x="0" y="0"/>
                                          <a:chExt cx="5490150" cy="1238025"/>
                                        </a:xfrm>
                                      </wpg:grpSpPr>
                                      <wps:wsp>
                                        <wps:cNvPr id="71" name="Shape 57"/>
                                        <wps:cNvSpPr/>
                                        <wps:spPr>
                                          <a:xfrm>
                                            <a:off x="0" y="0"/>
                                            <a:ext cx="5490150" cy="1238025"/>
                                          </a:xfrm>
                                          <a:prstGeom prst="rect">
                                            <a:avLst/>
                                          </a:prstGeom>
                                          <a:noFill/>
                                          <a:ln>
                                            <a:noFill/>
                                          </a:ln>
                                        </wps:spPr>
                                        <wps:txbx>
                                          <w:txbxContent>
                                            <w:p w14:paraId="538B06BA">
                                              <w:pPr>
                                                <w:spacing w:before="0" w:after="0" w:line="240" w:lineRule="auto"/>
                                                <w:ind w:left="0" w:right="0" w:firstLine="0"/>
                                                <w:jc w:val="left"/>
                                              </w:pPr>
                                            </w:p>
                                          </w:txbxContent>
                                        </wps:txbx>
                                        <wps:bodyPr spcFirstLastPara="1" wrap="square" lIns="91425" tIns="91425" rIns="91425" bIns="91425" anchor="ctr" anchorCtr="0">
                                          <a:noAutofit/>
                                        </wps:bodyPr>
                                      </wps:wsp>
                                      <wpg:grpSp>
                                        <wpg:cNvPr id="72" name="Group 72"/>
                                        <wpg:cNvGrpSpPr/>
                                        <wpg:grpSpPr>
                                          <a:xfrm>
                                            <a:off x="0" y="0"/>
                                            <a:ext cx="5486400" cy="1238025"/>
                                            <a:chOff x="0" y="0"/>
                                            <a:chExt cx="5486400" cy="1238025"/>
                                          </a:xfrm>
                                        </wpg:grpSpPr>
                                        <wps:wsp>
                                          <wps:cNvPr id="73" name="Shape 59"/>
                                          <wps:cNvSpPr/>
                                          <wps:spPr>
                                            <a:xfrm>
                                              <a:off x="0" y="0"/>
                                              <a:ext cx="5486400" cy="1238025"/>
                                            </a:xfrm>
                                            <a:prstGeom prst="rect">
                                              <a:avLst/>
                                            </a:prstGeom>
                                            <a:noFill/>
                                            <a:ln>
                                              <a:noFill/>
                                            </a:ln>
                                          </wps:spPr>
                                          <wps:txbx>
                                            <w:txbxContent>
                                              <w:p w14:paraId="1BF4B4DF">
                                                <w:pPr>
                                                  <w:spacing w:before="0" w:after="0" w:line="240" w:lineRule="auto"/>
                                                  <w:ind w:left="0" w:right="0" w:firstLine="0"/>
                                                  <w:jc w:val="left"/>
                                                </w:pPr>
                                              </w:p>
                                            </w:txbxContent>
                                          </wps:txbx>
                                          <wps:bodyPr spcFirstLastPara="1" wrap="square" lIns="91425" tIns="91425" rIns="91425" bIns="91425" anchor="ctr" anchorCtr="0">
                                            <a:noAutofit/>
                                          </wps:bodyPr>
                                        </wps:wsp>
                                        <wps:wsp>
                                          <wps:cNvPr id="74" name="Shape 60"/>
                                          <wps:cNvSpPr/>
                                          <wps:spPr>
                                            <a:xfrm>
                                              <a:off x="1077535" y="56405"/>
                                              <a:ext cx="985800" cy="288000"/>
                                            </a:xfrm>
                                            <a:prstGeom prst="rect">
                                              <a:avLst/>
                                            </a:prstGeom>
                                            <a:solidFill>
                                              <a:schemeClr val="accent2"/>
                                            </a:solidFill>
                                            <a:ln w="12700" cap="flat" cmpd="sng">
                                              <a:solidFill>
                                                <a:schemeClr val="accent2"/>
                                              </a:solidFill>
                                              <a:prstDash val="solid"/>
                                              <a:miter lim="800000"/>
                                              <a:headEnd type="none" w="sm" len="sm"/>
                                              <a:tailEnd type="none" w="sm" len="sm"/>
                                            </a:ln>
                                          </wps:spPr>
                                          <wps:txbx>
                                            <w:txbxContent>
                                              <w:p w14:paraId="40B35F6A">
                                                <w:pPr>
                                                  <w:spacing w:before="0" w:after="0" w:line="240" w:lineRule="auto"/>
                                                  <w:ind w:left="0" w:right="0" w:firstLine="0"/>
                                                  <w:jc w:val="left"/>
                                                </w:pPr>
                                              </w:p>
                                            </w:txbxContent>
                                          </wps:txbx>
                                          <wps:bodyPr spcFirstLastPara="1" wrap="square" lIns="91425" tIns="91425" rIns="91425" bIns="91425" anchor="ctr" anchorCtr="0">
                                            <a:noAutofit/>
                                          </wps:bodyPr>
                                        </wps:wsp>
                                        <wps:wsp>
                                          <wps:cNvPr id="75" name="Shape 61"/>
                                          <wps:cNvSpPr/>
                                          <wps:spPr>
                                            <a:xfrm>
                                              <a:off x="1118357" y="56405"/>
                                              <a:ext cx="985800" cy="288000"/>
                                            </a:xfrm>
                                            <a:prstGeom prst="rect">
                                              <a:avLst/>
                                            </a:prstGeom>
                                            <a:noFill/>
                                            <a:ln>
                                              <a:noFill/>
                                            </a:ln>
                                          </wps:spPr>
                                          <wps:txbx>
                                            <w:txbxContent>
                                              <w:p w14:paraId="7BEEFFD1">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Identifier</w:t>
                                                </w:r>
                                              </w:p>
                                            </w:txbxContent>
                                          </wps:txbx>
                                          <wps:bodyPr spcFirstLastPara="1" wrap="square" lIns="71100" tIns="40625" rIns="71100" bIns="40625" anchor="ctr" anchorCtr="0">
                                            <a:noAutofit/>
                                          </wps:bodyPr>
                                        </wps:wsp>
                                        <wps:wsp>
                                          <wps:cNvPr id="76" name="Shape 62"/>
                                          <wps:cNvSpPr/>
                                          <wps:spPr>
                                            <a:xfrm>
                                              <a:off x="1077535" y="344405"/>
                                              <a:ext cx="985800" cy="837300"/>
                                            </a:xfrm>
                                            <a:prstGeom prst="rect">
                                              <a:avLst/>
                                            </a:prstGeom>
                                            <a:solidFill>
                                              <a:srgbClr val="F7D5CB">
                                                <a:alpha val="86666"/>
                                              </a:srgbClr>
                                            </a:solidFill>
                                            <a:ln w="12700" cap="flat" cmpd="sng">
                                              <a:solidFill>
                                                <a:srgbClr val="F7D5CB">
                                                  <a:alpha val="86666"/>
                                                </a:srgbClr>
                                              </a:solidFill>
                                              <a:prstDash val="solid"/>
                                              <a:miter lim="800000"/>
                                              <a:headEnd type="none" w="sm" len="sm"/>
                                              <a:tailEnd type="none" w="sm" len="sm"/>
                                            </a:ln>
                                          </wps:spPr>
                                          <wps:txbx>
                                            <w:txbxContent>
                                              <w:p w14:paraId="05FCBE34">
                                                <w:pPr>
                                                  <w:spacing w:before="0" w:after="0" w:line="240" w:lineRule="auto"/>
                                                  <w:ind w:left="0" w:right="0" w:firstLine="0"/>
                                                  <w:jc w:val="left"/>
                                                </w:pPr>
                                              </w:p>
                                            </w:txbxContent>
                                          </wps:txbx>
                                          <wps:bodyPr spcFirstLastPara="1" wrap="square" lIns="91425" tIns="91425" rIns="91425" bIns="91425" anchor="ctr" anchorCtr="0">
                                            <a:noAutofit/>
                                          </wps:bodyPr>
                                        </wps:wsp>
                                        <wps:wsp>
                                          <wps:cNvPr id="77" name="Shape 63"/>
                                          <wps:cNvSpPr/>
                                          <wps:spPr>
                                            <a:xfrm>
                                              <a:off x="1097946" y="344405"/>
                                              <a:ext cx="985800" cy="837300"/>
                                            </a:xfrm>
                                            <a:prstGeom prst="rect">
                                              <a:avLst/>
                                            </a:prstGeom>
                                            <a:noFill/>
                                            <a:ln>
                                              <a:noFill/>
                                            </a:ln>
                                          </wps:spPr>
                                          <wps:txbx>
                                            <w:txbxContent>
                                              <w:p w14:paraId="19C749CE">
                                                <w:pPr>
                                                  <w:spacing w:before="0" w:after="0" w:line="215" w:lineRule="auto"/>
                                                  <w:ind w:left="90" w:right="0" w:firstLine="810"/>
                                                  <w:jc w:val="left"/>
                                                </w:pPr>
                                                <w:r>
                                                  <w:rPr>
                                                    <w:rFonts w:ascii="Calibri" w:hAnsi="Calibri" w:eastAsia="Calibri" w:cs="Calibri"/>
                                                    <w:b w:val="0"/>
                                                    <w:i w:val="0"/>
                                                    <w:smallCaps w:val="0"/>
                                                    <w:strike w:val="0"/>
                                                    <w:color w:val="000000"/>
                                                    <w:sz w:val="20"/>
                                                    <w:vertAlign w:val="baseline"/>
                                                  </w:rPr>
                                                  <w:t>A fixed identifier - 'CG'</w:t>
                                                </w:r>
                                              </w:p>
                                            </w:txbxContent>
                                          </wps:txbx>
                                          <wps:bodyPr spcFirstLastPara="1" wrap="square" lIns="53325" tIns="53325" rIns="71100" bIns="80000" anchor="t" anchorCtr="0">
                                            <a:noAutofit/>
                                          </wps:bodyPr>
                                        </wps:wsp>
                                        <wps:wsp>
                                          <wps:cNvPr id="78" name="Shape 64"/>
                                          <wps:cNvSpPr/>
                                          <wps:spPr>
                                            <a:xfrm>
                                              <a:off x="2216351" y="56367"/>
                                              <a:ext cx="985800" cy="288000"/>
                                            </a:xfrm>
                                            <a:prstGeom prst="rect">
                                              <a:avLst/>
                                            </a:prstGeom>
                                            <a:solidFill>
                                              <a:schemeClr val="accent3"/>
                                            </a:solidFill>
                                            <a:ln w="12700" cap="flat" cmpd="sng">
                                              <a:solidFill>
                                                <a:schemeClr val="accent3"/>
                                              </a:solidFill>
                                              <a:prstDash val="solid"/>
                                              <a:miter lim="800000"/>
                                              <a:headEnd type="none" w="sm" len="sm"/>
                                              <a:tailEnd type="none" w="sm" len="sm"/>
                                            </a:ln>
                                          </wps:spPr>
                                          <wps:txbx>
                                            <w:txbxContent>
                                              <w:p w14:paraId="4C63FD83">
                                                <w:pPr>
                                                  <w:spacing w:before="0" w:after="0" w:line="240" w:lineRule="auto"/>
                                                  <w:ind w:left="0" w:right="0" w:firstLine="0"/>
                                                  <w:jc w:val="left"/>
                                                </w:pPr>
                                              </w:p>
                                            </w:txbxContent>
                                          </wps:txbx>
                                          <wps:bodyPr spcFirstLastPara="1" wrap="square" lIns="91425" tIns="91425" rIns="91425" bIns="91425" anchor="ctr" anchorCtr="0">
                                            <a:noAutofit/>
                                          </wps:bodyPr>
                                        </wps:wsp>
                                        <wps:wsp>
                                          <wps:cNvPr id="79" name="Shape 65"/>
                                          <wps:cNvSpPr/>
                                          <wps:spPr>
                                            <a:xfrm>
                                              <a:off x="2194582" y="56375"/>
                                              <a:ext cx="901200" cy="288000"/>
                                            </a:xfrm>
                                            <a:prstGeom prst="rect">
                                              <a:avLst/>
                                            </a:prstGeom>
                                            <a:noFill/>
                                            <a:ln>
                                              <a:noFill/>
                                            </a:ln>
                                          </wps:spPr>
                                          <wps:txbx>
                                            <w:txbxContent>
                                              <w:p w14:paraId="7575D997">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Scheme Code</w:t>
                                                </w:r>
                                              </w:p>
                                            </w:txbxContent>
                                          </wps:txbx>
                                          <wps:bodyPr spcFirstLastPara="1" wrap="square" lIns="71100" tIns="40625" rIns="71100" bIns="40625" anchor="ctr" anchorCtr="0">
                                            <a:noAutofit/>
                                          </wps:bodyPr>
                                        </wps:wsp>
                                        <wps:wsp>
                                          <wps:cNvPr id="80" name="Shape 66"/>
                                          <wps:cNvSpPr/>
                                          <wps:spPr>
                                            <a:xfrm>
                                              <a:off x="2216351" y="344368"/>
                                              <a:ext cx="985800" cy="837300"/>
                                            </a:xfrm>
                                            <a:prstGeom prst="rect">
                                              <a:avLst/>
                                            </a:prstGeom>
                                            <a:solidFill>
                                              <a:srgbClr val="E0E0E0">
                                                <a:alpha val="86666"/>
                                              </a:srgbClr>
                                            </a:solidFill>
                                            <a:ln w="12700" cap="flat" cmpd="sng">
                                              <a:solidFill>
                                                <a:srgbClr val="E0E0E0">
                                                  <a:alpha val="86666"/>
                                                </a:srgbClr>
                                              </a:solidFill>
                                              <a:prstDash val="solid"/>
                                              <a:miter lim="800000"/>
                                              <a:headEnd type="none" w="sm" len="sm"/>
                                              <a:tailEnd type="none" w="sm" len="sm"/>
                                            </a:ln>
                                          </wps:spPr>
                                          <wps:txbx>
                                            <w:txbxContent>
                                              <w:p w14:paraId="1AE4E658">
                                                <w:pPr>
                                                  <w:spacing w:before="0" w:after="0" w:line="240" w:lineRule="auto"/>
                                                  <w:ind w:left="0" w:right="0" w:firstLine="0"/>
                                                  <w:jc w:val="left"/>
                                                </w:pPr>
                                              </w:p>
                                            </w:txbxContent>
                                          </wps:txbx>
                                          <wps:bodyPr spcFirstLastPara="1" wrap="square" lIns="91425" tIns="91425" rIns="91425" bIns="91425" anchor="ctr" anchorCtr="0">
                                            <a:noAutofit/>
                                          </wps:bodyPr>
                                        </wps:wsp>
                                        <wps:wsp>
                                          <wps:cNvPr id="81" name="Shape 67"/>
                                          <wps:cNvSpPr/>
                                          <wps:spPr>
                                            <a:xfrm>
                                              <a:off x="2270782" y="344375"/>
                                              <a:ext cx="901200" cy="837300"/>
                                            </a:xfrm>
                                            <a:prstGeom prst="rect">
                                              <a:avLst/>
                                            </a:prstGeom>
                                            <a:noFill/>
                                            <a:ln>
                                              <a:noFill/>
                                            </a:ln>
                                          </wps:spPr>
                                          <wps:txbx>
                                            <w:txbxContent>
                                              <w:p w14:paraId="037C6711">
                                                <w:pPr>
                                                  <w:spacing w:before="0" w:after="0" w:line="215" w:lineRule="auto"/>
                                                  <w:ind w:left="90" w:right="0" w:firstLine="810"/>
                                                  <w:jc w:val="left"/>
                                                </w:pPr>
                                                <w:r>
                                                  <w:rPr>
                                                    <w:rFonts w:ascii="Calibri" w:hAnsi="Calibri" w:eastAsia="Calibri" w:cs="Calibri"/>
                                                    <w:b w:val="0"/>
                                                    <w:i w:val="0"/>
                                                    <w:smallCaps w:val="0"/>
                                                    <w:strike w:val="0"/>
                                                    <w:color w:val="000000"/>
                                                    <w:sz w:val="20"/>
                                                    <w:vertAlign w:val="baseline"/>
                                                  </w:rPr>
                                                  <w:t xml:space="preserve">Loan the code is -MSM </w:t>
                                                </w:r>
                                              </w:p>
                                            </w:txbxContent>
                                          </wps:txbx>
                                          <wps:bodyPr spcFirstLastPara="1" wrap="square" lIns="53325" tIns="53325" rIns="71100" bIns="80000" anchor="t" anchorCtr="0">
                                            <a:noAutofit/>
                                          </wps:bodyPr>
                                        </wps:wsp>
                                        <wps:wsp>
                                          <wps:cNvPr id="82" name="Shape 68"/>
                                          <wps:cNvSpPr/>
                                          <wps:spPr>
                                            <a:xfrm>
                                              <a:off x="3374136" y="56405"/>
                                              <a:ext cx="985800" cy="288000"/>
                                            </a:xfrm>
                                            <a:prstGeom prst="rect">
                                              <a:avLst/>
                                            </a:prstGeom>
                                            <a:solidFill>
                                              <a:srgbClr val="4372C3"/>
                                            </a:solidFill>
                                            <a:ln w="12700" cap="flat" cmpd="sng">
                                              <a:solidFill>
                                                <a:srgbClr val="4372C3"/>
                                              </a:solidFill>
                                              <a:prstDash val="solid"/>
                                              <a:miter lim="800000"/>
                                              <a:headEnd type="none" w="sm" len="sm"/>
                                              <a:tailEnd type="none" w="sm" len="sm"/>
                                            </a:ln>
                                          </wps:spPr>
                                          <wps:txbx>
                                            <w:txbxContent>
                                              <w:p w14:paraId="05948738">
                                                <w:pPr>
                                                  <w:spacing w:before="0" w:after="0" w:line="240" w:lineRule="auto"/>
                                                  <w:ind w:left="0" w:right="0" w:firstLine="0"/>
                                                  <w:jc w:val="left"/>
                                                </w:pPr>
                                              </w:p>
                                            </w:txbxContent>
                                          </wps:txbx>
                                          <wps:bodyPr spcFirstLastPara="1" wrap="square" lIns="91425" tIns="91425" rIns="91425" bIns="91425" anchor="ctr" anchorCtr="0">
                                            <a:noAutofit/>
                                          </wps:bodyPr>
                                        </wps:wsp>
                                        <wps:wsp>
                                          <wps:cNvPr id="83" name="Shape 69"/>
                                          <wps:cNvSpPr/>
                                          <wps:spPr>
                                            <a:xfrm>
                                              <a:off x="3374136" y="344405"/>
                                              <a:ext cx="985800" cy="837300"/>
                                            </a:xfrm>
                                            <a:prstGeom prst="rect">
                                              <a:avLst/>
                                            </a:prstGeom>
                                            <a:solidFill>
                                              <a:srgbClr val="CCD3EA">
                                                <a:alpha val="86666"/>
                                              </a:srgbClr>
                                            </a:solidFill>
                                            <a:ln w="12700" cap="flat" cmpd="sng">
                                              <a:solidFill>
                                                <a:srgbClr val="CCD3EA">
                                                  <a:alpha val="86666"/>
                                                </a:srgbClr>
                                              </a:solidFill>
                                              <a:prstDash val="solid"/>
                                              <a:miter lim="800000"/>
                                              <a:headEnd type="none" w="sm" len="sm"/>
                                              <a:tailEnd type="none" w="sm" len="sm"/>
                                            </a:ln>
                                          </wps:spPr>
                                          <wps:txbx>
                                            <w:txbxContent>
                                              <w:p w14:paraId="7A662311">
                                                <w:pPr>
                                                  <w:spacing w:before="0" w:after="0" w:line="240" w:lineRule="auto"/>
                                                  <w:ind w:left="0" w:right="0" w:firstLine="0"/>
                                                  <w:jc w:val="left"/>
                                                </w:pPr>
                                              </w:p>
                                            </w:txbxContent>
                                          </wps:txbx>
                                          <wps:bodyPr spcFirstLastPara="1" wrap="square" lIns="91425" tIns="91425" rIns="91425" bIns="91425" anchor="ctr" anchorCtr="0">
                                            <a:noAutofit/>
                                          </wps:bodyPr>
                                        </wps:wsp>
                                        <wps:wsp>
                                          <wps:cNvPr id="84" name="Shape 70"/>
                                          <wps:cNvSpPr/>
                                          <wps:spPr>
                                            <a:xfrm>
                                              <a:off x="3355184" y="344405"/>
                                              <a:ext cx="985800" cy="837300"/>
                                            </a:xfrm>
                                            <a:prstGeom prst="rect">
                                              <a:avLst/>
                                            </a:prstGeom>
                                            <a:noFill/>
                                            <a:ln>
                                              <a:noFill/>
                                            </a:ln>
                                          </wps:spPr>
                                          <wps:txbx>
                                            <w:txbxContent>
                                              <w:p w14:paraId="6C6867E9">
                                                <w:pPr>
                                                  <w:spacing w:before="0" w:after="0" w:line="215" w:lineRule="auto"/>
                                                  <w:ind w:left="90" w:right="0" w:firstLine="810"/>
                                                  <w:jc w:val="left"/>
                                                </w:pPr>
                                                <w:r>
                                                  <w:rPr>
                                                    <w:rFonts w:ascii="Calibri" w:hAnsi="Calibri" w:eastAsia="Calibri" w:cs="Calibri"/>
                                                    <w:b w:val="0"/>
                                                    <w:i w:val="0"/>
                                                    <w:smallCaps w:val="0"/>
                                                    <w:strike w:val="0"/>
                                                    <w:color w:val="000000"/>
                                                    <w:sz w:val="20"/>
                                                    <w:vertAlign w:val="baseline"/>
                                                  </w:rPr>
                                                  <w:t>Date Stamp as DDMMYYYY - On which CGPAN is issued</w:t>
                                                </w:r>
                                              </w:p>
                                            </w:txbxContent>
                                          </wps:txbx>
                                          <wps:bodyPr spcFirstLastPara="1" wrap="square" lIns="53325" tIns="53325" rIns="71100" bIns="80000" anchor="t" anchorCtr="0">
                                            <a:noAutofit/>
                                          </wps:bodyPr>
                                        </wps:wsp>
                                        <wps:wsp>
                                          <wps:cNvPr id="85" name="Shape 71"/>
                                          <wps:cNvSpPr/>
                                          <wps:spPr>
                                            <a:xfrm>
                                              <a:off x="4497990" y="56405"/>
                                              <a:ext cx="985800" cy="288000"/>
                                            </a:xfrm>
                                            <a:prstGeom prst="rect">
                                              <a:avLst/>
                                            </a:prstGeom>
                                            <a:solidFill>
                                              <a:schemeClr val="accent6"/>
                                            </a:solidFill>
                                            <a:ln w="12700" cap="flat" cmpd="sng">
                                              <a:solidFill>
                                                <a:schemeClr val="accent6"/>
                                              </a:solidFill>
                                              <a:prstDash val="solid"/>
                                              <a:miter lim="800000"/>
                                              <a:headEnd type="none" w="sm" len="sm"/>
                                              <a:tailEnd type="none" w="sm" len="sm"/>
                                            </a:ln>
                                          </wps:spPr>
                                          <wps:txbx>
                                            <w:txbxContent>
                                              <w:p w14:paraId="445CA75C">
                                                <w:pPr>
                                                  <w:spacing w:before="0" w:after="0" w:line="240" w:lineRule="auto"/>
                                                  <w:ind w:left="0" w:right="0" w:firstLine="0"/>
                                                  <w:jc w:val="left"/>
                                                </w:pPr>
                                              </w:p>
                                            </w:txbxContent>
                                          </wps:txbx>
                                          <wps:bodyPr spcFirstLastPara="1" wrap="square" lIns="91425" tIns="91425" rIns="91425" bIns="91425" anchor="ctr" anchorCtr="0">
                                            <a:noAutofit/>
                                          </wps:bodyPr>
                                        </wps:wsp>
                                        <wps:wsp>
                                          <wps:cNvPr id="86" name="Shape 72"/>
                                          <wps:cNvSpPr/>
                                          <wps:spPr>
                                            <a:xfrm>
                                              <a:off x="4497990" y="56405"/>
                                              <a:ext cx="985800" cy="288000"/>
                                            </a:xfrm>
                                            <a:prstGeom prst="rect">
                                              <a:avLst/>
                                            </a:prstGeom>
                                            <a:noFill/>
                                            <a:ln>
                                              <a:noFill/>
                                            </a:ln>
                                          </wps:spPr>
                                          <wps:txbx>
                                            <w:txbxContent>
                                              <w:p w14:paraId="4B65858E">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Unique Number</w:t>
                                                </w:r>
                                              </w:p>
                                            </w:txbxContent>
                                          </wps:txbx>
                                          <wps:bodyPr spcFirstLastPara="1" wrap="square" lIns="71100" tIns="40625" rIns="71100" bIns="40625" anchor="ctr" anchorCtr="0">
                                            <a:noAutofit/>
                                          </wps:bodyPr>
                                        </wps:wsp>
                                        <wps:wsp>
                                          <wps:cNvPr id="87" name="Shape 73"/>
                                          <wps:cNvSpPr/>
                                          <wps:spPr>
                                            <a:xfrm>
                                              <a:off x="4497990" y="344405"/>
                                              <a:ext cx="985800" cy="837300"/>
                                            </a:xfrm>
                                            <a:prstGeom prst="rect">
                                              <a:avLst/>
                                            </a:prstGeom>
                                            <a:solidFill>
                                              <a:srgbClr val="D4E2CE">
                                                <a:alpha val="86666"/>
                                              </a:srgbClr>
                                            </a:solidFill>
                                            <a:ln w="12700" cap="flat" cmpd="sng">
                                              <a:solidFill>
                                                <a:srgbClr val="D4E2CE">
                                                  <a:alpha val="86666"/>
                                                </a:srgbClr>
                                              </a:solidFill>
                                              <a:prstDash val="solid"/>
                                              <a:miter lim="800000"/>
                                              <a:headEnd type="none" w="sm" len="sm"/>
                                              <a:tailEnd type="none" w="sm" len="sm"/>
                                            </a:ln>
                                          </wps:spPr>
                                          <wps:txbx>
                                            <w:txbxContent>
                                              <w:p w14:paraId="1EB7C116">
                                                <w:pPr>
                                                  <w:spacing w:before="0" w:after="0" w:line="240" w:lineRule="auto"/>
                                                  <w:ind w:left="0" w:right="0" w:firstLine="0"/>
                                                  <w:jc w:val="left"/>
                                                </w:pPr>
                                              </w:p>
                                            </w:txbxContent>
                                          </wps:txbx>
                                          <wps:bodyPr spcFirstLastPara="1" wrap="square" lIns="91425" tIns="91425" rIns="91425" bIns="91425" anchor="ctr" anchorCtr="0">
                                            <a:noAutofit/>
                                          </wps:bodyPr>
                                        </wps:wsp>
                                        <wps:wsp>
                                          <wps:cNvPr id="88" name="Shape 74"/>
                                          <wps:cNvSpPr/>
                                          <wps:spPr>
                                            <a:xfrm>
                                              <a:off x="4497990" y="344405"/>
                                              <a:ext cx="985800" cy="837300"/>
                                            </a:xfrm>
                                            <a:prstGeom prst="rect">
                                              <a:avLst/>
                                            </a:prstGeom>
                                            <a:noFill/>
                                            <a:ln>
                                              <a:noFill/>
                                            </a:ln>
                                          </wps:spPr>
                                          <wps:txbx>
                                            <w:txbxContent>
                                              <w:p w14:paraId="23794802">
                                                <w:pPr>
                                                  <w:spacing w:before="0" w:after="0" w:line="215" w:lineRule="auto"/>
                                                  <w:ind w:left="90" w:right="0" w:firstLine="810"/>
                                                  <w:jc w:val="left"/>
                                                </w:pPr>
                                                <w:r>
                                                  <w:rPr>
                                                    <w:rFonts w:ascii="Calibri" w:hAnsi="Calibri" w:eastAsia="Calibri" w:cs="Calibri"/>
                                                    <w:b w:val="0"/>
                                                    <w:i w:val="0"/>
                                                    <w:smallCaps w:val="0"/>
                                                    <w:strike w:val="0"/>
                                                    <w:color w:val="000000"/>
                                                    <w:sz w:val="20"/>
                                                    <w:vertAlign w:val="baseline"/>
                                                  </w:rPr>
                                                  <w:t xml:space="preserve">A 8 digit running number </w:t>
                                                </w:r>
                                              </w:p>
                                            </w:txbxContent>
                                          </wps:txbx>
                                          <wps:bodyPr spcFirstLastPara="1" wrap="square" lIns="53325" tIns="53325" rIns="71100" bIns="80000" anchor="t" anchorCtr="0">
                                            <a:noAutofit/>
                                          </wps:bodyPr>
                                        </wps:wsp>
                                        <wps:wsp>
                                          <wps:cNvPr id="89" name="Shape 75"/>
                                          <wps:cNvSpPr/>
                                          <wps:spPr>
                                            <a:xfrm>
                                              <a:off x="3358949" y="56405"/>
                                              <a:ext cx="985800" cy="288000"/>
                                            </a:xfrm>
                                            <a:prstGeom prst="rect">
                                              <a:avLst/>
                                            </a:prstGeom>
                                            <a:noFill/>
                                            <a:ln>
                                              <a:noFill/>
                                            </a:ln>
                                          </wps:spPr>
                                          <wps:txbx>
                                            <w:txbxContent>
                                              <w:p w14:paraId="3DC9E08E">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Date Stamp</w:t>
                                                </w:r>
                                              </w:p>
                                            </w:txbxContent>
                                          </wps:txbx>
                                          <wps:bodyPr spcFirstLastPara="1" wrap="square" lIns="71100" tIns="40625" rIns="71100" bIns="40625" anchor="ctr" anchorCtr="0">
                                            <a:noAutofit/>
                                          </wps:bodyPr>
                                        </wps:wsp>
                                      </wpg:grpSp>
                                    </wpg:grpSp>
                                  </wpg:grpSp>
                                </wpg:grpSp>
                              </wpg:grpSp>
                            </wpg:grpSp>
                          </wpg:grpSp>
                        </wpg:grpSp>
                      </wpg:grpSp>
                    </wpg:wgp>
                  </a:graphicData>
                </a:graphic>
              </wp:inline>
            </w:drawing>
          </mc:Choice>
          <mc:Fallback>
            <w:pict>
              <v:group id="_x0000_s1026" o:spid="_x0000_s1026" o:spt="203" style="height:99.4pt;width:432pt;" coordorigin="2602800,3148775" coordsize="5486400,1262450" o:gfxdata="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">
                <o:lock v:ext="edit" aspectratio="f"/>
                <v:group id="_x0000_s1026" o:spid="_x0000_s1026" o:spt="203" style="position:absolute;left:2602800;top:3148779;height:1262442;width:5486400;" coordorigin="2602800,3148775" coordsize="5486400,1262450"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rect id="Shape 3" o:spid="_x0000_s1026" o:spt="1" style="position:absolute;left:2602800;top:3148775;height:1262450;width:5486400;v-text-anchor:middle;" filled="f" stroked="f" coordsize="21600,21600" o:gfxdata="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W/xi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133EF7CB">
                          <w:pPr>
                            <w:spacing w:before="0" w:after="0" w:line="240" w:lineRule="auto"/>
                            <w:ind w:left="0" w:right="0" w:firstLine="0"/>
                            <w:jc w:val="left"/>
                          </w:pPr>
                        </w:p>
                      </w:txbxContent>
                    </v:textbox>
                  </v:rect>
                  <v:group id="_x0000_s1026" o:spid="_x0000_s1026" o:spt="203" style="position:absolute;left:2602800;top:3148779;height:1262442;width:5486400;" coordorigin="2602800,3157175" coordsize="5486400,1245650"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rect id="Shape 45" o:spid="_x0000_s1026" o:spt="1" style="position:absolute;left:2602800;top:3157175;height:1245650;width:5486400;v-text-anchor:middle;" filled="f" stroked="f" coordsize="21600,21600" o:gfxdata="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Bc7x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57380C2D">
                            <w:pPr>
                              <w:spacing w:before="0" w:after="0" w:line="240" w:lineRule="auto"/>
                              <w:ind w:left="0" w:right="0" w:firstLine="0"/>
                              <w:jc w:val="left"/>
                            </w:pPr>
                          </w:p>
                        </w:txbxContent>
                      </v:textbox>
                    </v:rect>
                    <v:group id="_x0000_s1026" o:spid="_x0000_s1026" o:spt="203" style="position:absolute;left:2602800;top:3157194;height:1245612;width:5486400;" coordorigin="2602800,3157175" coordsize="5486400,1245650"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rect id="Shape 47" o:spid="_x0000_s1026" o:spt="1" style="position:absolute;left:2602800;top:3157175;height:1245650;width:5486400;v-text-anchor:middle;" filled="f" stroked="f" coordsize="21600,21600" o:gfxdata="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fCEq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748F432D">
                              <w:pPr>
                                <w:spacing w:before="0" w:after="0" w:line="240" w:lineRule="auto"/>
                                <w:ind w:left="0" w:right="0" w:firstLine="0"/>
                                <w:jc w:val="left"/>
                              </w:pPr>
                            </w:p>
                          </w:txbxContent>
                        </v:textbox>
                      </v:rect>
                      <v:group id="_x0000_s1026" o:spid="_x0000_s1026" o:spt="203" style="position:absolute;left:2602800;top:3157194;height:1245612;width:5486400;" coordorigin="2602800,3157175" coordsize="5486400,1245650" o:gfxdata="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W2YS+AAAA2wAAAA8AAAAAAAAAAQAgAAAAIgAAAGRycy9kb3ducmV2Lnht&#10;bFBLAQIUABQAAAAIAIdO4kAzLwWeOwAAADkAAAAVAAAAAAAAAAEAIAAAAA0BAABkcnMvZ3JvdXBz&#10;aGFwZXhtbC54bWxQSwUGAAAAAAYABgBgAQAAygMAAAAA&#10;">
                        <o:lock v:ext="edit" aspectratio="f"/>
                        <v:rect id="Shape 49" o:spid="_x0000_s1026" o:spt="1" style="position:absolute;left:2602800;top:3157175;height:1245650;width:5486400;v-text-anchor:middle;" filled="f" stroked="f" coordsize="21600,21600" o:gfxdata="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BM6a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1CB1E714">
                                <w:pPr>
                                  <w:spacing w:before="0" w:after="0" w:line="240" w:lineRule="auto"/>
                                  <w:ind w:left="0" w:right="0" w:firstLine="0"/>
                                  <w:jc w:val="left"/>
                                </w:pPr>
                              </w:p>
                            </w:txbxContent>
                          </v:textbox>
                        </v:rect>
                        <v:group id="_x0000_s1026" o:spid="_x0000_s1026" o:spt="203" style="position:absolute;left:2602800;top:3157194;height:1245612;width:5486400;" coordorigin="2602800,3157175" coordsize="5486400,1245650" o:gfxdata="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TPka70AAADbAAAADwAAAAAAAAABACAAAAAiAAAAZHJzL2Rvd25yZXYueG1s&#10;UEsBAhQAFAAAAAgAh07iQDMvBZ47AAAAOQAAABUAAAAAAAAAAQAgAAAADAEAAGRycy9ncm91cHNo&#10;YXBleG1sLnhtbFBLBQYAAAAABgAGAGABAADJAwAAAAA=&#10;">
                          <o:lock v:ext="edit" aspectratio="f"/>
                          <v:rect id="Shape 51" o:spid="_x0000_s1026" o:spt="1" style="position:absolute;left:2602800;top:3157175;height:1245650;width:5486400;v-text-anchor:middle;" filled="f" stroked="f" coordsize="21600,21600" o:gfxdata="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kDkm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7110D950">
                                  <w:pPr>
                                    <w:spacing w:before="0" w:after="0" w:line="240" w:lineRule="auto"/>
                                    <w:ind w:left="0" w:right="0" w:firstLine="0"/>
                                    <w:jc w:val="left"/>
                                  </w:pPr>
                                </w:p>
                              </w:txbxContent>
                            </v:textbox>
                          </v:rect>
                          <v:group id="_x0000_s1026" o:spid="_x0000_s1026" o:spt="203" style="position:absolute;left:2602800;top:3157194;height:1245612;width:5486400;" coordorigin="2602800,3157175" coordsize="5486400,1245650"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rect id="Shape 53" o:spid="_x0000_s1026" o:spt="1" style="position:absolute;left:2602800;top:3157175;height:1245650;width:5486400;v-text-anchor:middle;" filled="f" stroked="f" coordsize="21600,21600" o:gfxdata="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ujWl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47706CB5">
                                    <w:pPr>
                                      <w:spacing w:before="0" w:after="0" w:line="240" w:lineRule="auto"/>
                                      <w:ind w:left="0" w:right="0" w:firstLine="0"/>
                                      <w:jc w:val="left"/>
                                    </w:pPr>
                                  </w:p>
                                </w:txbxContent>
                              </v:textbox>
                            </v:rect>
                            <v:group id="_x0000_s1026" o:spid="_x0000_s1026" o:spt="203" style="position:absolute;left:2602800;top:3157194;height:1245612;width:5486400;" coordorigin="2602800,3157175" coordsize="5486400,1245650"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rect id="Shape 55" o:spid="_x0000_s1026" o:spt="1" style="position:absolute;left:2602800;top:3157175;height:1245650;width:5486400;v-text-anchor:middle;" filled="f" stroked="f" coordsize="21600,21600" o:gfxdata="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aQRM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2F5A7508">
                                      <w:pPr>
                                        <w:spacing w:before="0" w:after="0" w:line="240" w:lineRule="auto"/>
                                        <w:ind w:left="0" w:right="0" w:firstLine="0"/>
                                        <w:jc w:val="left"/>
                                      </w:pPr>
                                    </w:p>
                                  </w:txbxContent>
                                </v:textbox>
                              </v:rect>
                              <v:group id="_x0000_s1026" o:spid="_x0000_s1026" o:spt="203" style="position:absolute;left:2602800;top:3157194;height:1245612;width:5486400;" coordsize="5490150,1238025" o:gfxdata="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C/RdLW7AAAA2wAAAA8AAAAAAAAAAQAgAAAAIgAAAGRycy9kb3ducmV2LnhtbFBL&#10;AQIUABQAAAAIAIdO4kAzLwWeOwAAADkAAAAVAAAAAAAAAAEAIAAAAAoBAABkcnMvZ3JvdXBzaGFw&#10;ZXhtbC54bWxQSwUGAAAAAAYABgBgAQAAxwMAAAAA&#10;">
                                <o:lock v:ext="edit" aspectratio="f"/>
                                <v:rect id="Shape 57" o:spid="_x0000_s1026" o:spt="1" style="position:absolute;left:0;top:0;height:1238025;width:5490150;v-text-anchor:middle;" filled="f" stroked="f" coordsize="21600,21600" o:gfxdata="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xp6X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538B06BA">
                                        <w:pPr>
                                          <w:spacing w:before="0" w:after="0" w:line="240" w:lineRule="auto"/>
                                          <w:ind w:left="0" w:right="0" w:firstLine="0"/>
                                          <w:jc w:val="left"/>
                                        </w:pPr>
                                      </w:p>
                                    </w:txbxContent>
                                  </v:textbox>
                                </v:rect>
                                <v:group id="_x0000_s1026" o:spid="_x0000_s1026" o:spt="203" style="position:absolute;left:0;top:0;height:1238025;width:5486400;" coordsize="5486400,1238025"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aspectratio="f"/>
                                  <v:rect id="Shape 59" o:spid="_x0000_s1026" o:spt="1" style="position:absolute;left:0;top:0;height:1238025;width:5486400;v-text-anchor:middle;" filled="f" stroked="f" coordsize="21600,21600" o:gfxdata="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YpXu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1BF4B4DF">
                                          <w:pPr>
                                            <w:spacing w:before="0" w:after="0" w:line="240" w:lineRule="auto"/>
                                            <w:ind w:left="0" w:right="0" w:firstLine="0"/>
                                            <w:jc w:val="left"/>
                                          </w:pPr>
                                        </w:p>
                                      </w:txbxContent>
                                    </v:textbox>
                                  </v:rect>
                                  <v:rect id="Shape 60" o:spid="_x0000_s1026" o:spt="1" style="position:absolute;left:1077535;top:56405;height:288000;width:985800;v-text-anchor:middle;" fillcolor="#ED7D31 [3205]" filled="t" stroked="t" coordsize="21600,21600" o:gfxdata="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3Cgr&#10;wAAAANsAAAAPAAAAAAAAAAEAIAAAACIAAABkcnMvZG93bnJldi54bWxQSwECFAAUAAAACACHTuJA&#10;My8FnjsAAAA5AAAAEAAAAAAAAAABACAAAAAPAQAAZHJzL3NoYXBleG1sLnhtbFBLBQYAAAAABgAG&#10;AFsBAAC5AwAAAAA=&#10;">
                                    <v:fill on="t" focussize="0,0"/>
                                    <v:stroke weight="1pt" color="#ED7D31 [3205]" miterlimit="8" joinstyle="miter" startarrowwidth="narrow" startarrowlength="short" endarrowwidth="narrow" endarrowlength="short"/>
                                    <v:imagedata o:title=""/>
                                    <o:lock v:ext="edit" aspectratio="f"/>
                                    <v:textbox inset="7.1988188976378pt,7.1988188976378pt,7.1988188976378pt,7.1988188976378pt">
                                      <w:txbxContent>
                                        <w:p w14:paraId="40B35F6A">
                                          <w:pPr>
                                            <w:spacing w:before="0" w:after="0" w:line="240" w:lineRule="auto"/>
                                            <w:ind w:left="0" w:right="0" w:firstLine="0"/>
                                            <w:jc w:val="left"/>
                                          </w:pPr>
                                        </w:p>
                                      </w:txbxContent>
                                    </v:textbox>
                                  </v:rect>
                                  <v:rect id="Shape 61" o:spid="_x0000_s1026" o:spt="1" style="position:absolute;left:1118357;top:56405;height:288000;width:985800;v-text-anchor:middle;" filled="f" stroked="f" coordsize="21600,21600" o:gfxdata="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6YlAL4A&#10;AADbAAAADwAAAAAAAAABACAAAAAiAAAAZHJzL2Rvd25yZXYueG1sUEsBAhQAFAAAAAgAh07iQDMv&#10;BZ47AAAAOQAAABAAAAAAAAAAAQAgAAAADQEAAGRycy9zaGFwZXhtbC54bWxQSwUGAAAAAAYABgBb&#10;AQAAtwMAAAAA&#10;">
                                    <v:fill on="f" focussize="0,0"/>
                                    <v:stroke on="f"/>
                                    <v:imagedata o:title=""/>
                                    <o:lock v:ext="edit" aspectratio="f"/>
                                    <v:textbox inset="1.975mm,3.1988188976378pt,1.975mm,3.1988188976378pt">
                                      <w:txbxContent>
                                        <w:p w14:paraId="7BEEFFD1">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Identifier</w:t>
                                          </w:r>
                                        </w:p>
                                      </w:txbxContent>
                                    </v:textbox>
                                  </v:rect>
                                  <v:rect id="Shape 62" o:spid="_x0000_s1026" o:spt="1" style="position:absolute;left:1077535;top:344405;height:837300;width:985800;v-text-anchor:middle;" fillcolor="#F7D5CB" filled="t" stroked="t" coordsize="21600,21600" o:gfxdata="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ddyCvQAA&#10;ANsAAAAPAAAAAAAAAAEAIAAAACIAAABkcnMvZG93bnJldi54bWxQSwECFAAUAAAACACHTuJAMy8F&#10;njsAAAA5AAAAEAAAAAAAAAABACAAAAAMAQAAZHJzL3NoYXBleG1sLnhtbFBLBQYAAAAABgAGAFsB&#10;AAC2AwAAAAA=&#10;">
                                    <v:fill on="t" opacity="56797f" focussize="0,0"/>
                                    <v:stroke weight="1pt" color="#F7D5CB" opacity="56797f" miterlimit="8" joinstyle="miter" startarrowwidth="narrow" startarrowlength="short" endarrowwidth="narrow" endarrowlength="short"/>
                                    <v:imagedata o:title=""/>
                                    <o:lock v:ext="edit" aspectratio="f"/>
                                    <v:textbox inset="7.1988188976378pt,7.1988188976378pt,7.1988188976378pt,7.1988188976378pt">
                                      <w:txbxContent>
                                        <w:p w14:paraId="05FCBE34">
                                          <w:pPr>
                                            <w:spacing w:before="0" w:after="0" w:line="240" w:lineRule="auto"/>
                                            <w:ind w:left="0" w:right="0" w:firstLine="0"/>
                                            <w:jc w:val="left"/>
                                          </w:pPr>
                                        </w:p>
                                      </w:txbxContent>
                                    </v:textbox>
                                  </v:rect>
                                  <v:rect id="Shape 63" o:spid="_x0000_s1026" o:spt="1" style="position:absolute;left:1097946;top:344405;height:837300;width:985800;" filled="f" stroked="f" coordsize="21600,21600" o:gfxdata="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oMr4A&#10;AADbAAAADwAAAAAAAAABACAAAAAiAAAAZHJzL2Rvd25yZXYueG1sUEsBAhQAFAAAAAgAh07iQDMv&#10;BZ47AAAAOQAAABAAAAAAAAAAAQAgAAAADQEAAGRycy9zaGFwZXhtbC54bWxQSwUGAAAAAAYABgBb&#10;AQAAtwMAAAAA&#10;">
                                    <v:fill on="f" focussize="0,0"/>
                                    <v:stroke on="f"/>
                                    <v:imagedata o:title=""/>
                                    <o:lock v:ext="edit" aspectratio="f"/>
                                    <v:textbox inset="1.48125mm,1.48125mm,1.975mm,6.2992125984252pt">
                                      <w:txbxContent>
                                        <w:p w14:paraId="19C749CE">
                                          <w:pPr>
                                            <w:spacing w:before="0" w:after="0" w:line="215" w:lineRule="auto"/>
                                            <w:ind w:left="90" w:right="0" w:firstLine="810"/>
                                            <w:jc w:val="left"/>
                                          </w:pPr>
                                          <w:r>
                                            <w:rPr>
                                              <w:rFonts w:ascii="Calibri" w:hAnsi="Calibri" w:eastAsia="Calibri" w:cs="Calibri"/>
                                              <w:b w:val="0"/>
                                              <w:i w:val="0"/>
                                              <w:smallCaps w:val="0"/>
                                              <w:strike w:val="0"/>
                                              <w:color w:val="000000"/>
                                              <w:sz w:val="20"/>
                                              <w:vertAlign w:val="baseline"/>
                                            </w:rPr>
                                            <w:t>A fixed identifier - 'CG'</w:t>
                                          </w:r>
                                        </w:p>
                                      </w:txbxContent>
                                    </v:textbox>
                                  </v:rect>
                                  <v:rect id="Shape 64" o:spid="_x0000_s1026" o:spt="1" style="position:absolute;left:2216351;top:56367;height:288000;width:985800;v-text-anchor:middle;" fillcolor="#A5A5A5 [3206]" filled="t" stroked="t" coordsize="21600,21600" o:gfxdata="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noCbC5AAAA2wAA&#10;AA8AAAAAAAAAAQAgAAAAIgAAAGRycy9kb3ducmV2LnhtbFBLAQIUABQAAAAIAIdO4kAzLwWeOwAA&#10;ADkAAAAQAAAAAAAAAAEAIAAAAAgBAABkcnMvc2hhcGV4bWwueG1sUEsFBgAAAAAGAAYAWwEAALID&#10;AAAAAA==&#10;">
                                    <v:fill on="t" focussize="0,0"/>
                                    <v:stroke weight="1pt" color="#A5A5A5 [3206]" miterlimit="8" joinstyle="miter" startarrowwidth="narrow" startarrowlength="short" endarrowwidth="narrow" endarrowlength="short"/>
                                    <v:imagedata o:title=""/>
                                    <o:lock v:ext="edit" aspectratio="f"/>
                                    <v:textbox inset="7.1988188976378pt,7.1988188976378pt,7.1988188976378pt,7.1988188976378pt">
                                      <w:txbxContent>
                                        <w:p w14:paraId="4C63FD83">
                                          <w:pPr>
                                            <w:spacing w:before="0" w:after="0" w:line="240" w:lineRule="auto"/>
                                            <w:ind w:left="0" w:right="0" w:firstLine="0"/>
                                            <w:jc w:val="left"/>
                                          </w:pPr>
                                        </w:p>
                                      </w:txbxContent>
                                    </v:textbox>
                                  </v:rect>
                                  <v:rect id="Shape 65" o:spid="_x0000_s1026" o:spt="1" style="position:absolute;left:2194582;top:56375;height:288000;width:901200;v-text-anchor:middle;" filled="f" stroked="f" coordsize="21600,21600" o:gfxdata="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6y8FvQAA&#10;ANsAAAAPAAAAAAAAAAEAIAAAACIAAABkcnMvZG93bnJldi54bWxQSwECFAAUAAAACACHTuJAMy8F&#10;njsAAAA5AAAAEAAAAAAAAAABACAAAAAMAQAAZHJzL3NoYXBleG1sLnhtbFBLBQYAAAAABgAGAFsB&#10;AAC2AwAAAAA=&#10;">
                                    <v:fill on="f" focussize="0,0"/>
                                    <v:stroke on="f"/>
                                    <v:imagedata o:title=""/>
                                    <o:lock v:ext="edit" aspectratio="f"/>
                                    <v:textbox inset="1.975mm,3.1988188976378pt,1.975mm,3.1988188976378pt">
                                      <w:txbxContent>
                                        <w:p w14:paraId="7575D997">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Scheme Code</w:t>
                                          </w:r>
                                        </w:p>
                                      </w:txbxContent>
                                    </v:textbox>
                                  </v:rect>
                                  <v:rect id="Shape 66" o:spid="_x0000_s1026" o:spt="1" style="position:absolute;left:2216351;top:344368;height:837300;width:985800;v-text-anchor:middle;" fillcolor="#E0E0E0" filled="t" stroked="t" coordsize="21600,21600" o:gfxdata="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N4VtW2AAAA2wAAAA8A&#10;AAAAAAAAAQAgAAAAIgAAAGRycy9kb3ducmV2LnhtbFBLAQIUABQAAAAIAIdO4kAzLwWeOwAAADkA&#10;AAAQAAAAAAAAAAEAIAAAAAUBAABkcnMvc2hhcGV4bWwueG1sUEsFBgAAAAAGAAYAWwEAAK8DAAAA&#10;AA==&#10;">
                                    <v:fill on="t" opacity="56797f" focussize="0,0"/>
                                    <v:stroke weight="1pt" color="#E0E0E0" opacity="56797f" miterlimit="8" joinstyle="miter" startarrowwidth="narrow" startarrowlength="short" endarrowwidth="narrow" endarrowlength="short"/>
                                    <v:imagedata o:title=""/>
                                    <o:lock v:ext="edit" aspectratio="f"/>
                                    <v:textbox inset="7.1988188976378pt,7.1988188976378pt,7.1988188976378pt,7.1988188976378pt">
                                      <w:txbxContent>
                                        <w:p w14:paraId="1AE4E658">
                                          <w:pPr>
                                            <w:spacing w:before="0" w:after="0" w:line="240" w:lineRule="auto"/>
                                            <w:ind w:left="0" w:right="0" w:firstLine="0"/>
                                            <w:jc w:val="left"/>
                                          </w:pPr>
                                        </w:p>
                                      </w:txbxContent>
                                    </v:textbox>
                                  </v:rect>
                                  <v:rect id="Shape 67" o:spid="_x0000_s1026" o:spt="1" style="position:absolute;left:2270782;top:344375;height:837300;width:901200;" filled="f" stroked="f" coordsize="21600,21600" o:gfxdata="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bJfq8AAAA&#10;2wAAAA8AAAAAAAAAAQAgAAAAIgAAAGRycy9kb3ducmV2LnhtbFBLAQIUABQAAAAIAIdO4kAzLwWe&#10;OwAAADkAAAAQAAAAAAAAAAEAIAAAAAsBAABkcnMvc2hhcGV4bWwueG1sUEsFBgAAAAAGAAYAWwEA&#10;ALUDAAAAAA==&#10;">
                                    <v:fill on="f" focussize="0,0"/>
                                    <v:stroke on="f"/>
                                    <v:imagedata o:title=""/>
                                    <o:lock v:ext="edit" aspectratio="f"/>
                                    <v:textbox inset="1.48125mm,1.48125mm,1.975mm,6.2992125984252pt">
                                      <w:txbxContent>
                                        <w:p w14:paraId="037C6711">
                                          <w:pPr>
                                            <w:spacing w:before="0" w:after="0" w:line="215" w:lineRule="auto"/>
                                            <w:ind w:left="90" w:right="0" w:firstLine="810"/>
                                            <w:jc w:val="left"/>
                                          </w:pPr>
                                          <w:r>
                                            <w:rPr>
                                              <w:rFonts w:ascii="Calibri" w:hAnsi="Calibri" w:eastAsia="Calibri" w:cs="Calibri"/>
                                              <w:b w:val="0"/>
                                              <w:i w:val="0"/>
                                              <w:smallCaps w:val="0"/>
                                              <w:strike w:val="0"/>
                                              <w:color w:val="000000"/>
                                              <w:sz w:val="20"/>
                                              <w:vertAlign w:val="baseline"/>
                                            </w:rPr>
                                            <w:t xml:space="preserve">Loan the code is -MSM </w:t>
                                          </w:r>
                                        </w:p>
                                      </w:txbxContent>
                                    </v:textbox>
                                  </v:rect>
                                  <v:rect id="Shape 68" o:spid="_x0000_s1026" o:spt="1" style="position:absolute;left:3374136;top:56405;height:288000;width:985800;v-text-anchor:middle;" fillcolor="#4372C3" filled="t" stroked="t" coordsize="21600,21600" o:gfxdata="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G6im8AAAA&#10;2wAAAA8AAAAAAAAAAQAgAAAAIgAAAGRycy9kb3ducmV2LnhtbFBLAQIUABQAAAAIAIdO4kAzLwWe&#10;OwAAADkAAAAQAAAAAAAAAAEAIAAAAAsBAABkcnMvc2hhcGV4bWwueG1sUEsFBgAAAAAGAAYAWwEA&#10;ALUDAAAAAA==&#10;">
                                    <v:fill on="t" focussize="0,0"/>
                                    <v:stroke weight="1pt" color="#4372C3" miterlimit="8" joinstyle="miter" startarrowwidth="narrow" startarrowlength="short" endarrowwidth="narrow" endarrowlength="short"/>
                                    <v:imagedata o:title=""/>
                                    <o:lock v:ext="edit" aspectratio="f"/>
                                    <v:textbox inset="7.1988188976378pt,7.1988188976378pt,7.1988188976378pt,7.1988188976378pt">
                                      <w:txbxContent>
                                        <w:p w14:paraId="05948738">
                                          <w:pPr>
                                            <w:spacing w:before="0" w:after="0" w:line="240" w:lineRule="auto"/>
                                            <w:ind w:left="0" w:right="0" w:firstLine="0"/>
                                            <w:jc w:val="left"/>
                                          </w:pPr>
                                        </w:p>
                                      </w:txbxContent>
                                    </v:textbox>
                                  </v:rect>
                                  <v:rect id="Shape 69" o:spid="_x0000_s1026" o:spt="1" style="position:absolute;left:3374136;top:344405;height:837300;width:985800;v-text-anchor:middle;" fillcolor="#CCD3EA" filled="t" stroked="t" coordsize="21600,21600" o:gfxdata="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zyEjvQAA&#10;ANsAAAAPAAAAAAAAAAEAIAAAACIAAABkcnMvZG93bnJldi54bWxQSwECFAAUAAAACACHTuJAMy8F&#10;njsAAAA5AAAAEAAAAAAAAAABACAAAAAMAQAAZHJzL3NoYXBleG1sLnhtbFBLBQYAAAAABgAGAFsB&#10;AAC2AwAAAAA=&#10;">
                                    <v:fill on="t" opacity="56797f" focussize="0,0"/>
                                    <v:stroke weight="1pt" color="#CCD3EA" opacity="56797f" miterlimit="8" joinstyle="miter" startarrowwidth="narrow" startarrowlength="short" endarrowwidth="narrow" endarrowlength="short"/>
                                    <v:imagedata o:title=""/>
                                    <o:lock v:ext="edit" aspectratio="f"/>
                                    <v:textbox inset="7.1988188976378pt,7.1988188976378pt,7.1988188976378pt,7.1988188976378pt">
                                      <w:txbxContent>
                                        <w:p w14:paraId="7A662311">
                                          <w:pPr>
                                            <w:spacing w:before="0" w:after="0" w:line="240" w:lineRule="auto"/>
                                            <w:ind w:left="0" w:right="0" w:firstLine="0"/>
                                            <w:jc w:val="left"/>
                                          </w:pPr>
                                        </w:p>
                                      </w:txbxContent>
                                    </v:textbox>
                                  </v:rect>
                                  <v:rect id="Shape 70" o:spid="_x0000_s1026" o:spt="1" style="position:absolute;left:3355184;top:344405;height:837300;width:985800;" filled="f" stroked="f" coordsize="21600,21600" o:gfxdata="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yGYr4A&#10;AADbAAAADwAAAAAAAAABACAAAAAiAAAAZHJzL2Rvd25yZXYueG1sUEsBAhQAFAAAAAgAh07iQDMv&#10;BZ47AAAAOQAAABAAAAAAAAAAAQAgAAAADQEAAGRycy9zaGFwZXhtbC54bWxQSwUGAAAAAAYABgBb&#10;AQAAtwMAAAAA&#10;">
                                    <v:fill on="f" focussize="0,0"/>
                                    <v:stroke on="f"/>
                                    <v:imagedata o:title=""/>
                                    <o:lock v:ext="edit" aspectratio="f"/>
                                    <v:textbox inset="1.48125mm,1.48125mm,1.975mm,6.2992125984252pt">
                                      <w:txbxContent>
                                        <w:p w14:paraId="6C6867E9">
                                          <w:pPr>
                                            <w:spacing w:before="0" w:after="0" w:line="215" w:lineRule="auto"/>
                                            <w:ind w:left="90" w:right="0" w:firstLine="810"/>
                                            <w:jc w:val="left"/>
                                          </w:pPr>
                                          <w:r>
                                            <w:rPr>
                                              <w:rFonts w:ascii="Calibri" w:hAnsi="Calibri" w:eastAsia="Calibri" w:cs="Calibri"/>
                                              <w:b w:val="0"/>
                                              <w:i w:val="0"/>
                                              <w:smallCaps w:val="0"/>
                                              <w:strike w:val="0"/>
                                              <w:color w:val="000000"/>
                                              <w:sz w:val="20"/>
                                              <w:vertAlign w:val="baseline"/>
                                            </w:rPr>
                                            <w:t>Date Stamp as DDMMYYYY - On which CGPAN is issued</w:t>
                                          </w:r>
                                        </w:p>
                                      </w:txbxContent>
                                    </v:textbox>
                                  </v:rect>
                                  <v:rect id="Shape 71" o:spid="_x0000_s1026" o:spt="1" style="position:absolute;left:4497990;top:56405;height:288000;width:985800;v-text-anchor:middle;" fillcolor="#70AD47 [3209]" filled="t" stroked="t" coordsize="21600,21600" o:gfxdata="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5ZFBtwAAANsAAAAP&#10;AAAAAAAAAAEAIAAAACIAAABkcnMvZG93bnJldi54bWxQSwECFAAUAAAACACHTuJAMy8FnjsAAAA5&#10;AAAAEAAAAAAAAAABACAAAAAGAQAAZHJzL3NoYXBleG1sLnhtbFBLBQYAAAAABgAGAFsBAACwAwAA&#10;AAA=&#10;">
                                    <v:fill on="t" focussize="0,0"/>
                                    <v:stroke weight="1pt" color="#70AD47 [3209]" miterlimit="8" joinstyle="miter" startarrowwidth="narrow" startarrowlength="short" endarrowwidth="narrow" endarrowlength="short"/>
                                    <v:imagedata o:title=""/>
                                    <o:lock v:ext="edit" aspectratio="f"/>
                                    <v:textbox inset="7.1988188976378pt,7.1988188976378pt,7.1988188976378pt,7.1988188976378pt">
                                      <w:txbxContent>
                                        <w:p w14:paraId="445CA75C">
                                          <w:pPr>
                                            <w:spacing w:before="0" w:after="0" w:line="240" w:lineRule="auto"/>
                                            <w:ind w:left="0" w:right="0" w:firstLine="0"/>
                                            <w:jc w:val="left"/>
                                          </w:pPr>
                                        </w:p>
                                      </w:txbxContent>
                                    </v:textbox>
                                  </v:rect>
                                  <v:rect id="Shape 72" o:spid="_x0000_s1026" o:spt="1" style="position:absolute;left:4497990;top:56405;height:288000;width:985800;v-text-anchor:middle;" filled="f" stroked="f" coordsize="21600,21600" o:gfxdata="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HLUL4A&#10;AADbAAAADwAAAAAAAAABACAAAAAiAAAAZHJzL2Rvd25yZXYueG1sUEsBAhQAFAAAAAgAh07iQDMv&#10;BZ47AAAAOQAAABAAAAAAAAAAAQAgAAAADQEAAGRycy9zaGFwZXhtbC54bWxQSwUGAAAAAAYABgBb&#10;AQAAtwMAAAAA&#10;">
                                    <v:fill on="f" focussize="0,0"/>
                                    <v:stroke on="f"/>
                                    <v:imagedata o:title=""/>
                                    <o:lock v:ext="edit" aspectratio="f"/>
                                    <v:textbox inset="1.975mm,3.1988188976378pt,1.975mm,3.1988188976378pt">
                                      <w:txbxContent>
                                        <w:p w14:paraId="4B65858E">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Unique Number</w:t>
                                          </w:r>
                                        </w:p>
                                      </w:txbxContent>
                                    </v:textbox>
                                  </v:rect>
                                  <v:rect id="Shape 73" o:spid="_x0000_s1026" o:spt="1" style="position:absolute;left:4497990;top:344405;height:837300;width:985800;v-text-anchor:middle;" fillcolor="#D4E2CE" filled="t" stroked="t" coordsize="21600,21600" o:gfxdata="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tkuJugAAANsA&#10;AAAPAAAAAAAAAAEAIAAAACIAAABkcnMvZG93bnJldi54bWxQSwECFAAUAAAACACHTuJAMy8FnjsA&#10;AAA5AAAAEAAAAAAAAAABACAAAAAJAQAAZHJzL3NoYXBleG1sLnhtbFBLBQYAAAAABgAGAFsBAACz&#10;AwAAAAA=&#10;">
                                    <v:fill on="t" opacity="56797f" focussize="0,0"/>
                                    <v:stroke weight="1pt" color="#D4E2CE" opacity="56797f" miterlimit="8" joinstyle="miter" startarrowwidth="narrow" startarrowlength="short" endarrowwidth="narrow" endarrowlength="short"/>
                                    <v:imagedata o:title=""/>
                                    <o:lock v:ext="edit" aspectratio="f"/>
                                    <v:textbox inset="7.1988188976378pt,7.1988188976378pt,7.1988188976378pt,7.1988188976378pt">
                                      <w:txbxContent>
                                        <w:p w14:paraId="1EB7C116">
                                          <w:pPr>
                                            <w:spacing w:before="0" w:after="0" w:line="240" w:lineRule="auto"/>
                                            <w:ind w:left="0" w:right="0" w:firstLine="0"/>
                                            <w:jc w:val="left"/>
                                          </w:pPr>
                                        </w:p>
                                      </w:txbxContent>
                                    </v:textbox>
                                  </v:rect>
                                  <v:rect id="Shape 74" o:spid="_x0000_s1026" o:spt="1" style="position:absolute;left:4497990;top:344405;height:837300;width:985800;" filled="f" stroked="f" coordsize="21600,21600" o:gfxdata="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OhjGe2AAAA2wAAAA8A&#10;AAAAAAAAAQAgAAAAIgAAAGRycy9kb3ducmV2LnhtbFBLAQIUABQAAAAIAIdO4kAzLwWeOwAAADkA&#10;AAAQAAAAAAAAAAEAIAAAAAUBAABkcnMvc2hhcGV4bWwueG1sUEsFBgAAAAAGAAYAWwEAAK8DAAAA&#10;AA==&#10;">
                                    <v:fill on="f" focussize="0,0"/>
                                    <v:stroke on="f"/>
                                    <v:imagedata o:title=""/>
                                    <o:lock v:ext="edit" aspectratio="f"/>
                                    <v:textbox inset="1.48125mm,1.48125mm,1.975mm,6.2992125984252pt">
                                      <w:txbxContent>
                                        <w:p w14:paraId="23794802">
                                          <w:pPr>
                                            <w:spacing w:before="0" w:after="0" w:line="215" w:lineRule="auto"/>
                                            <w:ind w:left="90" w:right="0" w:firstLine="810"/>
                                            <w:jc w:val="left"/>
                                          </w:pPr>
                                          <w:r>
                                            <w:rPr>
                                              <w:rFonts w:ascii="Calibri" w:hAnsi="Calibri" w:eastAsia="Calibri" w:cs="Calibri"/>
                                              <w:b w:val="0"/>
                                              <w:i w:val="0"/>
                                              <w:smallCaps w:val="0"/>
                                              <w:strike w:val="0"/>
                                              <w:color w:val="000000"/>
                                              <w:sz w:val="20"/>
                                              <w:vertAlign w:val="baseline"/>
                                            </w:rPr>
                                            <w:t xml:space="preserve">A 8 digit running number </w:t>
                                          </w:r>
                                        </w:p>
                                      </w:txbxContent>
                                    </v:textbox>
                                  </v:rect>
                                  <v:rect id="Shape 75" o:spid="_x0000_s1026" o:spt="1" style="position:absolute;left:3358949;top:56405;height:288000;width:985800;v-text-anchor:middle;" filled="f" stroked="f" coordsize="21600,21600" o:gfxdata="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5fIr4A&#10;AADbAAAADwAAAAAAAAABACAAAAAiAAAAZHJzL2Rvd25yZXYueG1sUEsBAhQAFAAAAAgAh07iQDMv&#10;BZ47AAAAOQAAABAAAAAAAAAAAQAgAAAADQEAAGRycy9zaGFwZXhtbC54bWxQSwUGAAAAAAYABgBb&#10;AQAAtwMAAAAA&#10;">
                                    <v:fill on="f" focussize="0,0"/>
                                    <v:stroke on="f"/>
                                    <v:imagedata o:title=""/>
                                    <o:lock v:ext="edit" aspectratio="f"/>
                                    <v:textbox inset="1.975mm,3.1988188976378pt,1.975mm,3.1988188976378pt">
                                      <w:txbxContent>
                                        <w:p w14:paraId="3DC9E08E">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Date Stamp</w:t>
                                          </w:r>
                                        </w:p>
                                      </w:txbxContent>
                                    </v:textbox>
                                  </v:rect>
                                </v:group>
                              </v:group>
                            </v:group>
                          </v:group>
                        </v:group>
                      </v:group>
                    </v:group>
                  </v:group>
                </v:group>
                <w10:wrap type="none"/>
                <w10:anchorlock/>
              </v:group>
            </w:pict>
          </mc:Fallback>
        </mc:AlternateContent>
      </w:r>
    </w:p>
    <w:p w14:paraId="00000202">
      <w:pPr>
        <w:jc w:val="both"/>
        <w:rPr>
          <w:color w:val="A6A6A6"/>
          <w:sz w:val="20"/>
          <w:szCs w:val="20"/>
        </w:rPr>
      </w:pPr>
      <w:bookmarkStart w:id="54" w:name="_heading=h.m80juy8xw97f" w:colFirst="0" w:colLast="0"/>
      <w:bookmarkEnd w:id="54"/>
      <w:r>
        <w:rPr>
          <w:rtl w:val="0"/>
        </w:rPr>
        <w:tab/>
      </w:r>
    </w:p>
    <w:p w14:paraId="00000203">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rPr>
      </w:pPr>
    </w:p>
    <w:p w14:paraId="00000204">
      <w:pPr>
        <w:jc w:val="both"/>
      </w:pPr>
      <w:r>
        <w:rPr>
          <w:rtl w:val="0"/>
        </w:rPr>
        <w:t xml:space="preserve">CGPAN signifies a unique identification to the credit guarantee in the SURGE system. Subsequently it is used to integrate with the Accounting Subsystem and for payment reconciliations. </w:t>
      </w:r>
    </w:p>
    <w:p w14:paraId="00000205">
      <w:pPr>
        <w:tabs>
          <w:tab w:val="left" w:pos="7267"/>
        </w:tabs>
        <w:jc w:val="both"/>
      </w:pPr>
      <w:r>
        <w:rPr>
          <w:rtl w:val="0"/>
        </w:rPr>
        <w:t xml:space="preserve">Post CGPAN allotment, SURGE updates the status of the loan guarantee record: </w:t>
      </w:r>
    </w:p>
    <w:p w14:paraId="00000206">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07">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08">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09">
      <w:pPr>
        <w:pStyle w:val="4"/>
        <w:rPr>
          <w:b/>
          <w:bCs/>
          <w:color w:val="000000"/>
          <w:sz w:val="24"/>
          <w:szCs w:val="24"/>
        </w:rPr>
      </w:pPr>
      <w:bookmarkStart w:id="55" w:name="_heading=h.tdfaxyc9oh7" w:colFirst="0" w:colLast="0"/>
      <w:bookmarkEnd w:id="55"/>
      <w:r>
        <w:rPr>
          <w:b/>
          <w:bCs/>
          <w:color w:val="000000"/>
          <w:sz w:val="24"/>
          <w:szCs w:val="24"/>
          <w:rtl w:val="0"/>
        </w:rPr>
        <w:t xml:space="preserve">STATUS CODE OF THE FRESH SANCTION/DISBURSEMENT  </w:t>
      </w:r>
    </w:p>
    <w:p w14:paraId="0000020A">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rPr>
      </w:pPr>
      <w:r>
        <w:rPr>
          <w:sz w:val="20"/>
          <w:szCs w:val="20"/>
          <w:rtl w:val="0"/>
        </w:rPr>
        <w:t>i.e. Guarantee in force/Provisional Guarantee /Disbursement in force / Provisional disbursement</w:t>
      </w:r>
    </w:p>
    <w:p w14:paraId="0000020B">
      <w:pPr>
        <w:pBdr>
          <w:top w:val="none" w:color="auto" w:sz="0" w:space="0"/>
          <w:left w:val="none" w:color="auto" w:sz="0" w:space="0"/>
          <w:bottom w:val="none" w:color="auto" w:sz="0" w:space="0"/>
          <w:right w:val="none" w:color="auto" w:sz="0" w:space="0"/>
          <w:between w:val="none" w:color="auto" w:sz="0" w:space="0"/>
        </w:pBdr>
        <w:spacing w:after="0" w:line="240" w:lineRule="auto"/>
        <w:rPr>
          <w:b/>
          <w:bCs/>
          <w:sz w:val="20"/>
          <w:szCs w:val="20"/>
        </w:rPr>
      </w:pPr>
    </w:p>
    <w:p w14:paraId="0000020C">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tbl>
      <w:tblPr>
        <w:tblStyle w:val="143"/>
        <w:tblW w:w="9900" w:type="dxa"/>
        <w:tblInd w:w="-15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095"/>
        <w:gridCol w:w="2790"/>
        <w:gridCol w:w="3015"/>
      </w:tblGrid>
      <w:tr w14:paraId="227DE7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000000" w:sz="4" w:space="0"/>
              <w:left w:val="single" w:color="000000" w:sz="4" w:space="0"/>
              <w:bottom w:val="single" w:color="000000" w:sz="4" w:space="0"/>
              <w:right w:val="single" w:color="000000" w:sz="4" w:space="0"/>
            </w:tcBorders>
            <w:shd w:val="clear" w:color="auto" w:fill="D0E0E3"/>
            <w:tcMar>
              <w:top w:w="40" w:type="dxa"/>
              <w:left w:w="40" w:type="dxa"/>
              <w:bottom w:w="40" w:type="dxa"/>
              <w:right w:w="40" w:type="dxa"/>
            </w:tcMar>
            <w:vAlign w:val="bottom"/>
          </w:tcPr>
          <w:p w14:paraId="0000020D">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Action</w:t>
            </w:r>
          </w:p>
        </w:tc>
        <w:tc>
          <w:tcPr>
            <w:tcBorders>
              <w:top w:val="single" w:color="000000" w:sz="4" w:space="0"/>
              <w:left w:val="single" w:color="000000" w:sz="4" w:space="0"/>
              <w:bottom w:val="single" w:color="000000" w:sz="4" w:space="0"/>
              <w:right w:val="single" w:color="000000" w:sz="4" w:space="0"/>
            </w:tcBorders>
            <w:shd w:val="clear" w:color="auto" w:fill="D0E0E3"/>
            <w:tcMar>
              <w:top w:w="40" w:type="dxa"/>
              <w:left w:w="40" w:type="dxa"/>
              <w:bottom w:w="40" w:type="dxa"/>
              <w:right w:w="40" w:type="dxa"/>
            </w:tcMar>
            <w:vAlign w:val="center"/>
          </w:tcPr>
          <w:p w14:paraId="0000020E">
            <w:pPr>
              <w:widowControl w:val="0"/>
              <w:spacing w:after="0" w:line="276" w:lineRule="auto"/>
              <w:jc w:val="center"/>
              <w:rPr>
                <w:b/>
                <w:bCs/>
                <w:sz w:val="24"/>
                <w:szCs w:val="24"/>
              </w:rPr>
            </w:pPr>
            <w:r>
              <w:rPr>
                <w:b/>
                <w:bCs/>
                <w:sz w:val="24"/>
                <w:szCs w:val="24"/>
                <w:rtl w:val="0"/>
              </w:rPr>
              <w:t>UI Status</w:t>
            </w:r>
          </w:p>
        </w:tc>
        <w:tc>
          <w:tcPr>
            <w:tcBorders>
              <w:top w:val="single" w:color="000000" w:sz="4" w:space="0"/>
              <w:left w:val="single" w:color="000000" w:sz="4" w:space="0"/>
              <w:bottom w:val="single" w:color="000000" w:sz="4" w:space="0"/>
              <w:right w:val="single" w:color="000000" w:sz="4" w:space="0"/>
            </w:tcBorders>
            <w:shd w:val="clear" w:color="auto" w:fill="D0E0E3"/>
            <w:tcMar>
              <w:top w:w="40" w:type="dxa"/>
              <w:left w:w="40" w:type="dxa"/>
              <w:bottom w:w="40" w:type="dxa"/>
              <w:right w:w="40" w:type="dxa"/>
            </w:tcMar>
            <w:vAlign w:val="center"/>
          </w:tcPr>
          <w:p w14:paraId="0000020F">
            <w:pPr>
              <w:widowControl w:val="0"/>
              <w:spacing w:after="0" w:line="276" w:lineRule="auto"/>
              <w:jc w:val="center"/>
              <w:rPr>
                <w:rFonts w:ascii="Arial" w:hAnsi="Arial" w:eastAsia="Arial" w:cs="Arial"/>
                <w:sz w:val="20"/>
                <w:szCs w:val="20"/>
              </w:rPr>
            </w:pPr>
            <w:r>
              <w:rPr>
                <w:b/>
                <w:bCs/>
                <w:sz w:val="24"/>
                <w:szCs w:val="24"/>
                <w:rtl w:val="0"/>
              </w:rPr>
              <w:t>Status Code</w:t>
            </w:r>
          </w:p>
        </w:tc>
      </w:tr>
      <w:tr w14:paraId="69BB23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10">
            <w:pPr>
              <w:widowControl w:val="0"/>
              <w:spacing w:after="0" w:line="276" w:lineRule="auto"/>
              <w:rPr>
                <w:rFonts w:ascii="Arial" w:hAnsi="Arial" w:eastAsia="Arial" w:cs="Arial"/>
                <w:sz w:val="18"/>
                <w:szCs w:val="18"/>
              </w:rPr>
            </w:pPr>
            <w:r>
              <w:rPr>
                <w:color w:val="1D1C1D"/>
                <w:rtl w:val="0"/>
              </w:rPr>
              <w:t>CG File Upload Draft Mode</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11">
            <w:pPr>
              <w:widowControl w:val="0"/>
              <w:spacing w:after="0" w:line="276" w:lineRule="auto"/>
              <w:jc w:val="center"/>
            </w:pPr>
            <w:r>
              <w:rPr>
                <w:rtl w:val="0"/>
              </w:rPr>
              <w:t>Draft</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12">
            <w:pPr>
              <w:widowControl w:val="0"/>
              <w:spacing w:after="0" w:line="276" w:lineRule="auto"/>
              <w:jc w:val="center"/>
              <w:rPr>
                <w:rFonts w:ascii="Arial" w:hAnsi="Arial" w:eastAsia="Arial" w:cs="Arial"/>
                <w:sz w:val="18"/>
                <w:szCs w:val="18"/>
              </w:rPr>
            </w:pPr>
            <w:r>
              <w:rPr>
                <w:rtl w:val="0"/>
              </w:rPr>
              <w:t>30007</w:t>
            </w:r>
          </w:p>
        </w:tc>
      </w:tr>
      <w:tr w14:paraId="49FFBF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13">
            <w:pPr>
              <w:widowControl w:val="0"/>
              <w:spacing w:after="0" w:line="276" w:lineRule="auto"/>
              <w:rPr>
                <w:rFonts w:ascii="Arial" w:hAnsi="Arial" w:eastAsia="Arial" w:cs="Arial"/>
                <w:sz w:val="18"/>
                <w:szCs w:val="18"/>
              </w:rPr>
            </w:pPr>
            <w:r>
              <w:rPr>
                <w:color w:val="1D1C1D"/>
                <w:rtl w:val="0"/>
              </w:rPr>
              <w:t>CG File Validated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14">
            <w:pPr>
              <w:widowControl w:val="0"/>
              <w:spacing w:after="0" w:line="276" w:lineRule="auto"/>
              <w:jc w:val="center"/>
            </w:pPr>
            <w:r>
              <w:rPr>
                <w:rtl w:val="0"/>
              </w:rPr>
              <w:t>Validated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15">
            <w:pPr>
              <w:widowControl w:val="0"/>
              <w:spacing w:after="0" w:line="276" w:lineRule="auto"/>
              <w:jc w:val="center"/>
              <w:rPr>
                <w:rFonts w:ascii="Arial" w:hAnsi="Arial" w:eastAsia="Arial" w:cs="Arial"/>
                <w:sz w:val="18"/>
                <w:szCs w:val="18"/>
              </w:rPr>
            </w:pPr>
            <w:r>
              <w:rPr>
                <w:rtl w:val="0"/>
              </w:rPr>
              <w:t>30015</w:t>
            </w:r>
          </w:p>
        </w:tc>
      </w:tr>
      <w:tr w14:paraId="18BDC2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16">
            <w:pPr>
              <w:widowControl w:val="0"/>
              <w:spacing w:after="0" w:line="276" w:lineRule="auto"/>
              <w:rPr>
                <w:rFonts w:ascii="Arial" w:hAnsi="Arial" w:eastAsia="Arial" w:cs="Arial"/>
                <w:sz w:val="18"/>
                <w:szCs w:val="18"/>
              </w:rPr>
            </w:pPr>
            <w:r>
              <w:rPr>
                <w:color w:val="1D1C1D"/>
                <w:rtl w:val="0"/>
              </w:rPr>
              <w:t>CG File Requested by maker for approval ( Approver Awaited)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17">
            <w:pPr>
              <w:widowControl w:val="0"/>
              <w:spacing w:after="0" w:line="276" w:lineRule="auto"/>
              <w:jc w:val="center"/>
            </w:pPr>
            <w:r>
              <w:rPr>
                <w:rtl w:val="0"/>
              </w:rPr>
              <w:t>Approver Awaited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18">
            <w:pPr>
              <w:widowControl w:val="0"/>
              <w:spacing w:after="0" w:line="276" w:lineRule="auto"/>
              <w:jc w:val="center"/>
              <w:rPr>
                <w:rFonts w:ascii="Arial" w:hAnsi="Arial" w:eastAsia="Arial" w:cs="Arial"/>
                <w:sz w:val="18"/>
                <w:szCs w:val="18"/>
              </w:rPr>
            </w:pPr>
            <w:r>
              <w:rPr>
                <w:rtl w:val="0"/>
              </w:rPr>
              <w:t>30016</w:t>
            </w:r>
          </w:p>
        </w:tc>
      </w:tr>
      <w:tr w14:paraId="1F8C6C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19">
            <w:pPr>
              <w:widowControl w:val="0"/>
              <w:spacing w:after="0" w:line="276" w:lineRule="auto"/>
              <w:rPr>
                <w:rFonts w:ascii="Arial" w:hAnsi="Arial" w:eastAsia="Arial" w:cs="Arial"/>
                <w:sz w:val="18"/>
                <w:szCs w:val="18"/>
              </w:rPr>
            </w:pPr>
            <w:r>
              <w:rPr>
                <w:color w:val="1D1C1D"/>
                <w:rtl w:val="0"/>
              </w:rPr>
              <w:t>IF CG File Approved then</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1A">
            <w:pPr>
              <w:widowControl w:val="0"/>
              <w:spacing w:after="0" w:line="276" w:lineRule="auto"/>
              <w:jc w:val="center"/>
            </w:pPr>
            <w:r>
              <w:rPr>
                <w:rtl w:val="0"/>
              </w:rPr>
              <w:t xml:space="preserve">Approved </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1B">
            <w:pPr>
              <w:widowControl w:val="0"/>
              <w:spacing w:after="0" w:line="276" w:lineRule="auto"/>
              <w:jc w:val="center"/>
              <w:rPr>
                <w:rFonts w:ascii="Arial" w:hAnsi="Arial" w:eastAsia="Arial" w:cs="Arial"/>
                <w:sz w:val="18"/>
                <w:szCs w:val="18"/>
              </w:rPr>
            </w:pPr>
            <w:r>
              <w:rPr>
                <w:rtl w:val="0"/>
              </w:rPr>
              <w:t>30004</w:t>
            </w:r>
          </w:p>
        </w:tc>
      </w:tr>
      <w:tr w14:paraId="6D8892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1C">
            <w:pPr>
              <w:widowControl w:val="0"/>
              <w:spacing w:after="0" w:line="276" w:lineRule="auto"/>
              <w:rPr>
                <w:color w:val="1D1C1D"/>
              </w:rPr>
            </w:pPr>
            <w:r>
              <w:rPr>
                <w:color w:val="1D1C1D"/>
                <w:rtl w:val="0"/>
              </w:rPr>
              <w:t>CG File Guarantee Inforce (Post Approved)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1D">
            <w:pPr>
              <w:widowControl w:val="0"/>
              <w:spacing w:after="0" w:line="276" w:lineRule="auto"/>
              <w:jc w:val="center"/>
            </w:pPr>
            <w:r>
              <w:rPr>
                <w:rtl w:val="0"/>
              </w:rPr>
              <w:t>Guarantee In Provisional</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1E">
            <w:pPr>
              <w:widowControl w:val="0"/>
              <w:spacing w:after="0" w:line="276" w:lineRule="auto"/>
              <w:jc w:val="center"/>
            </w:pPr>
            <w:r>
              <w:rPr>
                <w:rtl w:val="0"/>
              </w:rPr>
              <w:t>30036</w:t>
            </w:r>
          </w:p>
        </w:tc>
      </w:tr>
      <w:tr w14:paraId="200E29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1F">
            <w:pPr>
              <w:widowControl w:val="0"/>
              <w:spacing w:after="0" w:line="276" w:lineRule="auto"/>
              <w:rPr>
                <w:rFonts w:ascii="Arial" w:hAnsi="Arial" w:eastAsia="Arial" w:cs="Arial"/>
                <w:sz w:val="18"/>
                <w:szCs w:val="18"/>
              </w:rPr>
            </w:pPr>
            <w:r>
              <w:rPr>
                <w:color w:val="1D1C1D"/>
                <w:rtl w:val="0"/>
              </w:rPr>
              <w:t>If CG file rejected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0">
            <w:pPr>
              <w:widowControl w:val="0"/>
              <w:spacing w:after="0" w:line="276" w:lineRule="auto"/>
              <w:jc w:val="center"/>
            </w:pPr>
            <w:r>
              <w:rPr>
                <w:rtl w:val="0"/>
              </w:rPr>
              <w:t>Rejected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1">
            <w:pPr>
              <w:widowControl w:val="0"/>
              <w:spacing w:after="0" w:line="276" w:lineRule="auto"/>
              <w:jc w:val="center"/>
              <w:rPr>
                <w:rFonts w:ascii="Arial" w:hAnsi="Arial" w:eastAsia="Arial" w:cs="Arial"/>
                <w:sz w:val="18"/>
                <w:szCs w:val="18"/>
              </w:rPr>
            </w:pPr>
            <w:r>
              <w:rPr>
                <w:rtl w:val="0"/>
              </w:rPr>
              <w:t>30006</w:t>
            </w:r>
          </w:p>
        </w:tc>
      </w:tr>
      <w:tr w14:paraId="2D4DBB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22">
            <w:pPr>
              <w:widowControl w:val="0"/>
              <w:spacing w:after="0" w:line="276" w:lineRule="auto"/>
              <w:rPr>
                <w:rFonts w:ascii="Arial" w:hAnsi="Arial" w:eastAsia="Arial" w:cs="Arial"/>
                <w:sz w:val="18"/>
                <w:szCs w:val="18"/>
              </w:rPr>
            </w:pPr>
            <w:r>
              <w:rPr>
                <w:color w:val="1D1C1D"/>
                <w:rtl w:val="0"/>
              </w:rPr>
              <w:t>If MSME  Guarantee issue provisional</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3">
            <w:pPr>
              <w:widowControl w:val="0"/>
              <w:spacing w:after="0" w:line="276" w:lineRule="auto"/>
              <w:jc w:val="center"/>
            </w:pPr>
            <w:r>
              <w:rPr>
                <w:rtl w:val="0"/>
              </w:rPr>
              <w:t>Guarantee In Provisional</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4">
            <w:pPr>
              <w:widowControl w:val="0"/>
              <w:spacing w:after="0" w:line="276" w:lineRule="auto"/>
              <w:jc w:val="center"/>
              <w:rPr>
                <w:rFonts w:ascii="Arial" w:hAnsi="Arial" w:eastAsia="Arial" w:cs="Arial"/>
                <w:sz w:val="18"/>
                <w:szCs w:val="18"/>
              </w:rPr>
            </w:pPr>
            <w:r>
              <w:rPr>
                <w:rtl w:val="0"/>
              </w:rPr>
              <w:t>30036</w:t>
            </w:r>
          </w:p>
        </w:tc>
      </w:tr>
      <w:tr w14:paraId="5FEDD1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25">
            <w:pPr>
              <w:widowControl w:val="0"/>
              <w:spacing w:after="0" w:line="276" w:lineRule="auto"/>
              <w:rPr>
                <w:rFonts w:ascii="Arial" w:hAnsi="Arial" w:eastAsia="Arial" w:cs="Arial"/>
                <w:sz w:val="18"/>
                <w:szCs w:val="18"/>
              </w:rPr>
            </w:pPr>
            <w:r>
              <w:rPr>
                <w:color w:val="1D1C1D"/>
                <w:rtl w:val="0"/>
              </w:rPr>
              <w:t>When Tax invoice generated ) Guarantee inforce then</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6">
            <w:pPr>
              <w:widowControl w:val="0"/>
              <w:spacing w:after="0" w:line="276" w:lineRule="auto"/>
            </w:pPr>
            <w:r>
              <w:rPr>
                <w:color w:val="1D1C1D"/>
                <w:rtl w:val="0"/>
              </w:rPr>
              <w:t xml:space="preserve">    Guarantee inforce</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7">
            <w:pPr>
              <w:widowControl w:val="0"/>
              <w:spacing w:after="0" w:line="276" w:lineRule="auto"/>
              <w:jc w:val="center"/>
              <w:rPr>
                <w:rFonts w:ascii="Arial" w:hAnsi="Arial" w:eastAsia="Arial" w:cs="Arial"/>
                <w:sz w:val="18"/>
                <w:szCs w:val="18"/>
              </w:rPr>
            </w:pPr>
            <w:r>
              <w:rPr>
                <w:rtl w:val="0"/>
              </w:rPr>
              <w:t>30010</w:t>
            </w:r>
          </w:p>
        </w:tc>
      </w:tr>
      <w:tr w14:paraId="3EF638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5"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28">
            <w:pPr>
              <w:widowControl w:val="0"/>
              <w:spacing w:after="0" w:line="276" w:lineRule="auto"/>
              <w:rPr>
                <w:color w:val="1D1C1D"/>
              </w:rPr>
            </w:pPr>
            <w:r>
              <w:rPr>
                <w:color w:val="1D1C1D"/>
                <w:rtl w:val="0"/>
              </w:rPr>
              <w:t>Disbursement File Uploads</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9">
            <w:pPr>
              <w:widowControl w:val="0"/>
              <w:spacing w:after="0" w:line="276" w:lineRule="auto"/>
              <w:jc w:val="center"/>
            </w:pPr>
            <w:r>
              <w:rPr>
                <w:rtl w:val="0"/>
              </w:rPr>
              <w:t>Draft</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A">
            <w:pPr>
              <w:widowControl w:val="0"/>
              <w:spacing w:after="0" w:line="276" w:lineRule="auto"/>
              <w:jc w:val="center"/>
            </w:pPr>
            <w:r>
              <w:rPr>
                <w:rtl w:val="0"/>
              </w:rPr>
              <w:t>30007</w:t>
            </w:r>
          </w:p>
        </w:tc>
      </w:tr>
      <w:tr w14:paraId="74283C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5"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2B">
            <w:pPr>
              <w:widowControl w:val="0"/>
              <w:spacing w:after="0" w:line="276" w:lineRule="auto"/>
              <w:rPr>
                <w:color w:val="1D1C1D"/>
              </w:rPr>
            </w:pPr>
            <w:r>
              <w:rPr>
                <w:color w:val="1D1C1D"/>
                <w:rtl w:val="0"/>
              </w:rPr>
              <w:t>Disbursement file sends for validation</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C">
            <w:pPr>
              <w:widowControl w:val="0"/>
              <w:spacing w:after="0" w:line="276" w:lineRule="auto"/>
              <w:jc w:val="center"/>
            </w:pPr>
            <w:r>
              <w:rPr>
                <w:rtl w:val="0"/>
              </w:rPr>
              <w:t>Validated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D">
            <w:pPr>
              <w:widowControl w:val="0"/>
              <w:spacing w:after="0" w:line="276" w:lineRule="auto"/>
              <w:jc w:val="center"/>
            </w:pPr>
            <w:r>
              <w:rPr>
                <w:rtl w:val="0"/>
              </w:rPr>
              <w:t>30015</w:t>
            </w:r>
          </w:p>
        </w:tc>
      </w:tr>
      <w:tr w14:paraId="6F3630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5"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2E">
            <w:pPr>
              <w:widowControl w:val="0"/>
              <w:spacing w:after="0" w:line="276" w:lineRule="auto"/>
              <w:rPr>
                <w:color w:val="1D1C1D"/>
              </w:rPr>
            </w:pPr>
            <w:r>
              <w:rPr>
                <w:color w:val="1D1C1D"/>
                <w:rtl w:val="0"/>
              </w:rPr>
              <w:t>Disbursement  Requested by maker for approval ( Approver Awaited)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2F">
            <w:pPr>
              <w:widowControl w:val="0"/>
              <w:spacing w:after="0" w:line="276" w:lineRule="auto"/>
              <w:jc w:val="center"/>
            </w:pPr>
            <w:r>
              <w:rPr>
                <w:rtl w:val="0"/>
              </w:rPr>
              <w:t>Approver Awaited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30">
            <w:pPr>
              <w:widowControl w:val="0"/>
              <w:spacing w:after="0" w:line="276" w:lineRule="auto"/>
              <w:jc w:val="center"/>
            </w:pPr>
            <w:r>
              <w:rPr>
                <w:rtl w:val="0"/>
              </w:rPr>
              <w:t>30016</w:t>
            </w:r>
          </w:p>
        </w:tc>
      </w:tr>
      <w:tr w14:paraId="3BF29B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5"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31">
            <w:pPr>
              <w:widowControl w:val="0"/>
              <w:spacing w:after="0" w:line="276" w:lineRule="auto"/>
              <w:rPr>
                <w:rFonts w:ascii="Arial" w:hAnsi="Arial" w:eastAsia="Arial" w:cs="Arial"/>
                <w:sz w:val="18"/>
                <w:szCs w:val="18"/>
              </w:rPr>
            </w:pPr>
            <w:r>
              <w:rPr>
                <w:color w:val="1D1C1D"/>
                <w:rtl w:val="0"/>
              </w:rPr>
              <w:t>IF Disbursement File Approved then</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32">
            <w:pPr>
              <w:widowControl w:val="0"/>
              <w:spacing w:after="0" w:line="276" w:lineRule="auto"/>
              <w:jc w:val="center"/>
            </w:pPr>
            <w:r>
              <w:rPr>
                <w:rtl w:val="0"/>
              </w:rPr>
              <w:t>Guarantee In Provisional</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33">
            <w:pPr>
              <w:widowControl w:val="0"/>
              <w:spacing w:after="0" w:line="276" w:lineRule="auto"/>
              <w:jc w:val="center"/>
              <w:rPr>
                <w:rFonts w:ascii="Arial" w:hAnsi="Arial" w:eastAsia="Arial" w:cs="Arial"/>
                <w:sz w:val="18"/>
                <w:szCs w:val="18"/>
              </w:rPr>
            </w:pPr>
            <w:r>
              <w:rPr>
                <w:rtl w:val="0"/>
              </w:rPr>
              <w:t>30004</w:t>
            </w:r>
          </w:p>
        </w:tc>
      </w:tr>
      <w:tr w14:paraId="1ED809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5"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34">
            <w:pPr>
              <w:widowControl w:val="0"/>
              <w:spacing w:after="0" w:line="276" w:lineRule="auto"/>
              <w:rPr>
                <w:rFonts w:ascii="Arial" w:hAnsi="Arial" w:eastAsia="Arial" w:cs="Arial"/>
                <w:sz w:val="18"/>
                <w:szCs w:val="18"/>
              </w:rPr>
            </w:pPr>
            <w:r>
              <w:rPr>
                <w:color w:val="1D1C1D"/>
                <w:rtl w:val="0"/>
              </w:rPr>
              <w:t>If Disbursement file rejected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35">
            <w:pPr>
              <w:widowControl w:val="0"/>
              <w:spacing w:after="0" w:line="276" w:lineRule="auto"/>
              <w:jc w:val="center"/>
            </w:pPr>
            <w:r>
              <w:rPr>
                <w:rtl w:val="0"/>
              </w:rPr>
              <w:t>Rejected</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36">
            <w:pPr>
              <w:widowControl w:val="0"/>
              <w:spacing w:after="0" w:line="276" w:lineRule="auto"/>
              <w:jc w:val="center"/>
              <w:rPr>
                <w:rFonts w:ascii="Arial" w:hAnsi="Arial" w:eastAsia="Arial" w:cs="Arial"/>
                <w:sz w:val="18"/>
                <w:szCs w:val="18"/>
              </w:rPr>
            </w:pPr>
            <w:r>
              <w:rPr>
                <w:rtl w:val="0"/>
              </w:rPr>
              <w:t>30006</w:t>
            </w:r>
          </w:p>
        </w:tc>
      </w:tr>
      <w:tr w14:paraId="3360B2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5"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37">
            <w:pPr>
              <w:widowControl w:val="0"/>
              <w:spacing w:after="0" w:line="276" w:lineRule="auto"/>
              <w:rPr>
                <w:color w:val="1D1C1D"/>
              </w:rPr>
            </w:pPr>
            <w:r>
              <w:rPr>
                <w:color w:val="1D1C1D"/>
                <w:rtl w:val="0"/>
              </w:rPr>
              <w:t xml:space="preserve">Disbursement Provisional if cg fee is calculated </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38">
            <w:pPr>
              <w:widowControl w:val="0"/>
              <w:spacing w:after="0" w:line="276" w:lineRule="auto"/>
              <w:jc w:val="center"/>
            </w:pPr>
            <w:r>
              <w:rPr>
                <w:rtl w:val="0"/>
              </w:rPr>
              <w:t>Disbursement Provisional</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39">
            <w:pPr>
              <w:widowControl w:val="0"/>
              <w:spacing w:after="0" w:line="276" w:lineRule="auto"/>
              <w:jc w:val="center"/>
            </w:pPr>
            <w:r>
              <w:rPr>
                <w:rtl w:val="0"/>
              </w:rPr>
              <w:t>140012</w:t>
            </w:r>
          </w:p>
        </w:tc>
      </w:tr>
      <w:tr w14:paraId="131469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5"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bottom"/>
          </w:tcPr>
          <w:p w14:paraId="0000023A">
            <w:pPr>
              <w:widowControl w:val="0"/>
              <w:spacing w:after="0" w:line="276" w:lineRule="auto"/>
              <w:rPr>
                <w:color w:val="1D1C1D"/>
              </w:rPr>
            </w:pPr>
            <w:r>
              <w:rPr>
                <w:color w:val="1D1C1D"/>
                <w:rtl w:val="0"/>
              </w:rPr>
              <w:t xml:space="preserve">Disbursement inforce </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3B">
            <w:pPr>
              <w:widowControl w:val="0"/>
              <w:spacing w:after="0" w:line="276" w:lineRule="auto"/>
              <w:jc w:val="center"/>
            </w:pPr>
            <w:r>
              <w:rPr>
                <w:rtl w:val="0"/>
              </w:rPr>
              <w:t>Disbursement inforce</w:t>
            </w:r>
          </w:p>
        </w:tc>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3C">
            <w:pPr>
              <w:widowControl w:val="0"/>
              <w:spacing w:after="0" w:line="276" w:lineRule="auto"/>
              <w:jc w:val="center"/>
            </w:pPr>
            <w:r>
              <w:rPr>
                <w:rtl w:val="0"/>
              </w:rPr>
              <w:t>140013</w:t>
            </w:r>
          </w:p>
        </w:tc>
      </w:tr>
    </w:tbl>
    <w:p w14:paraId="0000023D">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3E">
      <w:pPr>
        <w:jc w:val="both"/>
      </w:pPr>
    </w:p>
    <w:p w14:paraId="0000023F">
      <w:pPr>
        <w:pStyle w:val="2"/>
        <w:keepLines w:val="0"/>
        <w:pBdr>
          <w:bottom w:val="single" w:color="000000" w:sz="4" w:space="1"/>
        </w:pBdr>
        <w:tabs>
          <w:tab w:val="left" w:pos="0"/>
          <w:tab w:val="left" w:pos="720"/>
        </w:tabs>
        <w:spacing w:before="60" w:after="60" w:line="276" w:lineRule="auto"/>
      </w:pPr>
      <w:bookmarkStart w:id="56" w:name="_heading=h.dck39yc7swl4" w:colFirst="0" w:colLast="0"/>
      <w:bookmarkEnd w:id="56"/>
      <w:r>
        <w:rPr>
          <w:b/>
          <w:bCs/>
          <w:color w:val="7F7F7F"/>
          <w:sz w:val="26"/>
          <w:szCs w:val="26"/>
          <w:rtl w:val="0"/>
        </w:rPr>
        <w:t>1.15 Continuity - Continuing Credit Guarantee</w:t>
      </w:r>
      <w:r>
        <w:rPr>
          <w:b/>
          <w:bCs/>
          <w:color w:val="7F7F7F"/>
          <w:sz w:val="26"/>
          <w:szCs w:val="26"/>
          <w:rtl w:val="0"/>
        </w:rPr>
        <w:tab/>
      </w:r>
    </w:p>
    <w:p w14:paraId="00000240">
      <w:pPr>
        <w:tabs>
          <w:tab w:val="left" w:pos="0"/>
          <w:tab w:val="left" w:pos="720"/>
        </w:tabs>
      </w:pPr>
    </w:p>
    <w:p w14:paraId="00000241">
      <w:pPr>
        <w:jc w:val="both"/>
      </w:pPr>
      <w:r>
        <w:rPr>
          <w:rtl w:val="0"/>
        </w:rPr>
        <w:t>System initiates processing of input file for ‘Continuing’ Guarantees on upload and approval of loan data file from MLI’s (along with acceptance to the terms &amp; conditions of Management certificate) for a given batch execution.</w:t>
      </w:r>
    </w:p>
    <w:p w14:paraId="00000242">
      <w:pPr>
        <w:spacing w:before="240" w:line="278" w:lineRule="auto"/>
        <w:jc w:val="both"/>
      </w:pPr>
      <w:r>
        <w:rPr>
          <w:b/>
          <w:bCs/>
          <w:u w:val="single"/>
          <w:rtl w:val="0"/>
        </w:rPr>
        <w:t>Note</w:t>
      </w:r>
      <w:r>
        <w:rPr>
          <w:b/>
          <w:bCs/>
          <w:rtl w:val="0"/>
        </w:rPr>
        <w:t>:</w:t>
      </w:r>
      <w:r>
        <w:rPr>
          <w:rtl w:val="0"/>
        </w:rPr>
        <w:t xml:space="preserve"> </w:t>
      </w:r>
    </w:p>
    <w:p w14:paraId="00000243">
      <w:pPr>
        <w:numPr>
          <w:ilvl w:val="0"/>
          <w:numId w:val="15"/>
        </w:numPr>
        <w:spacing w:before="240" w:after="0" w:line="278" w:lineRule="auto"/>
        <w:ind w:left="720" w:hanging="360"/>
        <w:jc w:val="both"/>
        <w:rPr>
          <w:u w:val="none"/>
        </w:rPr>
      </w:pPr>
      <w:r>
        <w:rPr>
          <w:rtl w:val="0"/>
        </w:rPr>
        <w:t>Member Lending Institutions must update CG Continuity File against guaranteed loans latest by the 30</w:t>
      </w:r>
      <w:r>
        <w:rPr>
          <w:vertAlign w:val="superscript"/>
          <w:rtl w:val="0"/>
        </w:rPr>
        <w:t>th</w:t>
      </w:r>
      <w:r>
        <w:rPr>
          <w:rtl w:val="0"/>
        </w:rPr>
        <w:t xml:space="preserve"> of April of that year-based loan amount outstanding on March 31 of the previous year. -</w:t>
      </w:r>
      <w:r>
        <w:rPr>
          <w:b/>
          <w:bCs/>
          <w:rtl w:val="0"/>
        </w:rPr>
        <w:t xml:space="preserve"> collection integration</w:t>
      </w:r>
    </w:p>
    <w:p w14:paraId="00000244">
      <w:pPr>
        <w:numPr>
          <w:ilvl w:val="0"/>
          <w:numId w:val="15"/>
        </w:numPr>
        <w:spacing w:before="0" w:line="278" w:lineRule="auto"/>
        <w:ind w:left="720" w:hanging="360"/>
        <w:jc w:val="both"/>
        <w:rPr>
          <w:u w:val="none"/>
        </w:rPr>
      </w:pPr>
      <w:r>
        <w:rPr>
          <w:rtl w:val="0"/>
        </w:rPr>
        <w:t>Marking of account as close, Standard or NPA as follows (for NPA accounts reporting should be done within 180 days):</w:t>
      </w:r>
    </w:p>
    <w:p w14:paraId="00000245">
      <w:pPr>
        <w:jc w:val="both"/>
      </w:pPr>
      <w:r>
        <w:rPr>
          <w:rtl w:val="0"/>
        </w:rPr>
        <w:t>Steps involved in the batch execution for continuing the credit guarantees entails following steps:</w:t>
      </w:r>
      <w:r>
        <mc:AlternateContent>
          <mc:Choice Requires="wpg">
            <w:drawing>
              <wp:anchor distT="0" distB="0" distL="114300" distR="114300" simplePos="0" relativeHeight="251660288" behindDoc="0" locked="0" layoutInCell="1" allowOverlap="1">
                <wp:simplePos x="0" y="0"/>
                <wp:positionH relativeFrom="column">
                  <wp:posOffset>0</wp:posOffset>
                </wp:positionH>
                <wp:positionV relativeFrom="paragraph">
                  <wp:posOffset>279400</wp:posOffset>
                </wp:positionV>
                <wp:extent cx="6379845" cy="2013585"/>
                <wp:effectExtent l="0" t="0" r="0" b="0"/>
                <wp:wrapSquare wrapText="bothSides"/>
                <wp:docPr id="1665250809" name="Group 1665250809"/>
                <wp:cNvGraphicFramePr/>
                <a:graphic xmlns:a="http://schemas.openxmlformats.org/drawingml/2006/main">
                  <a:graphicData uri="http://schemas.microsoft.com/office/word/2010/wordprocessingGroup">
                    <wpg:wgp>
                      <wpg:cNvGrpSpPr/>
                      <wpg:grpSpPr>
                        <a:xfrm>
                          <a:off x="2156075" y="2773200"/>
                          <a:ext cx="6379845" cy="2013585"/>
                          <a:chOff x="2156075" y="2773200"/>
                          <a:chExt cx="6379850" cy="2013600"/>
                        </a:xfrm>
                      </wpg:grpSpPr>
                      <wpg:grpSp>
                        <wpg:cNvPr id="90" name="Group 90"/>
                        <wpg:cNvGrpSpPr/>
                        <wpg:grpSpPr>
                          <a:xfrm>
                            <a:off x="2156078" y="2773208"/>
                            <a:ext cx="6379845" cy="2013585"/>
                            <a:chOff x="0" y="0"/>
                            <a:chExt cx="6379825" cy="2013600"/>
                          </a:xfrm>
                        </wpg:grpSpPr>
                        <wps:wsp>
                          <wps:cNvPr id="91" name="Shape 3"/>
                          <wps:cNvSpPr/>
                          <wps:spPr>
                            <a:xfrm>
                              <a:off x="0" y="0"/>
                              <a:ext cx="6379825" cy="2013600"/>
                            </a:xfrm>
                            <a:prstGeom prst="rect">
                              <a:avLst/>
                            </a:prstGeom>
                            <a:noFill/>
                            <a:ln>
                              <a:noFill/>
                            </a:ln>
                          </wps:spPr>
                          <wps:txbx>
                            <w:txbxContent>
                              <w:p w14:paraId="295C0EBC">
                                <w:pPr>
                                  <w:spacing w:before="0" w:after="0" w:line="240" w:lineRule="auto"/>
                                  <w:ind w:left="0" w:right="0" w:firstLine="0"/>
                                  <w:jc w:val="left"/>
                                </w:pPr>
                              </w:p>
                            </w:txbxContent>
                          </wps:txbx>
                          <wps:bodyPr spcFirstLastPara="1" wrap="square" lIns="91425" tIns="91425" rIns="91425" bIns="91425" anchor="ctr" anchorCtr="0">
                            <a:noAutofit/>
                          </wps:bodyPr>
                        </wps:wsp>
                        <wpg:grpSp>
                          <wpg:cNvPr id="92" name="Group 92"/>
                          <wpg:cNvGrpSpPr/>
                          <wpg:grpSpPr>
                            <a:xfrm>
                              <a:off x="0" y="0"/>
                              <a:ext cx="6379825" cy="2013585"/>
                              <a:chOff x="0" y="0"/>
                              <a:chExt cx="6379825" cy="2013585"/>
                            </a:xfrm>
                          </wpg:grpSpPr>
                          <wps:wsp>
                            <wps:cNvPr id="93" name="Shape 78"/>
                            <wps:cNvSpPr/>
                            <wps:spPr>
                              <a:xfrm>
                                <a:off x="0" y="0"/>
                                <a:ext cx="6379825" cy="2013575"/>
                              </a:xfrm>
                              <a:prstGeom prst="rect">
                                <a:avLst/>
                              </a:prstGeom>
                              <a:noFill/>
                              <a:ln>
                                <a:noFill/>
                              </a:ln>
                            </wps:spPr>
                            <wps:txbx>
                              <w:txbxContent>
                                <w:p w14:paraId="746670CC">
                                  <w:pPr>
                                    <w:spacing w:before="0" w:after="0" w:line="240" w:lineRule="auto"/>
                                    <w:ind w:left="0" w:right="0" w:firstLine="0"/>
                                    <w:jc w:val="left"/>
                                  </w:pPr>
                                </w:p>
                              </w:txbxContent>
                            </wps:txbx>
                            <wps:bodyPr spcFirstLastPara="1" wrap="square" lIns="91425" tIns="91425" rIns="91425" bIns="91425" anchor="ctr" anchorCtr="0">
                              <a:noAutofit/>
                            </wps:bodyPr>
                          </wps:wsp>
                          <wps:wsp>
                            <wps:cNvPr id="94" name="Shape 79"/>
                            <wps:cNvSpPr/>
                            <wps:spPr>
                              <a:xfrm>
                                <a:off x="478488" y="0"/>
                                <a:ext cx="5422868" cy="2013585"/>
                              </a:xfrm>
                              <a:prstGeom prst="rightArrow">
                                <a:avLst>
                                  <a:gd name="adj1" fmla="val 50000"/>
                                  <a:gd name="adj2" fmla="val 50000"/>
                                </a:avLst>
                              </a:prstGeom>
                              <a:solidFill>
                                <a:srgbClr val="F7D5CB"/>
                              </a:solidFill>
                              <a:ln>
                                <a:noFill/>
                              </a:ln>
                            </wps:spPr>
                            <wps:txbx>
                              <w:txbxContent>
                                <w:p w14:paraId="5FEE170A">
                                  <w:pPr>
                                    <w:spacing w:before="0" w:after="0" w:line="240" w:lineRule="auto"/>
                                    <w:ind w:left="0" w:right="0" w:firstLine="0"/>
                                    <w:jc w:val="left"/>
                                  </w:pPr>
                                </w:p>
                              </w:txbxContent>
                            </wps:txbx>
                            <wps:bodyPr spcFirstLastPara="1" wrap="square" lIns="91425" tIns="91425" rIns="91425" bIns="91425" anchor="ctr" anchorCtr="0">
                              <a:noAutofit/>
                            </wps:bodyPr>
                          </wps:wsp>
                          <wps:wsp>
                            <wps:cNvPr id="95" name="Shape 80"/>
                            <wps:cNvSpPr/>
                            <wps:spPr>
                              <a:xfrm>
                                <a:off x="1869" y="604075"/>
                                <a:ext cx="1125195" cy="805434"/>
                              </a:xfrm>
                              <a:prstGeom prst="roundRect">
                                <a:avLst>
                                  <a:gd name="adj" fmla="val 16667"/>
                                </a:avLst>
                              </a:prstGeom>
                              <a:gradFill>
                                <a:gsLst>
                                  <a:gs pos="0">
                                    <a:srgbClr val="F7BCA2"/>
                                  </a:gs>
                                  <a:gs pos="50000">
                                    <a:srgbClr val="F4B093"/>
                                  </a:gs>
                                  <a:gs pos="100000">
                                    <a:srgbClr val="F7A47F"/>
                                  </a:gs>
                                </a:gsLst>
                                <a:lin ang="5400000" scaled="0"/>
                              </a:gradFill>
                              <a:ln>
                                <a:noFill/>
                              </a:ln>
                            </wps:spPr>
                            <wps:txbx>
                              <w:txbxContent>
                                <w:p w14:paraId="76C03AEF">
                                  <w:pPr>
                                    <w:spacing w:before="0" w:after="0" w:line="240" w:lineRule="auto"/>
                                    <w:ind w:left="0" w:right="0" w:firstLine="0"/>
                                    <w:jc w:val="left"/>
                                  </w:pPr>
                                </w:p>
                              </w:txbxContent>
                            </wps:txbx>
                            <wps:bodyPr spcFirstLastPara="1" wrap="square" lIns="91425" tIns="91425" rIns="91425" bIns="91425" anchor="ctr" anchorCtr="0">
                              <a:noAutofit/>
                            </wps:bodyPr>
                          </wps:wsp>
                          <wps:wsp>
                            <wps:cNvPr id="96" name="Shape 81"/>
                            <wps:cNvSpPr/>
                            <wps:spPr>
                              <a:xfrm>
                                <a:off x="41187" y="643393"/>
                                <a:ext cx="1046559" cy="726798"/>
                              </a:xfrm>
                              <a:prstGeom prst="rect">
                                <a:avLst/>
                              </a:prstGeom>
                              <a:noFill/>
                              <a:ln>
                                <a:noFill/>
                              </a:ln>
                            </wps:spPr>
                            <wps:txbx>
                              <w:txbxContent>
                                <w:p w14:paraId="5B1A38D5">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Extract The Input file Content to Staging Area</w:t>
                                  </w:r>
                                </w:p>
                              </w:txbxContent>
                            </wps:txbx>
                            <wps:bodyPr spcFirstLastPara="1" wrap="square" lIns="38100" tIns="38100" rIns="38100" bIns="38100" anchor="ctr" anchorCtr="0">
                              <a:noAutofit/>
                            </wps:bodyPr>
                          </wps:wsp>
                          <wps:wsp>
                            <wps:cNvPr id="97" name="Shape 82"/>
                            <wps:cNvSpPr/>
                            <wps:spPr>
                              <a:xfrm>
                                <a:off x="1314596" y="604075"/>
                                <a:ext cx="1125195" cy="805434"/>
                              </a:xfrm>
                              <a:prstGeom prst="roundRect">
                                <a:avLst>
                                  <a:gd name="adj" fmla="val 16667"/>
                                </a:avLst>
                              </a:prstGeom>
                              <a:gradFill>
                                <a:gsLst>
                                  <a:gs pos="0">
                                    <a:srgbClr val="EABAAB"/>
                                  </a:gs>
                                  <a:gs pos="50000">
                                    <a:srgbClr val="E5AE9D"/>
                                  </a:gs>
                                  <a:gs pos="100000">
                                    <a:srgbClr val="E5A18B"/>
                                  </a:gs>
                                </a:gsLst>
                                <a:lin ang="5400000" scaled="0"/>
                              </a:gradFill>
                              <a:ln>
                                <a:noFill/>
                              </a:ln>
                            </wps:spPr>
                            <wps:txbx>
                              <w:txbxContent>
                                <w:p w14:paraId="5D11836E">
                                  <w:pPr>
                                    <w:spacing w:before="0" w:after="0" w:line="240" w:lineRule="auto"/>
                                    <w:ind w:left="0" w:right="0" w:firstLine="0"/>
                                    <w:jc w:val="left"/>
                                  </w:pPr>
                                </w:p>
                              </w:txbxContent>
                            </wps:txbx>
                            <wps:bodyPr spcFirstLastPara="1" wrap="square" lIns="91425" tIns="91425" rIns="91425" bIns="91425" anchor="ctr" anchorCtr="0">
                              <a:noAutofit/>
                            </wps:bodyPr>
                          </wps:wsp>
                          <wps:wsp>
                            <wps:cNvPr id="98" name="Shape 83"/>
                            <wps:cNvSpPr/>
                            <wps:spPr>
                              <a:xfrm>
                                <a:off x="1353914" y="643393"/>
                                <a:ext cx="1046559" cy="726798"/>
                              </a:xfrm>
                              <a:prstGeom prst="rect">
                                <a:avLst/>
                              </a:prstGeom>
                              <a:noFill/>
                              <a:ln>
                                <a:noFill/>
                              </a:ln>
                            </wps:spPr>
                            <wps:txbx>
                              <w:txbxContent>
                                <w:p w14:paraId="4A63F559">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Checks for Eligibility Criteria’s</w:t>
                                  </w:r>
                                </w:p>
                              </w:txbxContent>
                            </wps:txbx>
                            <wps:bodyPr spcFirstLastPara="1" wrap="square" lIns="38100" tIns="38100" rIns="38100" bIns="38100" anchor="ctr" anchorCtr="0">
                              <a:noAutofit/>
                            </wps:bodyPr>
                          </wps:wsp>
                          <wps:wsp>
                            <wps:cNvPr id="99" name="Shape 84"/>
                            <wps:cNvSpPr/>
                            <wps:spPr>
                              <a:xfrm>
                                <a:off x="2627324" y="604075"/>
                                <a:ext cx="1125195" cy="805434"/>
                              </a:xfrm>
                              <a:prstGeom prst="roundRect">
                                <a:avLst>
                                  <a:gd name="adj" fmla="val 16667"/>
                                </a:avLst>
                              </a:prstGeom>
                              <a:gradFill>
                                <a:gsLst>
                                  <a:gs pos="0">
                                    <a:srgbClr val="DFBEB7"/>
                                  </a:gs>
                                  <a:gs pos="50000">
                                    <a:srgbClr val="D9B1A9"/>
                                  </a:gs>
                                  <a:gs pos="100000">
                                    <a:srgbClr val="D6A59B"/>
                                  </a:gs>
                                </a:gsLst>
                                <a:lin ang="5400000" scaled="0"/>
                              </a:gradFill>
                              <a:ln>
                                <a:noFill/>
                              </a:ln>
                            </wps:spPr>
                            <wps:txbx>
                              <w:txbxContent>
                                <w:p w14:paraId="17B34A15">
                                  <w:pPr>
                                    <w:spacing w:before="0" w:after="0" w:line="240" w:lineRule="auto"/>
                                    <w:ind w:left="0" w:right="0" w:firstLine="0"/>
                                    <w:jc w:val="left"/>
                                  </w:pPr>
                                </w:p>
                              </w:txbxContent>
                            </wps:txbx>
                            <wps:bodyPr spcFirstLastPara="1" wrap="square" lIns="91425" tIns="91425" rIns="91425" bIns="91425" anchor="ctr" anchorCtr="0">
                              <a:noAutofit/>
                            </wps:bodyPr>
                          </wps:wsp>
                          <wps:wsp>
                            <wps:cNvPr id="100" name="Shape 85"/>
                            <wps:cNvSpPr/>
                            <wps:spPr>
                              <a:xfrm>
                                <a:off x="2666642" y="643393"/>
                                <a:ext cx="1046559" cy="726798"/>
                              </a:xfrm>
                              <a:prstGeom prst="rect">
                                <a:avLst/>
                              </a:prstGeom>
                              <a:noFill/>
                              <a:ln>
                                <a:noFill/>
                              </a:ln>
                            </wps:spPr>
                            <wps:txbx>
                              <w:txbxContent>
                                <w:p w14:paraId="3998C1CE">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Calculate CG Charges &amp; Cover (Generate CGDAN &amp; BATCHDAN)</w:t>
                                  </w:r>
                                </w:p>
                              </w:txbxContent>
                            </wps:txbx>
                            <wps:bodyPr spcFirstLastPara="1" wrap="square" lIns="38100" tIns="38100" rIns="38100" bIns="38100" anchor="ctr" anchorCtr="0">
                              <a:noAutofit/>
                            </wps:bodyPr>
                          </wps:wsp>
                          <wps:wsp>
                            <wps:cNvPr id="101" name="Shape 86"/>
                            <wps:cNvSpPr/>
                            <wps:spPr>
                              <a:xfrm>
                                <a:off x="3940052" y="604075"/>
                                <a:ext cx="1125195" cy="805434"/>
                              </a:xfrm>
                              <a:prstGeom prst="roundRect">
                                <a:avLst>
                                  <a:gd name="adj" fmla="val 16667"/>
                                </a:avLst>
                              </a:prstGeom>
                              <a:gradFill>
                                <a:gsLst>
                                  <a:gs pos="0">
                                    <a:srgbClr val="D7C5C3"/>
                                  </a:gs>
                                  <a:gs pos="50000">
                                    <a:srgbClr val="CFBAB7"/>
                                  </a:gs>
                                  <a:gs pos="100000">
                                    <a:srgbClr val="C9AFAD"/>
                                  </a:gs>
                                </a:gsLst>
                                <a:lin ang="5400000" scaled="0"/>
                              </a:gradFill>
                              <a:ln>
                                <a:noFill/>
                              </a:ln>
                            </wps:spPr>
                            <wps:txbx>
                              <w:txbxContent>
                                <w:p w14:paraId="062F7560">
                                  <w:pPr>
                                    <w:spacing w:before="0" w:after="0" w:line="240" w:lineRule="auto"/>
                                    <w:ind w:left="0" w:right="0" w:firstLine="0"/>
                                    <w:jc w:val="left"/>
                                  </w:pPr>
                                </w:p>
                              </w:txbxContent>
                            </wps:txbx>
                            <wps:bodyPr spcFirstLastPara="1" wrap="square" lIns="91425" tIns="91425" rIns="91425" bIns="91425" anchor="ctr" anchorCtr="0">
                              <a:noAutofit/>
                            </wps:bodyPr>
                          </wps:wsp>
                          <wps:wsp>
                            <wps:cNvPr id="103" name="Shape 87"/>
                            <wps:cNvSpPr/>
                            <wps:spPr>
                              <a:xfrm>
                                <a:off x="3979370" y="643393"/>
                                <a:ext cx="1046559" cy="726798"/>
                              </a:xfrm>
                              <a:prstGeom prst="rect">
                                <a:avLst/>
                              </a:prstGeom>
                              <a:noFill/>
                              <a:ln>
                                <a:noFill/>
                              </a:ln>
                            </wps:spPr>
                            <wps:txbx>
                              <w:txbxContent>
                                <w:p w14:paraId="7665B52E">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 xml:space="preserve">CG Charges Payment </w:t>
                                  </w:r>
                                </w:p>
                              </w:txbxContent>
                            </wps:txbx>
                            <wps:bodyPr spcFirstLastPara="1" wrap="square" lIns="38100" tIns="38100" rIns="38100" bIns="38100" anchor="ctr" anchorCtr="0">
                              <a:noAutofit/>
                            </wps:bodyPr>
                          </wps:wsp>
                          <wps:wsp>
                            <wps:cNvPr id="105" name="Shape 88"/>
                            <wps:cNvSpPr/>
                            <wps:spPr>
                              <a:xfrm>
                                <a:off x="5252780" y="604075"/>
                                <a:ext cx="1125195" cy="805434"/>
                              </a:xfrm>
                              <a:prstGeom prst="roundRect">
                                <a:avLst>
                                  <a:gd name="adj" fmla="val 16667"/>
                                </a:avLst>
                              </a:prstGeom>
                              <a:gradFill>
                                <a:gsLst>
                                  <a:gs pos="0">
                                    <a:srgbClr val="D0D0D0"/>
                                  </a:gs>
                                  <a:gs pos="50000">
                                    <a:srgbClr val="C7C7C7"/>
                                  </a:gs>
                                  <a:gs pos="100000">
                                    <a:srgbClr val="BFBFBF"/>
                                  </a:gs>
                                </a:gsLst>
                                <a:lin ang="5400000" scaled="0"/>
                              </a:gradFill>
                              <a:ln>
                                <a:noFill/>
                              </a:ln>
                            </wps:spPr>
                            <wps:txbx>
                              <w:txbxContent>
                                <w:p w14:paraId="5E11982A">
                                  <w:pPr>
                                    <w:spacing w:before="0" w:after="0" w:line="240" w:lineRule="auto"/>
                                    <w:ind w:left="0" w:right="0" w:firstLine="0"/>
                                    <w:jc w:val="left"/>
                                  </w:pPr>
                                </w:p>
                              </w:txbxContent>
                            </wps:txbx>
                            <wps:bodyPr spcFirstLastPara="1" wrap="square" lIns="91425" tIns="91425" rIns="91425" bIns="91425" anchor="ctr" anchorCtr="0">
                              <a:noAutofit/>
                            </wps:bodyPr>
                          </wps:wsp>
                          <wps:wsp>
                            <wps:cNvPr id="107" name="Shape 89"/>
                            <wps:cNvSpPr/>
                            <wps:spPr>
                              <a:xfrm>
                                <a:off x="5292098" y="643393"/>
                                <a:ext cx="1046559" cy="726798"/>
                              </a:xfrm>
                              <a:prstGeom prst="rect">
                                <a:avLst/>
                              </a:prstGeom>
                              <a:noFill/>
                              <a:ln>
                                <a:noFill/>
                              </a:ln>
                            </wps:spPr>
                            <wps:txbx>
                              <w:txbxContent>
                                <w:p w14:paraId="49799F67">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Continue Credit Guarantees</w:t>
                                  </w:r>
                                </w:p>
                              </w:txbxContent>
                            </wps:txbx>
                            <wps:bodyPr spcFirstLastPara="1" wrap="square" lIns="38100" tIns="38100" rIns="38100" bIns="38100" anchor="ctr" anchorCtr="0">
                              <a:noAutofit/>
                            </wps:bodyPr>
                          </wps:wsp>
                        </wpg:grpSp>
                      </wpg:grpSp>
                    </wpg:wgp>
                  </a:graphicData>
                </a:graphic>
              </wp:anchor>
            </w:drawing>
          </mc:Choice>
          <mc:Fallback>
            <w:pict>
              <v:group id="_x0000_s1026" o:spid="_x0000_s1026" o:spt="203" style="position:absolute;left:0pt;margin-left:0pt;margin-top:22pt;height:158.55pt;width:502.35pt;mso-wrap-distance-bottom:0pt;mso-wrap-distance-left:9pt;mso-wrap-distance-right:9pt;mso-wrap-distance-top:0pt;z-index:251660288;mso-width-relative:page;mso-height-relative:page;" coordorigin="2156075,2773200" coordsize="6379850,2013600" o:gfxdata="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">
                <o:lock v:ext="edit" aspectratio="f"/>
                <v:group id="_x0000_s1026" o:spid="_x0000_s1026" o:spt="203" style="position:absolute;left:2156078;top:2773208;height:2013585;width:6379845;" coordsize="6379825,2013600" o:gfxdata="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dkk+7AAAA2wAAAA8AAAAAAAAAAQAgAAAAIgAAAGRycy9kb3ducmV2LnhtbFBL&#10;AQIUABQAAAAIAIdO4kAzLwWeOwAAADkAAAAVAAAAAAAAAAEAIAAAAAoBAABkcnMvZ3JvdXBzaGFw&#10;ZXhtbC54bWxQSwUGAAAAAAYABgBgAQAAxwMAAAAA&#10;">
                  <o:lock v:ext="edit" aspectratio="f"/>
                  <v:rect id="Shape 3" o:spid="_x0000_s1026" o:spt="1" style="position:absolute;left:0;top:0;height:2013600;width:6379825;v-text-anchor:middle;" filled="f" stroked="f" coordsize="21600,21600" o:gfxdata="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KeG2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295C0EBC">
                          <w:pPr>
                            <w:spacing w:before="0" w:after="0" w:line="240" w:lineRule="auto"/>
                            <w:ind w:left="0" w:right="0" w:firstLine="0"/>
                            <w:jc w:val="left"/>
                          </w:pPr>
                        </w:p>
                      </w:txbxContent>
                    </v:textbox>
                  </v:rect>
                  <v:group id="_x0000_s1026" o:spid="_x0000_s1026" o:spt="203" style="position:absolute;left:0;top:0;height:2013585;width:6379825;" coordsize="6379825,2013585" o:gfxdata="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AQ6mjvwAAANsAAAAPAAAAAAAAAAEAIAAAACIAAABkcnMvZG93bnJldi54&#10;bWxQSwECFAAUAAAACACHTuJAMy8FnjsAAAA5AAAAFQAAAAAAAAABACAAAAAOAQAAZHJzL2dyb3Vw&#10;c2hhcGV4bWwueG1sUEsFBgAAAAAGAAYAYAEAAMsDAAAAAA==&#10;">
                    <o:lock v:ext="edit" aspectratio="f"/>
                    <v:rect id="Shape 78" o:spid="_x0000_s1026" o:spt="1" style="position:absolute;left:0;top:0;height:2013575;width:6379825;v-text-anchor:middle;" filled="f" stroked="f" coordsize="21600,21600" o:gfxdata="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VEOB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746670CC">
                            <w:pPr>
                              <w:spacing w:before="0" w:after="0" w:line="240" w:lineRule="auto"/>
                              <w:ind w:left="0" w:right="0" w:firstLine="0"/>
                              <w:jc w:val="left"/>
                            </w:pPr>
                          </w:p>
                        </w:txbxContent>
                      </v:textbox>
                    </v:rect>
                    <v:shape id="Shape 79" o:spid="_x0000_s1026" o:spt="13" type="#_x0000_t13" style="position:absolute;left:478488;top:0;height:2013585;width:5422868;v-text-anchor:middle;" fillcolor="#F7D5CB" filled="t" stroked="f" coordsize="21600,21600" o:gfxdata="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pzaP&#10;wAAAANsAAAAPAAAAAAAAAAEAIAAAACIAAABkcnMvZG93bnJldi54bWxQSwECFAAUAAAACACHTuJA&#10;My8FnjsAAAA5AAAAEAAAAAAAAAABACAAAAAPAQAAZHJzL3NoYXBleG1sLnhtbFBLBQYAAAAABgAG&#10;AFsBAAC5AwAAAAA=&#10;" adj="17590,5400">
                      <v:fill on="t" focussize="0,0"/>
                      <v:stroke on="f"/>
                      <v:imagedata o:title=""/>
                      <o:lock v:ext="edit" aspectratio="f"/>
                      <v:textbox inset="7.1988188976378pt,7.1988188976378pt,7.1988188976378pt,7.1988188976378pt">
                        <w:txbxContent>
                          <w:p w14:paraId="5FEE170A">
                            <w:pPr>
                              <w:spacing w:before="0" w:after="0" w:line="240" w:lineRule="auto"/>
                              <w:ind w:left="0" w:right="0" w:firstLine="0"/>
                              <w:jc w:val="left"/>
                            </w:pPr>
                          </w:p>
                        </w:txbxContent>
                      </v:textbox>
                    </v:shape>
                    <v:roundrect id="Shape 80" o:spid="_x0000_s1026" o:spt="2" style="position:absolute;left:1869;top:604075;height:805434;width:1125195;v-text-anchor:middle;" fillcolor="#F7BCA2" filled="t" stroked="f" coordsize="21600,21600" arcsize="0.166666666666667" o:gfxdata="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TcMvQAA&#10;ANsAAAAPAAAAAAAAAAEAIAAAACIAAABkcnMvZG93bnJldi54bWxQSwECFAAUAAAACACHTuJAMy8F&#10;njsAAAA5AAAAEAAAAAAAAAABACAAAAAMAQAAZHJzL3NoYXBleG1sLnhtbFBLBQYAAAAABgAGAFsB&#10;AAC2AwAAAAA=&#10;">
                      <v:fill type="gradient" on="t" color2="#F7A47F" colors="0f #F7BCA2;32768f #F4B093;65536f #F7A47F" focus="100%" focussize="0,0" rotate="t">
                        <o:fill type="gradientUnscaled" v:ext="backwardCompatible"/>
                      </v:fill>
                      <v:stroke on="f"/>
                      <v:imagedata o:title=""/>
                      <o:lock v:ext="edit" aspectratio="f"/>
                      <v:textbox inset="7.1988188976378pt,7.1988188976378pt,7.1988188976378pt,7.1988188976378pt">
                        <w:txbxContent>
                          <w:p w14:paraId="76C03AEF">
                            <w:pPr>
                              <w:spacing w:before="0" w:after="0" w:line="240" w:lineRule="auto"/>
                              <w:ind w:left="0" w:right="0" w:firstLine="0"/>
                              <w:jc w:val="left"/>
                            </w:pPr>
                          </w:p>
                        </w:txbxContent>
                      </v:textbox>
                    </v:roundrect>
                    <v:rect id="Shape 81" o:spid="_x0000_s1026" o:spt="1" style="position:absolute;left:41187;top:643393;height:726798;width:1046559;v-text-anchor:middle;" filled="f" stroked="f" coordsize="21600,21600" o:gfxdata="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1L3kbgAAADbAAAA&#10;DwAAAAAAAAABACAAAAAiAAAAZHJzL2Rvd25yZXYueG1sUEsBAhQAFAAAAAgAh07iQDMvBZ47AAAA&#10;OQAAABAAAAAAAAAAAQAgAAAABwEAAGRycy9zaGFwZXhtbC54bWxQSwUGAAAAAAYABgBbAQAAsQMA&#10;AAAA&#10;">
                      <v:fill on="f" focussize="0,0"/>
                      <v:stroke on="f"/>
                      <v:imagedata o:title=""/>
                      <o:lock v:ext="edit" aspectratio="f"/>
                      <v:textbox inset="3pt,3pt,3pt,3pt">
                        <w:txbxContent>
                          <w:p w14:paraId="5B1A38D5">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Extract The Input file Content to Staging Area</w:t>
                            </w:r>
                          </w:p>
                        </w:txbxContent>
                      </v:textbox>
                    </v:rect>
                    <v:roundrect id="Shape 82" o:spid="_x0000_s1026" o:spt="2" style="position:absolute;left:1314596;top:604075;height:805434;width:1125195;v-text-anchor:middle;" fillcolor="#EABAAB" filled="t" stroked="f" coordsize="21600,21600" arcsize="0.166666666666667" o:gfxdata="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L8SVL4A&#10;AADbAAAADwAAAAAAAAABACAAAAAiAAAAZHJzL2Rvd25yZXYueG1sUEsBAhQAFAAAAAgAh07iQDMv&#10;BZ47AAAAOQAAABAAAAAAAAAAAQAgAAAADQEAAGRycy9zaGFwZXhtbC54bWxQSwUGAAAAAAYABgBb&#10;AQAAtwMAAAAA&#10;">
                      <v:fill type="gradient" on="t" color2="#E5A18B" colors="0f #EABAAB;32768f #E5AE9D;65536f #E5A18B" focus="100%" focussize="0,0" rotate="t">
                        <o:fill type="gradientUnscaled" v:ext="backwardCompatible"/>
                      </v:fill>
                      <v:stroke on="f"/>
                      <v:imagedata o:title=""/>
                      <o:lock v:ext="edit" aspectratio="f"/>
                      <v:textbox inset="7.1988188976378pt,7.1988188976378pt,7.1988188976378pt,7.1988188976378pt">
                        <w:txbxContent>
                          <w:p w14:paraId="5D11836E">
                            <w:pPr>
                              <w:spacing w:before="0" w:after="0" w:line="240" w:lineRule="auto"/>
                              <w:ind w:left="0" w:right="0" w:firstLine="0"/>
                              <w:jc w:val="left"/>
                            </w:pPr>
                          </w:p>
                        </w:txbxContent>
                      </v:textbox>
                    </v:roundrect>
                    <v:rect id="Shape 83" o:spid="_x0000_s1026" o:spt="1" style="position:absolute;left:1353914;top:643393;height:726798;width:1046559;v-text-anchor:middle;" filled="f" stroked="f" coordsize="21600,21600" o:gfxdata="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YHGeLgAAADbAAAA&#10;DwAAAAAAAAABACAAAAAiAAAAZHJzL2Rvd25yZXYueG1sUEsBAhQAFAAAAAgAh07iQDMvBZ47AAAA&#10;OQAAABAAAAAAAAAAAQAgAAAABwEAAGRycy9zaGFwZXhtbC54bWxQSwUGAAAAAAYABgBbAQAAsQMA&#10;AAAA&#10;">
                      <v:fill on="f" focussize="0,0"/>
                      <v:stroke on="f"/>
                      <v:imagedata o:title=""/>
                      <o:lock v:ext="edit" aspectratio="f"/>
                      <v:textbox inset="3pt,3pt,3pt,3pt">
                        <w:txbxContent>
                          <w:p w14:paraId="4A63F559">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Checks for Eligibility Criteria’s</w:t>
                            </w:r>
                          </w:p>
                        </w:txbxContent>
                      </v:textbox>
                    </v:rect>
                    <v:roundrect id="Shape 84" o:spid="_x0000_s1026" o:spt="2" style="position:absolute;left:2627324;top:604075;height:805434;width:1125195;v-text-anchor:middle;" fillcolor="#DFBEB7" filled="t" stroked="f" coordsize="21600,21600" arcsize="0.166666666666667" o:gfxdata="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Wc9+8AAAA&#10;2wAAAA8AAAAAAAAAAQAgAAAAIgAAAGRycy9kb3ducmV2LnhtbFBLAQIUABQAAAAIAIdO4kAzLwWe&#10;OwAAADkAAAAQAAAAAAAAAAEAIAAAAAsBAABkcnMvc2hhcGV4bWwueG1sUEsFBgAAAAAGAAYAWwEA&#10;ALUDAAAAAA==&#10;">
                      <v:fill type="gradient" on="t" color2="#D6A59B" colors="0f #DFBEB7;32768f #D9B1A9;65536f #D6A59B" focus="100%" focussize="0,0" rotate="t">
                        <o:fill type="gradientUnscaled" v:ext="backwardCompatible"/>
                      </v:fill>
                      <v:stroke on="f"/>
                      <v:imagedata o:title=""/>
                      <o:lock v:ext="edit" aspectratio="f"/>
                      <v:textbox inset="7.1988188976378pt,7.1988188976378pt,7.1988188976378pt,7.1988188976378pt">
                        <w:txbxContent>
                          <w:p w14:paraId="17B34A15">
                            <w:pPr>
                              <w:spacing w:before="0" w:after="0" w:line="240" w:lineRule="auto"/>
                              <w:ind w:left="0" w:right="0" w:firstLine="0"/>
                              <w:jc w:val="left"/>
                            </w:pPr>
                          </w:p>
                        </w:txbxContent>
                      </v:textbox>
                    </v:roundrect>
                    <v:rect id="Shape 85" o:spid="_x0000_s1026" o:spt="1" style="position:absolute;left:2666642;top:643393;height:726798;width:1046559;v-text-anchor:middle;" filled="f" stroked="f" coordsize="21600,21600" o:gfxdata="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eq75vQAA&#10;ANwAAAAPAAAAAAAAAAEAIAAAACIAAABkcnMvZG93bnJldi54bWxQSwECFAAUAAAACACHTuJAMy8F&#10;njsAAAA5AAAAEAAAAAAAAAABACAAAAAMAQAAZHJzL3NoYXBleG1sLnhtbFBLBQYAAAAABgAGAFsB&#10;AAC2AwAAAAA=&#10;">
                      <v:fill on="f" focussize="0,0"/>
                      <v:stroke on="f"/>
                      <v:imagedata o:title=""/>
                      <o:lock v:ext="edit" aspectratio="f"/>
                      <v:textbox inset="3pt,3pt,3pt,3pt">
                        <w:txbxContent>
                          <w:p w14:paraId="3998C1CE">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Calculate CG Charges &amp; Cover (Generate CGDAN &amp; BATCHDAN)</w:t>
                            </w:r>
                          </w:p>
                        </w:txbxContent>
                      </v:textbox>
                    </v:rect>
                    <v:roundrect id="Shape 86" o:spid="_x0000_s1026" o:spt="2" style="position:absolute;left:3940052;top:604075;height:805434;width:1125195;v-text-anchor:middle;" fillcolor="#D7C5C3" filled="t" stroked="f" coordsize="21600,21600" arcsize="0.166666666666667" o:gfxdata="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GjuursAAADc&#10;AAAADwAAAAAAAAABACAAAAAiAAAAZHJzL2Rvd25yZXYueG1sUEsBAhQAFAAAAAgAh07iQDMvBZ47&#10;AAAAOQAAABAAAAAAAAAAAQAgAAAACgEAAGRycy9zaGFwZXhtbC54bWxQSwUGAAAAAAYABgBbAQAA&#10;tAMAAAAA&#10;">
                      <v:fill type="gradient" on="t" color2="#C9AFAD" colors="0f #D7C5C3;32768f #CFBAB7;65536f #C9AFAD" focus="100%" focussize="0,0" rotate="t">
                        <o:fill type="gradientUnscaled" v:ext="backwardCompatible"/>
                      </v:fill>
                      <v:stroke on="f"/>
                      <v:imagedata o:title=""/>
                      <o:lock v:ext="edit" aspectratio="f"/>
                      <v:textbox inset="7.1988188976378pt,7.1988188976378pt,7.1988188976378pt,7.1988188976378pt">
                        <w:txbxContent>
                          <w:p w14:paraId="062F7560">
                            <w:pPr>
                              <w:spacing w:before="0" w:after="0" w:line="240" w:lineRule="auto"/>
                              <w:ind w:left="0" w:right="0" w:firstLine="0"/>
                              <w:jc w:val="left"/>
                            </w:pPr>
                          </w:p>
                        </w:txbxContent>
                      </v:textbox>
                    </v:roundrect>
                    <v:rect id="Shape 87" o:spid="_x0000_s1026" o:spt="1" style="position:absolute;left:3979370;top:643393;height:726798;width:1046559;v-text-anchor:middle;" filled="f" stroked="f" coordsize="21600,21600" o:gfxdata="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qDCOvQAA&#10;ANwAAAAPAAAAAAAAAAEAIAAAACIAAABkcnMvZG93bnJldi54bWxQSwECFAAUAAAACACHTuJAMy8F&#10;njsAAAA5AAAAEAAAAAAAAAABACAAAAAMAQAAZHJzL3NoYXBleG1sLnhtbFBLBQYAAAAABgAGAFsB&#10;AAC2AwAAAAA=&#10;">
                      <v:fill on="f" focussize="0,0"/>
                      <v:stroke on="f"/>
                      <v:imagedata o:title=""/>
                      <o:lock v:ext="edit" aspectratio="f"/>
                      <v:textbox inset="3pt,3pt,3pt,3pt">
                        <w:txbxContent>
                          <w:p w14:paraId="7665B52E">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 xml:space="preserve">CG Charges Payment </w:t>
                            </w:r>
                          </w:p>
                        </w:txbxContent>
                      </v:textbox>
                    </v:rect>
                    <v:roundrect id="Shape 88" o:spid="_x0000_s1026" o:spt="2" style="position:absolute;left:5252780;top:604075;height:805434;width:1125195;v-text-anchor:middle;" fillcolor="#D0D0D0" filled="t" stroked="f" coordsize="21600,21600" arcsize="0.166666666666667" o:gfxdata="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JaIrsAAADc&#10;AAAADwAAAAAAAAABACAAAAAiAAAAZHJzL2Rvd25yZXYueG1sUEsBAhQAFAAAAAgAh07iQDMvBZ47&#10;AAAAOQAAABAAAAAAAAAAAQAgAAAACgEAAGRycy9zaGFwZXhtbC54bWxQSwUGAAAAAAYABgBbAQAA&#10;tAMAAAAA&#10;">
                      <v:fill type="gradient" on="t" color2="#BFBFBF" colors="0f #D0D0D0;32768f #C7C7C7;65536f #BFBFBF" focus="100%" focussize="0,0" rotate="t">
                        <o:fill type="gradientUnscaled" v:ext="backwardCompatible"/>
                      </v:fill>
                      <v:stroke on="f"/>
                      <v:imagedata o:title=""/>
                      <o:lock v:ext="edit" aspectratio="f"/>
                      <v:textbox inset="7.1988188976378pt,7.1988188976378pt,7.1988188976378pt,7.1988188976378pt">
                        <w:txbxContent>
                          <w:p w14:paraId="5E11982A">
                            <w:pPr>
                              <w:spacing w:before="0" w:after="0" w:line="240" w:lineRule="auto"/>
                              <w:ind w:left="0" w:right="0" w:firstLine="0"/>
                              <w:jc w:val="left"/>
                            </w:pPr>
                          </w:p>
                        </w:txbxContent>
                      </v:textbox>
                    </v:roundrect>
                    <v:rect id="Shape 89" o:spid="_x0000_s1026" o:spt="1" style="position:absolute;left:5292098;top:643393;height:726798;width:1046559;v-text-anchor:middle;" filled="f" stroked="f" coordsize="21600,21600" o:gfxdata="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M2jb4A&#10;AADcAAAADwAAAAAAAAABACAAAAAiAAAAZHJzL2Rvd25yZXYueG1sUEsBAhQAFAAAAAgAh07iQDMv&#10;BZ47AAAAOQAAABAAAAAAAAAAAQAgAAAADQEAAGRycy9zaGFwZXhtbC54bWxQSwUGAAAAAAYABgBb&#10;AQAAtwMAAAAA&#10;">
                      <v:fill on="f" focussize="0,0"/>
                      <v:stroke on="f"/>
                      <v:imagedata o:title=""/>
                      <o:lock v:ext="edit" aspectratio="f"/>
                      <v:textbox inset="3pt,3pt,3pt,3pt">
                        <w:txbxContent>
                          <w:p w14:paraId="49799F67">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Continue Credit Guarantees</w:t>
                            </w:r>
                          </w:p>
                        </w:txbxContent>
                      </v:textbox>
                    </v:rect>
                  </v:group>
                </v:group>
                <w10:wrap type="square"/>
              </v:group>
            </w:pict>
          </mc:Fallback>
        </mc:AlternateContent>
      </w:r>
    </w:p>
    <w:p w14:paraId="00000246">
      <w:pPr>
        <w:jc w:val="both"/>
      </w:pPr>
      <w:r>
        <w:rPr>
          <w:rtl w:val="0"/>
        </w:rPr>
        <w:t xml:space="preserve">The above is a schematic representation of various processes which will execute in batch mode of NCGTC system. </w:t>
      </w:r>
    </w:p>
    <w:p w14:paraId="00000247">
      <w:pPr>
        <w:jc w:val="both"/>
      </w:pPr>
      <w:r>
        <w:rPr>
          <w:rtl w:val="0"/>
        </w:rPr>
        <w:t>Continuity of CG are independent of previous state of CG, following are possible ‘Continuity’ flows handled by SURGE:</w:t>
      </w:r>
    </w:p>
    <w:p w14:paraId="00000248">
      <w:pPr>
        <w:jc w:val="both"/>
      </w:pPr>
      <w:r>
        <w:rPr>
          <w:u w:val="single"/>
          <w:rtl w:val="0"/>
        </w:rPr>
        <w:t>Scenario 1:</w:t>
      </w:r>
      <w:r>
        <mc:AlternateContent>
          <mc:Choice Requires="wpg">
            <w:drawing>
              <wp:anchor distT="0" distB="0" distL="114300" distR="114300" simplePos="0" relativeHeight="251660288" behindDoc="0" locked="0" layoutInCell="1" allowOverlap="1">
                <wp:simplePos x="0" y="0"/>
                <wp:positionH relativeFrom="column">
                  <wp:posOffset>-75565</wp:posOffset>
                </wp:positionH>
                <wp:positionV relativeFrom="paragraph">
                  <wp:posOffset>266700</wp:posOffset>
                </wp:positionV>
                <wp:extent cx="6429375" cy="921385"/>
                <wp:effectExtent l="0" t="0" r="0" b="0"/>
                <wp:wrapSquare wrapText="bothSides"/>
                <wp:docPr id="1665250810" name="Group 1665250810"/>
                <wp:cNvGraphicFramePr/>
                <a:graphic xmlns:a="http://schemas.openxmlformats.org/drawingml/2006/main">
                  <a:graphicData uri="http://schemas.microsoft.com/office/word/2010/wordprocessingGroup">
                    <wpg:wgp>
                      <wpg:cNvGrpSpPr/>
                      <wpg:grpSpPr>
                        <a:xfrm>
                          <a:off x="2131300" y="3319400"/>
                          <a:ext cx="6429375" cy="921196"/>
                          <a:chOff x="2131300" y="3319400"/>
                          <a:chExt cx="6429400" cy="921200"/>
                        </a:xfrm>
                      </wpg:grpSpPr>
                      <wpg:grpSp>
                        <wpg:cNvPr id="109" name="Group 109"/>
                        <wpg:cNvGrpSpPr/>
                        <wpg:grpSpPr>
                          <a:xfrm>
                            <a:off x="2131313" y="3319402"/>
                            <a:ext cx="6429375" cy="921196"/>
                            <a:chOff x="2124950" y="3321200"/>
                            <a:chExt cx="6440525" cy="917600"/>
                          </a:xfrm>
                        </wpg:grpSpPr>
                        <wps:wsp>
                          <wps:cNvPr id="111" name="Shape 3"/>
                          <wps:cNvSpPr/>
                          <wps:spPr>
                            <a:xfrm>
                              <a:off x="2124950" y="3321200"/>
                              <a:ext cx="6440525" cy="917600"/>
                            </a:xfrm>
                            <a:prstGeom prst="rect">
                              <a:avLst/>
                            </a:prstGeom>
                            <a:noFill/>
                            <a:ln>
                              <a:noFill/>
                            </a:ln>
                          </wps:spPr>
                          <wps:txbx>
                            <w:txbxContent>
                              <w:p w14:paraId="1632973A">
                                <w:pPr>
                                  <w:spacing w:before="0" w:after="0" w:line="240" w:lineRule="auto"/>
                                  <w:ind w:left="0" w:right="0" w:firstLine="0"/>
                                  <w:jc w:val="left"/>
                                </w:pPr>
                              </w:p>
                            </w:txbxContent>
                          </wps:txbx>
                          <wps:bodyPr spcFirstLastPara="1" wrap="square" lIns="91425" tIns="91425" rIns="91425" bIns="91425" anchor="ctr" anchorCtr="0">
                            <a:noAutofit/>
                          </wps:bodyPr>
                        </wps:wsp>
                        <wpg:grpSp>
                          <wpg:cNvPr id="113" name="Group 113"/>
                          <wpg:cNvGrpSpPr/>
                          <wpg:grpSpPr>
                            <a:xfrm>
                              <a:off x="2131313" y="3327563"/>
                              <a:ext cx="6429375" cy="904875"/>
                              <a:chOff x="0" y="0"/>
                              <a:chExt cx="6429375" cy="904875"/>
                            </a:xfrm>
                          </wpg:grpSpPr>
                          <wps:wsp>
                            <wps:cNvPr id="115" name="Shape 92"/>
                            <wps:cNvSpPr/>
                            <wps:spPr>
                              <a:xfrm>
                                <a:off x="0" y="0"/>
                                <a:ext cx="6429375" cy="904875"/>
                              </a:xfrm>
                              <a:prstGeom prst="rect">
                                <a:avLst/>
                              </a:prstGeom>
                              <a:noFill/>
                              <a:ln>
                                <a:noFill/>
                              </a:ln>
                            </wps:spPr>
                            <wps:txbx>
                              <w:txbxContent>
                                <w:p w14:paraId="269913A9">
                                  <w:pPr>
                                    <w:spacing w:before="0" w:after="0" w:line="240" w:lineRule="auto"/>
                                    <w:ind w:left="0" w:right="0" w:firstLine="0"/>
                                    <w:jc w:val="left"/>
                                  </w:pPr>
                                </w:p>
                              </w:txbxContent>
                            </wps:txbx>
                            <wps:bodyPr spcFirstLastPara="1" wrap="square" lIns="91425" tIns="91425" rIns="91425" bIns="91425" anchor="ctr" anchorCtr="0">
                              <a:noAutofit/>
                            </wps:bodyPr>
                          </wps:wsp>
                          <wps:wsp>
                            <wps:cNvPr id="119" name="Shape 93"/>
                            <wps:cNvSpPr/>
                            <wps:spPr>
                              <a:xfrm>
                                <a:off x="0" y="0"/>
                                <a:ext cx="1133475" cy="904875"/>
                              </a:xfrm>
                              <a:prstGeom prst="roundRect">
                                <a:avLst>
                                  <a:gd name="adj" fmla="val 16667"/>
                                </a:avLst>
                              </a:prstGeom>
                              <a:solidFill>
                                <a:schemeClr val="lt1"/>
                              </a:solidFill>
                              <a:ln w="12700" cap="flat" cmpd="sng">
                                <a:solidFill>
                                  <a:schemeClr val="accent4"/>
                                </a:solidFill>
                                <a:prstDash val="solid"/>
                                <a:miter lim="800000"/>
                                <a:headEnd type="none" w="sm" len="sm"/>
                                <a:tailEnd type="none" w="sm" len="sm"/>
                              </a:ln>
                            </wps:spPr>
                            <wps:txbx>
                              <w:txbxContent>
                                <w:p w14:paraId="13CAB2FA">
                                  <w:pPr>
                                    <w:spacing w:before="0" w:after="160" w:line="259" w:lineRule="auto"/>
                                    <w:ind w:left="0" w:right="0" w:firstLine="0"/>
                                    <w:jc w:val="left"/>
                                  </w:pPr>
                                </w:p>
                                <w:p w14:paraId="25E17F5B">
                                  <w:pPr>
                                    <w:spacing w:before="0" w:after="160" w:line="259" w:lineRule="auto"/>
                                    <w:ind w:left="0" w:right="0" w:firstLine="0"/>
                                    <w:jc w:val="left"/>
                                  </w:pPr>
                                  <w:r>
                                    <w:rPr>
                                      <w:rFonts w:ascii="Calibri" w:hAnsi="Calibri" w:eastAsia="Calibri" w:cs="Calibri"/>
                                      <w:b w:val="0"/>
                                      <w:i w:val="0"/>
                                      <w:smallCaps w:val="0"/>
                                      <w:strike w:val="0"/>
                                      <w:color w:val="000000"/>
                                      <w:sz w:val="16"/>
                                      <w:vertAlign w:val="baseline"/>
                                    </w:rPr>
                                    <w:t>MLI Maker Uploads</w:t>
                                  </w:r>
                                </w:p>
                                <w:p w14:paraId="1026027B">
                                  <w:pPr>
                                    <w:spacing w:before="0" w:after="160" w:line="259" w:lineRule="auto"/>
                                    <w:ind w:left="0" w:right="0" w:firstLine="0"/>
                                    <w:jc w:val="center"/>
                                  </w:pPr>
                                  <w:r>
                                    <w:rPr>
                                      <w:rFonts w:ascii="Calibri" w:hAnsi="Calibri" w:eastAsia="Calibri" w:cs="Calibri"/>
                                      <w:b w:val="0"/>
                                      <w:i w:val="0"/>
                                      <w:smallCaps w:val="0"/>
                                      <w:strike w:val="0"/>
                                      <w:color w:val="000000"/>
                                      <w:sz w:val="16"/>
                                      <w:vertAlign w:val="baseline"/>
                                    </w:rPr>
                                    <w:t xml:space="preserve">Excel in Continuity Module </w:t>
                                  </w:r>
                                </w:p>
                              </w:txbxContent>
                            </wps:txbx>
                            <wps:bodyPr spcFirstLastPara="1" wrap="square" lIns="91425" tIns="45700" rIns="91425" bIns="45700" anchor="ctr" anchorCtr="0">
                              <a:noAutofit/>
                            </wps:bodyPr>
                          </wps:wsp>
                          <wps:wsp>
                            <wps:cNvPr id="120" name="Shape 94"/>
                            <wps:cNvSpPr/>
                            <wps:spPr>
                              <a:xfrm>
                                <a:off x="1362075" y="161925"/>
                                <a:ext cx="1714500" cy="561975"/>
                              </a:xfrm>
                              <a:prstGeom prst="roundRect">
                                <a:avLst>
                                  <a:gd name="adj" fmla="val 16667"/>
                                </a:avLst>
                              </a:prstGeom>
                              <a:gradFill>
                                <a:gsLst>
                                  <a:gs pos="0">
                                    <a:srgbClr val="F7BCA2"/>
                                  </a:gs>
                                  <a:gs pos="50000">
                                    <a:srgbClr val="F4B093"/>
                                  </a:gs>
                                  <a:gs pos="100000">
                                    <a:srgbClr val="F7A47F"/>
                                  </a:gs>
                                </a:gsLst>
                                <a:lin ang="5400000" scaled="0"/>
                              </a:gradFill>
                              <a:ln w="9525" cap="flat" cmpd="sng">
                                <a:solidFill>
                                  <a:schemeClr val="accent2"/>
                                </a:solidFill>
                                <a:prstDash val="solid"/>
                                <a:miter lim="800000"/>
                                <a:headEnd type="none" w="sm" len="sm"/>
                                <a:tailEnd type="none" w="sm" len="sm"/>
                              </a:ln>
                            </wps:spPr>
                            <wps:txbx>
                              <w:txbxContent>
                                <w:p w14:paraId="188D4E3B">
                                  <w:pPr>
                                    <w:spacing w:before="0" w:after="160" w:line="258" w:lineRule="auto"/>
                                    <w:ind w:left="0" w:right="0" w:firstLine="0"/>
                                    <w:jc w:val="left"/>
                                  </w:pPr>
                                  <w:r>
                                    <w:rPr>
                                      <w:rFonts w:ascii="Calibri" w:hAnsi="Calibri" w:eastAsia="Calibri" w:cs="Calibri"/>
                                      <w:b w:val="0"/>
                                      <w:i w:val="0"/>
                                      <w:smallCaps w:val="0"/>
                                      <w:strike w:val="0"/>
                                      <w:color w:val="000000"/>
                                      <w:sz w:val="18"/>
                                      <w:vertAlign w:val="baseline"/>
                                    </w:rPr>
                                    <w:t>System Validate the Excel , once validated Maker will able to send for approval</w:t>
                                  </w:r>
                                </w:p>
                              </w:txbxContent>
                            </wps:txbx>
                            <wps:bodyPr spcFirstLastPara="1" wrap="square" lIns="91425" tIns="45700" rIns="91425" bIns="45700" anchor="ctr" anchorCtr="0">
                              <a:noAutofit/>
                            </wps:bodyPr>
                          </wps:wsp>
                          <wps:wsp>
                            <wps:cNvPr id="133" name="Shape 95"/>
                            <wps:cNvSpPr/>
                            <wps:spPr>
                              <a:xfrm>
                                <a:off x="3333750" y="0"/>
                                <a:ext cx="1133475" cy="904875"/>
                              </a:xfrm>
                              <a:prstGeom prst="roundRect">
                                <a:avLst>
                                  <a:gd name="adj" fmla="val 16667"/>
                                </a:avLst>
                              </a:prstGeom>
                              <a:solidFill>
                                <a:schemeClr val="lt1"/>
                              </a:solidFill>
                              <a:ln w="12700" cap="flat" cmpd="sng">
                                <a:solidFill>
                                  <a:schemeClr val="accent4"/>
                                </a:solidFill>
                                <a:prstDash val="solid"/>
                                <a:miter lim="800000"/>
                                <a:headEnd type="none" w="sm" len="sm"/>
                                <a:tailEnd type="none" w="sm" len="sm"/>
                              </a:ln>
                            </wps:spPr>
                            <wps:txbx>
                              <w:txbxContent>
                                <w:p w14:paraId="7734AC23">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MLI Checker review</w:t>
                                  </w:r>
                                </w:p>
                              </w:txbxContent>
                            </wps:txbx>
                            <wps:bodyPr spcFirstLastPara="1" wrap="square" lIns="91425" tIns="45700" rIns="91425" bIns="45700" anchor="ctr" anchorCtr="0">
                              <a:noAutofit/>
                            </wps:bodyPr>
                          </wps:wsp>
                          <wps:wsp>
                            <wps:cNvPr id="134" name="Straight Arrow Connector 134"/>
                            <wps:cNvCnPr/>
                            <wps:spPr>
                              <a:xfrm>
                                <a:off x="1133475" y="457200"/>
                                <a:ext cx="228600" cy="0"/>
                              </a:xfrm>
                              <a:prstGeom prst="straightConnector1">
                                <a:avLst/>
                              </a:prstGeom>
                              <a:noFill/>
                              <a:ln w="9525" cap="flat" cmpd="sng">
                                <a:solidFill>
                                  <a:schemeClr val="accent2"/>
                                </a:solidFill>
                                <a:prstDash val="solid"/>
                                <a:miter lim="800000"/>
                                <a:headEnd type="none" w="sm" len="sm"/>
                                <a:tailEnd type="triangle" w="med" len="med"/>
                              </a:ln>
                            </wps:spPr>
                            <wps:bodyPr spcFirstLastPara="1" wrap="square" lIns="91425" tIns="91425" rIns="91425" bIns="91425" anchor="ctr" anchorCtr="0">
                              <a:noAutofit/>
                            </wps:bodyPr>
                          </wps:wsp>
                          <wps:wsp>
                            <wps:cNvPr id="135" name="Straight Arrow Connector 135"/>
                            <wps:cNvCnPr/>
                            <wps:spPr>
                              <a:xfrm>
                                <a:off x="3095625" y="457200"/>
                                <a:ext cx="228600" cy="0"/>
                              </a:xfrm>
                              <a:prstGeom prst="straightConnector1">
                                <a:avLst/>
                              </a:prstGeom>
                              <a:noFill/>
                              <a:ln w="9525" cap="flat" cmpd="sng">
                                <a:solidFill>
                                  <a:schemeClr val="accent2"/>
                                </a:solidFill>
                                <a:prstDash val="solid"/>
                                <a:miter lim="800000"/>
                                <a:headEnd type="none" w="sm" len="sm"/>
                                <a:tailEnd type="triangle" w="med" len="med"/>
                              </a:ln>
                            </wps:spPr>
                            <wps:bodyPr spcFirstLastPara="1" wrap="square" lIns="91425" tIns="91425" rIns="91425" bIns="91425" anchor="ctr" anchorCtr="0">
                              <a:noAutofit/>
                            </wps:bodyPr>
                          </wps:wsp>
                          <wps:wsp>
                            <wps:cNvPr id="136" name="Shape 98"/>
                            <wps:cNvSpPr/>
                            <wps:spPr>
                              <a:xfrm>
                                <a:off x="4714875" y="142875"/>
                                <a:ext cx="1714500" cy="561975"/>
                              </a:xfrm>
                              <a:prstGeom prst="roundRect">
                                <a:avLst>
                                  <a:gd name="adj" fmla="val 16667"/>
                                </a:avLst>
                              </a:prstGeom>
                              <a:gradFill>
                                <a:gsLst>
                                  <a:gs pos="0">
                                    <a:srgbClr val="F7BCA2"/>
                                  </a:gs>
                                  <a:gs pos="50000">
                                    <a:srgbClr val="F4B093"/>
                                  </a:gs>
                                  <a:gs pos="100000">
                                    <a:srgbClr val="F7A47F"/>
                                  </a:gs>
                                </a:gsLst>
                                <a:lin ang="5400000" scaled="0"/>
                              </a:gradFill>
                              <a:ln w="9525" cap="flat" cmpd="sng">
                                <a:solidFill>
                                  <a:schemeClr val="accent2"/>
                                </a:solidFill>
                                <a:prstDash val="solid"/>
                                <a:miter lim="800000"/>
                                <a:headEnd type="none" w="sm" len="sm"/>
                                <a:tailEnd type="none" w="sm" len="sm"/>
                              </a:ln>
                            </wps:spPr>
                            <wps:txbx>
                              <w:txbxContent>
                                <w:p w14:paraId="0B9C943F">
                                  <w:pPr>
                                    <w:spacing w:before="0" w:after="0" w:line="240" w:lineRule="auto"/>
                                    <w:ind w:left="0" w:right="0" w:firstLine="0"/>
                                    <w:jc w:val="center"/>
                                  </w:pPr>
                                  <w:r>
                                    <w:rPr>
                                      <w:rFonts w:ascii="Arial" w:hAnsi="Arial" w:eastAsia="Arial" w:cs="Arial"/>
                                      <w:b w:val="0"/>
                                      <w:i w:val="0"/>
                                      <w:smallCaps w:val="0"/>
                                      <w:strike w:val="0"/>
                                      <w:color w:val="000000"/>
                                      <w:sz w:val="18"/>
                                      <w:vertAlign w:val="baseline"/>
                                    </w:rPr>
                                    <w:t>In Approved then CG Fee will be generated and post payment it will get In Forced</w:t>
                                  </w:r>
                                </w:p>
                              </w:txbxContent>
                            </wps:txbx>
                            <wps:bodyPr spcFirstLastPara="1" wrap="square" lIns="91425" tIns="45700" rIns="91425" bIns="45700" anchor="ctr" anchorCtr="0">
                              <a:noAutofit/>
                            </wps:bodyPr>
                          </wps:wsp>
                          <wps:wsp>
                            <wps:cNvPr id="137" name="Straight Arrow Connector 137"/>
                            <wps:cNvCnPr/>
                            <wps:spPr>
                              <a:xfrm>
                                <a:off x="4486275" y="457200"/>
                                <a:ext cx="228600" cy="0"/>
                              </a:xfrm>
                              <a:prstGeom prst="straightConnector1">
                                <a:avLst/>
                              </a:prstGeom>
                              <a:noFill/>
                              <a:ln w="9525" cap="flat" cmpd="sng">
                                <a:solidFill>
                                  <a:schemeClr val="accent2"/>
                                </a:solidFill>
                                <a:prstDash val="solid"/>
                                <a:miter lim="800000"/>
                                <a:headEnd type="none" w="sm" len="sm"/>
                                <a:tailEnd type="triangle" w="med" len="med"/>
                              </a:ln>
                            </wps:spPr>
                            <wps:bodyPr spcFirstLastPara="1" wrap="square" lIns="91425" tIns="91425" rIns="91425" bIns="91425" anchor="ctr" anchorCtr="0">
                              <a:noAutofit/>
                            </wps:bodyPr>
                          </wps:wsp>
                        </wpg:grpSp>
                      </wpg:grpSp>
                    </wpg:wgp>
                  </a:graphicData>
                </a:graphic>
              </wp:anchor>
            </w:drawing>
          </mc:Choice>
          <mc:Fallback>
            <w:pict>
              <v:group id="_x0000_s1026" o:spid="_x0000_s1026" o:spt="203" style="position:absolute;left:0pt;margin-left:-5.95pt;margin-top:21pt;height:72.55pt;width:506.25pt;mso-wrap-distance-bottom:0pt;mso-wrap-distance-left:9pt;mso-wrap-distance-right:9pt;mso-wrap-distance-top:0pt;z-index:251660288;mso-width-relative:page;mso-height-relative:page;" coordorigin="2131300,3319400" coordsize="6429400,921200" o:gfxdata="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&#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">
                <o:lock v:ext="edit" aspectratio="f"/>
                <v:group id="_x0000_s1026" o:spid="_x0000_s1026" o:spt="203" style="position:absolute;left:2131313;top:3319402;height:921196;width:6429375;" coordorigin="2124950,3321200" coordsize="6440525,917600" o:gfxdata="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oDRMvAAAANwAAAAPAAAAAAAAAAEAIAAAACIAAABkcnMvZG93bnJldi54bWxQ&#10;SwECFAAUAAAACACHTuJAMy8FnjsAAAA5AAAAFQAAAAAAAAABACAAAAALAQAAZHJzL2dyb3Vwc2hh&#10;cGV4bWwueG1sUEsFBgAAAAAGAAYAYAEAAMgDAAAAAA==&#10;">
                  <o:lock v:ext="edit" aspectratio="f"/>
                  <v:rect id="Shape 3" o:spid="_x0000_s1026" o:spt="1" style="position:absolute;left:2124950;top:3321200;height:917600;width:6440525;v-text-anchor:middle;" filled="f" stroked="f" coordsize="21600,21600" o:gfxdata="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qjvL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1632973A">
                          <w:pPr>
                            <w:spacing w:before="0" w:after="0" w:line="240" w:lineRule="auto"/>
                            <w:ind w:left="0" w:right="0" w:firstLine="0"/>
                            <w:jc w:val="left"/>
                          </w:pPr>
                        </w:p>
                      </w:txbxContent>
                    </v:textbox>
                  </v:rect>
                  <v:group id="_x0000_s1026" o:spid="_x0000_s1026" o:spt="203" style="position:absolute;left:2131313;top:3327563;height:904875;width:6429375;" coordsize="6429375,904875" o:gfxdata="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iRlXu7AAAA3AAAAA8AAAAAAAAAAQAgAAAAIgAAAGRycy9kb3ducmV2LnhtbFBL&#10;AQIUABQAAAAIAIdO4kAzLwWeOwAAADkAAAAVAAAAAAAAAAEAIAAAAAoBAABkcnMvZ3JvdXBzaGFw&#10;ZXhtbC54bWxQSwUGAAAAAAYABgBgAQAAxwMAAAAA&#10;">
                    <o:lock v:ext="edit" aspectratio="f"/>
                    <v:rect id="Shape 92" o:spid="_x0000_s1026" o:spt="1" style="position:absolute;left:0;top:0;height:904875;width:6429375;v-text-anchor:middle;" filled="f" stroked="f" coordsize="21600,21600" o:gfxdata="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SGlv7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269913A9">
                            <w:pPr>
                              <w:spacing w:before="0" w:after="0" w:line="240" w:lineRule="auto"/>
                              <w:ind w:left="0" w:right="0" w:firstLine="0"/>
                              <w:jc w:val="left"/>
                            </w:pPr>
                          </w:p>
                        </w:txbxContent>
                      </v:textbox>
                    </v:rect>
                    <v:roundrect id="Shape 93" o:spid="_x0000_s1026" o:spt="2" style="position:absolute;left:0;top:0;height:904875;width:1133475;v-text-anchor:middle;" fillcolor="#FFFFFF [3201]" filled="t" stroked="t" coordsize="21600,21600" arcsize="0.166666666666667" o:gfxdata="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7O3m7sAAADc&#10;AAAADwAAAAAAAAABACAAAAAiAAAAZHJzL2Rvd25yZXYueG1sUEsBAhQAFAAAAAgAh07iQDMvBZ47&#10;AAAAOQAAABAAAAAAAAAAAQAgAAAACgEAAGRycy9zaGFwZXhtbC54bWxQSwUGAAAAAAYABgBbAQAA&#10;tAMAAAAA&#10;">
                      <v:fill on="t" focussize="0,0"/>
                      <v:stroke weight="1pt" color="#FFC000 [3207]" miterlimit="8" joinstyle="miter" startarrowwidth="narrow" startarrowlength="short" endarrowwidth="narrow" endarrowlength="short"/>
                      <v:imagedata o:title=""/>
                      <o:lock v:ext="edit" aspectratio="f"/>
                      <v:textbox inset="7.1988188976378pt,3.59842519685039pt,7.1988188976378pt,3.59842519685039pt">
                        <w:txbxContent>
                          <w:p w14:paraId="13CAB2FA">
                            <w:pPr>
                              <w:spacing w:before="0" w:after="160" w:line="259" w:lineRule="auto"/>
                              <w:ind w:left="0" w:right="0" w:firstLine="0"/>
                              <w:jc w:val="left"/>
                            </w:pPr>
                          </w:p>
                          <w:p w14:paraId="25E17F5B">
                            <w:pPr>
                              <w:spacing w:before="0" w:after="160" w:line="259" w:lineRule="auto"/>
                              <w:ind w:left="0" w:right="0" w:firstLine="0"/>
                              <w:jc w:val="left"/>
                            </w:pPr>
                            <w:r>
                              <w:rPr>
                                <w:rFonts w:ascii="Calibri" w:hAnsi="Calibri" w:eastAsia="Calibri" w:cs="Calibri"/>
                                <w:b w:val="0"/>
                                <w:i w:val="0"/>
                                <w:smallCaps w:val="0"/>
                                <w:strike w:val="0"/>
                                <w:color w:val="000000"/>
                                <w:sz w:val="16"/>
                                <w:vertAlign w:val="baseline"/>
                              </w:rPr>
                              <w:t>MLI Maker Uploads</w:t>
                            </w:r>
                          </w:p>
                          <w:p w14:paraId="1026027B">
                            <w:pPr>
                              <w:spacing w:before="0" w:after="160" w:line="259" w:lineRule="auto"/>
                              <w:ind w:left="0" w:right="0" w:firstLine="0"/>
                              <w:jc w:val="center"/>
                            </w:pPr>
                            <w:r>
                              <w:rPr>
                                <w:rFonts w:ascii="Calibri" w:hAnsi="Calibri" w:eastAsia="Calibri" w:cs="Calibri"/>
                                <w:b w:val="0"/>
                                <w:i w:val="0"/>
                                <w:smallCaps w:val="0"/>
                                <w:strike w:val="0"/>
                                <w:color w:val="000000"/>
                                <w:sz w:val="16"/>
                                <w:vertAlign w:val="baseline"/>
                              </w:rPr>
                              <w:t xml:space="preserve">Excel in Continuity Module </w:t>
                            </w:r>
                          </w:p>
                        </w:txbxContent>
                      </v:textbox>
                    </v:roundrect>
                    <v:roundrect id="Shape 94" o:spid="_x0000_s1026" o:spt="2" style="position:absolute;left:1362075;top:161925;height:561975;width:1714500;v-text-anchor:middle;" fillcolor="#F7BCA2" filled="t" stroked="t" coordsize="21600,21600" arcsize="0.166666666666667" o:gfxdata="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K+51ugAAANwA&#10;AAAPAAAAAAAAAAEAIAAAACIAAABkcnMvZG93bnJldi54bWxQSwECFAAUAAAACACHTuJAMy8FnjsA&#10;AAA5AAAAEAAAAAAAAAABACAAAAAJAQAAZHJzL3NoYXBleG1sLnhtbFBLBQYAAAAABgAGAFsBAACz&#10;AwAAAAA=&#10;">
                      <v:fill type="gradient" on="t" color2="#F7A47F" colors="0f #F7BCA2;32768f #F4B093;65536f #F7A47F" focus="100%" focussize="0,0" rotate="t">
                        <o:fill type="gradientUnscaled" v:ext="backwardCompatible"/>
                      </v:fill>
                      <v:stroke color="#ED7D31 [3205]" miterlimit="8" joinstyle="miter" startarrowwidth="narrow" startarrowlength="short" endarrowwidth="narrow" endarrowlength="short"/>
                      <v:imagedata o:title=""/>
                      <o:lock v:ext="edit" aspectratio="f"/>
                      <v:textbox inset="7.1988188976378pt,3.59842519685039pt,7.1988188976378pt,3.59842519685039pt">
                        <w:txbxContent>
                          <w:p w14:paraId="188D4E3B">
                            <w:pPr>
                              <w:spacing w:before="0" w:after="160" w:line="258" w:lineRule="auto"/>
                              <w:ind w:left="0" w:right="0" w:firstLine="0"/>
                              <w:jc w:val="left"/>
                            </w:pPr>
                            <w:r>
                              <w:rPr>
                                <w:rFonts w:ascii="Calibri" w:hAnsi="Calibri" w:eastAsia="Calibri" w:cs="Calibri"/>
                                <w:b w:val="0"/>
                                <w:i w:val="0"/>
                                <w:smallCaps w:val="0"/>
                                <w:strike w:val="0"/>
                                <w:color w:val="000000"/>
                                <w:sz w:val="18"/>
                                <w:vertAlign w:val="baseline"/>
                              </w:rPr>
                              <w:t>System Validate the Excel , once validated Maker will able to send for approval</w:t>
                            </w:r>
                          </w:p>
                        </w:txbxContent>
                      </v:textbox>
                    </v:roundrect>
                    <v:roundrect id="Shape 95" o:spid="_x0000_s1026" o:spt="2" style="position:absolute;left:3333750;top:0;height:904875;width:1133475;v-text-anchor:middle;" fillcolor="#FFFFFF [3201]" filled="t" stroked="t" coordsize="21600,21600" arcsize="0.166666666666667" o:gfxdata="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u3BG8AAAA&#10;3AAAAA8AAAAAAAAAAQAgAAAAIgAAAGRycy9kb3ducmV2LnhtbFBLAQIUABQAAAAIAIdO4kAzLwWe&#10;OwAAADkAAAAQAAAAAAAAAAEAIAAAAAsBAABkcnMvc2hhcGV4bWwueG1sUEsFBgAAAAAGAAYAWwEA&#10;ALUDAAAAAA==&#10;">
                      <v:fill on="t" focussize="0,0"/>
                      <v:stroke weight="1pt" color="#FFC000 [3207]" miterlimit="8" joinstyle="miter" startarrowwidth="narrow" startarrowlength="short" endarrowwidth="narrow" endarrowlength="short"/>
                      <v:imagedata o:title=""/>
                      <o:lock v:ext="edit" aspectratio="f"/>
                      <v:textbox inset="7.1988188976378pt,3.59842519685039pt,7.1988188976378pt,3.59842519685039pt">
                        <w:txbxContent>
                          <w:p w14:paraId="7734AC23">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MLI Checker review</w:t>
                            </w:r>
                          </w:p>
                        </w:txbxContent>
                      </v:textbox>
                    </v:roundrect>
                    <v:shape id="_x0000_s1026" o:spid="_x0000_s1026" o:spt="32" type="#_x0000_t32" style="position:absolute;left:1133475;top:457200;height:0;width:228600;" filled="f" stroked="t" coordsize="21600,21600" o:gfxdata="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4/UavQAA&#10;ANwAAAAPAAAAAAAAAAEAIAAAACIAAABkcnMvZG93bnJldi54bWxQSwECFAAUAAAACACHTuJAMy8F&#10;njsAAAA5AAAAEAAAAAAAAAABACAAAAAMAQAAZHJzL3NoYXBleG1sLnhtbFBLBQYAAAAABgAGAFsB&#10;AAC2AwAAAAA=&#10;">
                      <v:fill on="f" focussize="0,0"/>
                      <v:stroke color="#ED7D31 [3205]" miterlimit="8" joinstyle="miter" startarrowwidth="narrow" startarrowlength="short" endarrow="block"/>
                      <v:imagedata o:title=""/>
                      <o:lock v:ext="edit" aspectratio="f"/>
                    </v:shape>
                    <v:shape id="_x0000_s1026" o:spid="_x0000_s1026" o:spt="32" type="#_x0000_t32" style="position:absolute;left:3095625;top:457200;height:0;width:228600;" filled="f" stroked="t" coordsize="21600,21600" o:gfxdata="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vUIG8AAAA&#10;3AAAAA8AAAAAAAAAAQAgAAAAIgAAAGRycy9kb3ducmV2LnhtbFBLAQIUABQAAAAIAIdO4kAzLwWe&#10;OwAAADkAAAAQAAAAAAAAAAEAIAAAAAsBAABkcnMvc2hhcGV4bWwueG1sUEsFBgAAAAAGAAYAWwEA&#10;ALUDAAAAAA==&#10;">
                      <v:fill on="f" focussize="0,0"/>
                      <v:stroke color="#ED7D31 [3205]" miterlimit="8" joinstyle="miter" startarrowwidth="narrow" startarrowlength="short" endarrow="block"/>
                      <v:imagedata o:title=""/>
                      <o:lock v:ext="edit" aspectratio="f"/>
                    </v:shape>
                    <v:roundrect id="Shape 98" o:spid="_x0000_s1026" o:spt="2" style="position:absolute;left:4714875;top:142875;height:561975;width:1714500;v-text-anchor:middle;" fillcolor="#F7BCA2" filled="t" stroked="t" coordsize="21600,21600" arcsize="0.166666666666667" o:gfxdata="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FXRUe5AAAA3AAA&#10;AA8AAAAAAAAAAQAgAAAAIgAAAGRycy9kb3ducmV2LnhtbFBLAQIUABQAAAAIAIdO4kAzLwWeOwAA&#10;ADkAAAAQAAAAAAAAAAEAIAAAAAgBAABkcnMvc2hhcGV4bWwueG1sUEsFBgAAAAAGAAYAWwEAALID&#10;AAAAAA==&#10;">
                      <v:fill type="gradient" on="t" color2="#F7A47F" colors="0f #F7BCA2;32768f #F4B093;65536f #F7A47F" focus="100%" focussize="0,0" rotate="t">
                        <o:fill type="gradientUnscaled" v:ext="backwardCompatible"/>
                      </v:fill>
                      <v:stroke color="#ED7D31 [3205]" miterlimit="8" joinstyle="miter" startarrowwidth="narrow" startarrowlength="short" endarrowwidth="narrow" endarrowlength="short"/>
                      <v:imagedata o:title=""/>
                      <o:lock v:ext="edit" aspectratio="f"/>
                      <v:textbox inset="7.1988188976378pt,3.59842519685039pt,7.1988188976378pt,3.59842519685039pt">
                        <w:txbxContent>
                          <w:p w14:paraId="0B9C943F">
                            <w:pPr>
                              <w:spacing w:before="0" w:after="0" w:line="240" w:lineRule="auto"/>
                              <w:ind w:left="0" w:right="0" w:firstLine="0"/>
                              <w:jc w:val="center"/>
                            </w:pPr>
                            <w:r>
                              <w:rPr>
                                <w:rFonts w:ascii="Arial" w:hAnsi="Arial" w:eastAsia="Arial" w:cs="Arial"/>
                                <w:b w:val="0"/>
                                <w:i w:val="0"/>
                                <w:smallCaps w:val="0"/>
                                <w:strike w:val="0"/>
                                <w:color w:val="000000"/>
                                <w:sz w:val="18"/>
                                <w:vertAlign w:val="baseline"/>
                              </w:rPr>
                              <w:t>In Approved then CG Fee will be generated and post payment it will get In Forced</w:t>
                            </w:r>
                          </w:p>
                        </w:txbxContent>
                      </v:textbox>
                    </v:roundrect>
                    <v:shape id="_x0000_s1026" o:spid="_x0000_s1026" o:spt="32" type="#_x0000_t32" style="position:absolute;left:4486275;top:457200;height:0;width:228600;" filled="f" stroked="t" coordsize="21600,21600" o:gfxdata="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MWttvQAA&#10;ANwAAAAPAAAAAAAAAAEAIAAAACIAAABkcnMvZG93bnJldi54bWxQSwECFAAUAAAACACHTuJAMy8F&#10;njsAAAA5AAAAEAAAAAAAAAABACAAAAAMAQAAZHJzL3NoYXBleG1sLnhtbFBLBQYAAAAABgAGAFsB&#10;AAC2AwAAAAA=&#10;">
                      <v:fill on="f" focussize="0,0"/>
                      <v:stroke color="#ED7D31 [3205]" miterlimit="8" joinstyle="miter" startarrowwidth="narrow" startarrowlength="short" endarrow="block"/>
                      <v:imagedata o:title=""/>
                      <o:lock v:ext="edit" aspectratio="f"/>
                    </v:shape>
                  </v:group>
                </v:group>
                <w10:wrap type="square"/>
              </v:group>
            </w:pict>
          </mc:Fallback>
        </mc:AlternateContent>
      </w:r>
    </w:p>
    <w:p w14:paraId="00000249">
      <w:pPr>
        <w:jc w:val="both"/>
        <w:rPr>
          <w:b/>
          <w:bCs/>
        </w:rPr>
      </w:pPr>
      <w:r>
        <w:rPr>
          <w:b/>
          <w:bCs/>
          <w:u w:val="single"/>
          <w:rtl w:val="0"/>
        </w:rPr>
        <w:t>Scenario 2:</w:t>
      </w:r>
    </w:p>
    <w:p w14:paraId="0000024A">
      <w:pPr>
        <w:jc w:val="both"/>
      </w:pPr>
      <w:r>
        <w:rPr>
          <w:rtl w:val="0"/>
        </w:rPr>
        <w:t>Continuity of CG is NOT Allowed for following Cases:</w:t>
      </w:r>
    </w:p>
    <w:p w14:paraId="0000024B">
      <w:pPr>
        <w:numPr>
          <w:ilvl w:val="0"/>
          <w:numId w:val="16"/>
        </w:numPr>
        <w:spacing w:after="0"/>
        <w:ind w:left="720" w:hanging="360"/>
        <w:jc w:val="both"/>
      </w:pPr>
      <w:r>
        <w:rPr>
          <w:rtl w:val="0"/>
        </w:rPr>
        <w:t>Guarantee Cover ‘Not Issued’</w:t>
      </w:r>
    </w:p>
    <w:p w14:paraId="0000024C">
      <w:pPr>
        <w:numPr>
          <w:ilvl w:val="0"/>
          <w:numId w:val="16"/>
        </w:numPr>
        <w:spacing w:after="0"/>
        <w:ind w:left="720" w:hanging="360"/>
        <w:jc w:val="both"/>
      </w:pPr>
      <w:r>
        <w:rPr>
          <w:rtl w:val="0"/>
        </w:rPr>
        <w:t>Guarantee who has reported ‘Outstanding Loan Amount’ as Zeroes</w:t>
      </w:r>
    </w:p>
    <w:p w14:paraId="0000024D">
      <w:pPr>
        <w:numPr>
          <w:ilvl w:val="0"/>
          <w:numId w:val="16"/>
        </w:numPr>
        <w:spacing w:after="0"/>
        <w:ind w:left="720" w:hanging="360"/>
        <w:jc w:val="both"/>
      </w:pPr>
      <w:r>
        <w:rPr>
          <w:rtl w:val="0"/>
        </w:rPr>
        <w:t>CG whose claims has been lodged by MLI</w:t>
      </w:r>
    </w:p>
    <w:p w14:paraId="0000024E">
      <w:pPr>
        <w:numPr>
          <w:ilvl w:val="0"/>
          <w:numId w:val="16"/>
        </w:numPr>
        <w:spacing w:after="0"/>
        <w:ind w:left="720" w:hanging="360"/>
      </w:pPr>
      <w:r>
        <w:rPr>
          <w:rtl w:val="0"/>
        </w:rPr>
        <w:t>Claims Reject/Approve</w:t>
      </w:r>
    </w:p>
    <w:p w14:paraId="0000024F">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50">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51">
      <w:pPr>
        <w:pStyle w:val="3"/>
        <w:keepLines w:val="0"/>
        <w:pBdr>
          <w:bottom w:val="single" w:color="000000" w:sz="4" w:space="1"/>
        </w:pBdr>
        <w:tabs>
          <w:tab w:val="left" w:pos="0"/>
          <w:tab w:val="left" w:pos="720"/>
        </w:tabs>
        <w:spacing w:before="60" w:after="60" w:line="276" w:lineRule="auto"/>
        <w:rPr>
          <w:b/>
          <w:bCs/>
          <w:color w:val="7F7F7F"/>
        </w:rPr>
      </w:pPr>
      <w:bookmarkStart w:id="57" w:name="_heading=h.h3uobqcfb46b" w:colFirst="0" w:colLast="0"/>
      <w:bookmarkEnd w:id="57"/>
      <w:r>
        <w:rPr>
          <w:b/>
          <w:bCs/>
          <w:color w:val="7F7F7F"/>
          <w:rtl w:val="0"/>
        </w:rPr>
        <w:t>1.15.1 Continuity - Field and Validations</w:t>
      </w:r>
    </w:p>
    <w:p w14:paraId="00000252">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53">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54">
      <w:pPr>
        <w:spacing w:after="0" w:line="278" w:lineRule="auto"/>
        <w:jc w:val="both"/>
        <w:rPr>
          <w:color w:val="A6A6A6"/>
          <w:sz w:val="20"/>
          <w:szCs w:val="20"/>
        </w:rPr>
      </w:pPr>
      <w:r>
        <w:rPr>
          <w:rtl w:val="0"/>
        </w:rPr>
        <w:t>MLI Maker will be uploading the Excel sheet by using the below format, while uploading the Continuity file , status will be as draft and once system validated the file status will be changed to validated.</w:t>
      </w:r>
    </w:p>
    <w:p w14:paraId="00000255">
      <w:pPr>
        <w:spacing w:after="0" w:line="278" w:lineRule="auto"/>
        <w:jc w:val="both"/>
        <w:rPr>
          <w:rFonts w:ascii="Aptos" w:hAnsi="Aptos" w:eastAsia="Aptos" w:cs="Aptos"/>
        </w:rPr>
      </w:pPr>
    </w:p>
    <w:tbl>
      <w:tblPr>
        <w:tblStyle w:val="144"/>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
        <w:gridCol w:w="2292"/>
        <w:gridCol w:w="4540"/>
        <w:gridCol w:w="1697"/>
        <w:gridCol w:w="1389"/>
      </w:tblGrid>
      <w:tr w14:paraId="1BBB6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5"/>
            <w:shd w:val="clear" w:color="auto" w:fill="D0E0E3"/>
          </w:tcPr>
          <w:p w14:paraId="00000256">
            <w:pPr>
              <w:spacing w:after="0" w:line="240" w:lineRule="auto"/>
              <w:jc w:val="center"/>
              <w:rPr>
                <w:b/>
                <w:bCs/>
              </w:rPr>
            </w:pPr>
            <w:r>
              <w:rPr>
                <w:b/>
                <w:bCs/>
                <w:rtl w:val="0"/>
              </w:rPr>
              <w:t>Continuity CG Fields</w:t>
            </w:r>
          </w:p>
        </w:tc>
      </w:tr>
      <w:tr w14:paraId="280B9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D0E0E3"/>
          </w:tcPr>
          <w:p w14:paraId="0000025B">
            <w:pPr>
              <w:spacing w:after="0" w:line="240" w:lineRule="auto"/>
              <w:jc w:val="both"/>
              <w:rPr>
                <w:b/>
                <w:bCs/>
              </w:rPr>
            </w:pPr>
            <w:r>
              <w:rPr>
                <w:b/>
                <w:bCs/>
                <w:rtl w:val="0"/>
              </w:rPr>
              <w:t>S. No.</w:t>
            </w:r>
          </w:p>
        </w:tc>
        <w:tc>
          <w:tcPr>
            <w:shd w:val="clear" w:color="auto" w:fill="D0E0E3"/>
          </w:tcPr>
          <w:p w14:paraId="0000025C">
            <w:pPr>
              <w:spacing w:after="0" w:line="240" w:lineRule="auto"/>
              <w:jc w:val="both"/>
              <w:rPr>
                <w:b/>
                <w:bCs/>
              </w:rPr>
            </w:pPr>
            <w:r>
              <w:rPr>
                <w:b/>
                <w:bCs/>
                <w:rtl w:val="0"/>
              </w:rPr>
              <w:t>Field Name</w:t>
            </w:r>
          </w:p>
        </w:tc>
        <w:tc>
          <w:tcPr>
            <w:shd w:val="clear" w:color="auto" w:fill="D0E0E3"/>
          </w:tcPr>
          <w:p w14:paraId="0000025D">
            <w:pPr>
              <w:spacing w:after="0" w:line="240" w:lineRule="auto"/>
              <w:jc w:val="both"/>
              <w:rPr>
                <w:b/>
                <w:bCs/>
              </w:rPr>
            </w:pPr>
            <w:r>
              <w:rPr>
                <w:b/>
                <w:bCs/>
                <w:rtl w:val="0"/>
              </w:rPr>
              <w:t>Description</w:t>
            </w:r>
          </w:p>
        </w:tc>
        <w:tc>
          <w:tcPr>
            <w:shd w:val="clear" w:color="auto" w:fill="D0E0E3"/>
          </w:tcPr>
          <w:p w14:paraId="0000025E">
            <w:pPr>
              <w:spacing w:after="0" w:line="240" w:lineRule="auto"/>
              <w:jc w:val="both"/>
              <w:rPr>
                <w:b/>
                <w:bCs/>
              </w:rPr>
            </w:pPr>
            <w:r>
              <w:rPr>
                <w:b/>
                <w:bCs/>
                <w:rtl w:val="0"/>
              </w:rPr>
              <w:t>Type</w:t>
            </w:r>
          </w:p>
        </w:tc>
        <w:tc>
          <w:tcPr>
            <w:shd w:val="clear" w:color="auto" w:fill="D0E0E3"/>
          </w:tcPr>
          <w:p w14:paraId="0000025F">
            <w:pPr>
              <w:spacing w:after="0" w:line="240" w:lineRule="auto"/>
              <w:jc w:val="both"/>
              <w:rPr>
                <w:b/>
                <w:bCs/>
              </w:rPr>
            </w:pPr>
            <w:r>
              <w:rPr>
                <w:b/>
                <w:bCs/>
                <w:rtl w:val="0"/>
              </w:rPr>
              <w:t>Mandatory/</w:t>
            </w:r>
          </w:p>
          <w:p w14:paraId="00000260">
            <w:pPr>
              <w:spacing w:after="0" w:line="240" w:lineRule="auto"/>
              <w:jc w:val="both"/>
              <w:rPr>
                <w:b/>
                <w:bCs/>
              </w:rPr>
            </w:pPr>
            <w:r>
              <w:rPr>
                <w:b/>
                <w:bCs/>
                <w:rtl w:val="0"/>
              </w:rPr>
              <w:t>Optional</w:t>
            </w:r>
          </w:p>
        </w:tc>
      </w:tr>
      <w:tr w14:paraId="02496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261">
            <w:pPr>
              <w:spacing w:after="0" w:line="240" w:lineRule="auto"/>
              <w:jc w:val="both"/>
            </w:pPr>
            <w:r>
              <w:rPr>
                <w:rtl w:val="0"/>
              </w:rPr>
              <w:t>1</w:t>
            </w:r>
          </w:p>
        </w:tc>
        <w:tc>
          <w:tcPr>
            <w:shd w:val="clear" w:color="auto" w:fill="FFF2CC"/>
          </w:tcPr>
          <w:p w14:paraId="00000262">
            <w:pPr>
              <w:spacing w:after="0" w:line="240" w:lineRule="auto"/>
              <w:jc w:val="both"/>
            </w:pPr>
            <w:r>
              <w:rPr>
                <w:rtl w:val="0"/>
              </w:rPr>
              <w:t>CGPAN</w:t>
            </w:r>
          </w:p>
        </w:tc>
        <w:tc>
          <w:tcPr>
            <w:shd w:val="clear" w:color="auto" w:fill="FFF2CC"/>
          </w:tcPr>
          <w:p w14:paraId="00000263">
            <w:pPr>
              <w:spacing w:after="0" w:line="240" w:lineRule="auto"/>
              <w:jc w:val="both"/>
            </w:pPr>
            <w:r>
              <w:rPr>
                <w:rtl w:val="0"/>
              </w:rPr>
              <w:t>Unique Number generated by system</w:t>
            </w:r>
          </w:p>
        </w:tc>
        <w:tc>
          <w:tcPr>
            <w:shd w:val="clear" w:color="auto" w:fill="FFF2CC"/>
          </w:tcPr>
          <w:p w14:paraId="00000264">
            <w:pPr>
              <w:spacing w:after="0" w:line="240" w:lineRule="auto"/>
              <w:jc w:val="both"/>
            </w:pPr>
            <w:r>
              <w:rPr>
                <w:rtl w:val="0"/>
              </w:rPr>
              <w:t>Alphanumeric</w:t>
            </w:r>
          </w:p>
        </w:tc>
        <w:tc>
          <w:tcPr>
            <w:shd w:val="clear" w:color="auto" w:fill="FFF2CC"/>
          </w:tcPr>
          <w:p w14:paraId="00000265">
            <w:pPr>
              <w:spacing w:after="0" w:line="240" w:lineRule="auto"/>
              <w:jc w:val="both"/>
            </w:pPr>
            <w:r>
              <w:rPr>
                <w:rtl w:val="0"/>
              </w:rPr>
              <w:t>Mandatory</w:t>
            </w:r>
          </w:p>
        </w:tc>
      </w:tr>
      <w:tr w14:paraId="42056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266">
            <w:pPr>
              <w:spacing w:after="0" w:line="240" w:lineRule="auto"/>
              <w:jc w:val="both"/>
            </w:pPr>
            <w:r>
              <w:rPr>
                <w:rtl w:val="0"/>
              </w:rPr>
              <w:t>2</w:t>
            </w:r>
          </w:p>
        </w:tc>
        <w:tc>
          <w:tcPr>
            <w:shd w:val="clear" w:color="auto" w:fill="FFF2CC"/>
          </w:tcPr>
          <w:p w14:paraId="00000267">
            <w:pPr>
              <w:spacing w:after="0" w:line="240" w:lineRule="auto"/>
              <w:jc w:val="both"/>
            </w:pPr>
            <w:r>
              <w:rPr>
                <w:rtl w:val="0"/>
              </w:rPr>
              <w:t>Loan Account Number</w:t>
            </w:r>
          </w:p>
        </w:tc>
        <w:tc>
          <w:tcPr>
            <w:shd w:val="clear" w:color="auto" w:fill="FFF2CC"/>
          </w:tcPr>
          <w:p w14:paraId="00000268">
            <w:pPr>
              <w:spacing w:after="0" w:line="240" w:lineRule="auto"/>
              <w:jc w:val="both"/>
            </w:pPr>
            <w:r>
              <w:rPr>
                <w:rtl w:val="0"/>
              </w:rPr>
              <w:t>Loan Account number allotted by MLI. A Unique Number as per respective MLI’s procedure</w:t>
            </w:r>
          </w:p>
        </w:tc>
        <w:tc>
          <w:tcPr>
            <w:shd w:val="clear" w:color="auto" w:fill="FFF2CC"/>
          </w:tcPr>
          <w:p w14:paraId="00000269">
            <w:pPr>
              <w:spacing w:after="0" w:line="240" w:lineRule="auto"/>
              <w:jc w:val="both"/>
            </w:pPr>
            <w:r>
              <w:rPr>
                <w:rtl w:val="0"/>
              </w:rPr>
              <w:t>Alphanumeric</w:t>
            </w:r>
          </w:p>
        </w:tc>
        <w:tc>
          <w:tcPr>
            <w:shd w:val="clear" w:color="auto" w:fill="FFF2CC"/>
          </w:tcPr>
          <w:p w14:paraId="0000026A">
            <w:pPr>
              <w:spacing w:after="0" w:line="240" w:lineRule="auto"/>
              <w:jc w:val="both"/>
            </w:pPr>
            <w:r>
              <w:rPr>
                <w:rtl w:val="0"/>
              </w:rPr>
              <w:t>Mandatory</w:t>
            </w:r>
          </w:p>
        </w:tc>
      </w:tr>
      <w:tr w14:paraId="53B60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26B">
            <w:pPr>
              <w:spacing w:after="0" w:line="240" w:lineRule="auto"/>
              <w:jc w:val="both"/>
            </w:pPr>
            <w:r>
              <w:rPr>
                <w:rtl w:val="0"/>
              </w:rPr>
              <w:t>3</w:t>
            </w:r>
          </w:p>
        </w:tc>
        <w:tc>
          <w:tcPr>
            <w:shd w:val="clear" w:color="auto" w:fill="FFF2CC"/>
          </w:tcPr>
          <w:p w14:paraId="0000026C">
            <w:pPr>
              <w:spacing w:after="0" w:line="240" w:lineRule="auto"/>
              <w:jc w:val="both"/>
            </w:pPr>
            <w:r>
              <w:rPr>
                <w:rtl w:val="0"/>
              </w:rPr>
              <w:t>Principal Outstanding as on 31 march of previous year</w:t>
            </w:r>
          </w:p>
        </w:tc>
        <w:tc>
          <w:tcPr>
            <w:shd w:val="clear" w:color="auto" w:fill="FFF2CC"/>
          </w:tcPr>
          <w:p w14:paraId="0000026D">
            <w:pPr>
              <w:spacing w:after="0" w:line="240" w:lineRule="auto"/>
              <w:jc w:val="both"/>
            </w:pPr>
            <w:r>
              <w:rPr>
                <w:rtl w:val="0"/>
              </w:rPr>
              <w:t>Loan amount outstanding comprising principal due from the borrower. It cannot be more than the sanction amount.</w:t>
            </w:r>
          </w:p>
        </w:tc>
        <w:tc>
          <w:tcPr>
            <w:shd w:val="clear" w:color="auto" w:fill="FFF2CC"/>
            <w:vAlign w:val="bottom"/>
          </w:tcPr>
          <w:p w14:paraId="0000026E">
            <w:pPr>
              <w:spacing w:after="0" w:line="240" w:lineRule="auto"/>
              <w:jc w:val="both"/>
            </w:pPr>
            <w:r>
              <w:rPr>
                <w:rtl w:val="0"/>
              </w:rPr>
              <w:t>Amount in Rs.</w:t>
            </w:r>
          </w:p>
        </w:tc>
        <w:tc>
          <w:tcPr>
            <w:shd w:val="clear" w:color="auto" w:fill="FFF2CC"/>
          </w:tcPr>
          <w:p w14:paraId="0000026F">
            <w:pPr>
              <w:spacing w:after="0" w:line="240" w:lineRule="auto"/>
              <w:jc w:val="both"/>
            </w:pPr>
            <w:r>
              <w:rPr>
                <w:rtl w:val="0"/>
              </w:rPr>
              <w:t>Mandatory</w:t>
            </w:r>
          </w:p>
        </w:tc>
      </w:tr>
      <w:tr w14:paraId="42F26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270">
            <w:pPr>
              <w:spacing w:after="0" w:line="240" w:lineRule="auto"/>
              <w:jc w:val="both"/>
            </w:pPr>
            <w:r>
              <w:rPr>
                <w:rtl w:val="0"/>
              </w:rPr>
              <w:t>4</w:t>
            </w:r>
          </w:p>
        </w:tc>
        <w:tc>
          <w:tcPr>
            <w:shd w:val="clear" w:color="auto" w:fill="FFF2CC"/>
          </w:tcPr>
          <w:p w14:paraId="00000271">
            <w:pPr>
              <w:spacing w:after="0" w:line="240" w:lineRule="auto"/>
              <w:jc w:val="both"/>
            </w:pPr>
            <w:r>
              <w:rPr>
                <w:rtl w:val="0"/>
              </w:rPr>
              <w:t>Interest Outstanding as on 31 march of previous year</w:t>
            </w:r>
          </w:p>
        </w:tc>
        <w:tc>
          <w:tcPr>
            <w:shd w:val="clear" w:color="auto" w:fill="FFF2CC"/>
          </w:tcPr>
          <w:p w14:paraId="00000272">
            <w:pPr>
              <w:spacing w:after="0" w:line="240" w:lineRule="auto"/>
              <w:jc w:val="both"/>
            </w:pPr>
            <w:r>
              <w:rPr>
                <w:rtl w:val="0"/>
              </w:rPr>
              <w:t>Loan amount outstanding comprising of interest due from borrower</w:t>
            </w:r>
          </w:p>
        </w:tc>
        <w:tc>
          <w:tcPr>
            <w:shd w:val="clear" w:color="auto" w:fill="FFF2CC"/>
            <w:vAlign w:val="bottom"/>
          </w:tcPr>
          <w:p w14:paraId="00000273">
            <w:pPr>
              <w:spacing w:after="0" w:line="240" w:lineRule="auto"/>
              <w:jc w:val="both"/>
            </w:pPr>
            <w:r>
              <w:rPr>
                <w:rtl w:val="0"/>
              </w:rPr>
              <w:t>Amount in Rs.</w:t>
            </w:r>
          </w:p>
        </w:tc>
        <w:tc>
          <w:tcPr>
            <w:shd w:val="clear" w:color="auto" w:fill="FFF2CC"/>
          </w:tcPr>
          <w:p w14:paraId="00000274">
            <w:pPr>
              <w:spacing w:after="0" w:line="240" w:lineRule="auto"/>
              <w:jc w:val="both"/>
            </w:pPr>
            <w:r>
              <w:rPr>
                <w:rtl w:val="0"/>
              </w:rPr>
              <w:t>Mandatory</w:t>
            </w:r>
          </w:p>
        </w:tc>
      </w:tr>
      <w:tr w14:paraId="64902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trPr>
        <w:tc>
          <w:tcPr>
            <w:shd w:val="clear" w:color="auto" w:fill="FFF2CC"/>
          </w:tcPr>
          <w:p w14:paraId="00000275">
            <w:pPr>
              <w:spacing w:after="0" w:line="240" w:lineRule="auto"/>
              <w:jc w:val="both"/>
            </w:pPr>
            <w:r>
              <w:rPr>
                <w:rtl w:val="0"/>
              </w:rPr>
              <w:t>5</w:t>
            </w:r>
          </w:p>
        </w:tc>
        <w:tc>
          <w:tcPr>
            <w:shd w:val="clear" w:color="auto" w:fill="FFF2CC"/>
            <w:vAlign w:val="bottom"/>
          </w:tcPr>
          <w:p w14:paraId="00000276">
            <w:pPr>
              <w:spacing w:after="0" w:line="240" w:lineRule="auto"/>
              <w:jc w:val="both"/>
            </w:pPr>
            <w:r>
              <w:rPr>
                <w:rtl w:val="0"/>
              </w:rPr>
              <w:t>Mark as NPA /Close/Std</w:t>
            </w:r>
          </w:p>
        </w:tc>
        <w:tc>
          <w:tcPr>
            <w:shd w:val="clear" w:color="auto" w:fill="FFF2CC"/>
            <w:vAlign w:val="bottom"/>
          </w:tcPr>
          <w:p w14:paraId="00000277">
            <w:pPr>
              <w:spacing w:after="0" w:line="240" w:lineRule="auto"/>
              <w:jc w:val="both"/>
            </w:pPr>
            <w:r>
              <w:rPr>
                <w:rtl w:val="0"/>
              </w:rPr>
              <w:t>Mark the account as NPA / Close/ Standard</w:t>
            </w:r>
          </w:p>
        </w:tc>
        <w:tc>
          <w:tcPr>
            <w:shd w:val="clear" w:color="auto" w:fill="FFF2CC"/>
            <w:vAlign w:val="bottom"/>
          </w:tcPr>
          <w:p w14:paraId="00000278">
            <w:pPr>
              <w:spacing w:after="0" w:line="240" w:lineRule="auto"/>
              <w:jc w:val="both"/>
            </w:pPr>
            <w:r>
              <w:rPr>
                <w:rtl w:val="0"/>
              </w:rPr>
              <w:t>List - NPA / Close/ Standard</w:t>
            </w:r>
          </w:p>
        </w:tc>
        <w:tc>
          <w:tcPr>
            <w:shd w:val="clear" w:color="auto" w:fill="FFF2CC"/>
            <w:vAlign w:val="bottom"/>
          </w:tcPr>
          <w:p w14:paraId="00000279">
            <w:pPr>
              <w:spacing w:after="0" w:line="240" w:lineRule="auto"/>
              <w:jc w:val="both"/>
            </w:pPr>
            <w:r>
              <w:rPr>
                <w:rtl w:val="0"/>
              </w:rPr>
              <w:t>Mandatory</w:t>
            </w:r>
          </w:p>
        </w:tc>
      </w:tr>
      <w:tr w14:paraId="07377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27A">
            <w:pPr>
              <w:spacing w:after="0" w:line="240" w:lineRule="auto"/>
              <w:jc w:val="both"/>
            </w:pPr>
            <w:r>
              <w:rPr>
                <w:rtl w:val="0"/>
              </w:rPr>
              <w:t>6</w:t>
            </w:r>
          </w:p>
        </w:tc>
        <w:tc>
          <w:tcPr>
            <w:shd w:val="clear" w:color="auto" w:fill="FFF2CC"/>
            <w:vAlign w:val="bottom"/>
          </w:tcPr>
          <w:p w14:paraId="0000027B">
            <w:pPr>
              <w:spacing w:after="0" w:line="240" w:lineRule="auto"/>
              <w:jc w:val="both"/>
            </w:pPr>
            <w:r>
              <w:rPr>
                <w:rtl w:val="0"/>
              </w:rPr>
              <w:t xml:space="preserve">Date </w:t>
            </w:r>
          </w:p>
        </w:tc>
        <w:tc>
          <w:tcPr>
            <w:shd w:val="clear" w:color="auto" w:fill="FFF2CC"/>
            <w:vAlign w:val="bottom"/>
          </w:tcPr>
          <w:p w14:paraId="0000027C">
            <w:pPr>
              <w:spacing w:after="0" w:line="240" w:lineRule="auto"/>
              <w:jc w:val="both"/>
            </w:pPr>
            <w:r>
              <w:rPr>
                <w:rtl w:val="0"/>
              </w:rPr>
              <w:t>Date If account turns NPA or Closed/Standard</w:t>
            </w:r>
          </w:p>
        </w:tc>
        <w:tc>
          <w:tcPr>
            <w:shd w:val="clear" w:color="auto" w:fill="FFF2CC"/>
            <w:vAlign w:val="bottom"/>
          </w:tcPr>
          <w:p w14:paraId="0000027D">
            <w:pPr>
              <w:spacing w:after="0" w:line="240" w:lineRule="auto"/>
              <w:jc w:val="both"/>
            </w:pPr>
            <w:r>
              <w:rPr>
                <w:rtl w:val="0"/>
              </w:rPr>
              <w:t>Date</w:t>
            </w:r>
          </w:p>
        </w:tc>
        <w:tc>
          <w:tcPr>
            <w:shd w:val="clear" w:color="auto" w:fill="FFF2CC"/>
          </w:tcPr>
          <w:p w14:paraId="0000027E">
            <w:pPr>
              <w:spacing w:after="0" w:line="240" w:lineRule="auto"/>
              <w:jc w:val="both"/>
            </w:pPr>
            <w:r>
              <w:rPr>
                <w:rtl w:val="0"/>
              </w:rPr>
              <w:t>Mandatory</w:t>
            </w:r>
          </w:p>
        </w:tc>
      </w:tr>
      <w:tr w14:paraId="580AA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27F">
            <w:pPr>
              <w:spacing w:after="0" w:line="240" w:lineRule="auto"/>
              <w:jc w:val="both"/>
            </w:pPr>
            <w:r>
              <w:rPr>
                <w:rtl w:val="0"/>
              </w:rPr>
              <w:t>7</w:t>
            </w:r>
          </w:p>
        </w:tc>
        <w:tc>
          <w:tcPr>
            <w:shd w:val="clear" w:color="auto" w:fill="FFF2CC"/>
            <w:vAlign w:val="bottom"/>
          </w:tcPr>
          <w:p w14:paraId="00000280">
            <w:pPr>
              <w:spacing w:after="0" w:line="240" w:lineRule="auto"/>
              <w:jc w:val="both"/>
            </w:pPr>
            <w:r>
              <w:rPr>
                <w:rtl w:val="0"/>
              </w:rPr>
              <w:t>Principal Outstanding as on NPA date</w:t>
            </w:r>
          </w:p>
        </w:tc>
        <w:tc>
          <w:tcPr>
            <w:shd w:val="clear" w:color="auto" w:fill="FFF2CC"/>
            <w:vAlign w:val="bottom"/>
          </w:tcPr>
          <w:p w14:paraId="00000281">
            <w:pPr>
              <w:spacing w:after="0" w:line="240" w:lineRule="auto"/>
              <w:jc w:val="both"/>
            </w:pPr>
            <w:r>
              <w:rPr>
                <w:rtl w:val="0"/>
              </w:rPr>
              <w:t>Amount of principal outstanding as on date of NPA</w:t>
            </w:r>
          </w:p>
        </w:tc>
        <w:tc>
          <w:tcPr>
            <w:shd w:val="clear" w:color="auto" w:fill="FFF2CC"/>
            <w:vAlign w:val="bottom"/>
          </w:tcPr>
          <w:p w14:paraId="00000282">
            <w:pPr>
              <w:spacing w:after="0" w:line="240" w:lineRule="auto"/>
              <w:jc w:val="both"/>
            </w:pPr>
            <w:r>
              <w:rPr>
                <w:rtl w:val="0"/>
              </w:rPr>
              <w:t>Amount in Rs.</w:t>
            </w:r>
          </w:p>
        </w:tc>
        <w:tc>
          <w:tcPr>
            <w:shd w:val="clear" w:color="auto" w:fill="FFF2CC"/>
          </w:tcPr>
          <w:p w14:paraId="00000283">
            <w:pPr>
              <w:spacing w:after="0" w:line="240" w:lineRule="auto"/>
              <w:jc w:val="both"/>
            </w:pPr>
            <w:r>
              <w:rPr>
                <w:rtl w:val="0"/>
              </w:rPr>
              <w:t>Mandatory if NPA</w:t>
            </w:r>
          </w:p>
        </w:tc>
      </w:tr>
      <w:tr w14:paraId="38FA7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284">
            <w:pPr>
              <w:spacing w:after="0" w:line="240" w:lineRule="auto"/>
              <w:jc w:val="both"/>
            </w:pPr>
            <w:r>
              <w:rPr>
                <w:rtl w:val="0"/>
              </w:rPr>
              <w:t>8</w:t>
            </w:r>
          </w:p>
        </w:tc>
        <w:tc>
          <w:tcPr>
            <w:shd w:val="clear" w:color="auto" w:fill="FFF2CC"/>
            <w:vAlign w:val="bottom"/>
          </w:tcPr>
          <w:p w14:paraId="00000285">
            <w:pPr>
              <w:spacing w:after="0" w:line="240" w:lineRule="auto"/>
              <w:jc w:val="both"/>
            </w:pPr>
            <w:r>
              <w:rPr>
                <w:rtl w:val="0"/>
              </w:rPr>
              <w:t>Interest Outstanding as on NPA date</w:t>
            </w:r>
          </w:p>
        </w:tc>
        <w:tc>
          <w:tcPr>
            <w:shd w:val="clear" w:color="auto" w:fill="FFF2CC"/>
            <w:vAlign w:val="bottom"/>
          </w:tcPr>
          <w:p w14:paraId="00000286">
            <w:pPr>
              <w:spacing w:after="0" w:line="240" w:lineRule="auto"/>
              <w:jc w:val="both"/>
            </w:pPr>
            <w:r>
              <w:rPr>
                <w:rtl w:val="0"/>
              </w:rPr>
              <w:t>Amount of Interest outstanding as on date of NPA</w:t>
            </w:r>
          </w:p>
        </w:tc>
        <w:tc>
          <w:tcPr>
            <w:shd w:val="clear" w:color="auto" w:fill="FFF2CC"/>
            <w:vAlign w:val="bottom"/>
          </w:tcPr>
          <w:p w14:paraId="00000287">
            <w:pPr>
              <w:spacing w:after="0" w:line="240" w:lineRule="auto"/>
              <w:jc w:val="both"/>
            </w:pPr>
            <w:r>
              <w:rPr>
                <w:rtl w:val="0"/>
              </w:rPr>
              <w:t>Amount in Rs.</w:t>
            </w:r>
          </w:p>
        </w:tc>
        <w:tc>
          <w:tcPr>
            <w:shd w:val="clear" w:color="auto" w:fill="FFF2CC"/>
          </w:tcPr>
          <w:p w14:paraId="00000288">
            <w:pPr>
              <w:spacing w:after="0" w:line="240" w:lineRule="auto"/>
              <w:jc w:val="both"/>
            </w:pPr>
            <w:r>
              <w:rPr>
                <w:rtl w:val="0"/>
              </w:rPr>
              <w:t>Mandatory if NPA</w:t>
            </w:r>
          </w:p>
        </w:tc>
      </w:tr>
    </w:tbl>
    <w:p w14:paraId="00000289">
      <w:pPr>
        <w:spacing w:after="0" w:line="278" w:lineRule="auto"/>
        <w:jc w:val="both"/>
        <w:rPr>
          <w:rFonts w:ascii="Aptos" w:hAnsi="Aptos" w:eastAsia="Aptos" w:cs="Aptos"/>
        </w:rPr>
      </w:pPr>
    </w:p>
    <w:p w14:paraId="0000028A">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8B">
      <w:pPr>
        <w:spacing w:after="0" w:line="278" w:lineRule="auto"/>
        <w:jc w:val="both"/>
      </w:pPr>
      <w:r>
        <w:rPr>
          <w:b/>
          <w:bCs/>
          <w:rtl w:val="0"/>
        </w:rPr>
        <w:t xml:space="preserve">CG Fee will be calculated on o/s amount as on 31 March of previous year. </w:t>
      </w:r>
      <w:r>
        <w:rPr>
          <w:rtl w:val="0"/>
        </w:rPr>
        <w:t>No Fee will be calculated for closed accounts. NPA Date less than or equal to March 31 is only allowed under continuity file.</w:t>
      </w:r>
    </w:p>
    <w:p w14:paraId="0000028C">
      <w:pPr>
        <w:spacing w:after="0" w:line="278" w:lineRule="auto"/>
        <w:jc w:val="both"/>
      </w:pPr>
      <w:r>
        <w:rPr>
          <w:b/>
          <w:bCs/>
          <w:rtl w:val="0"/>
        </w:rPr>
        <w:br w:type="textWrapping"/>
      </w:r>
      <w:r>
        <w:rPr>
          <w:b/>
          <w:bCs/>
          <w:rtl w:val="0"/>
        </w:rPr>
        <w:t>Following checks are performed on each MLI Loan Account to ascertain their eligibility under MSME Continuity for Credit Guarantee.</w:t>
      </w:r>
      <w:r>
        <w:rPr>
          <w:b/>
          <w:bCs/>
          <w:sz w:val="28"/>
          <w:szCs w:val="28"/>
          <w:rtl w:val="0"/>
        </w:rPr>
        <w:br w:type="textWrapping"/>
      </w:r>
      <w:r>
        <w:rPr>
          <w:b/>
          <w:bCs/>
          <w:rtl w:val="0"/>
        </w:rPr>
        <w:br w:type="textWrapping"/>
      </w:r>
      <w:r>
        <w:rPr>
          <w:rtl w:val="0"/>
        </w:rPr>
        <w:t>Approved input file will be processed only if all the following conditions are met for each record:</w:t>
      </w:r>
    </w:p>
    <w:p w14:paraId="0000028D">
      <w:pPr>
        <w:numPr>
          <w:ilvl w:val="0"/>
          <w:numId w:val="17"/>
        </w:numPr>
        <w:spacing w:before="240" w:after="0" w:line="278" w:lineRule="auto"/>
        <w:ind w:left="720" w:hanging="360"/>
        <w:rPr>
          <w:b/>
          <w:bCs/>
        </w:rPr>
      </w:pPr>
      <w:r>
        <w:rPr>
          <w:b/>
          <w:bCs/>
          <w:rtl w:val="0"/>
        </w:rPr>
        <w:t xml:space="preserve">CGPAN : </w:t>
      </w:r>
      <w:r>
        <w:rPr>
          <w:rtl w:val="0"/>
        </w:rPr>
        <w:t>Must be a unique system-generated alphanumeric number. System will reject the file if CGPAN is blank or invalid.</w:t>
      </w:r>
      <w:r>
        <w:rPr>
          <w:rtl w:val="0"/>
        </w:rPr>
        <w:br w:type="textWrapping"/>
      </w:r>
    </w:p>
    <w:p w14:paraId="0000028E">
      <w:pPr>
        <w:numPr>
          <w:ilvl w:val="0"/>
          <w:numId w:val="17"/>
        </w:numPr>
        <w:spacing w:before="0" w:after="0" w:line="278" w:lineRule="auto"/>
        <w:ind w:left="720" w:hanging="360"/>
        <w:rPr>
          <w:b/>
          <w:bCs/>
        </w:rPr>
      </w:pPr>
      <w:r>
        <w:rPr>
          <w:b/>
          <w:bCs/>
          <w:rtl w:val="0"/>
        </w:rPr>
        <w:t xml:space="preserve">Loan Account Number : </w:t>
      </w:r>
      <w:r>
        <w:rPr>
          <w:rtl w:val="0"/>
        </w:rPr>
        <w:t>Must be a valid alphanumeric identifier allotted by the MLI. Loan account numbers must be unique across the same input file. In case of duplicate loan account numbers in the input, the file will be rejected.</w:t>
      </w:r>
      <w:r>
        <w:rPr>
          <w:b/>
          <w:bCs/>
          <w:rtl w:val="0"/>
        </w:rPr>
        <w:br w:type="textWrapping"/>
      </w:r>
    </w:p>
    <w:p w14:paraId="0000028F">
      <w:pPr>
        <w:numPr>
          <w:ilvl w:val="0"/>
          <w:numId w:val="17"/>
        </w:numPr>
        <w:spacing w:before="0" w:after="0" w:line="278" w:lineRule="auto"/>
        <w:ind w:left="720" w:hanging="360"/>
        <w:rPr>
          <w:b/>
          <w:bCs/>
        </w:rPr>
      </w:pPr>
      <w:r>
        <w:rPr>
          <w:b/>
          <w:bCs/>
          <w:rtl w:val="0"/>
        </w:rPr>
        <w:t xml:space="preserve">Principal Outstanding as on 31st March of previous year : </w:t>
      </w:r>
      <w:r>
        <w:rPr>
          <w:rtl w:val="0"/>
        </w:rPr>
        <w:t>Must be a valid positive numeric value in INR. The value should not exceed the sanctioned loan amount stored in the CG system. System will validate this amount against the sanction limit for that loan account.</w:t>
      </w:r>
      <w:r>
        <w:rPr>
          <w:b/>
          <w:bCs/>
          <w:rtl w:val="0"/>
        </w:rPr>
        <w:br w:type="textWrapping"/>
      </w:r>
    </w:p>
    <w:p w14:paraId="00000290">
      <w:pPr>
        <w:numPr>
          <w:ilvl w:val="0"/>
          <w:numId w:val="17"/>
        </w:numPr>
        <w:spacing w:before="0" w:after="0" w:line="278" w:lineRule="auto"/>
        <w:ind w:left="720" w:hanging="360"/>
        <w:rPr>
          <w:b/>
          <w:bCs/>
        </w:rPr>
      </w:pPr>
      <w:r>
        <w:rPr>
          <w:b/>
          <w:bCs/>
          <w:rtl w:val="0"/>
        </w:rPr>
        <w:t xml:space="preserve">Interest Outstanding as on 31st March of previous year: </w:t>
      </w:r>
      <w:r>
        <w:rPr>
          <w:rtl w:val="0"/>
        </w:rPr>
        <w:t>Must be a valid numeric value in INR (can be 0 but not negative). System will reject the record if the interest value is invalid or missing.</w:t>
      </w:r>
      <w:r>
        <w:rPr>
          <w:rtl w:val="0"/>
        </w:rPr>
        <w:br w:type="textWrapping"/>
      </w:r>
    </w:p>
    <w:p w14:paraId="00000291">
      <w:pPr>
        <w:numPr>
          <w:ilvl w:val="0"/>
          <w:numId w:val="17"/>
        </w:numPr>
        <w:spacing w:before="0" w:after="0" w:line="278" w:lineRule="auto"/>
        <w:ind w:left="720" w:hanging="360"/>
        <w:rPr>
          <w:b/>
          <w:bCs/>
        </w:rPr>
      </w:pPr>
      <w:r>
        <w:rPr>
          <w:b/>
          <w:bCs/>
          <w:rtl w:val="0"/>
        </w:rPr>
        <w:t xml:space="preserve">Mark as NPA / Close / Standard : </w:t>
      </w:r>
      <w:r>
        <w:rPr>
          <w:rtl w:val="0"/>
        </w:rPr>
        <w:t xml:space="preserve">Must be one of the acceptable values from the predefined list: </w:t>
      </w:r>
      <w:r>
        <w:rPr>
          <w:sz w:val="24"/>
          <w:szCs w:val="24"/>
          <w:rtl w:val="0"/>
        </w:rPr>
        <w:t>NPA, Close, or Standard.</w:t>
      </w:r>
      <w:r>
        <w:rPr>
          <w:rtl w:val="0"/>
        </w:rPr>
        <w:t xml:space="preserve"> Any deviation or blank status will lead to record rejection.</w:t>
      </w:r>
      <w:r>
        <w:rPr>
          <w:b/>
          <w:bCs/>
          <w:rtl w:val="0"/>
        </w:rPr>
        <w:br w:type="textWrapping"/>
      </w:r>
    </w:p>
    <w:p w14:paraId="00000292">
      <w:pPr>
        <w:numPr>
          <w:ilvl w:val="0"/>
          <w:numId w:val="17"/>
        </w:numPr>
        <w:spacing w:before="0" w:after="0" w:line="278" w:lineRule="auto"/>
        <w:ind w:left="720" w:hanging="360"/>
        <w:rPr>
          <w:b/>
          <w:bCs/>
        </w:rPr>
      </w:pPr>
      <w:r>
        <w:rPr>
          <w:b/>
          <w:bCs/>
          <w:rtl w:val="0"/>
        </w:rPr>
        <w:t xml:space="preserve">Date : </w:t>
      </w:r>
      <w:r>
        <w:rPr>
          <w:rtl w:val="0"/>
        </w:rPr>
        <w:t>This field captures the date on which the loan was marked as NPA / Closed / Standard. The date must be a valid format and should not be in the future. This is a mandatory field for all records.</w:t>
      </w:r>
      <w:r>
        <w:rPr>
          <w:b/>
          <w:bCs/>
          <w:rtl w:val="0"/>
        </w:rPr>
        <w:br w:type="textWrapping"/>
      </w:r>
    </w:p>
    <w:p w14:paraId="00000293">
      <w:pPr>
        <w:numPr>
          <w:ilvl w:val="0"/>
          <w:numId w:val="17"/>
        </w:numPr>
        <w:spacing w:before="0" w:after="0" w:line="278" w:lineRule="auto"/>
        <w:ind w:left="720" w:hanging="360"/>
        <w:rPr>
          <w:b/>
          <w:bCs/>
        </w:rPr>
      </w:pPr>
      <w:r>
        <w:rPr>
          <w:b/>
          <w:bCs/>
          <w:rtl w:val="0"/>
        </w:rPr>
        <w:t xml:space="preserve">Principal Outstanding as on NPA Date : </w:t>
      </w:r>
      <w:r>
        <w:rPr>
          <w:rtl w:val="0"/>
        </w:rPr>
        <w:t>Applicable only if the account is marked as NPA. System expects a valid numeric INR value. If status is NPA and this field is missing or invalid, the record will be rejected.</w:t>
      </w:r>
      <w:r>
        <w:rPr>
          <w:b/>
          <w:bCs/>
          <w:rtl w:val="0"/>
        </w:rPr>
        <w:br w:type="textWrapping"/>
      </w:r>
    </w:p>
    <w:p w14:paraId="00000294">
      <w:pPr>
        <w:numPr>
          <w:ilvl w:val="0"/>
          <w:numId w:val="17"/>
        </w:numPr>
        <w:spacing w:before="0" w:after="240" w:line="278" w:lineRule="auto"/>
        <w:ind w:left="720" w:hanging="360"/>
        <w:rPr>
          <w:b/>
          <w:bCs/>
        </w:rPr>
      </w:pPr>
      <w:r>
        <w:rPr>
          <w:b/>
          <w:bCs/>
          <w:rtl w:val="0"/>
        </w:rPr>
        <w:t xml:space="preserve">Interest Outstanding as on NPA Date : </w:t>
      </w:r>
      <w:r>
        <w:rPr>
          <w:rtl w:val="0"/>
        </w:rPr>
        <w:t>Applicable only if the account is marked as NPA. Must be a valid numeric INR value (≥ 0). If status is NPA and this field is not provided or incorrect, the record will be rejected.</w:t>
      </w:r>
    </w:p>
    <w:p w14:paraId="00000295">
      <w:pPr>
        <w:spacing w:after="0" w:line="278" w:lineRule="auto"/>
        <w:jc w:val="both"/>
        <w:rPr>
          <w:rFonts w:ascii="Aptos" w:hAnsi="Aptos" w:eastAsia="Aptos" w:cs="Aptos"/>
          <w:b/>
          <w:bCs/>
        </w:rPr>
      </w:pPr>
    </w:p>
    <w:p w14:paraId="00000296">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58" w:name="_heading=h.khrrxito2nx7" w:colFirst="0" w:colLast="0"/>
      <w:bookmarkEnd w:id="58"/>
    </w:p>
    <w:p w14:paraId="00000297">
      <w:pPr>
        <w:pStyle w:val="3"/>
        <w:keepLines w:val="0"/>
        <w:pBdr>
          <w:bottom w:val="single" w:color="000000" w:sz="4" w:space="1"/>
        </w:pBdr>
        <w:tabs>
          <w:tab w:val="left" w:pos="0"/>
          <w:tab w:val="left" w:pos="720"/>
        </w:tabs>
        <w:spacing w:before="60" w:after="60" w:line="276" w:lineRule="auto"/>
        <w:rPr>
          <w:b/>
          <w:bCs/>
          <w:color w:val="7F7F7F"/>
          <w:sz w:val="26"/>
          <w:szCs w:val="26"/>
        </w:rPr>
      </w:pPr>
      <w:bookmarkStart w:id="59" w:name="_heading=h.jsa9gc9xpp6j" w:colFirst="0" w:colLast="0"/>
      <w:bookmarkEnd w:id="59"/>
      <w:r>
        <w:rPr>
          <w:b/>
          <w:bCs/>
          <w:color w:val="7F7F7F"/>
          <w:sz w:val="26"/>
          <w:szCs w:val="26"/>
          <w:rtl w:val="0"/>
        </w:rPr>
        <w:t>1.15.2  Continuity Status</w:t>
      </w:r>
    </w:p>
    <w:p w14:paraId="00000298">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99">
      <w:pPr>
        <w:spacing w:after="0" w:line="278" w:lineRule="auto"/>
        <w:jc w:val="both"/>
        <w:rPr>
          <w:b/>
          <w:bCs/>
        </w:rPr>
      </w:pPr>
      <w:r>
        <w:rPr>
          <w:rtl w:val="0"/>
        </w:rPr>
        <w:t>Continuity Status consist the following actions and status names as defined below:</w:t>
      </w:r>
    </w:p>
    <w:p w14:paraId="0000029A">
      <w:pPr>
        <w:spacing w:after="0" w:line="278" w:lineRule="auto"/>
        <w:jc w:val="both"/>
        <w:rPr>
          <w:b/>
          <w:bCs/>
        </w:rPr>
      </w:pPr>
    </w:p>
    <w:sdt>
      <w:sdtPr>
        <w:tag w:val="goog_rdk_2"/>
        <w:id w:val="-1951858646"/>
        <w:lock w:val="contentLocked"/>
      </w:sdtPr>
      <w:sdtContent>
        <w:tbl>
          <w:tblPr>
            <w:tblStyle w:val="145"/>
            <w:tblW w:w="1016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80"/>
            <w:gridCol w:w="6810"/>
            <w:gridCol w:w="2570"/>
          </w:tblGrid>
          <w:tr w14:paraId="32ABFB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shd w:val="clear" w:color="auto" w:fill="D0E0E3"/>
                <w:tcMar>
                  <w:top w:w="100" w:type="dxa"/>
                  <w:left w:w="100" w:type="dxa"/>
                  <w:bottom w:w="100" w:type="dxa"/>
                  <w:right w:w="100" w:type="dxa"/>
                </w:tcMar>
                <w:vAlign w:val="top"/>
              </w:tcPr>
              <w:p w14:paraId="000002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bCs/>
                  </w:rPr>
                </w:pPr>
                <w:r>
                  <w:rPr>
                    <w:b/>
                    <w:bCs/>
                    <w:rtl w:val="0"/>
                  </w:rPr>
                  <w:t>S:No</w:t>
                </w:r>
              </w:p>
            </w:tc>
            <w:tc>
              <w:tcPr>
                <w:shd w:val="clear" w:color="auto" w:fill="D0E0E3"/>
                <w:tcMar>
                  <w:top w:w="100" w:type="dxa"/>
                  <w:left w:w="100" w:type="dxa"/>
                  <w:bottom w:w="100" w:type="dxa"/>
                  <w:right w:w="100" w:type="dxa"/>
                </w:tcMar>
                <w:vAlign w:val="top"/>
              </w:tcPr>
              <w:p w14:paraId="000002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bCs/>
                  </w:rPr>
                </w:pPr>
                <w:r>
                  <w:rPr>
                    <w:b/>
                    <w:bCs/>
                    <w:rtl w:val="0"/>
                  </w:rPr>
                  <w:t xml:space="preserve">Action </w:t>
                </w:r>
              </w:p>
            </w:tc>
            <w:tc>
              <w:tcPr>
                <w:shd w:val="clear" w:color="auto" w:fill="D0E0E3"/>
                <w:tcMar>
                  <w:top w:w="100" w:type="dxa"/>
                  <w:left w:w="100" w:type="dxa"/>
                  <w:bottom w:w="100" w:type="dxa"/>
                  <w:right w:w="100" w:type="dxa"/>
                </w:tcMar>
                <w:vAlign w:val="top"/>
              </w:tcPr>
              <w:p w14:paraId="000002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bCs/>
                  </w:rPr>
                </w:pPr>
                <w:r>
                  <w:rPr>
                    <w:b/>
                    <w:bCs/>
                    <w:rtl w:val="0"/>
                  </w:rPr>
                  <w:t>Status</w:t>
                </w:r>
              </w:p>
            </w:tc>
          </w:tr>
          <w:tr w14:paraId="4C8A7C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shd w:val="clear" w:color="auto" w:fill="FFF2CC"/>
                <w:tcMar>
                  <w:top w:w="100" w:type="dxa"/>
                  <w:left w:w="100" w:type="dxa"/>
                  <w:bottom w:w="100" w:type="dxa"/>
                  <w:right w:w="100" w:type="dxa"/>
                </w:tcMar>
                <w:vAlign w:val="top"/>
              </w:tcPr>
              <w:p w14:paraId="000002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
                  <w:rPr>
                    <w:rtl w:val="0"/>
                  </w:rPr>
                  <w:t>1</w:t>
                </w:r>
              </w:p>
            </w:tc>
            <w:tc>
              <w:tcPr>
                <w:shd w:val="clear" w:color="auto" w:fill="FFF2CC"/>
                <w:tcMar>
                  <w:top w:w="100" w:type="dxa"/>
                  <w:left w:w="100" w:type="dxa"/>
                  <w:bottom w:w="100" w:type="dxa"/>
                  <w:right w:w="100" w:type="dxa"/>
                </w:tcMar>
                <w:vAlign w:val="top"/>
              </w:tcPr>
              <w:p w14:paraId="000002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0"/>
                    <w:szCs w:val="20"/>
                  </w:rPr>
                </w:pPr>
                <w:r>
                  <w:rPr>
                    <w:sz w:val="20"/>
                    <w:szCs w:val="20"/>
                    <w:rtl w:val="0"/>
                  </w:rPr>
                  <w:t>Continuity File Uploaded by  MLI Maker and validation is pending</w:t>
                </w:r>
              </w:p>
            </w:tc>
            <w:tc>
              <w:tcPr>
                <w:shd w:val="clear" w:color="auto" w:fill="FFF2CC"/>
                <w:tcMar>
                  <w:top w:w="100" w:type="dxa"/>
                  <w:left w:w="100" w:type="dxa"/>
                  <w:bottom w:w="100" w:type="dxa"/>
                  <w:right w:w="100" w:type="dxa"/>
                </w:tcMar>
                <w:vAlign w:val="top"/>
              </w:tcPr>
              <w:p w14:paraId="000002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Draft</w:t>
                </w:r>
              </w:p>
            </w:tc>
          </w:tr>
          <w:tr w14:paraId="199337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FFF2CC"/>
                <w:tcMar>
                  <w:top w:w="100" w:type="dxa"/>
                  <w:left w:w="100" w:type="dxa"/>
                  <w:bottom w:w="100" w:type="dxa"/>
                  <w:right w:w="100" w:type="dxa"/>
                </w:tcMar>
                <w:vAlign w:val="top"/>
              </w:tcPr>
              <w:p w14:paraId="000002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
                  <w:rPr>
                    <w:rtl w:val="0"/>
                  </w:rPr>
                  <w:t>2</w:t>
                </w:r>
              </w:p>
            </w:tc>
            <w:tc>
              <w:tcPr>
                <w:shd w:val="clear" w:color="auto" w:fill="FFF2CC"/>
                <w:tcMar>
                  <w:top w:w="100" w:type="dxa"/>
                  <w:left w:w="100" w:type="dxa"/>
                  <w:bottom w:w="100" w:type="dxa"/>
                  <w:right w:w="100" w:type="dxa"/>
                </w:tcMar>
                <w:vAlign w:val="top"/>
              </w:tcPr>
              <w:p w14:paraId="000002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Continuity file validated by the system</w:t>
                </w:r>
              </w:p>
            </w:tc>
            <w:tc>
              <w:tcPr>
                <w:shd w:val="clear" w:color="auto" w:fill="FFF2CC"/>
                <w:tcMar>
                  <w:top w:w="100" w:type="dxa"/>
                  <w:left w:w="100" w:type="dxa"/>
                  <w:bottom w:w="100" w:type="dxa"/>
                  <w:right w:w="100" w:type="dxa"/>
                </w:tcMar>
                <w:vAlign w:val="top"/>
              </w:tcPr>
              <w:p w14:paraId="000002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Validated</w:t>
                </w:r>
              </w:p>
            </w:tc>
          </w:tr>
          <w:tr w14:paraId="47AECC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FFF2CC"/>
                <w:tcMar>
                  <w:top w:w="100" w:type="dxa"/>
                  <w:left w:w="100" w:type="dxa"/>
                  <w:bottom w:w="100" w:type="dxa"/>
                  <w:right w:w="100" w:type="dxa"/>
                </w:tcMar>
                <w:vAlign w:val="top"/>
              </w:tcPr>
              <w:p w14:paraId="000002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
                  <w:rPr>
                    <w:rtl w:val="0"/>
                  </w:rPr>
                  <w:t>3</w:t>
                </w:r>
              </w:p>
            </w:tc>
            <w:tc>
              <w:tcPr>
                <w:shd w:val="clear" w:color="auto" w:fill="FFF2CC"/>
                <w:tcMar>
                  <w:top w:w="100" w:type="dxa"/>
                  <w:left w:w="100" w:type="dxa"/>
                  <w:bottom w:w="100" w:type="dxa"/>
                  <w:right w:w="100" w:type="dxa"/>
                </w:tcMar>
                <w:vAlign w:val="top"/>
              </w:tcPr>
              <w:p w14:paraId="000002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Continuity file sends for approval to MLI Approval</w:t>
                </w:r>
              </w:p>
            </w:tc>
            <w:tc>
              <w:tcPr>
                <w:shd w:val="clear" w:color="auto" w:fill="FFF2CC"/>
                <w:tcMar>
                  <w:top w:w="100" w:type="dxa"/>
                  <w:left w:w="100" w:type="dxa"/>
                  <w:bottom w:w="100" w:type="dxa"/>
                  <w:right w:w="100" w:type="dxa"/>
                </w:tcMar>
                <w:vAlign w:val="top"/>
              </w:tcPr>
              <w:p w14:paraId="000002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Approval Awaited</w:t>
                </w:r>
              </w:p>
            </w:tc>
          </w:tr>
          <w:tr w14:paraId="7356A5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FFF2CC"/>
                <w:tcMar>
                  <w:top w:w="100" w:type="dxa"/>
                  <w:left w:w="100" w:type="dxa"/>
                  <w:bottom w:w="100" w:type="dxa"/>
                  <w:right w:w="100" w:type="dxa"/>
                </w:tcMar>
                <w:vAlign w:val="top"/>
              </w:tcPr>
              <w:p w14:paraId="000002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
                  <w:rPr>
                    <w:rtl w:val="0"/>
                  </w:rPr>
                  <w:t>4</w:t>
                </w:r>
              </w:p>
            </w:tc>
            <w:tc>
              <w:tcPr>
                <w:shd w:val="clear" w:color="auto" w:fill="FFF2CC"/>
                <w:tcMar>
                  <w:top w:w="100" w:type="dxa"/>
                  <w:left w:w="100" w:type="dxa"/>
                  <w:bottom w:w="100" w:type="dxa"/>
                  <w:right w:w="100" w:type="dxa"/>
                </w:tcMar>
                <w:vAlign w:val="top"/>
              </w:tcPr>
              <w:p w14:paraId="000002A8">
                <w:pPr>
                  <w:widowControl w:val="0"/>
                  <w:spacing w:after="0" w:line="240" w:lineRule="auto"/>
                </w:pPr>
                <w:r>
                  <w:rPr>
                    <w:rtl w:val="0"/>
                  </w:rPr>
                  <w:t>Continuity file is rejected by MLI Approver</w:t>
                </w:r>
              </w:p>
            </w:tc>
            <w:tc>
              <w:tcPr>
                <w:shd w:val="clear" w:color="auto" w:fill="FFF2CC"/>
                <w:tcMar>
                  <w:top w:w="100" w:type="dxa"/>
                  <w:left w:w="100" w:type="dxa"/>
                  <w:bottom w:w="100" w:type="dxa"/>
                  <w:right w:w="100" w:type="dxa"/>
                </w:tcMar>
                <w:vAlign w:val="top"/>
              </w:tcPr>
              <w:p w14:paraId="000002A9">
                <w:pPr>
                  <w:widowControl w:val="0"/>
                  <w:spacing w:after="0" w:line="240" w:lineRule="auto"/>
                </w:pPr>
                <w:r>
                  <w:rPr>
                    <w:rtl w:val="0"/>
                  </w:rPr>
                  <w:t>Rejected</w:t>
                </w:r>
              </w:p>
            </w:tc>
          </w:tr>
          <w:tr w14:paraId="33771F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FFF2CC"/>
                <w:tcMar>
                  <w:top w:w="100" w:type="dxa"/>
                  <w:left w:w="100" w:type="dxa"/>
                  <w:bottom w:w="100" w:type="dxa"/>
                  <w:right w:w="100" w:type="dxa"/>
                </w:tcMar>
                <w:vAlign w:val="top"/>
              </w:tcPr>
              <w:p w14:paraId="000002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
                  <w:rPr>
                    <w:rtl w:val="0"/>
                  </w:rPr>
                  <w:t>5</w:t>
                </w:r>
              </w:p>
            </w:tc>
            <w:tc>
              <w:tcPr>
                <w:shd w:val="clear" w:color="auto" w:fill="FFF2CC"/>
                <w:tcMar>
                  <w:top w:w="100" w:type="dxa"/>
                  <w:left w:w="100" w:type="dxa"/>
                  <w:bottom w:w="100" w:type="dxa"/>
                  <w:right w:w="100" w:type="dxa"/>
                </w:tcMar>
                <w:vAlign w:val="top"/>
              </w:tcPr>
              <w:p w14:paraId="000002AB">
                <w:pPr>
                  <w:widowControl w:val="0"/>
                  <w:spacing w:after="0" w:line="240" w:lineRule="auto"/>
                </w:pPr>
                <w:r>
                  <w:rPr>
                    <w:rtl w:val="0"/>
                  </w:rPr>
                  <w:t>Continuity file is approved by MLI Approver and payment is pending</w:t>
                </w:r>
              </w:p>
            </w:tc>
            <w:tc>
              <w:tcPr>
                <w:shd w:val="clear" w:color="auto" w:fill="FFF2CC"/>
                <w:tcMar>
                  <w:top w:w="100" w:type="dxa"/>
                  <w:left w:w="100" w:type="dxa"/>
                  <w:bottom w:w="100" w:type="dxa"/>
                  <w:right w:w="100" w:type="dxa"/>
                </w:tcMar>
                <w:vAlign w:val="top"/>
              </w:tcPr>
              <w:p w14:paraId="000002AC">
                <w:pPr>
                  <w:widowControl w:val="0"/>
                  <w:spacing w:after="0" w:line="240" w:lineRule="auto"/>
                </w:pPr>
                <w:r>
                  <w:rPr>
                    <w:rtl w:val="0"/>
                  </w:rPr>
                  <w:t>Guarantee in Provisional</w:t>
                </w:r>
              </w:p>
            </w:tc>
          </w:tr>
          <w:tr w14:paraId="7867FB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FFF2CC"/>
                <w:tcMar>
                  <w:top w:w="100" w:type="dxa"/>
                  <w:left w:w="100" w:type="dxa"/>
                  <w:bottom w:w="100" w:type="dxa"/>
                  <w:right w:w="100" w:type="dxa"/>
                </w:tcMar>
                <w:vAlign w:val="top"/>
              </w:tcPr>
              <w:p w14:paraId="000002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
                  <w:rPr>
                    <w:rtl w:val="0"/>
                  </w:rPr>
                  <w:t>6</w:t>
                </w:r>
              </w:p>
            </w:tc>
            <w:tc>
              <w:tcPr>
                <w:shd w:val="clear" w:color="auto" w:fill="FFF2CC"/>
                <w:tcMar>
                  <w:top w:w="100" w:type="dxa"/>
                  <w:left w:w="100" w:type="dxa"/>
                  <w:bottom w:w="100" w:type="dxa"/>
                  <w:right w:w="100" w:type="dxa"/>
                </w:tcMar>
                <w:vAlign w:val="top"/>
              </w:tcPr>
              <w:p w14:paraId="000002AE">
                <w:pPr>
                  <w:widowControl w:val="0"/>
                  <w:spacing w:after="0" w:line="240" w:lineRule="auto"/>
                </w:pPr>
                <w:r>
                  <w:rPr>
                    <w:rtl w:val="0"/>
                  </w:rPr>
                  <w:t>Continuity File is approved by MLI Approver and payment is received</w:t>
                </w:r>
              </w:p>
            </w:tc>
            <w:tc>
              <w:tcPr>
                <w:shd w:val="clear" w:color="auto" w:fill="FFF2CC"/>
                <w:tcMar>
                  <w:top w:w="100" w:type="dxa"/>
                  <w:left w:w="100" w:type="dxa"/>
                  <w:bottom w:w="100" w:type="dxa"/>
                  <w:right w:w="100" w:type="dxa"/>
                </w:tcMar>
                <w:vAlign w:val="top"/>
              </w:tcPr>
              <w:p w14:paraId="000002AF">
                <w:pPr>
                  <w:widowControl w:val="0"/>
                  <w:spacing w:after="0" w:line="240" w:lineRule="auto"/>
                </w:pPr>
                <w:r>
                  <w:rPr>
                    <w:rtl w:val="0"/>
                  </w:rPr>
                  <w:t>Guarantee In Force</w:t>
                </w:r>
              </w:p>
            </w:tc>
          </w:tr>
        </w:tbl>
      </w:sdtContent>
    </w:sdt>
    <w:p w14:paraId="000002B0">
      <w:pPr>
        <w:spacing w:after="0" w:line="278" w:lineRule="auto"/>
        <w:jc w:val="both"/>
        <w:rPr>
          <w:b/>
          <w:bCs/>
        </w:rPr>
      </w:pPr>
    </w:p>
    <w:p w14:paraId="000002B1">
      <w:pPr>
        <w:pStyle w:val="3"/>
        <w:keepLines w:val="0"/>
        <w:pBdr>
          <w:bottom w:val="single" w:color="000000" w:sz="4" w:space="1"/>
        </w:pBdr>
        <w:tabs>
          <w:tab w:val="left" w:pos="0"/>
          <w:tab w:val="left" w:pos="720"/>
        </w:tabs>
        <w:spacing w:before="60" w:after="60" w:line="276" w:lineRule="auto"/>
        <w:rPr>
          <w:b/>
          <w:bCs/>
          <w:color w:val="7F7F7F"/>
          <w:sz w:val="26"/>
          <w:szCs w:val="26"/>
        </w:rPr>
      </w:pPr>
      <w:bookmarkStart w:id="60" w:name="_heading=h.e2doec9w166t" w:colFirst="0" w:colLast="0"/>
      <w:bookmarkEnd w:id="60"/>
      <w:r>
        <w:rPr>
          <w:b/>
          <w:bCs/>
          <w:color w:val="7F7F7F"/>
          <w:sz w:val="26"/>
          <w:szCs w:val="26"/>
          <w:rtl w:val="0"/>
        </w:rPr>
        <w:t>1.15.3  CG Fee Calculation During Continuity</w:t>
      </w:r>
    </w:p>
    <w:p w14:paraId="000002B2">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2B3">
      <w:pPr>
        <w:spacing w:after="0" w:line="278" w:lineRule="auto"/>
        <w:jc w:val="both"/>
      </w:pPr>
      <w:r>
        <w:rPr>
          <w:rtl w:val="0"/>
        </w:rPr>
        <w:t>There will be the following formula for calculating the CG fee during continuity.</w:t>
      </w:r>
    </w:p>
    <w:p w14:paraId="000002B4">
      <w:pPr>
        <w:spacing w:after="0" w:line="278" w:lineRule="auto"/>
        <w:jc w:val="both"/>
        <w:rPr>
          <w:b/>
          <w:bCs/>
        </w:rPr>
      </w:pPr>
    </w:p>
    <w:p w14:paraId="000002B5">
      <w:pPr>
        <w:spacing w:after="0" w:line="278" w:lineRule="auto"/>
        <w:jc w:val="both"/>
        <w:rPr>
          <w:b/>
          <w:bCs/>
          <w:u w:val="single"/>
        </w:rPr>
      </w:pPr>
      <w:r>
        <w:rPr>
          <w:b/>
          <w:bCs/>
          <w:u w:val="single"/>
          <w:rtl w:val="0"/>
        </w:rPr>
        <w:t>Fees calculation :</w:t>
      </w:r>
    </w:p>
    <w:p w14:paraId="000002B6">
      <w:pPr>
        <w:spacing w:after="0" w:line="278" w:lineRule="auto"/>
        <w:jc w:val="both"/>
        <w:rPr>
          <w:rFonts w:ascii="Aptos" w:hAnsi="Aptos" w:eastAsia="Aptos" w:cs="Aptos"/>
          <w:b/>
          <w:bCs/>
        </w:rPr>
      </w:pPr>
    </w:p>
    <w:tbl>
      <w:tblPr>
        <w:tblStyle w:val="146"/>
        <w:tblW w:w="82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17"/>
        <w:gridCol w:w="5292"/>
      </w:tblGrid>
      <w:tr w14:paraId="6035E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 w:hRule="atLeast"/>
        </w:trPr>
        <w:tc>
          <w:tcPr>
            <w:shd w:val="clear" w:color="auto" w:fill="D0E0E3"/>
          </w:tcPr>
          <w:p w14:paraId="000002B7">
            <w:pPr>
              <w:spacing w:after="0" w:line="240" w:lineRule="auto"/>
              <w:jc w:val="center"/>
              <w:rPr>
                <w:rFonts w:ascii="Calibri" w:hAnsi="Calibri" w:eastAsia="Calibri" w:cs="Calibri"/>
                <w:b/>
                <w:bCs/>
              </w:rPr>
            </w:pPr>
            <w:r>
              <w:rPr>
                <w:rFonts w:ascii="Calibri" w:hAnsi="Calibri" w:eastAsia="Calibri" w:cs="Calibri"/>
                <w:b/>
                <w:bCs/>
                <w:rtl w:val="0"/>
              </w:rPr>
              <w:t>Years</w:t>
            </w:r>
          </w:p>
        </w:tc>
        <w:tc>
          <w:tcPr>
            <w:shd w:val="clear" w:color="auto" w:fill="D0E0E3"/>
          </w:tcPr>
          <w:p w14:paraId="000002B8">
            <w:pPr>
              <w:spacing w:after="0" w:line="240" w:lineRule="auto"/>
              <w:jc w:val="center"/>
              <w:rPr>
                <w:rFonts w:ascii="Calibri" w:hAnsi="Calibri" w:eastAsia="Calibri" w:cs="Calibri"/>
                <w:b/>
                <w:bCs/>
              </w:rPr>
            </w:pPr>
            <w:r>
              <w:rPr>
                <w:rFonts w:ascii="Calibri" w:hAnsi="Calibri" w:eastAsia="Calibri" w:cs="Calibri"/>
                <w:b/>
                <w:bCs/>
                <w:rtl w:val="0"/>
              </w:rPr>
              <w:t>Fee Calculation Logic</w:t>
            </w:r>
          </w:p>
        </w:tc>
      </w:tr>
      <w:tr w14:paraId="74BE9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 w:hRule="atLeast"/>
        </w:trPr>
        <w:tc>
          <w:tcPr>
            <w:shd w:val="clear" w:color="auto" w:fill="FFF2CC"/>
          </w:tcPr>
          <w:p w14:paraId="000002B9">
            <w:pPr>
              <w:spacing w:after="0" w:line="240" w:lineRule="auto"/>
              <w:jc w:val="both"/>
              <w:rPr>
                <w:rFonts w:ascii="Calibri" w:hAnsi="Calibri" w:eastAsia="Calibri" w:cs="Calibri"/>
              </w:rPr>
            </w:pPr>
            <w:r>
              <w:rPr>
                <w:rFonts w:ascii="Calibri" w:hAnsi="Calibri" w:eastAsia="Calibri" w:cs="Calibri"/>
                <w:rtl w:val="0"/>
              </w:rPr>
              <w:t>1</w:t>
            </w:r>
            <w:r>
              <w:rPr>
                <w:rFonts w:ascii="Calibri" w:hAnsi="Calibri" w:eastAsia="Calibri" w:cs="Calibri"/>
                <w:vertAlign w:val="superscript"/>
                <w:rtl w:val="0"/>
              </w:rPr>
              <w:t>st</w:t>
            </w:r>
            <w:r>
              <w:rPr>
                <w:rFonts w:ascii="Calibri" w:hAnsi="Calibri" w:eastAsia="Calibri" w:cs="Calibri"/>
                <w:rtl w:val="0"/>
              </w:rPr>
              <w:t xml:space="preserve"> year-Upfront contribution</w:t>
            </w:r>
          </w:p>
        </w:tc>
        <w:tc>
          <w:tcPr>
            <w:shd w:val="clear" w:color="auto" w:fill="FFF2CC"/>
          </w:tcPr>
          <w:p w14:paraId="000002BA">
            <w:pPr>
              <w:spacing w:after="0" w:line="240" w:lineRule="auto"/>
              <w:jc w:val="both"/>
              <w:rPr>
                <w:rFonts w:ascii="Calibri" w:hAnsi="Calibri" w:eastAsia="Calibri" w:cs="Calibri"/>
              </w:rPr>
            </w:pPr>
            <w:r>
              <w:rPr>
                <w:rFonts w:ascii="Calibri" w:hAnsi="Calibri" w:eastAsia="Calibri" w:cs="Calibri"/>
                <w:rtl w:val="0"/>
              </w:rPr>
              <w:t>Initial Contribution of sanction less collateral amount- 5%. No CG Fee in 1</w:t>
            </w:r>
            <w:r>
              <w:rPr>
                <w:rFonts w:ascii="Calibri" w:hAnsi="Calibri" w:eastAsia="Calibri" w:cs="Calibri"/>
                <w:vertAlign w:val="superscript"/>
                <w:rtl w:val="0"/>
              </w:rPr>
              <w:t>st</w:t>
            </w:r>
            <w:r>
              <w:rPr>
                <w:rFonts w:ascii="Calibri" w:hAnsi="Calibri" w:eastAsia="Calibri" w:cs="Calibri"/>
                <w:rtl w:val="0"/>
              </w:rPr>
              <w:t xml:space="preserve"> year</w:t>
            </w:r>
          </w:p>
        </w:tc>
      </w:tr>
      <w:tr w14:paraId="65DFF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 w:hRule="atLeast"/>
        </w:trPr>
        <w:tc>
          <w:tcPr>
            <w:shd w:val="clear" w:color="auto" w:fill="FFF2CC"/>
          </w:tcPr>
          <w:p w14:paraId="000002BB">
            <w:pPr>
              <w:spacing w:after="0" w:line="240" w:lineRule="auto"/>
              <w:jc w:val="both"/>
              <w:rPr>
                <w:rFonts w:ascii="Calibri" w:hAnsi="Calibri" w:eastAsia="Calibri" w:cs="Calibri"/>
              </w:rPr>
            </w:pPr>
            <w:r>
              <w:rPr>
                <w:rFonts w:ascii="Calibri" w:hAnsi="Calibri" w:eastAsia="Calibri" w:cs="Calibri"/>
                <w:rtl w:val="0"/>
              </w:rPr>
              <w:t>Next 3 year</w:t>
            </w:r>
          </w:p>
        </w:tc>
        <w:tc>
          <w:tcPr>
            <w:shd w:val="clear" w:color="auto" w:fill="FFF2CC"/>
          </w:tcPr>
          <w:p w14:paraId="000002BC">
            <w:pPr>
              <w:spacing w:after="0" w:line="240" w:lineRule="auto"/>
              <w:jc w:val="both"/>
              <w:rPr>
                <w:rFonts w:ascii="Calibri" w:hAnsi="Calibri" w:eastAsia="Calibri" w:cs="Calibri"/>
              </w:rPr>
            </w:pPr>
            <w:r>
              <w:rPr>
                <w:rFonts w:ascii="Calibri" w:hAnsi="Calibri" w:eastAsia="Calibri" w:cs="Calibri"/>
                <w:rtl w:val="0"/>
              </w:rPr>
              <w:t>1.5% of outstanding less collateral amount</w:t>
            </w:r>
          </w:p>
        </w:tc>
      </w:tr>
      <w:tr w14:paraId="3C89A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 w:hRule="atLeast"/>
        </w:trPr>
        <w:tc>
          <w:tcPr>
            <w:shd w:val="clear" w:color="auto" w:fill="FFF2CC"/>
          </w:tcPr>
          <w:p w14:paraId="000002BD">
            <w:pPr>
              <w:spacing w:after="0" w:line="240" w:lineRule="auto"/>
              <w:jc w:val="both"/>
              <w:rPr>
                <w:rFonts w:ascii="Calibri" w:hAnsi="Calibri" w:eastAsia="Calibri" w:cs="Calibri"/>
              </w:rPr>
            </w:pPr>
            <w:r>
              <w:rPr>
                <w:rFonts w:ascii="Calibri" w:hAnsi="Calibri" w:eastAsia="Calibri" w:cs="Calibri"/>
                <w:rtl w:val="0"/>
              </w:rPr>
              <w:t>Thereafter every year</w:t>
            </w:r>
          </w:p>
        </w:tc>
        <w:tc>
          <w:tcPr>
            <w:shd w:val="clear" w:color="auto" w:fill="FFF2CC"/>
          </w:tcPr>
          <w:p w14:paraId="000002BE">
            <w:pPr>
              <w:spacing w:after="0" w:line="240" w:lineRule="auto"/>
              <w:jc w:val="both"/>
              <w:rPr>
                <w:rFonts w:ascii="Calibri" w:hAnsi="Calibri" w:eastAsia="Calibri" w:cs="Calibri"/>
              </w:rPr>
            </w:pPr>
            <w:r>
              <w:rPr>
                <w:rFonts w:ascii="Calibri" w:hAnsi="Calibri" w:eastAsia="Calibri" w:cs="Calibri"/>
                <w:rtl w:val="0"/>
              </w:rPr>
              <w:t>1% of outstanding less collateral amount</w:t>
            </w:r>
          </w:p>
        </w:tc>
      </w:tr>
    </w:tbl>
    <w:p w14:paraId="000002BF">
      <w:pPr>
        <w:spacing w:after="0" w:line="278" w:lineRule="auto"/>
        <w:jc w:val="both"/>
        <w:rPr>
          <w:b/>
          <w:bCs/>
        </w:rPr>
      </w:pPr>
    </w:p>
    <w:p w14:paraId="000002C0">
      <w:pPr>
        <w:spacing w:after="0" w:line="278" w:lineRule="auto"/>
        <w:jc w:val="both"/>
        <w:rPr>
          <w:b/>
          <w:bCs/>
          <w:u w:val="single"/>
        </w:rPr>
      </w:pPr>
    </w:p>
    <w:p w14:paraId="000002C1">
      <w:pPr>
        <w:spacing w:after="0" w:line="278" w:lineRule="auto"/>
        <w:jc w:val="both"/>
        <w:rPr>
          <w:b/>
          <w:bCs/>
          <w:u w:val="single"/>
        </w:rPr>
      </w:pPr>
      <w:r>
        <w:rPr>
          <w:b/>
          <w:bCs/>
          <w:u w:val="single"/>
          <w:rtl w:val="0"/>
        </w:rPr>
        <w:t>CG Fee Calculation Scenarios/Examples for Continuity:</w:t>
      </w:r>
    </w:p>
    <w:p w14:paraId="000002C2">
      <w:pPr>
        <w:spacing w:after="0" w:line="278" w:lineRule="auto"/>
        <w:jc w:val="both"/>
      </w:pPr>
    </w:p>
    <w:p w14:paraId="000002C3">
      <w:pPr>
        <w:spacing w:after="0" w:line="278" w:lineRule="auto"/>
        <w:jc w:val="both"/>
      </w:pPr>
      <w:r>
        <w:rPr>
          <w:rtl w:val="0"/>
        </w:rPr>
        <w:t>Sanction date : 10-04-2025</w:t>
      </w:r>
    </w:p>
    <w:p w14:paraId="000002C4">
      <w:pPr>
        <w:spacing w:after="0" w:line="278" w:lineRule="auto"/>
        <w:jc w:val="both"/>
        <w:rPr>
          <w:rFonts w:ascii="Arial" w:hAnsi="Arial" w:eastAsia="Arial" w:cs="Arial"/>
          <w:sz w:val="20"/>
          <w:szCs w:val="20"/>
        </w:rPr>
      </w:pPr>
      <w:r>
        <w:rPr>
          <w:rtl w:val="0"/>
        </w:rPr>
        <w:t xml:space="preserve">Sanction Amount : </w:t>
      </w:r>
      <w:r>
        <w:rPr>
          <w:rFonts w:ascii="Arial" w:hAnsi="Arial" w:eastAsia="Arial" w:cs="Arial"/>
          <w:sz w:val="20"/>
          <w:szCs w:val="20"/>
          <w:rtl w:val="0"/>
        </w:rPr>
        <w:t>50,00,000</w:t>
      </w:r>
    </w:p>
    <w:p w14:paraId="000002C5">
      <w:pPr>
        <w:spacing w:after="0" w:line="278" w:lineRule="auto"/>
        <w:jc w:val="both"/>
        <w:rPr>
          <w:rFonts w:ascii="Arial" w:hAnsi="Arial" w:eastAsia="Arial" w:cs="Arial"/>
          <w:sz w:val="20"/>
          <w:szCs w:val="20"/>
        </w:rPr>
      </w:pPr>
      <w:r>
        <w:rPr>
          <w:rFonts w:ascii="Arial" w:hAnsi="Arial" w:eastAsia="Arial" w:cs="Arial"/>
          <w:sz w:val="20"/>
          <w:szCs w:val="20"/>
          <w:rtl w:val="0"/>
        </w:rPr>
        <w:t>Disbursement Date : 10-04-2025</w:t>
      </w:r>
    </w:p>
    <w:p w14:paraId="000002C6">
      <w:pPr>
        <w:spacing w:after="0" w:line="278" w:lineRule="auto"/>
        <w:jc w:val="both"/>
        <w:rPr>
          <w:rFonts w:ascii="Arial" w:hAnsi="Arial" w:eastAsia="Arial" w:cs="Arial"/>
          <w:sz w:val="20"/>
          <w:szCs w:val="20"/>
        </w:rPr>
      </w:pPr>
      <w:r>
        <w:rPr>
          <w:rFonts w:ascii="Arial" w:hAnsi="Arial" w:eastAsia="Arial" w:cs="Arial"/>
          <w:sz w:val="20"/>
          <w:szCs w:val="20"/>
          <w:rtl w:val="0"/>
        </w:rPr>
        <w:t>Disbursement amount: 50,00,000</w:t>
      </w:r>
    </w:p>
    <w:p w14:paraId="000002C7">
      <w:pPr>
        <w:spacing w:after="0" w:line="278" w:lineRule="auto"/>
        <w:jc w:val="both"/>
        <w:rPr>
          <w:rFonts w:ascii="Arial" w:hAnsi="Arial" w:eastAsia="Arial" w:cs="Arial"/>
          <w:sz w:val="20"/>
          <w:szCs w:val="20"/>
        </w:rPr>
      </w:pPr>
      <w:r>
        <w:rPr>
          <w:rFonts w:ascii="Arial" w:hAnsi="Arial" w:eastAsia="Arial" w:cs="Arial"/>
          <w:sz w:val="20"/>
          <w:szCs w:val="20"/>
          <w:rtl w:val="0"/>
        </w:rPr>
        <w:t>Collateral amount : 10, 00000</w:t>
      </w:r>
    </w:p>
    <w:p w14:paraId="000002C8">
      <w:pPr>
        <w:spacing w:after="0" w:line="278" w:lineRule="auto"/>
        <w:jc w:val="both"/>
      </w:pPr>
    </w:p>
    <w:p w14:paraId="000002C9">
      <w:pPr>
        <w:spacing w:after="0" w:line="278" w:lineRule="auto"/>
        <w:jc w:val="both"/>
        <w:rPr>
          <w:b/>
          <w:bCs/>
          <w:u w:val="single"/>
        </w:rPr>
      </w:pPr>
    </w:p>
    <w:p w14:paraId="000002CA">
      <w:pPr>
        <w:spacing w:after="0" w:line="278" w:lineRule="auto"/>
        <w:jc w:val="both"/>
        <w:rPr>
          <w:b/>
          <w:bCs/>
          <w:u w:val="single"/>
        </w:rPr>
      </w:pPr>
      <w:r>
        <w:rPr>
          <w:b/>
          <w:bCs/>
          <w:u w:val="single"/>
          <w:rtl w:val="0"/>
        </w:rPr>
        <w:t xml:space="preserve">Scenario 1 : </w:t>
      </w:r>
    </w:p>
    <w:p w14:paraId="000002CB">
      <w:pPr>
        <w:spacing w:after="0" w:line="278" w:lineRule="auto"/>
        <w:jc w:val="both"/>
        <w:rPr>
          <w:b/>
          <w:bCs/>
          <w:u w:val="single"/>
        </w:rPr>
      </w:pPr>
    </w:p>
    <w:p w14:paraId="000002CC">
      <w:pPr>
        <w:spacing w:before="240" w:after="240" w:line="278" w:lineRule="auto"/>
        <w:ind w:left="720" w:firstLine="0"/>
        <w:rPr>
          <w:b/>
          <w:bCs/>
          <w:u w:val="single"/>
        </w:rPr>
      </w:pPr>
    </w:p>
    <w:tbl>
      <w:tblPr>
        <w:tblStyle w:val="147"/>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51"/>
        <w:gridCol w:w="1251"/>
        <w:gridCol w:w="2802"/>
        <w:gridCol w:w="2802"/>
        <w:gridCol w:w="1251"/>
      </w:tblGrid>
      <w:tr w14:paraId="7251B6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CD">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Financial Year</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CE">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Fee %</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CF">
            <w:pPr>
              <w:widowControl w:val="0"/>
              <w:spacing w:after="0" w:line="276" w:lineRule="auto"/>
              <w:jc w:val="left"/>
              <w:rPr>
                <w:rFonts w:ascii="Arial" w:hAnsi="Arial" w:eastAsia="Arial" w:cs="Arial"/>
                <w:sz w:val="20"/>
                <w:szCs w:val="20"/>
              </w:rPr>
            </w:pPr>
            <w:r>
              <w:rPr>
                <w:rFonts w:ascii="Arial" w:hAnsi="Arial" w:eastAsia="Arial" w:cs="Arial"/>
                <w:b/>
                <w:bCs/>
                <w:sz w:val="20"/>
                <w:szCs w:val="20"/>
                <w:rtl w:val="0"/>
              </w:rPr>
              <w:t xml:space="preserve"> (Sanction amount /Outstanding - Collateral)</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0">
            <w:pPr>
              <w:widowControl w:val="0"/>
              <w:spacing w:after="0" w:line="276" w:lineRule="auto"/>
              <w:jc w:val="center"/>
              <w:rPr>
                <w:rFonts w:ascii="Arial" w:hAnsi="Arial" w:eastAsia="Arial" w:cs="Arial"/>
                <w:b/>
                <w:bCs/>
                <w:sz w:val="20"/>
                <w:szCs w:val="20"/>
              </w:rPr>
            </w:pPr>
            <w:r>
              <w:rPr>
                <w:rFonts w:ascii="Arial" w:hAnsi="Arial" w:eastAsia="Arial" w:cs="Arial"/>
                <w:b/>
                <w:bCs/>
                <w:sz w:val="20"/>
                <w:szCs w:val="20"/>
                <w:rtl w:val="0"/>
              </w:rPr>
              <w:t>Status</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1">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Fee Amount</w:t>
            </w:r>
          </w:p>
        </w:tc>
      </w:tr>
      <w:tr w14:paraId="4E9E94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2">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25-26</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3">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4">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5">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New Guarantee Sanction amount is 50,00000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6">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₹2,00,000</w:t>
            </w:r>
          </w:p>
        </w:tc>
      </w:tr>
      <w:tr w14:paraId="10E9C0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7">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26-27</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8">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9">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A">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B">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₹60000</w:t>
            </w:r>
          </w:p>
        </w:tc>
      </w:tr>
      <w:tr w14:paraId="4A1ADD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C">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27-28</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D">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E">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DF">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0">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₹60000</w:t>
            </w:r>
          </w:p>
        </w:tc>
      </w:tr>
      <w:tr w14:paraId="4A4989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1">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28-29</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2">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3">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₹30,00,000 - ₹10,00,000 = ₹20,00,000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4">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5">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₹30000 Rest payment Done</w:t>
            </w:r>
          </w:p>
        </w:tc>
      </w:tr>
      <w:tr w14:paraId="096FE9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6">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29-30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7">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8">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 xml:space="preserve">₹20,00,000 - ₹10,00,000 =1000000 </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9">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A">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₹15000</w:t>
            </w:r>
          </w:p>
        </w:tc>
      </w:tr>
    </w:tbl>
    <w:p w14:paraId="000002EB">
      <w:pPr>
        <w:spacing w:after="0" w:line="278" w:lineRule="auto"/>
        <w:jc w:val="both"/>
        <w:rPr>
          <w:b/>
          <w:bCs/>
          <w:u w:val="single"/>
        </w:rPr>
      </w:pPr>
    </w:p>
    <w:p w14:paraId="000002EC">
      <w:pPr>
        <w:spacing w:after="0" w:line="278" w:lineRule="auto"/>
        <w:jc w:val="both"/>
        <w:rPr>
          <w:b/>
          <w:bCs/>
        </w:rPr>
      </w:pPr>
      <w:r>
        <w:rPr>
          <w:b/>
          <w:bCs/>
          <w:u w:val="single"/>
          <w:rtl w:val="0"/>
        </w:rPr>
        <w:t xml:space="preserve">Scenario 2 : </w:t>
      </w:r>
    </w:p>
    <w:p w14:paraId="000002ED">
      <w:pPr>
        <w:spacing w:before="240" w:after="240" w:line="278" w:lineRule="auto"/>
        <w:ind w:left="0" w:firstLine="0"/>
        <w:rPr>
          <w:b/>
          <w:bCs/>
        </w:rPr>
      </w:pPr>
      <w:r>
        <w:rPr>
          <w:b/>
          <w:bCs/>
          <w:rtl w:val="0"/>
        </w:rPr>
        <w:t>NPA Marked in Continuity File 2027-28:</w:t>
      </w:r>
    </w:p>
    <w:p w14:paraId="000002EE">
      <w:pPr>
        <w:spacing w:before="240" w:after="240" w:line="278" w:lineRule="auto"/>
        <w:ind w:left="0" w:firstLine="0"/>
        <w:rPr>
          <w:b/>
          <w:bCs/>
        </w:rPr>
      </w:pPr>
    </w:p>
    <w:sdt>
      <w:sdtPr>
        <w:tag w:val="goog_rdk_3"/>
        <w:id w:val="-1290121331"/>
        <w:lock w:val="contentLocked"/>
      </w:sdtPr>
      <w:sdtContent>
        <w:tbl>
          <w:tblPr>
            <w:tblStyle w:val="148"/>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51"/>
            <w:gridCol w:w="1251"/>
            <w:gridCol w:w="2802"/>
            <w:gridCol w:w="2802"/>
            <w:gridCol w:w="1251"/>
          </w:tblGrid>
          <w:tr w14:paraId="513C4F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EF">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Financial Year</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0">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Fee %</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1">
                <w:pPr>
                  <w:widowControl w:val="0"/>
                  <w:spacing w:after="0" w:line="276" w:lineRule="auto"/>
                  <w:rPr>
                    <w:rFonts w:ascii="Arial" w:hAnsi="Arial" w:eastAsia="Arial" w:cs="Arial"/>
                    <w:sz w:val="20"/>
                    <w:szCs w:val="20"/>
                  </w:rPr>
                </w:pPr>
                <w:r>
                  <w:rPr>
                    <w:rFonts w:ascii="Arial" w:hAnsi="Arial" w:eastAsia="Arial" w:cs="Arial"/>
                    <w:b/>
                    <w:bCs/>
                    <w:sz w:val="20"/>
                    <w:szCs w:val="20"/>
                    <w:rtl w:val="0"/>
                  </w:rPr>
                  <w:t xml:space="preserve"> (Sanction amount /Outstanding - Collateral)</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2">
                <w:pPr>
                  <w:widowControl w:val="0"/>
                  <w:spacing w:after="0" w:line="276" w:lineRule="auto"/>
                  <w:jc w:val="center"/>
                  <w:rPr>
                    <w:rFonts w:ascii="Arial" w:hAnsi="Arial" w:eastAsia="Arial" w:cs="Arial"/>
                    <w:b/>
                    <w:bCs/>
                    <w:sz w:val="20"/>
                    <w:szCs w:val="20"/>
                  </w:rPr>
                </w:pPr>
                <w:r>
                  <w:rPr>
                    <w:rFonts w:ascii="Arial" w:hAnsi="Arial" w:eastAsia="Arial" w:cs="Arial"/>
                    <w:b/>
                    <w:bCs/>
                    <w:sz w:val="20"/>
                    <w:szCs w:val="20"/>
                    <w:rtl w:val="0"/>
                  </w:rPr>
                  <w:t>Status</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3">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Fee Amount</w:t>
                </w:r>
              </w:p>
            </w:tc>
          </w:tr>
          <w:tr w14:paraId="563DD9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4">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25-26</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5">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6">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7">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New Guarantee Sanction amount is 50,00000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8">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₹2,00,000</w:t>
                </w:r>
              </w:p>
            </w:tc>
          </w:tr>
          <w:tr w14:paraId="33CCCB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9">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26-27</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A">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B">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C">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D">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₹60000</w:t>
                </w:r>
              </w:p>
            </w:tc>
          </w:tr>
          <w:tr w14:paraId="6423E9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E">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27-28</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2FF">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0">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1">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2">
                <w:pPr>
                  <w:widowControl w:val="0"/>
                  <w:spacing w:after="0" w:line="276" w:lineRule="auto"/>
                  <w:jc w:val="left"/>
                  <w:rPr>
                    <w:rFonts w:ascii="Arial" w:hAnsi="Arial" w:eastAsia="Arial" w:cs="Arial"/>
                    <w:sz w:val="20"/>
                    <w:szCs w:val="20"/>
                  </w:rPr>
                </w:pPr>
                <w:r>
                  <w:rPr>
                    <w:rFonts w:ascii="Arial" w:hAnsi="Arial" w:eastAsia="Arial" w:cs="Arial"/>
                    <w:sz w:val="20"/>
                    <w:szCs w:val="20"/>
                    <w:rtl w:val="0"/>
                  </w:rPr>
                  <w:t>NO CG Fee to be Calculated</w:t>
                </w:r>
              </w:p>
            </w:tc>
          </w:tr>
        </w:tbl>
      </w:sdtContent>
    </w:sdt>
    <w:p w14:paraId="00000303">
      <w:pPr>
        <w:spacing w:after="0" w:line="278" w:lineRule="auto"/>
        <w:jc w:val="both"/>
        <w:rPr>
          <w:b/>
          <w:bCs/>
          <w:u w:val="single"/>
        </w:rPr>
      </w:pPr>
    </w:p>
    <w:p w14:paraId="00000304">
      <w:pPr>
        <w:spacing w:after="0" w:line="278" w:lineRule="auto"/>
        <w:jc w:val="both"/>
        <w:rPr>
          <w:b/>
          <w:bCs/>
        </w:rPr>
      </w:pPr>
      <w:r>
        <w:rPr>
          <w:b/>
          <w:bCs/>
          <w:u w:val="single"/>
          <w:rtl w:val="0"/>
        </w:rPr>
        <w:t xml:space="preserve">Scenario 3 : </w:t>
      </w:r>
    </w:p>
    <w:p w14:paraId="00000305">
      <w:pPr>
        <w:spacing w:before="240" w:after="240" w:line="278" w:lineRule="auto"/>
        <w:rPr>
          <w:b/>
          <w:bCs/>
        </w:rPr>
      </w:pPr>
      <w:r>
        <w:rPr>
          <w:b/>
          <w:bCs/>
          <w:rtl w:val="0"/>
        </w:rPr>
        <w:t>Closed  in Continuity File 2027-28:</w:t>
      </w:r>
    </w:p>
    <w:p w14:paraId="00000306">
      <w:pPr>
        <w:spacing w:before="240" w:after="240" w:line="278" w:lineRule="auto"/>
        <w:rPr>
          <w:b/>
          <w:bCs/>
        </w:rPr>
      </w:pPr>
    </w:p>
    <w:sdt>
      <w:sdtPr>
        <w:tag w:val="goog_rdk_4"/>
        <w:id w:val="1901205563"/>
        <w:lock w:val="contentLocked"/>
      </w:sdtPr>
      <w:sdtContent>
        <w:tbl>
          <w:tblPr>
            <w:tblStyle w:val="149"/>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51"/>
            <w:gridCol w:w="1251"/>
            <w:gridCol w:w="2802"/>
            <w:gridCol w:w="2802"/>
            <w:gridCol w:w="1251"/>
          </w:tblGrid>
          <w:tr w14:paraId="69E2BB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7">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Financial Year</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8">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Fee %</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9">
                <w:pPr>
                  <w:widowControl w:val="0"/>
                  <w:spacing w:after="0" w:line="276" w:lineRule="auto"/>
                  <w:rPr>
                    <w:rFonts w:ascii="Arial" w:hAnsi="Arial" w:eastAsia="Arial" w:cs="Arial"/>
                    <w:sz w:val="20"/>
                    <w:szCs w:val="20"/>
                  </w:rPr>
                </w:pPr>
                <w:r>
                  <w:rPr>
                    <w:rFonts w:ascii="Arial" w:hAnsi="Arial" w:eastAsia="Arial" w:cs="Arial"/>
                    <w:b/>
                    <w:bCs/>
                    <w:sz w:val="20"/>
                    <w:szCs w:val="20"/>
                    <w:rtl w:val="0"/>
                  </w:rPr>
                  <w:t xml:space="preserve"> (Sanction amount /Outstanding - Collateral)</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A">
                <w:pPr>
                  <w:widowControl w:val="0"/>
                  <w:spacing w:after="0" w:line="276" w:lineRule="auto"/>
                  <w:jc w:val="center"/>
                  <w:rPr>
                    <w:rFonts w:ascii="Arial" w:hAnsi="Arial" w:eastAsia="Arial" w:cs="Arial"/>
                    <w:b/>
                    <w:bCs/>
                    <w:sz w:val="20"/>
                    <w:szCs w:val="20"/>
                  </w:rPr>
                </w:pPr>
                <w:r>
                  <w:rPr>
                    <w:rFonts w:ascii="Arial" w:hAnsi="Arial" w:eastAsia="Arial" w:cs="Arial"/>
                    <w:b/>
                    <w:bCs/>
                    <w:sz w:val="20"/>
                    <w:szCs w:val="20"/>
                    <w:rtl w:val="0"/>
                  </w:rPr>
                  <w:t>Status</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B">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Fee Amount</w:t>
                </w:r>
              </w:p>
            </w:tc>
          </w:tr>
          <w:tr w14:paraId="6368B0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C">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25-26</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D">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E">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0F">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New Guarantee Sanction amount is 50,00000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0">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₹2,00,000</w:t>
                </w:r>
              </w:p>
            </w:tc>
          </w:tr>
          <w:tr w14:paraId="461710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1">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26-27</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2">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3">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4">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5">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₹60000</w:t>
                </w:r>
              </w:p>
            </w:tc>
          </w:tr>
          <w:tr w14:paraId="0BF243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6">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27-28</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7">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8">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9">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A">
                <w:pPr>
                  <w:widowControl w:val="0"/>
                  <w:spacing w:after="0" w:line="276" w:lineRule="auto"/>
                  <w:rPr>
                    <w:rFonts w:ascii="Arial" w:hAnsi="Arial" w:eastAsia="Arial" w:cs="Arial"/>
                    <w:sz w:val="20"/>
                    <w:szCs w:val="20"/>
                  </w:rPr>
                </w:pPr>
                <w:r>
                  <w:rPr>
                    <w:rFonts w:ascii="Arial" w:hAnsi="Arial" w:eastAsia="Arial" w:cs="Arial"/>
                    <w:sz w:val="20"/>
                    <w:szCs w:val="20"/>
                    <w:rtl w:val="0"/>
                  </w:rPr>
                  <w:t>NO CG Fee to be Calculated</w:t>
                </w:r>
              </w:p>
            </w:tc>
          </w:tr>
        </w:tbl>
      </w:sdtContent>
    </w:sdt>
    <w:p w14:paraId="0000031B">
      <w:pPr>
        <w:spacing w:after="0" w:line="278" w:lineRule="auto"/>
        <w:jc w:val="both"/>
        <w:rPr>
          <w:b/>
          <w:bCs/>
          <w:u w:val="single"/>
        </w:rPr>
      </w:pPr>
    </w:p>
    <w:p w14:paraId="0000031C">
      <w:pPr>
        <w:spacing w:after="0" w:line="278" w:lineRule="auto"/>
        <w:jc w:val="both"/>
        <w:rPr>
          <w:b/>
          <w:bCs/>
        </w:rPr>
      </w:pPr>
      <w:r>
        <w:rPr>
          <w:b/>
          <w:bCs/>
          <w:u w:val="single"/>
          <w:rtl w:val="0"/>
        </w:rPr>
        <w:t xml:space="preserve">Scenario 4 : </w:t>
      </w:r>
    </w:p>
    <w:p w14:paraId="0000031D">
      <w:pPr>
        <w:spacing w:before="240" w:after="240" w:line="278" w:lineRule="auto"/>
        <w:rPr>
          <w:b/>
          <w:bCs/>
        </w:rPr>
      </w:pPr>
      <w:r>
        <w:rPr>
          <w:b/>
          <w:bCs/>
          <w:rtl w:val="0"/>
        </w:rPr>
        <w:t>NPA Marked in FY 27-28 and marked standard on FY 28-29</w:t>
      </w:r>
    </w:p>
    <w:p w14:paraId="0000031E">
      <w:pPr>
        <w:spacing w:before="240" w:after="240" w:line="278" w:lineRule="auto"/>
        <w:rPr>
          <w:b/>
          <w:bCs/>
        </w:rPr>
      </w:pPr>
    </w:p>
    <w:sdt>
      <w:sdtPr>
        <w:tag w:val="goog_rdk_5"/>
        <w:id w:val="-697278119"/>
        <w:lock w:val="contentLocked"/>
      </w:sdtPr>
      <w:sdtContent>
        <w:tbl>
          <w:tblPr>
            <w:tblStyle w:val="150"/>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51"/>
            <w:gridCol w:w="1251"/>
            <w:gridCol w:w="2802"/>
            <w:gridCol w:w="2802"/>
            <w:gridCol w:w="1251"/>
          </w:tblGrid>
          <w:tr w14:paraId="731D8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1F">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Financial Year</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0">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Fee %</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1">
                <w:pPr>
                  <w:widowControl w:val="0"/>
                  <w:spacing w:after="0" w:line="276" w:lineRule="auto"/>
                  <w:rPr>
                    <w:rFonts w:ascii="Arial" w:hAnsi="Arial" w:eastAsia="Arial" w:cs="Arial"/>
                    <w:sz w:val="20"/>
                    <w:szCs w:val="20"/>
                  </w:rPr>
                </w:pPr>
                <w:r>
                  <w:rPr>
                    <w:rFonts w:ascii="Arial" w:hAnsi="Arial" w:eastAsia="Arial" w:cs="Arial"/>
                    <w:b/>
                    <w:bCs/>
                    <w:sz w:val="20"/>
                    <w:szCs w:val="20"/>
                    <w:rtl w:val="0"/>
                  </w:rPr>
                  <w:t xml:space="preserve"> (Sanction amount /Outstanding - Collateral)</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2">
                <w:pPr>
                  <w:widowControl w:val="0"/>
                  <w:spacing w:after="0" w:line="276" w:lineRule="auto"/>
                  <w:jc w:val="center"/>
                  <w:rPr>
                    <w:rFonts w:ascii="Arial" w:hAnsi="Arial" w:eastAsia="Arial" w:cs="Arial"/>
                    <w:b/>
                    <w:bCs/>
                    <w:sz w:val="20"/>
                    <w:szCs w:val="20"/>
                  </w:rPr>
                </w:pPr>
                <w:r>
                  <w:rPr>
                    <w:rFonts w:ascii="Arial" w:hAnsi="Arial" w:eastAsia="Arial" w:cs="Arial"/>
                    <w:b/>
                    <w:bCs/>
                    <w:sz w:val="20"/>
                    <w:szCs w:val="20"/>
                    <w:rtl w:val="0"/>
                  </w:rPr>
                  <w:t>Status</w:t>
                </w:r>
              </w:p>
            </w:tc>
            <w:tc>
              <w:tcPr>
                <w:tcBorders>
                  <w:top w:val="single" w:color="000000"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3">
                <w:pPr>
                  <w:widowControl w:val="0"/>
                  <w:spacing w:after="0" w:line="276" w:lineRule="auto"/>
                  <w:jc w:val="center"/>
                  <w:rPr>
                    <w:rFonts w:ascii="Arial" w:hAnsi="Arial" w:eastAsia="Arial" w:cs="Arial"/>
                    <w:sz w:val="20"/>
                    <w:szCs w:val="20"/>
                  </w:rPr>
                </w:pPr>
                <w:r>
                  <w:rPr>
                    <w:rFonts w:ascii="Arial" w:hAnsi="Arial" w:eastAsia="Arial" w:cs="Arial"/>
                    <w:b/>
                    <w:bCs/>
                    <w:sz w:val="20"/>
                    <w:szCs w:val="20"/>
                    <w:rtl w:val="0"/>
                  </w:rPr>
                  <w:t>Fee Amount</w:t>
                </w:r>
              </w:p>
            </w:tc>
          </w:tr>
          <w:tr w14:paraId="349674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4">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25-26</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5">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6">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7">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New Guarantee Sanction amount is 50,00000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8">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₹2,00,000</w:t>
                </w:r>
              </w:p>
            </w:tc>
          </w:tr>
          <w:tr w14:paraId="79B5B7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9">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26-27</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A">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B">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C">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D">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₹60000</w:t>
                </w:r>
              </w:p>
            </w:tc>
          </w:tr>
          <w:tr w14:paraId="7A260F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E">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27-28</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2F">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0">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₹50,00,000 - ₹10,00,000 = ₹40,00,000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1">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2">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Nil Fee as NPA Marked</w:t>
                </w:r>
              </w:p>
            </w:tc>
          </w:tr>
          <w:tr w14:paraId="04C9FD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3">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28-29</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4">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5">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 xml:space="preserve">(₹30,00,000 - ₹10,00,000)*2 = ₹40,00,000 </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6">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7">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₹60000</w:t>
                </w:r>
              </w:p>
            </w:tc>
          </w:tr>
          <w:tr w14:paraId="0E05C5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4" w:space="0"/>
                  <w:left w:val="single" w:color="000000"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8">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29-30</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9">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A">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 xml:space="preserve">₹20,00,000 - ₹10,00,000 =1000000 </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B">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Continuity</w:t>
                </w:r>
              </w:p>
            </w:tc>
            <w:tc>
              <w:tcPr>
                <w:tcBorders>
                  <w:top w:val="single" w:color="CCCCCC" w:sz="4" w:space="0"/>
                  <w:left w:val="single" w:color="CCCCCC" w:sz="4" w:space="0"/>
                  <w:bottom w:val="single" w:color="000000" w:sz="4" w:space="0"/>
                  <w:right w:val="single" w:color="000000" w:sz="4" w:space="0"/>
                </w:tcBorders>
                <w:shd w:val="clear" w:color="auto" w:fill="FFF2CC"/>
                <w:tcMar>
                  <w:top w:w="40" w:type="dxa"/>
                  <w:left w:w="40" w:type="dxa"/>
                  <w:bottom w:w="40" w:type="dxa"/>
                  <w:right w:w="40" w:type="dxa"/>
                </w:tcMar>
                <w:vAlign w:val="center"/>
              </w:tcPr>
              <w:p w14:paraId="0000033C">
                <w:pPr>
                  <w:widowControl w:val="0"/>
                  <w:spacing w:after="0" w:line="276" w:lineRule="auto"/>
                  <w:jc w:val="center"/>
                  <w:rPr>
                    <w:rFonts w:ascii="Arial" w:hAnsi="Arial" w:eastAsia="Arial" w:cs="Arial"/>
                    <w:sz w:val="20"/>
                    <w:szCs w:val="20"/>
                  </w:rPr>
                </w:pPr>
                <w:r>
                  <w:rPr>
                    <w:rFonts w:ascii="Arial" w:hAnsi="Arial" w:eastAsia="Arial" w:cs="Arial"/>
                    <w:sz w:val="20"/>
                    <w:szCs w:val="20"/>
                    <w:rtl w:val="0"/>
                  </w:rPr>
                  <w:t>₹15000</w:t>
                </w:r>
              </w:p>
            </w:tc>
          </w:tr>
        </w:tbl>
      </w:sdtContent>
    </w:sdt>
    <w:p w14:paraId="0000033D">
      <w:pPr>
        <w:spacing w:after="0" w:line="278" w:lineRule="auto"/>
        <w:jc w:val="both"/>
        <w:rPr>
          <w:b/>
          <w:bCs/>
          <w:u w:val="single"/>
        </w:rPr>
      </w:pPr>
    </w:p>
    <w:p w14:paraId="0000033E">
      <w:pPr>
        <w:spacing w:after="0" w:line="278" w:lineRule="auto"/>
        <w:ind w:left="0" w:firstLine="0"/>
        <w:jc w:val="both"/>
      </w:pPr>
    </w:p>
    <w:p w14:paraId="0000033F">
      <w:pPr>
        <w:spacing w:after="0" w:line="278" w:lineRule="auto"/>
        <w:jc w:val="both"/>
        <w:rPr>
          <w:b/>
          <w:bCs/>
        </w:rPr>
      </w:pPr>
    </w:p>
    <w:p w14:paraId="00000340">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341">
      <w:pPr>
        <w:pStyle w:val="3"/>
        <w:keepLines w:val="0"/>
        <w:pBdr>
          <w:bottom w:val="single" w:color="000000" w:sz="4" w:space="1"/>
        </w:pBdr>
        <w:tabs>
          <w:tab w:val="left" w:pos="0"/>
          <w:tab w:val="left" w:pos="720"/>
        </w:tabs>
        <w:spacing w:before="60" w:after="60" w:line="276" w:lineRule="auto"/>
        <w:rPr>
          <w:b/>
          <w:bCs/>
          <w:color w:val="7F7F7F"/>
          <w:sz w:val="26"/>
          <w:szCs w:val="26"/>
        </w:rPr>
      </w:pPr>
      <w:bookmarkStart w:id="61" w:name="_heading=h.9jri47cvere2" w:colFirst="0" w:colLast="0"/>
      <w:bookmarkEnd w:id="61"/>
      <w:r>
        <w:rPr>
          <w:b/>
          <w:bCs/>
          <w:color w:val="7F7F7F"/>
          <w:sz w:val="26"/>
          <w:szCs w:val="26"/>
          <w:rtl w:val="0"/>
        </w:rPr>
        <w:t>1.15.4 Roles</w:t>
      </w:r>
      <w:r>
        <w:rPr>
          <w:b/>
          <w:bCs/>
          <w:color w:val="7F7F7F"/>
          <w:sz w:val="26"/>
          <w:szCs w:val="26"/>
          <w:rtl w:val="0"/>
        </w:rPr>
        <w:tab/>
      </w:r>
    </w:p>
    <w:p w14:paraId="00000342">
      <w:pPr>
        <w:spacing w:after="0" w:line="240" w:lineRule="auto"/>
        <w:rPr>
          <w:rFonts w:ascii="Aptos" w:hAnsi="Aptos" w:eastAsia="Aptos" w:cs="Aptos"/>
          <w:sz w:val="24"/>
          <w:szCs w:val="24"/>
        </w:rPr>
      </w:pPr>
    </w:p>
    <w:p w14:paraId="00000343">
      <w:pPr>
        <w:spacing w:after="0" w:line="240" w:lineRule="auto"/>
        <w:rPr>
          <w:sz w:val="24"/>
          <w:szCs w:val="24"/>
        </w:rPr>
      </w:pPr>
      <w:r>
        <w:rPr>
          <w:sz w:val="24"/>
          <w:szCs w:val="24"/>
          <w:rtl w:val="0"/>
        </w:rPr>
        <w:t>MLI Creator- Upload</w:t>
      </w:r>
    </w:p>
    <w:p w14:paraId="00000344">
      <w:pPr>
        <w:spacing w:line="278" w:lineRule="auto"/>
        <w:jc w:val="both"/>
        <w:rPr>
          <w:color w:val="A6A6A6"/>
          <w:sz w:val="24"/>
          <w:szCs w:val="24"/>
        </w:rPr>
      </w:pPr>
      <w:r>
        <w:rPr>
          <w:sz w:val="24"/>
          <w:szCs w:val="24"/>
          <w:rtl w:val="0"/>
        </w:rPr>
        <w:t>MLI Approver- Approve/Reject</w:t>
      </w:r>
    </w:p>
    <w:p w14:paraId="00000345">
      <w:pPr>
        <w:jc w:val="both"/>
      </w:pPr>
    </w:p>
    <w:p w14:paraId="00000346">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62" w:name="_heading=h.4g976zcdf8xe" w:colFirst="0" w:colLast="0"/>
      <w:bookmarkEnd w:id="62"/>
      <w:r>
        <w:rPr>
          <w:b/>
          <w:bCs/>
          <w:color w:val="7F7F7F"/>
          <w:sz w:val="26"/>
          <w:szCs w:val="26"/>
          <w:rtl w:val="0"/>
        </w:rPr>
        <w:t>1.16 Update Module-Bulk Upload</w:t>
      </w:r>
      <w:r>
        <w:rPr>
          <w:b/>
          <w:bCs/>
          <w:color w:val="7F7F7F"/>
          <w:sz w:val="26"/>
          <w:szCs w:val="26"/>
          <w:rtl w:val="0"/>
        </w:rPr>
        <w:tab/>
      </w:r>
    </w:p>
    <w:p w14:paraId="00000347">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348">
      <w:pPr>
        <w:spacing w:after="0" w:line="278" w:lineRule="auto"/>
        <w:jc w:val="both"/>
      </w:pPr>
      <w:r>
        <w:rPr>
          <w:rtl w:val="0"/>
        </w:rPr>
        <w:t>Update bulk update should be done post the continuity upload.</w:t>
      </w:r>
    </w:p>
    <w:p w14:paraId="00000349">
      <w:pPr>
        <w:spacing w:after="0" w:line="278" w:lineRule="auto"/>
        <w:jc w:val="both"/>
        <w:rPr>
          <w:rFonts w:ascii="Aptos" w:hAnsi="Aptos" w:eastAsia="Aptos" w:cs="Aptos"/>
          <w:b/>
          <w:bCs/>
        </w:rPr>
      </w:pPr>
    </w:p>
    <w:p w14:paraId="0000034A">
      <w:pPr>
        <w:spacing w:after="0" w:line="278" w:lineRule="auto"/>
        <w:jc w:val="both"/>
        <w:rPr>
          <w:b/>
          <w:bCs/>
        </w:rPr>
      </w:pPr>
      <w:r>
        <w:rPr>
          <w:rtl w:val="0"/>
        </w:rPr>
        <w:t>MLI Maker will be uploading the Excel sheet by using the below format, while uploading the update file , status will be as draft and once system validated the file status will be changed to validated</w:t>
      </w:r>
    </w:p>
    <w:p w14:paraId="0000034B">
      <w:pPr>
        <w:spacing w:after="0" w:line="278" w:lineRule="auto"/>
        <w:jc w:val="both"/>
        <w:rPr>
          <w:rFonts w:ascii="Aptos" w:hAnsi="Aptos" w:eastAsia="Aptos" w:cs="Aptos"/>
          <w:b/>
          <w:bCs/>
        </w:rPr>
      </w:pPr>
    </w:p>
    <w:p w14:paraId="0000034C">
      <w:pPr>
        <w:spacing w:after="0" w:line="278" w:lineRule="auto"/>
        <w:jc w:val="both"/>
        <w:rPr>
          <w:rFonts w:ascii="Aptos" w:hAnsi="Aptos" w:eastAsia="Aptos" w:cs="Aptos"/>
        </w:rPr>
      </w:pPr>
    </w:p>
    <w:sdt>
      <w:sdtPr>
        <w:tag w:val="goog_rdk_6"/>
        <w:id w:val="-1687903507"/>
        <w:lock w:val="contentLocked"/>
      </w:sdtPr>
      <w:sdtContent>
        <w:tbl>
          <w:tblPr>
            <w:tblStyle w:val="151"/>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
            <w:gridCol w:w="2292"/>
            <w:gridCol w:w="4540"/>
            <w:gridCol w:w="1697"/>
            <w:gridCol w:w="1389"/>
          </w:tblGrid>
          <w:tr w14:paraId="4E41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5"/>
                <w:shd w:val="clear" w:color="auto" w:fill="D0E0E3"/>
              </w:tcPr>
              <w:p w14:paraId="0000034D">
                <w:pPr>
                  <w:spacing w:after="0" w:line="240" w:lineRule="auto"/>
                  <w:jc w:val="center"/>
                  <w:rPr>
                    <w:b/>
                    <w:bCs/>
                  </w:rPr>
                </w:pPr>
                <w:r>
                  <w:rPr>
                    <w:b/>
                    <w:bCs/>
                    <w:rtl w:val="0"/>
                  </w:rPr>
                  <w:t>Update CG- Field Validations</w:t>
                </w:r>
              </w:p>
            </w:tc>
          </w:tr>
          <w:tr w14:paraId="1BA6B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D0E0E3"/>
              </w:tcPr>
              <w:p w14:paraId="00000352">
                <w:pPr>
                  <w:spacing w:after="0" w:line="240" w:lineRule="auto"/>
                  <w:jc w:val="both"/>
                  <w:rPr>
                    <w:b/>
                    <w:bCs/>
                  </w:rPr>
                </w:pPr>
                <w:r>
                  <w:rPr>
                    <w:b/>
                    <w:bCs/>
                    <w:rtl w:val="0"/>
                  </w:rPr>
                  <w:t>S. No.</w:t>
                </w:r>
              </w:p>
            </w:tc>
            <w:tc>
              <w:tcPr>
                <w:shd w:val="clear" w:color="auto" w:fill="D0E0E3"/>
              </w:tcPr>
              <w:p w14:paraId="00000353">
                <w:pPr>
                  <w:spacing w:after="0" w:line="240" w:lineRule="auto"/>
                  <w:jc w:val="both"/>
                  <w:rPr>
                    <w:b/>
                    <w:bCs/>
                  </w:rPr>
                </w:pPr>
                <w:r>
                  <w:rPr>
                    <w:b/>
                    <w:bCs/>
                    <w:rtl w:val="0"/>
                  </w:rPr>
                  <w:t>Field Name</w:t>
                </w:r>
              </w:p>
            </w:tc>
            <w:tc>
              <w:tcPr>
                <w:shd w:val="clear" w:color="auto" w:fill="D0E0E3"/>
              </w:tcPr>
              <w:p w14:paraId="00000354">
                <w:pPr>
                  <w:spacing w:after="0" w:line="240" w:lineRule="auto"/>
                  <w:jc w:val="both"/>
                  <w:rPr>
                    <w:b/>
                    <w:bCs/>
                  </w:rPr>
                </w:pPr>
                <w:r>
                  <w:rPr>
                    <w:b/>
                    <w:bCs/>
                    <w:rtl w:val="0"/>
                  </w:rPr>
                  <w:t>Description</w:t>
                </w:r>
              </w:p>
            </w:tc>
            <w:tc>
              <w:tcPr>
                <w:shd w:val="clear" w:color="auto" w:fill="D0E0E3"/>
              </w:tcPr>
              <w:p w14:paraId="00000355">
                <w:pPr>
                  <w:spacing w:after="0" w:line="240" w:lineRule="auto"/>
                  <w:jc w:val="both"/>
                  <w:rPr>
                    <w:b/>
                    <w:bCs/>
                  </w:rPr>
                </w:pPr>
                <w:r>
                  <w:rPr>
                    <w:b/>
                    <w:bCs/>
                    <w:rtl w:val="0"/>
                  </w:rPr>
                  <w:t>Type</w:t>
                </w:r>
              </w:p>
            </w:tc>
            <w:tc>
              <w:tcPr>
                <w:shd w:val="clear" w:color="auto" w:fill="D0E0E3"/>
              </w:tcPr>
              <w:p w14:paraId="00000356">
                <w:pPr>
                  <w:spacing w:after="0" w:line="240" w:lineRule="auto"/>
                  <w:jc w:val="both"/>
                  <w:rPr>
                    <w:b/>
                    <w:bCs/>
                  </w:rPr>
                </w:pPr>
                <w:r>
                  <w:rPr>
                    <w:b/>
                    <w:bCs/>
                    <w:rtl w:val="0"/>
                  </w:rPr>
                  <w:t>Mandatory/</w:t>
                </w:r>
              </w:p>
              <w:p w14:paraId="00000357">
                <w:pPr>
                  <w:spacing w:after="0" w:line="240" w:lineRule="auto"/>
                  <w:jc w:val="both"/>
                  <w:rPr>
                    <w:b/>
                    <w:bCs/>
                  </w:rPr>
                </w:pPr>
                <w:r>
                  <w:rPr>
                    <w:b/>
                    <w:bCs/>
                    <w:rtl w:val="0"/>
                  </w:rPr>
                  <w:t>Optional</w:t>
                </w:r>
              </w:p>
            </w:tc>
          </w:tr>
          <w:tr w14:paraId="69D38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358">
                <w:pPr>
                  <w:spacing w:after="0" w:line="240" w:lineRule="auto"/>
                  <w:jc w:val="both"/>
                </w:pPr>
                <w:r>
                  <w:rPr>
                    <w:rtl w:val="0"/>
                  </w:rPr>
                  <w:t>1</w:t>
                </w:r>
              </w:p>
            </w:tc>
            <w:tc>
              <w:tcPr>
                <w:shd w:val="clear" w:color="auto" w:fill="FFF2CC"/>
              </w:tcPr>
              <w:p w14:paraId="00000359">
                <w:pPr>
                  <w:spacing w:after="0" w:line="240" w:lineRule="auto"/>
                  <w:jc w:val="both"/>
                </w:pPr>
                <w:r>
                  <w:rPr>
                    <w:rtl w:val="0"/>
                  </w:rPr>
                  <w:t>CGPAN</w:t>
                </w:r>
              </w:p>
            </w:tc>
            <w:tc>
              <w:tcPr>
                <w:shd w:val="clear" w:color="auto" w:fill="FFF2CC"/>
              </w:tcPr>
              <w:p w14:paraId="0000035A">
                <w:pPr>
                  <w:spacing w:after="0" w:line="240" w:lineRule="auto"/>
                  <w:jc w:val="both"/>
                </w:pPr>
                <w:r>
                  <w:rPr>
                    <w:rtl w:val="0"/>
                  </w:rPr>
                  <w:t>Unique Number generated by system</w:t>
                </w:r>
              </w:p>
            </w:tc>
            <w:tc>
              <w:tcPr>
                <w:shd w:val="clear" w:color="auto" w:fill="FFF2CC"/>
              </w:tcPr>
              <w:p w14:paraId="0000035B">
                <w:pPr>
                  <w:spacing w:after="0" w:line="240" w:lineRule="auto"/>
                  <w:jc w:val="both"/>
                </w:pPr>
                <w:r>
                  <w:rPr>
                    <w:rtl w:val="0"/>
                  </w:rPr>
                  <w:t>Alphanumeric</w:t>
                </w:r>
              </w:p>
            </w:tc>
            <w:tc>
              <w:tcPr>
                <w:shd w:val="clear" w:color="auto" w:fill="FFF2CC"/>
              </w:tcPr>
              <w:p w14:paraId="0000035C">
                <w:pPr>
                  <w:spacing w:after="0" w:line="240" w:lineRule="auto"/>
                  <w:jc w:val="both"/>
                </w:pPr>
                <w:r>
                  <w:rPr>
                    <w:rtl w:val="0"/>
                  </w:rPr>
                  <w:t>Mandatory</w:t>
                </w:r>
              </w:p>
            </w:tc>
          </w:tr>
          <w:tr w14:paraId="2F3DB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35D">
                <w:pPr>
                  <w:spacing w:after="0" w:line="240" w:lineRule="auto"/>
                  <w:jc w:val="both"/>
                </w:pPr>
                <w:r>
                  <w:rPr>
                    <w:rtl w:val="0"/>
                  </w:rPr>
                  <w:t>2</w:t>
                </w:r>
              </w:p>
            </w:tc>
            <w:tc>
              <w:tcPr>
                <w:shd w:val="clear" w:color="auto" w:fill="FFF2CC"/>
              </w:tcPr>
              <w:p w14:paraId="0000035E">
                <w:pPr>
                  <w:spacing w:after="0" w:line="240" w:lineRule="auto"/>
                  <w:jc w:val="both"/>
                </w:pPr>
                <w:r>
                  <w:rPr>
                    <w:rtl w:val="0"/>
                  </w:rPr>
                  <w:t>Loan Account Number</w:t>
                </w:r>
              </w:p>
            </w:tc>
            <w:tc>
              <w:tcPr>
                <w:shd w:val="clear" w:color="auto" w:fill="FFF2CC"/>
              </w:tcPr>
              <w:p w14:paraId="0000035F">
                <w:pPr>
                  <w:spacing w:after="0" w:line="240" w:lineRule="auto"/>
                  <w:jc w:val="both"/>
                </w:pPr>
                <w:r>
                  <w:rPr>
                    <w:rtl w:val="0"/>
                  </w:rPr>
                  <w:t>Loan Account number allotted by MLI. A Unique Number as per respective MLI’s procedure</w:t>
                </w:r>
              </w:p>
            </w:tc>
            <w:tc>
              <w:tcPr>
                <w:shd w:val="clear" w:color="auto" w:fill="FFF2CC"/>
              </w:tcPr>
              <w:p w14:paraId="00000360">
                <w:pPr>
                  <w:spacing w:after="0" w:line="240" w:lineRule="auto"/>
                  <w:jc w:val="both"/>
                </w:pPr>
                <w:r>
                  <w:rPr>
                    <w:rtl w:val="0"/>
                  </w:rPr>
                  <w:t>Alphanumeric</w:t>
                </w:r>
              </w:p>
            </w:tc>
            <w:tc>
              <w:tcPr>
                <w:shd w:val="clear" w:color="auto" w:fill="FFF2CC"/>
              </w:tcPr>
              <w:p w14:paraId="00000361">
                <w:pPr>
                  <w:spacing w:after="0" w:line="240" w:lineRule="auto"/>
                  <w:jc w:val="both"/>
                </w:pPr>
                <w:r>
                  <w:rPr>
                    <w:rtl w:val="0"/>
                  </w:rPr>
                  <w:t>Mandatory</w:t>
                </w:r>
              </w:p>
            </w:tc>
          </w:tr>
          <w:tr w14:paraId="50089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trPr>
            <w:tc>
              <w:tcPr>
                <w:shd w:val="clear" w:color="auto" w:fill="FFF2CC"/>
              </w:tcPr>
              <w:p w14:paraId="00000362">
                <w:pPr>
                  <w:spacing w:after="0" w:line="240" w:lineRule="auto"/>
                  <w:jc w:val="both"/>
                </w:pPr>
                <w:r>
                  <w:rPr>
                    <w:rtl w:val="0"/>
                  </w:rPr>
                  <w:t>3</w:t>
                </w:r>
              </w:p>
            </w:tc>
            <w:tc>
              <w:tcPr>
                <w:shd w:val="clear" w:color="auto" w:fill="FFF2CC"/>
                <w:vAlign w:val="bottom"/>
              </w:tcPr>
              <w:p w14:paraId="00000363">
                <w:pPr>
                  <w:spacing w:after="0" w:line="240" w:lineRule="auto"/>
                  <w:jc w:val="both"/>
                </w:pPr>
                <w:r>
                  <w:rPr>
                    <w:rFonts w:ascii="Aptos Narrow" w:hAnsi="Aptos Narrow" w:eastAsia="Aptos Narrow" w:cs="Aptos Narrow"/>
                    <w:rtl w:val="0"/>
                  </w:rPr>
                  <w:t>Mark as NPA /Close/Std</w:t>
                </w:r>
              </w:p>
            </w:tc>
            <w:tc>
              <w:tcPr>
                <w:shd w:val="clear" w:color="auto" w:fill="FFF2CC"/>
                <w:vAlign w:val="bottom"/>
              </w:tcPr>
              <w:p w14:paraId="00000364">
                <w:pPr>
                  <w:spacing w:after="0" w:line="240" w:lineRule="auto"/>
                  <w:jc w:val="both"/>
                </w:pPr>
                <w:r>
                  <w:rPr>
                    <w:rFonts w:ascii="Aptos Narrow" w:hAnsi="Aptos Narrow" w:eastAsia="Aptos Narrow" w:cs="Aptos Narrow"/>
                    <w:rtl w:val="0"/>
                  </w:rPr>
                  <w:t>Mark the account as NPA / Close/ Standard</w:t>
                </w:r>
              </w:p>
            </w:tc>
            <w:tc>
              <w:tcPr>
                <w:shd w:val="clear" w:color="auto" w:fill="FFF2CC"/>
                <w:vAlign w:val="bottom"/>
              </w:tcPr>
              <w:p w14:paraId="00000365">
                <w:pPr>
                  <w:spacing w:after="0" w:line="240" w:lineRule="auto"/>
                  <w:jc w:val="both"/>
                </w:pPr>
                <w:r>
                  <w:rPr>
                    <w:rFonts w:ascii="Aptos Narrow" w:hAnsi="Aptos Narrow" w:eastAsia="Aptos Narrow" w:cs="Aptos Narrow"/>
                    <w:rtl w:val="0"/>
                  </w:rPr>
                  <w:t>List - NPA / Close/ Standard</w:t>
                </w:r>
              </w:p>
            </w:tc>
            <w:tc>
              <w:tcPr>
                <w:shd w:val="clear" w:color="auto" w:fill="FFF2CC"/>
                <w:vAlign w:val="bottom"/>
              </w:tcPr>
              <w:p w14:paraId="00000366">
                <w:pPr>
                  <w:spacing w:after="0" w:line="240" w:lineRule="auto"/>
                  <w:jc w:val="both"/>
                </w:pPr>
                <w:r>
                  <w:rPr>
                    <w:rFonts w:ascii="Aptos Narrow" w:hAnsi="Aptos Narrow" w:eastAsia="Aptos Narrow" w:cs="Aptos Narrow"/>
                    <w:rtl w:val="0"/>
                  </w:rPr>
                  <w:t>Mandatory</w:t>
                </w:r>
              </w:p>
            </w:tc>
          </w:tr>
          <w:tr w14:paraId="74A7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367">
                <w:pPr>
                  <w:spacing w:after="0" w:line="240" w:lineRule="auto"/>
                  <w:jc w:val="both"/>
                </w:pPr>
                <w:r>
                  <w:rPr>
                    <w:rtl w:val="0"/>
                  </w:rPr>
                  <w:t>4</w:t>
                </w:r>
              </w:p>
            </w:tc>
            <w:tc>
              <w:tcPr>
                <w:shd w:val="clear" w:color="auto" w:fill="FFF2CC"/>
                <w:vAlign w:val="bottom"/>
              </w:tcPr>
              <w:p w14:paraId="00000368">
                <w:pPr>
                  <w:spacing w:after="0" w:line="240" w:lineRule="auto"/>
                  <w:jc w:val="both"/>
                </w:pPr>
                <w:r>
                  <w:rPr>
                    <w:rFonts w:ascii="Aptos Narrow" w:hAnsi="Aptos Narrow" w:eastAsia="Aptos Narrow" w:cs="Aptos Narrow"/>
                    <w:rtl w:val="0"/>
                  </w:rPr>
                  <w:t xml:space="preserve">Date </w:t>
                </w:r>
              </w:p>
            </w:tc>
            <w:tc>
              <w:tcPr>
                <w:shd w:val="clear" w:color="auto" w:fill="FFF2CC"/>
                <w:vAlign w:val="bottom"/>
              </w:tcPr>
              <w:p w14:paraId="00000369">
                <w:pPr>
                  <w:spacing w:after="0" w:line="240" w:lineRule="auto"/>
                  <w:jc w:val="both"/>
                </w:pPr>
                <w:r>
                  <w:rPr>
                    <w:rFonts w:ascii="Aptos Narrow" w:hAnsi="Aptos Narrow" w:eastAsia="Aptos Narrow" w:cs="Aptos Narrow"/>
                    <w:rtl w:val="0"/>
                  </w:rPr>
                  <w:t>Date If account turns NPA or Closed/Standard</w:t>
                </w:r>
              </w:p>
            </w:tc>
            <w:tc>
              <w:tcPr>
                <w:shd w:val="clear" w:color="auto" w:fill="FFF2CC"/>
                <w:vAlign w:val="bottom"/>
              </w:tcPr>
              <w:p w14:paraId="0000036A">
                <w:pPr>
                  <w:spacing w:after="0" w:line="240" w:lineRule="auto"/>
                  <w:jc w:val="both"/>
                </w:pPr>
                <w:r>
                  <w:rPr>
                    <w:rFonts w:ascii="Aptos Narrow" w:hAnsi="Aptos Narrow" w:eastAsia="Aptos Narrow" w:cs="Aptos Narrow"/>
                    <w:rtl w:val="0"/>
                  </w:rPr>
                  <w:t>Date</w:t>
                </w:r>
              </w:p>
            </w:tc>
            <w:tc>
              <w:tcPr>
                <w:shd w:val="clear" w:color="auto" w:fill="FFF2CC"/>
              </w:tcPr>
              <w:p w14:paraId="0000036B">
                <w:pPr>
                  <w:spacing w:after="0" w:line="240" w:lineRule="auto"/>
                  <w:jc w:val="both"/>
                </w:pPr>
                <w:r>
                  <w:rPr>
                    <w:rFonts w:ascii="Aptos Narrow" w:hAnsi="Aptos Narrow" w:eastAsia="Aptos Narrow" w:cs="Aptos Narrow"/>
                    <w:rtl w:val="0"/>
                  </w:rPr>
                  <w:t>Mandatory</w:t>
                </w:r>
              </w:p>
            </w:tc>
          </w:tr>
          <w:tr w14:paraId="27A8A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36C">
                <w:pPr>
                  <w:spacing w:after="0" w:line="240" w:lineRule="auto"/>
                  <w:jc w:val="both"/>
                </w:pPr>
                <w:r>
                  <w:rPr>
                    <w:rtl w:val="0"/>
                  </w:rPr>
                  <w:t>5</w:t>
                </w:r>
              </w:p>
            </w:tc>
            <w:tc>
              <w:tcPr>
                <w:shd w:val="clear" w:color="auto" w:fill="FFF2CC"/>
                <w:vAlign w:val="bottom"/>
              </w:tcPr>
              <w:p w14:paraId="0000036D">
                <w:pPr>
                  <w:spacing w:after="0" w:line="240" w:lineRule="auto"/>
                  <w:jc w:val="both"/>
                  <w:rPr>
                    <w:rFonts w:ascii="Aptos Narrow" w:hAnsi="Aptos Narrow" w:eastAsia="Aptos Narrow" w:cs="Aptos Narrow"/>
                  </w:rPr>
                </w:pPr>
                <w:r>
                  <w:rPr>
                    <w:rFonts w:ascii="Aptos" w:hAnsi="Aptos" w:eastAsia="Aptos" w:cs="Aptos"/>
                    <w:rtl w:val="0"/>
                  </w:rPr>
                  <w:t>Principal Outstanding as on NPA date</w:t>
                </w:r>
              </w:p>
            </w:tc>
            <w:tc>
              <w:tcPr>
                <w:shd w:val="clear" w:color="auto" w:fill="FFF2CC"/>
                <w:vAlign w:val="bottom"/>
              </w:tcPr>
              <w:p w14:paraId="0000036E">
                <w:pPr>
                  <w:spacing w:after="0" w:line="240" w:lineRule="auto"/>
                  <w:jc w:val="both"/>
                  <w:rPr>
                    <w:rFonts w:ascii="Aptos Narrow" w:hAnsi="Aptos Narrow" w:eastAsia="Aptos Narrow" w:cs="Aptos Narrow"/>
                  </w:rPr>
                </w:pPr>
                <w:r>
                  <w:rPr>
                    <w:rFonts w:ascii="Aptos Narrow" w:hAnsi="Aptos Narrow" w:eastAsia="Aptos Narrow" w:cs="Aptos Narrow"/>
                    <w:rtl w:val="0"/>
                  </w:rPr>
                  <w:t>Amount of principal outstanding as on date of NPA</w:t>
                </w:r>
              </w:p>
            </w:tc>
            <w:tc>
              <w:tcPr>
                <w:shd w:val="clear" w:color="auto" w:fill="FFF2CC"/>
                <w:vAlign w:val="bottom"/>
              </w:tcPr>
              <w:p w14:paraId="0000036F">
                <w:pPr>
                  <w:spacing w:after="0" w:line="240" w:lineRule="auto"/>
                  <w:jc w:val="both"/>
                  <w:rPr>
                    <w:rFonts w:ascii="Aptos Narrow" w:hAnsi="Aptos Narrow" w:eastAsia="Aptos Narrow" w:cs="Aptos Narrow"/>
                  </w:rPr>
                </w:pPr>
                <w:r>
                  <w:rPr>
                    <w:rFonts w:ascii="Aptos Narrow" w:hAnsi="Aptos Narrow" w:eastAsia="Aptos Narrow" w:cs="Aptos Narrow"/>
                    <w:rtl w:val="0"/>
                  </w:rPr>
                  <w:t>Amount in Rs.</w:t>
                </w:r>
              </w:p>
            </w:tc>
            <w:tc>
              <w:tcPr>
                <w:shd w:val="clear" w:color="auto" w:fill="FFF2CC"/>
              </w:tcPr>
              <w:p w14:paraId="00000370">
                <w:pPr>
                  <w:spacing w:after="0" w:line="240" w:lineRule="auto"/>
                  <w:jc w:val="both"/>
                  <w:rPr>
                    <w:rFonts w:ascii="Aptos Narrow" w:hAnsi="Aptos Narrow" w:eastAsia="Aptos Narrow" w:cs="Aptos Narrow"/>
                  </w:rPr>
                </w:pPr>
                <w:r>
                  <w:rPr>
                    <w:rFonts w:ascii="Aptos Narrow" w:hAnsi="Aptos Narrow" w:eastAsia="Aptos Narrow" w:cs="Aptos Narrow"/>
                    <w:rtl w:val="0"/>
                  </w:rPr>
                  <w:t>Mandatory if NPA</w:t>
                </w:r>
              </w:p>
            </w:tc>
          </w:tr>
          <w:tr w14:paraId="56DBB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371">
                <w:pPr>
                  <w:spacing w:after="0" w:line="240" w:lineRule="auto"/>
                  <w:jc w:val="both"/>
                </w:pPr>
                <w:r>
                  <w:rPr>
                    <w:rtl w:val="0"/>
                  </w:rPr>
                  <w:t>6</w:t>
                </w:r>
              </w:p>
            </w:tc>
            <w:tc>
              <w:tcPr>
                <w:shd w:val="clear" w:color="auto" w:fill="FFF2CC"/>
                <w:vAlign w:val="bottom"/>
              </w:tcPr>
              <w:p w14:paraId="00000372">
                <w:pPr>
                  <w:spacing w:after="0" w:line="240" w:lineRule="auto"/>
                  <w:jc w:val="both"/>
                  <w:rPr>
                    <w:rFonts w:ascii="Aptos Narrow" w:hAnsi="Aptos Narrow" w:eastAsia="Aptos Narrow" w:cs="Aptos Narrow"/>
                  </w:rPr>
                </w:pPr>
                <w:r>
                  <w:rPr>
                    <w:rFonts w:ascii="Aptos" w:hAnsi="Aptos" w:eastAsia="Aptos" w:cs="Aptos"/>
                    <w:rtl w:val="0"/>
                  </w:rPr>
                  <w:t>Interest Outstanding as on NPA date</w:t>
                </w:r>
              </w:p>
            </w:tc>
            <w:tc>
              <w:tcPr>
                <w:shd w:val="clear" w:color="auto" w:fill="FFF2CC"/>
                <w:vAlign w:val="bottom"/>
              </w:tcPr>
              <w:p w14:paraId="00000373">
                <w:pPr>
                  <w:spacing w:after="0" w:line="240" w:lineRule="auto"/>
                  <w:jc w:val="both"/>
                  <w:rPr>
                    <w:rFonts w:ascii="Aptos Narrow" w:hAnsi="Aptos Narrow" w:eastAsia="Aptos Narrow" w:cs="Aptos Narrow"/>
                  </w:rPr>
                </w:pPr>
                <w:r>
                  <w:rPr>
                    <w:rFonts w:ascii="Aptos Narrow" w:hAnsi="Aptos Narrow" w:eastAsia="Aptos Narrow" w:cs="Aptos Narrow"/>
                    <w:rtl w:val="0"/>
                  </w:rPr>
                  <w:t>Amount of Interest outstanding as on date of NPA</w:t>
                </w:r>
              </w:p>
            </w:tc>
            <w:tc>
              <w:tcPr>
                <w:shd w:val="clear" w:color="auto" w:fill="FFF2CC"/>
                <w:vAlign w:val="bottom"/>
              </w:tcPr>
              <w:p w14:paraId="00000374">
                <w:pPr>
                  <w:spacing w:after="0" w:line="240" w:lineRule="auto"/>
                  <w:jc w:val="both"/>
                  <w:rPr>
                    <w:rFonts w:ascii="Aptos Narrow" w:hAnsi="Aptos Narrow" w:eastAsia="Aptos Narrow" w:cs="Aptos Narrow"/>
                  </w:rPr>
                </w:pPr>
                <w:r>
                  <w:rPr>
                    <w:rFonts w:ascii="Aptos Narrow" w:hAnsi="Aptos Narrow" w:eastAsia="Aptos Narrow" w:cs="Aptos Narrow"/>
                    <w:rtl w:val="0"/>
                  </w:rPr>
                  <w:t>Amount in Rs.</w:t>
                </w:r>
              </w:p>
            </w:tc>
            <w:tc>
              <w:tcPr>
                <w:shd w:val="clear" w:color="auto" w:fill="FFF2CC"/>
              </w:tcPr>
              <w:p w14:paraId="00000375">
                <w:pPr>
                  <w:spacing w:after="0" w:line="240" w:lineRule="auto"/>
                  <w:jc w:val="both"/>
                  <w:rPr>
                    <w:rFonts w:ascii="Aptos Narrow" w:hAnsi="Aptos Narrow" w:eastAsia="Aptos Narrow" w:cs="Aptos Narrow"/>
                  </w:rPr>
                </w:pPr>
                <w:r>
                  <w:rPr>
                    <w:rFonts w:ascii="Aptos Narrow" w:hAnsi="Aptos Narrow" w:eastAsia="Aptos Narrow" w:cs="Aptos Narrow"/>
                    <w:rtl w:val="0"/>
                  </w:rPr>
                  <w:t>Mandatory if NPA</w:t>
                </w:r>
              </w:p>
            </w:tc>
          </w:tr>
        </w:tbl>
      </w:sdtContent>
    </w:sdt>
    <w:p w14:paraId="00000376">
      <w:pPr>
        <w:jc w:val="both"/>
        <w:rPr>
          <w:b/>
          <w:bCs/>
          <w:color w:val="7F7F7F"/>
          <w:sz w:val="28"/>
          <w:szCs w:val="28"/>
        </w:rPr>
      </w:pPr>
      <w:bookmarkStart w:id="63" w:name="_heading=h.zhikmmpo5408" w:colFirst="0" w:colLast="0"/>
      <w:bookmarkEnd w:id="63"/>
    </w:p>
    <w:p w14:paraId="00000377">
      <w:pPr>
        <w:spacing w:before="240" w:after="240"/>
        <w:jc w:val="both"/>
        <w:rPr>
          <w:b/>
          <w:bCs/>
          <w:sz w:val="24"/>
          <w:szCs w:val="24"/>
        </w:rPr>
      </w:pPr>
      <w:bookmarkStart w:id="64" w:name="_heading=h.7kj2dkgwzhvh" w:colFirst="0" w:colLast="0"/>
      <w:bookmarkEnd w:id="64"/>
      <w:r>
        <w:rPr>
          <w:b/>
          <w:bCs/>
          <w:sz w:val="24"/>
          <w:szCs w:val="24"/>
          <w:rtl w:val="0"/>
        </w:rPr>
        <w:t>Following checks are performed on each MLI Loan Account to ascertain their eligibility under MSME Continuity for Credit Guarantee.</w:t>
      </w:r>
    </w:p>
    <w:p w14:paraId="00000378">
      <w:pPr>
        <w:spacing w:before="240" w:after="240"/>
        <w:jc w:val="both"/>
        <w:rPr>
          <w:sz w:val="24"/>
          <w:szCs w:val="24"/>
        </w:rPr>
      </w:pPr>
      <w:r>
        <w:rPr>
          <w:sz w:val="24"/>
          <w:szCs w:val="24"/>
          <w:rtl w:val="0"/>
        </w:rPr>
        <w:t>Approved input file will be processed only if all the following conditions are met for each record:</w:t>
      </w:r>
    </w:p>
    <w:p w14:paraId="00000379">
      <w:pPr>
        <w:spacing w:before="240" w:after="240"/>
        <w:jc w:val="both"/>
        <w:rPr>
          <w:b/>
          <w:bCs/>
        </w:rPr>
      </w:pPr>
      <w:bookmarkStart w:id="65" w:name="_heading=h.t1p0nenjvoj4" w:colFirst="0" w:colLast="0"/>
      <w:bookmarkEnd w:id="65"/>
      <w:r>
        <w:rPr>
          <w:b/>
          <w:bCs/>
          <w:rtl w:val="0"/>
        </w:rPr>
        <w:t>1. CGPAN:</w:t>
      </w:r>
      <w:r>
        <w:rPr>
          <w:b/>
          <w:bCs/>
          <w:rtl w:val="0"/>
        </w:rPr>
        <w:br w:type="textWrapping"/>
      </w:r>
      <w:r>
        <w:rPr>
          <w:rtl w:val="0"/>
        </w:rPr>
        <w:t>Must be a unique system-generated alphanumeric number. System will reject the file if CGPAN is blank, invalid, or not in the expected alphanumeric format.</w:t>
      </w:r>
    </w:p>
    <w:p w14:paraId="0000037A">
      <w:pPr>
        <w:spacing w:before="240" w:after="240"/>
        <w:jc w:val="both"/>
        <w:rPr>
          <w:b/>
          <w:bCs/>
        </w:rPr>
      </w:pPr>
      <w:r>
        <w:rPr>
          <w:b/>
          <w:bCs/>
          <w:rtl w:val="0"/>
        </w:rPr>
        <w:t xml:space="preserve">2. Loan Account Number: </w:t>
      </w:r>
      <w:r>
        <w:rPr>
          <w:rtl w:val="0"/>
        </w:rPr>
        <w:t>Must be a valid alphanumeric identifier allotted by the respective MLI. This number must be unique within the input file. If duplicate Loan Account Numbers are detected within the same file, the system will reject the entire file.</w:t>
      </w:r>
    </w:p>
    <w:p w14:paraId="0000037B">
      <w:pPr>
        <w:spacing w:before="240" w:after="240"/>
        <w:jc w:val="both"/>
        <w:rPr>
          <w:b/>
          <w:bCs/>
        </w:rPr>
      </w:pPr>
      <w:r>
        <w:rPr>
          <w:b/>
          <w:bCs/>
          <w:rtl w:val="0"/>
        </w:rPr>
        <w:t>3. Mark as NPA / Close / Standard:</w:t>
      </w:r>
      <w:r>
        <w:rPr>
          <w:rtl w:val="0"/>
        </w:rPr>
        <w:t>Must be one of the predefined values: NPA, Close, or Standard. Any value other than these or a blank entry will result in record rejection. This field is mandatory for all records.</w:t>
      </w:r>
    </w:p>
    <w:p w14:paraId="0000037C">
      <w:pPr>
        <w:spacing w:before="240" w:after="240"/>
        <w:jc w:val="both"/>
      </w:pPr>
      <w:r>
        <w:rPr>
          <w:b/>
          <w:bCs/>
          <w:rtl w:val="0"/>
        </w:rPr>
        <w:t xml:space="preserve">4. Date: </w:t>
      </w:r>
      <w:r>
        <w:rPr>
          <w:rtl w:val="0"/>
        </w:rPr>
        <w:t>Captures the date when the loan account was marked as NPA / Closed / Standard. The date must be in a valid format (e.g., DD-MM-YYYY) and must not be a future date. This is a mandatory field for all records regardless of status.</w:t>
      </w:r>
    </w:p>
    <w:p w14:paraId="0000037D">
      <w:pPr>
        <w:spacing w:before="240" w:after="240"/>
        <w:jc w:val="both"/>
      </w:pPr>
      <w:r>
        <w:rPr>
          <w:b/>
          <w:bCs/>
          <w:rtl w:val="0"/>
        </w:rPr>
        <w:t xml:space="preserve">5. Principal Outstanding as on NPA Date: </w:t>
      </w:r>
      <w:r>
        <w:rPr>
          <w:rtl w:val="0"/>
        </w:rPr>
        <w:t>This field is applicable only when the account is marked as NPA. The system expects a valid numeric INR amount (greater than 0). If the account status is NPA and this field is missing or contains invalid data, the record will be rejected.</w:t>
      </w:r>
    </w:p>
    <w:p w14:paraId="0000037E">
      <w:pPr>
        <w:jc w:val="both"/>
        <w:rPr>
          <w:b/>
          <w:bCs/>
        </w:rPr>
      </w:pPr>
    </w:p>
    <w:p w14:paraId="0000037F">
      <w:pPr>
        <w:spacing w:before="240" w:after="240"/>
        <w:jc w:val="both"/>
      </w:pPr>
      <w:r>
        <w:rPr>
          <w:b/>
          <w:bCs/>
          <w:rtl w:val="0"/>
        </w:rPr>
        <w:t xml:space="preserve">6. Interest Outstanding as on NPA Date: </w:t>
      </w:r>
      <w:r>
        <w:rPr>
          <w:rtl w:val="0"/>
        </w:rPr>
        <w:t>Applicable only if the account is marked as NPA. Must be a valid numeric INR value greater than or equal to 0. If the field is missing or invalid when the status is NPA, the record will be rejected.</w:t>
      </w:r>
    </w:p>
    <w:p w14:paraId="00000380">
      <w:pPr>
        <w:jc w:val="both"/>
        <w:rPr>
          <w:b/>
          <w:bCs/>
          <w:color w:val="7F7F7F"/>
          <w:sz w:val="28"/>
          <w:szCs w:val="28"/>
        </w:rPr>
      </w:pPr>
    </w:p>
    <w:p w14:paraId="00000381">
      <w:pPr>
        <w:pStyle w:val="3"/>
        <w:keepLines w:val="0"/>
        <w:pBdr>
          <w:bottom w:val="single" w:color="000000" w:sz="4" w:space="1"/>
        </w:pBdr>
        <w:tabs>
          <w:tab w:val="left" w:pos="0"/>
          <w:tab w:val="left" w:pos="720"/>
        </w:tabs>
        <w:spacing w:before="60" w:after="60" w:line="276" w:lineRule="auto"/>
        <w:rPr>
          <w:b/>
          <w:bCs/>
          <w:color w:val="7F7F7F"/>
          <w:sz w:val="26"/>
          <w:szCs w:val="26"/>
        </w:rPr>
      </w:pPr>
      <w:bookmarkStart w:id="66" w:name="_heading=h.hay1a8t8eiln" w:colFirst="0" w:colLast="0"/>
      <w:bookmarkEnd w:id="66"/>
      <w:r>
        <w:rPr>
          <w:b/>
          <w:bCs/>
          <w:color w:val="7F7F7F"/>
          <w:sz w:val="26"/>
          <w:szCs w:val="26"/>
          <w:rtl w:val="0"/>
        </w:rPr>
        <w:t>Validations</w:t>
      </w:r>
    </w:p>
    <w:p w14:paraId="00000382">
      <w:pPr>
        <w:spacing w:after="0" w:line="278" w:lineRule="auto"/>
        <w:jc w:val="both"/>
        <w:rPr>
          <w:rFonts w:ascii="Aptos" w:hAnsi="Aptos" w:eastAsia="Aptos" w:cs="Aptos"/>
          <w:b/>
          <w:bCs/>
          <w:sz w:val="24"/>
          <w:szCs w:val="24"/>
        </w:rPr>
      </w:pPr>
    </w:p>
    <w:p w14:paraId="00000383">
      <w:pPr>
        <w:spacing w:after="0" w:line="278" w:lineRule="auto"/>
        <w:jc w:val="both"/>
      </w:pPr>
      <w:r>
        <w:rPr>
          <w:rtl w:val="0"/>
        </w:rPr>
        <w:t xml:space="preserve">In a particular FY, If MLI marks NPA account as standard, then MLI must pay CG fee for the entire FY on outstanding amount as updated by MLI. </w:t>
      </w:r>
    </w:p>
    <w:p w14:paraId="00000384">
      <w:pPr>
        <w:spacing w:after="0" w:line="278" w:lineRule="auto"/>
        <w:jc w:val="both"/>
        <w:rPr>
          <w:rFonts w:ascii="Aptos" w:hAnsi="Aptos" w:eastAsia="Aptos" w:cs="Aptos"/>
        </w:rPr>
      </w:pPr>
    </w:p>
    <w:p w14:paraId="00000385">
      <w:pPr>
        <w:spacing w:after="0" w:line="278" w:lineRule="auto"/>
        <w:jc w:val="both"/>
      </w:pPr>
      <w:r>
        <w:rPr>
          <w:rtl w:val="0"/>
        </w:rPr>
        <w:t>If MLI has renewed guarantee and paid CG Fees during the continuity and subsequently accounts turn NPA and again turns standard within the same FY. CG Fee will not be calculated since CG Fee is already calculated for the year in the continuity file.</w:t>
      </w:r>
    </w:p>
    <w:p w14:paraId="00000386">
      <w:pPr>
        <w:spacing w:after="0" w:line="278" w:lineRule="auto"/>
        <w:jc w:val="both"/>
      </w:pPr>
    </w:p>
    <w:p w14:paraId="00000387">
      <w:pPr>
        <w:spacing w:after="0" w:line="278" w:lineRule="auto"/>
        <w:jc w:val="both"/>
      </w:pPr>
      <w:r>
        <w:rPr>
          <w:rtl w:val="0"/>
        </w:rPr>
        <w:t>If the account is closed then no further actions would be allowed such as making the account as standard &amp; NPA.</w:t>
      </w:r>
    </w:p>
    <w:p w14:paraId="00000388">
      <w:pPr>
        <w:jc w:val="both"/>
        <w:rPr>
          <w:b/>
          <w:bCs/>
          <w:color w:val="7F7F7F"/>
          <w:sz w:val="28"/>
          <w:szCs w:val="28"/>
        </w:rPr>
      </w:pPr>
      <w:bookmarkStart w:id="67" w:name="_heading=h.z75m013p0xof" w:colFirst="0" w:colLast="0"/>
      <w:bookmarkEnd w:id="67"/>
    </w:p>
    <w:p w14:paraId="00000389">
      <w:pPr>
        <w:jc w:val="both"/>
        <w:rPr>
          <w:b/>
          <w:bCs/>
          <w:color w:val="7F7F7F"/>
          <w:sz w:val="28"/>
          <w:szCs w:val="28"/>
          <w:u w:val="single"/>
        </w:rPr>
      </w:pPr>
      <w:bookmarkStart w:id="68" w:name="_heading=h.6xdqo5wk21e7" w:colFirst="0" w:colLast="0"/>
      <w:bookmarkEnd w:id="68"/>
      <w:r>
        <w:rPr>
          <w:b/>
          <w:bCs/>
          <w:color w:val="7F7F7F"/>
          <w:sz w:val="28"/>
          <w:szCs w:val="28"/>
          <w:u w:val="single"/>
          <w:rtl w:val="0"/>
        </w:rPr>
        <w:t>Scenarios:</w:t>
      </w:r>
    </w:p>
    <w:tbl>
      <w:tblPr>
        <w:tblStyle w:val="152"/>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37"/>
        <w:gridCol w:w="1337"/>
        <w:gridCol w:w="1337"/>
        <w:gridCol w:w="1337"/>
        <w:gridCol w:w="1337"/>
        <w:gridCol w:w="1337"/>
        <w:gridCol w:w="1337"/>
        <w:gridCol w:w="1"/>
      </w:tblGrid>
      <w:tr w14:paraId="5CC615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 w:hRule="atLeast"/>
        </w:trPr>
        <w:tc>
          <w:tcPr>
            <w:gridSpan w:val="8"/>
            <w:tcBorders>
              <w:top w:val="single" w:color="000000" w:sz="4" w:space="0"/>
              <w:left w:val="single" w:color="000000" w:sz="4" w:space="0"/>
              <w:bottom w:val="single" w:color="000000" w:sz="4" w:space="0"/>
              <w:right w:val="single" w:color="000000" w:sz="4" w:space="0"/>
            </w:tcBorders>
            <w:shd w:val="clear" w:color="auto" w:fill="DAE9F8"/>
            <w:tcMar>
              <w:top w:w="40" w:type="dxa"/>
              <w:left w:w="40" w:type="dxa"/>
              <w:bottom w:w="40" w:type="dxa"/>
              <w:right w:w="40" w:type="dxa"/>
            </w:tcMar>
            <w:vAlign w:val="bottom"/>
          </w:tcPr>
          <w:p w14:paraId="0000038A">
            <w:pPr>
              <w:widowControl w:val="0"/>
              <w:spacing w:after="0" w:line="276" w:lineRule="auto"/>
              <w:jc w:val="center"/>
              <w:rPr>
                <w:rFonts w:ascii="Arial" w:hAnsi="Arial" w:eastAsia="Arial" w:cs="Arial"/>
                <w:b/>
                <w:bCs/>
                <w:sz w:val="20"/>
                <w:szCs w:val="20"/>
              </w:rPr>
            </w:pPr>
            <w:r>
              <w:rPr>
                <w:rFonts w:ascii="Arial" w:hAnsi="Arial" w:eastAsia="Arial" w:cs="Arial"/>
                <w:b/>
                <w:bCs/>
                <w:rtl w:val="0"/>
              </w:rPr>
              <w:t>Financial Year 2025-26</w:t>
            </w:r>
          </w:p>
        </w:tc>
      </w:tr>
      <w:tr w14:paraId="30A0C5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585" w:hRule="atLeast"/>
        </w:trPr>
        <w:tc>
          <w:tcPr>
            <w:tcBorders>
              <w:top w:val="single" w:color="CCCCCC" w:sz="4" w:space="0"/>
              <w:left w:val="single" w:color="000000" w:sz="4" w:space="0"/>
              <w:bottom w:val="single" w:color="000000" w:sz="4" w:space="0"/>
              <w:right w:val="single" w:color="000000" w:sz="4" w:space="0"/>
            </w:tcBorders>
            <w:shd w:val="clear" w:color="auto" w:fill="DAE9F8"/>
            <w:tcMar>
              <w:top w:w="40" w:type="dxa"/>
              <w:left w:w="40" w:type="dxa"/>
              <w:bottom w:w="40" w:type="dxa"/>
              <w:right w:w="40" w:type="dxa"/>
            </w:tcMar>
            <w:vAlign w:val="bottom"/>
          </w:tcPr>
          <w:p w14:paraId="00000391">
            <w:pPr>
              <w:widowControl w:val="0"/>
              <w:spacing w:after="0" w:line="276" w:lineRule="auto"/>
              <w:rPr>
                <w:rFonts w:ascii="Arial" w:hAnsi="Arial" w:eastAsia="Arial" w:cs="Arial"/>
                <w:sz w:val="20"/>
                <w:szCs w:val="20"/>
              </w:rPr>
            </w:pPr>
            <w:r>
              <w:rPr>
                <w:rFonts w:ascii="Arial" w:hAnsi="Arial" w:eastAsia="Arial" w:cs="Arial"/>
                <w:rtl w:val="0"/>
              </w:rPr>
              <w:t>Continuity APRIL</w:t>
            </w:r>
          </w:p>
        </w:tc>
        <w:tc>
          <w:tcPr>
            <w:tcBorders>
              <w:top w:val="single" w:color="CCCCCC" w:sz="4" w:space="0"/>
              <w:left w:val="single" w:color="CCCCCC" w:sz="4" w:space="0"/>
              <w:bottom w:val="single" w:color="000000" w:sz="4" w:space="0"/>
              <w:right w:val="single" w:color="000000" w:sz="4" w:space="0"/>
            </w:tcBorders>
            <w:shd w:val="clear" w:color="auto" w:fill="DAE9F8"/>
            <w:tcMar>
              <w:top w:w="40" w:type="dxa"/>
              <w:left w:w="40" w:type="dxa"/>
              <w:bottom w:w="40" w:type="dxa"/>
              <w:right w:w="40" w:type="dxa"/>
            </w:tcMar>
            <w:vAlign w:val="bottom"/>
          </w:tcPr>
          <w:p w14:paraId="00000392">
            <w:pPr>
              <w:widowControl w:val="0"/>
              <w:spacing w:after="0" w:line="276" w:lineRule="auto"/>
              <w:rPr>
                <w:rFonts w:ascii="Arial" w:hAnsi="Arial" w:eastAsia="Arial" w:cs="Arial"/>
                <w:sz w:val="20"/>
                <w:szCs w:val="20"/>
              </w:rPr>
            </w:pPr>
            <w:r>
              <w:rPr>
                <w:rFonts w:ascii="Arial" w:hAnsi="Arial" w:eastAsia="Arial" w:cs="Arial"/>
                <w:rtl w:val="0"/>
              </w:rPr>
              <w:t>Update 1 June</w:t>
            </w:r>
          </w:p>
        </w:tc>
        <w:tc>
          <w:tcPr>
            <w:tcBorders>
              <w:top w:val="single" w:color="CCCCCC" w:sz="4" w:space="0"/>
              <w:left w:val="single" w:color="CCCCCC" w:sz="4" w:space="0"/>
              <w:bottom w:val="single" w:color="000000" w:sz="4" w:space="0"/>
              <w:right w:val="single" w:color="000000" w:sz="4" w:space="0"/>
            </w:tcBorders>
            <w:shd w:val="clear" w:color="auto" w:fill="DAE9F8"/>
            <w:tcMar>
              <w:top w:w="40" w:type="dxa"/>
              <w:left w:w="40" w:type="dxa"/>
              <w:bottom w:w="40" w:type="dxa"/>
              <w:right w:w="40" w:type="dxa"/>
            </w:tcMar>
            <w:vAlign w:val="bottom"/>
          </w:tcPr>
          <w:p w14:paraId="00000393">
            <w:pPr>
              <w:widowControl w:val="0"/>
              <w:spacing w:after="0" w:line="276" w:lineRule="auto"/>
              <w:rPr>
                <w:rFonts w:ascii="Arial" w:hAnsi="Arial" w:eastAsia="Arial" w:cs="Arial"/>
                <w:sz w:val="20"/>
                <w:szCs w:val="20"/>
              </w:rPr>
            </w:pPr>
          </w:p>
        </w:tc>
        <w:tc>
          <w:tcPr>
            <w:tcBorders>
              <w:top w:val="single" w:color="CCCCCC" w:sz="4" w:space="0"/>
              <w:left w:val="single" w:color="CCCCCC" w:sz="4" w:space="0"/>
              <w:bottom w:val="single" w:color="000000" w:sz="4" w:space="0"/>
              <w:right w:val="single" w:color="000000" w:sz="4" w:space="0"/>
            </w:tcBorders>
            <w:shd w:val="clear" w:color="auto" w:fill="DAE9F8"/>
            <w:tcMar>
              <w:top w:w="40" w:type="dxa"/>
              <w:left w:w="40" w:type="dxa"/>
              <w:bottom w:w="40" w:type="dxa"/>
              <w:right w:w="40" w:type="dxa"/>
            </w:tcMar>
            <w:vAlign w:val="bottom"/>
          </w:tcPr>
          <w:p w14:paraId="00000394">
            <w:pPr>
              <w:widowControl w:val="0"/>
              <w:spacing w:after="0" w:line="276" w:lineRule="auto"/>
              <w:rPr>
                <w:rFonts w:ascii="Arial" w:hAnsi="Arial" w:eastAsia="Arial" w:cs="Arial"/>
                <w:sz w:val="20"/>
                <w:szCs w:val="20"/>
              </w:rPr>
            </w:pPr>
          </w:p>
        </w:tc>
        <w:tc>
          <w:tcPr>
            <w:tcBorders>
              <w:top w:val="single" w:color="CCCCCC" w:sz="4" w:space="0"/>
              <w:left w:val="single" w:color="CCCCCC" w:sz="4" w:space="0"/>
              <w:bottom w:val="single" w:color="000000" w:sz="4" w:space="0"/>
              <w:right w:val="single" w:color="000000" w:sz="4" w:space="0"/>
            </w:tcBorders>
            <w:shd w:val="clear" w:color="auto" w:fill="DAE9F8"/>
            <w:tcMar>
              <w:top w:w="40" w:type="dxa"/>
              <w:left w:w="40" w:type="dxa"/>
              <w:bottom w:w="40" w:type="dxa"/>
              <w:right w:w="40" w:type="dxa"/>
            </w:tcMar>
            <w:vAlign w:val="bottom"/>
          </w:tcPr>
          <w:p w14:paraId="00000395">
            <w:pPr>
              <w:widowControl w:val="0"/>
              <w:spacing w:after="0" w:line="276" w:lineRule="auto"/>
              <w:rPr>
                <w:rFonts w:ascii="Arial" w:hAnsi="Arial" w:eastAsia="Arial" w:cs="Arial"/>
                <w:sz w:val="20"/>
                <w:szCs w:val="20"/>
              </w:rPr>
            </w:pPr>
            <w:r>
              <w:rPr>
                <w:rFonts w:ascii="Arial" w:hAnsi="Arial" w:eastAsia="Arial" w:cs="Arial"/>
                <w:rtl w:val="0"/>
              </w:rPr>
              <w:t>Update 2 Dec</w:t>
            </w:r>
          </w:p>
        </w:tc>
        <w:tc>
          <w:tcPr>
            <w:tcBorders>
              <w:top w:val="single" w:color="CCCCCC" w:sz="4" w:space="0"/>
              <w:left w:val="single" w:color="CCCCCC" w:sz="4" w:space="0"/>
              <w:bottom w:val="single" w:color="000000" w:sz="4" w:space="0"/>
              <w:right w:val="single" w:color="000000" w:sz="4" w:space="0"/>
            </w:tcBorders>
            <w:shd w:val="clear" w:color="auto" w:fill="DAE9F8"/>
            <w:tcMar>
              <w:top w:w="40" w:type="dxa"/>
              <w:left w:w="40" w:type="dxa"/>
              <w:bottom w:w="40" w:type="dxa"/>
              <w:right w:w="40" w:type="dxa"/>
            </w:tcMar>
            <w:vAlign w:val="bottom"/>
          </w:tcPr>
          <w:p w14:paraId="00000396">
            <w:pPr>
              <w:widowControl w:val="0"/>
              <w:spacing w:after="0" w:line="276" w:lineRule="auto"/>
              <w:rPr>
                <w:rFonts w:ascii="Arial" w:hAnsi="Arial" w:eastAsia="Arial" w:cs="Arial"/>
                <w:sz w:val="20"/>
                <w:szCs w:val="20"/>
              </w:rPr>
            </w:pPr>
          </w:p>
        </w:tc>
        <w:tc>
          <w:tcPr>
            <w:tcBorders>
              <w:top w:val="single" w:color="CCCCCC" w:sz="4" w:space="0"/>
              <w:left w:val="single" w:color="CCCCCC" w:sz="4" w:space="0"/>
              <w:bottom w:val="single" w:color="000000" w:sz="4" w:space="0"/>
              <w:right w:val="single" w:color="000000" w:sz="4" w:space="0"/>
            </w:tcBorders>
            <w:shd w:val="clear" w:color="auto" w:fill="DAE9F8"/>
            <w:tcMar>
              <w:top w:w="40" w:type="dxa"/>
              <w:left w:w="40" w:type="dxa"/>
              <w:bottom w:w="40" w:type="dxa"/>
              <w:right w:w="40" w:type="dxa"/>
            </w:tcMar>
            <w:vAlign w:val="bottom"/>
          </w:tcPr>
          <w:p w14:paraId="00000397">
            <w:pPr>
              <w:widowControl w:val="0"/>
              <w:spacing w:after="0" w:line="276" w:lineRule="auto"/>
              <w:rPr>
                <w:rFonts w:ascii="Arial" w:hAnsi="Arial" w:eastAsia="Arial" w:cs="Arial"/>
                <w:sz w:val="20"/>
                <w:szCs w:val="20"/>
              </w:rPr>
            </w:pPr>
          </w:p>
        </w:tc>
      </w:tr>
      <w:tr w14:paraId="1EB8B7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30" w:hRule="atLeast"/>
        </w:trPr>
        <w:tc>
          <w:tcPr>
            <w:tcBorders>
              <w:top w:val="single" w:color="CCCCCC" w:sz="4" w:space="0"/>
              <w:left w:val="single" w:color="000000"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98">
            <w:pPr>
              <w:widowControl w:val="0"/>
              <w:spacing w:after="0" w:line="276" w:lineRule="auto"/>
              <w:rPr>
                <w:rFonts w:ascii="Arial" w:hAnsi="Arial" w:eastAsia="Arial" w:cs="Arial"/>
                <w:sz w:val="20"/>
                <w:szCs w:val="20"/>
              </w:rPr>
            </w:pPr>
            <w:r>
              <w:rPr>
                <w:rFonts w:ascii="Arial" w:hAnsi="Arial" w:eastAsia="Arial" w:cs="Arial"/>
                <w:rtl w:val="0"/>
              </w:rPr>
              <w:t>Standard</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99">
            <w:pPr>
              <w:widowControl w:val="0"/>
              <w:spacing w:after="0" w:line="276" w:lineRule="auto"/>
              <w:rPr>
                <w:rFonts w:ascii="Arial" w:hAnsi="Arial" w:eastAsia="Arial" w:cs="Arial"/>
                <w:sz w:val="20"/>
                <w:szCs w:val="20"/>
              </w:rPr>
            </w:pPr>
            <w:r>
              <w:rPr>
                <w:rFonts w:ascii="Arial" w:hAnsi="Arial" w:eastAsia="Arial" w:cs="Arial"/>
                <w:rtl w:val="0"/>
              </w:rPr>
              <w:t>Close</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9A">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9B">
            <w:pPr>
              <w:widowControl w:val="0"/>
              <w:spacing w:after="0" w:line="276" w:lineRule="auto"/>
              <w:rPr>
                <w:rFonts w:ascii="Arial" w:hAnsi="Arial" w:eastAsia="Arial" w:cs="Arial"/>
                <w:sz w:val="20"/>
                <w:szCs w:val="20"/>
              </w:rPr>
            </w:pPr>
            <w:r>
              <w:rPr>
                <w:rFonts w:ascii="Arial" w:hAnsi="Arial" w:eastAsia="Arial" w:cs="Arial"/>
                <w:rtl w:val="0"/>
              </w:rPr>
              <w:t>Accept</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9C">
            <w:pPr>
              <w:widowControl w:val="0"/>
              <w:spacing w:after="0" w:line="276" w:lineRule="auto"/>
              <w:rPr>
                <w:rFonts w:ascii="Arial" w:hAnsi="Arial" w:eastAsia="Arial" w:cs="Arial"/>
                <w:sz w:val="20"/>
                <w:szCs w:val="20"/>
              </w:rPr>
            </w:pPr>
            <w:r>
              <w:rPr>
                <w:rFonts w:ascii="Arial" w:hAnsi="Arial" w:eastAsia="Arial" w:cs="Arial"/>
                <w:rtl w:val="0"/>
              </w:rPr>
              <w:t>NPA</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9D">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9E">
            <w:pPr>
              <w:widowControl w:val="0"/>
              <w:spacing w:after="0" w:line="276" w:lineRule="auto"/>
              <w:rPr>
                <w:rFonts w:ascii="Arial" w:hAnsi="Arial" w:eastAsia="Arial" w:cs="Arial"/>
                <w:sz w:val="20"/>
                <w:szCs w:val="20"/>
              </w:rPr>
            </w:pPr>
            <w:r>
              <w:rPr>
                <w:rFonts w:ascii="Arial" w:hAnsi="Arial" w:eastAsia="Arial" w:cs="Arial"/>
                <w:rtl w:val="0"/>
              </w:rPr>
              <w:t>Reject</w:t>
            </w:r>
          </w:p>
        </w:tc>
      </w:tr>
      <w:tr w14:paraId="209B5C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30" w:hRule="atLeast"/>
        </w:trPr>
        <w:tc>
          <w:tcPr>
            <w:tcBorders>
              <w:top w:val="single" w:color="CCCCCC" w:sz="4" w:space="0"/>
              <w:left w:val="single" w:color="000000"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9F">
            <w:pPr>
              <w:widowControl w:val="0"/>
              <w:spacing w:after="0" w:line="276" w:lineRule="auto"/>
              <w:rPr>
                <w:rFonts w:ascii="Arial" w:hAnsi="Arial" w:eastAsia="Arial" w:cs="Arial"/>
                <w:sz w:val="20"/>
                <w:szCs w:val="20"/>
              </w:rPr>
            </w:pPr>
            <w:r>
              <w:rPr>
                <w:rFonts w:ascii="Arial" w:hAnsi="Arial" w:eastAsia="Arial" w:cs="Arial"/>
                <w:rtl w:val="0"/>
              </w:rPr>
              <w:t>Standard</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0">
            <w:pPr>
              <w:widowControl w:val="0"/>
              <w:spacing w:after="0" w:line="276" w:lineRule="auto"/>
              <w:rPr>
                <w:rFonts w:ascii="Arial" w:hAnsi="Arial" w:eastAsia="Arial" w:cs="Arial"/>
                <w:sz w:val="20"/>
                <w:szCs w:val="20"/>
              </w:rPr>
            </w:pPr>
            <w:r>
              <w:rPr>
                <w:rFonts w:ascii="Arial" w:hAnsi="Arial" w:eastAsia="Arial" w:cs="Arial"/>
                <w:rtl w:val="0"/>
              </w:rPr>
              <w:t>NPA</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1">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2">
            <w:pPr>
              <w:widowControl w:val="0"/>
              <w:spacing w:after="0" w:line="276" w:lineRule="auto"/>
              <w:rPr>
                <w:rFonts w:ascii="Arial" w:hAnsi="Arial" w:eastAsia="Arial" w:cs="Arial"/>
                <w:sz w:val="20"/>
                <w:szCs w:val="20"/>
              </w:rPr>
            </w:pPr>
            <w:r>
              <w:rPr>
                <w:rFonts w:ascii="Arial" w:hAnsi="Arial" w:eastAsia="Arial" w:cs="Arial"/>
                <w:rtl w:val="0"/>
              </w:rPr>
              <w:t>Accept</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3">
            <w:pPr>
              <w:widowControl w:val="0"/>
              <w:spacing w:after="0" w:line="276" w:lineRule="auto"/>
              <w:rPr>
                <w:rFonts w:ascii="Arial" w:hAnsi="Arial" w:eastAsia="Arial" w:cs="Arial"/>
                <w:sz w:val="20"/>
                <w:szCs w:val="20"/>
              </w:rPr>
            </w:pPr>
            <w:r>
              <w:rPr>
                <w:rFonts w:ascii="Arial" w:hAnsi="Arial" w:eastAsia="Arial" w:cs="Arial"/>
                <w:rtl w:val="0"/>
              </w:rPr>
              <w:t>standard</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4">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5">
            <w:pPr>
              <w:widowControl w:val="0"/>
              <w:spacing w:after="0" w:line="276" w:lineRule="auto"/>
              <w:rPr>
                <w:rFonts w:ascii="Arial" w:hAnsi="Arial" w:eastAsia="Arial" w:cs="Arial"/>
                <w:sz w:val="20"/>
                <w:szCs w:val="20"/>
              </w:rPr>
            </w:pPr>
            <w:r>
              <w:rPr>
                <w:rFonts w:ascii="Arial" w:hAnsi="Arial" w:eastAsia="Arial" w:cs="Arial"/>
                <w:rtl w:val="0"/>
              </w:rPr>
              <w:t>Accept</w:t>
            </w:r>
          </w:p>
        </w:tc>
      </w:tr>
      <w:tr w14:paraId="3D624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30" w:hRule="atLeast"/>
        </w:trPr>
        <w:tc>
          <w:tcPr>
            <w:tcBorders>
              <w:top w:val="single" w:color="CCCCCC" w:sz="4" w:space="0"/>
              <w:left w:val="single" w:color="000000"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6">
            <w:pPr>
              <w:widowControl w:val="0"/>
              <w:spacing w:after="0" w:line="276" w:lineRule="auto"/>
              <w:rPr>
                <w:rFonts w:ascii="Arial" w:hAnsi="Arial" w:eastAsia="Arial" w:cs="Arial"/>
                <w:sz w:val="20"/>
                <w:szCs w:val="20"/>
              </w:rPr>
            </w:pPr>
            <w:r>
              <w:rPr>
                <w:rFonts w:ascii="Arial" w:hAnsi="Arial" w:eastAsia="Arial" w:cs="Arial"/>
                <w:rtl w:val="0"/>
              </w:rPr>
              <w:t>Close</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7">
            <w:pPr>
              <w:widowControl w:val="0"/>
              <w:spacing w:after="0" w:line="276" w:lineRule="auto"/>
              <w:rPr>
                <w:rFonts w:ascii="Arial" w:hAnsi="Arial" w:eastAsia="Arial" w:cs="Arial"/>
                <w:sz w:val="20"/>
                <w:szCs w:val="20"/>
              </w:rPr>
            </w:pPr>
            <w:r>
              <w:rPr>
                <w:rFonts w:ascii="Arial" w:hAnsi="Arial" w:eastAsia="Arial" w:cs="Arial"/>
                <w:rtl w:val="0"/>
              </w:rPr>
              <w:t>Standard</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8">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9">
            <w:pPr>
              <w:widowControl w:val="0"/>
              <w:spacing w:after="0" w:line="276" w:lineRule="auto"/>
              <w:rPr>
                <w:rFonts w:ascii="Arial" w:hAnsi="Arial" w:eastAsia="Arial" w:cs="Arial"/>
                <w:sz w:val="20"/>
                <w:szCs w:val="20"/>
              </w:rPr>
            </w:pPr>
            <w:r>
              <w:rPr>
                <w:rFonts w:ascii="Arial" w:hAnsi="Arial" w:eastAsia="Arial" w:cs="Arial"/>
                <w:rtl w:val="0"/>
              </w:rPr>
              <w:t>Reject</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A">
            <w:pPr>
              <w:widowControl w:val="0"/>
              <w:spacing w:after="0" w:line="276" w:lineRule="auto"/>
              <w:rPr>
                <w:rFonts w:ascii="Arial" w:hAnsi="Arial" w:eastAsia="Arial" w:cs="Arial"/>
                <w:sz w:val="20"/>
                <w:szCs w:val="20"/>
              </w:rPr>
            </w:pPr>
            <w:r>
              <w:rPr>
                <w:rFonts w:ascii="Arial" w:hAnsi="Arial" w:eastAsia="Arial" w:cs="Arial"/>
                <w:rtl w:val="0"/>
              </w:rPr>
              <w:t>standard</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B">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C">
            <w:pPr>
              <w:widowControl w:val="0"/>
              <w:spacing w:after="0" w:line="276" w:lineRule="auto"/>
              <w:rPr>
                <w:rFonts w:ascii="Arial" w:hAnsi="Arial" w:eastAsia="Arial" w:cs="Arial"/>
                <w:sz w:val="20"/>
                <w:szCs w:val="20"/>
              </w:rPr>
            </w:pPr>
            <w:r>
              <w:rPr>
                <w:rFonts w:ascii="Arial" w:hAnsi="Arial" w:eastAsia="Arial" w:cs="Arial"/>
                <w:rtl w:val="0"/>
              </w:rPr>
              <w:t>Reject</w:t>
            </w:r>
          </w:p>
        </w:tc>
      </w:tr>
      <w:tr w14:paraId="798AA3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30" w:hRule="atLeast"/>
        </w:trPr>
        <w:tc>
          <w:tcPr>
            <w:tcBorders>
              <w:top w:val="single" w:color="CCCCCC" w:sz="4" w:space="0"/>
              <w:left w:val="single" w:color="000000"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D">
            <w:pPr>
              <w:widowControl w:val="0"/>
              <w:spacing w:after="0" w:line="276" w:lineRule="auto"/>
              <w:rPr>
                <w:rFonts w:ascii="Arial" w:hAnsi="Arial" w:eastAsia="Arial" w:cs="Arial"/>
                <w:sz w:val="20"/>
                <w:szCs w:val="20"/>
              </w:rPr>
            </w:pPr>
            <w:r>
              <w:rPr>
                <w:rFonts w:ascii="Arial" w:hAnsi="Arial" w:eastAsia="Arial" w:cs="Arial"/>
                <w:rtl w:val="0"/>
              </w:rPr>
              <w:t>Close</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E">
            <w:pPr>
              <w:widowControl w:val="0"/>
              <w:spacing w:after="0" w:line="276" w:lineRule="auto"/>
              <w:rPr>
                <w:rFonts w:ascii="Arial" w:hAnsi="Arial" w:eastAsia="Arial" w:cs="Arial"/>
                <w:sz w:val="20"/>
                <w:szCs w:val="20"/>
              </w:rPr>
            </w:pPr>
            <w:r>
              <w:rPr>
                <w:rFonts w:ascii="Arial" w:hAnsi="Arial" w:eastAsia="Arial" w:cs="Arial"/>
                <w:rtl w:val="0"/>
              </w:rPr>
              <w:t>NPA</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AF">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0">
            <w:pPr>
              <w:widowControl w:val="0"/>
              <w:spacing w:after="0" w:line="276" w:lineRule="auto"/>
              <w:rPr>
                <w:rFonts w:ascii="Arial" w:hAnsi="Arial" w:eastAsia="Arial" w:cs="Arial"/>
                <w:sz w:val="20"/>
                <w:szCs w:val="20"/>
              </w:rPr>
            </w:pPr>
            <w:r>
              <w:rPr>
                <w:rFonts w:ascii="Arial" w:hAnsi="Arial" w:eastAsia="Arial" w:cs="Arial"/>
                <w:rtl w:val="0"/>
              </w:rPr>
              <w:t>Reject</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1">
            <w:pPr>
              <w:widowControl w:val="0"/>
              <w:spacing w:after="0" w:line="276" w:lineRule="auto"/>
              <w:rPr>
                <w:rFonts w:ascii="Arial" w:hAnsi="Arial" w:eastAsia="Arial" w:cs="Arial"/>
                <w:sz w:val="20"/>
                <w:szCs w:val="20"/>
              </w:rPr>
            </w:pPr>
            <w:r>
              <w:rPr>
                <w:rFonts w:ascii="Arial" w:hAnsi="Arial" w:eastAsia="Arial" w:cs="Arial"/>
                <w:rtl w:val="0"/>
              </w:rPr>
              <w:t>NPA</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2">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3">
            <w:pPr>
              <w:widowControl w:val="0"/>
              <w:spacing w:after="0" w:line="276" w:lineRule="auto"/>
              <w:rPr>
                <w:rFonts w:ascii="Arial" w:hAnsi="Arial" w:eastAsia="Arial" w:cs="Arial"/>
                <w:sz w:val="20"/>
                <w:szCs w:val="20"/>
              </w:rPr>
            </w:pPr>
            <w:r>
              <w:rPr>
                <w:rFonts w:ascii="Arial" w:hAnsi="Arial" w:eastAsia="Arial" w:cs="Arial"/>
                <w:rtl w:val="0"/>
              </w:rPr>
              <w:t>Reject</w:t>
            </w:r>
          </w:p>
        </w:tc>
      </w:tr>
      <w:tr w14:paraId="4D44A7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30" w:hRule="atLeast"/>
        </w:trPr>
        <w:tc>
          <w:tcPr>
            <w:tcBorders>
              <w:top w:val="single" w:color="CCCCCC" w:sz="4" w:space="0"/>
              <w:left w:val="single" w:color="000000"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4">
            <w:pPr>
              <w:widowControl w:val="0"/>
              <w:spacing w:after="0" w:line="276" w:lineRule="auto"/>
              <w:rPr>
                <w:rFonts w:ascii="Arial" w:hAnsi="Arial" w:eastAsia="Arial" w:cs="Arial"/>
                <w:sz w:val="20"/>
                <w:szCs w:val="20"/>
              </w:rPr>
            </w:pPr>
            <w:r>
              <w:rPr>
                <w:rFonts w:ascii="Arial" w:hAnsi="Arial" w:eastAsia="Arial" w:cs="Arial"/>
                <w:rtl w:val="0"/>
              </w:rPr>
              <w:t>NPA</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5">
            <w:pPr>
              <w:widowControl w:val="0"/>
              <w:spacing w:after="0" w:line="276" w:lineRule="auto"/>
              <w:rPr>
                <w:rFonts w:ascii="Arial" w:hAnsi="Arial" w:eastAsia="Arial" w:cs="Arial"/>
                <w:sz w:val="20"/>
                <w:szCs w:val="20"/>
              </w:rPr>
            </w:pPr>
            <w:r>
              <w:rPr>
                <w:rFonts w:ascii="Arial" w:hAnsi="Arial" w:eastAsia="Arial" w:cs="Arial"/>
                <w:rtl w:val="0"/>
              </w:rPr>
              <w:t>Standard</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6">
            <w:pPr>
              <w:widowControl w:val="0"/>
              <w:spacing w:after="0" w:line="276" w:lineRule="auto"/>
              <w:rPr>
                <w:rFonts w:ascii="Arial" w:hAnsi="Arial" w:eastAsia="Arial" w:cs="Arial"/>
                <w:sz w:val="20"/>
                <w:szCs w:val="20"/>
              </w:rPr>
            </w:pPr>
            <w:r>
              <w:rPr>
                <w:rFonts w:ascii="Arial" w:hAnsi="Arial" w:eastAsia="Arial" w:cs="Arial"/>
                <w:rtl w:val="0"/>
              </w:rPr>
              <w:t>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7">
            <w:pPr>
              <w:widowControl w:val="0"/>
              <w:spacing w:after="0" w:line="276" w:lineRule="auto"/>
              <w:rPr>
                <w:rFonts w:ascii="Arial" w:hAnsi="Arial" w:eastAsia="Arial" w:cs="Arial"/>
                <w:sz w:val="20"/>
                <w:szCs w:val="20"/>
              </w:rPr>
            </w:pPr>
            <w:r>
              <w:rPr>
                <w:rFonts w:ascii="Arial" w:hAnsi="Arial" w:eastAsia="Arial" w:cs="Arial"/>
                <w:rtl w:val="0"/>
              </w:rPr>
              <w:t>Accept</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8">
            <w:pPr>
              <w:widowControl w:val="0"/>
              <w:spacing w:after="0" w:line="276" w:lineRule="auto"/>
              <w:rPr>
                <w:rFonts w:ascii="Arial" w:hAnsi="Arial" w:eastAsia="Arial" w:cs="Arial"/>
                <w:sz w:val="20"/>
                <w:szCs w:val="20"/>
              </w:rPr>
            </w:pPr>
            <w:r>
              <w:rPr>
                <w:rFonts w:ascii="Arial" w:hAnsi="Arial" w:eastAsia="Arial" w:cs="Arial"/>
                <w:rtl w:val="0"/>
              </w:rPr>
              <w:t>NPA</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9">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A">
            <w:pPr>
              <w:widowControl w:val="0"/>
              <w:spacing w:after="0" w:line="276" w:lineRule="auto"/>
              <w:rPr>
                <w:rFonts w:ascii="Arial" w:hAnsi="Arial" w:eastAsia="Arial" w:cs="Arial"/>
                <w:sz w:val="20"/>
                <w:szCs w:val="20"/>
              </w:rPr>
            </w:pPr>
            <w:r>
              <w:rPr>
                <w:rFonts w:ascii="Arial" w:hAnsi="Arial" w:eastAsia="Arial" w:cs="Arial"/>
                <w:rtl w:val="0"/>
              </w:rPr>
              <w:t>Accept</w:t>
            </w:r>
          </w:p>
        </w:tc>
      </w:tr>
      <w:tr w14:paraId="46CF6A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30" w:hRule="atLeast"/>
        </w:trPr>
        <w:tc>
          <w:tcPr>
            <w:tcBorders>
              <w:top w:val="single" w:color="CCCCCC" w:sz="4" w:space="0"/>
              <w:left w:val="single" w:color="000000"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B">
            <w:pPr>
              <w:widowControl w:val="0"/>
              <w:spacing w:after="0" w:line="276" w:lineRule="auto"/>
              <w:rPr>
                <w:rFonts w:ascii="Arial" w:hAnsi="Arial" w:eastAsia="Arial" w:cs="Arial"/>
                <w:sz w:val="20"/>
                <w:szCs w:val="20"/>
              </w:rPr>
            </w:pPr>
            <w:r>
              <w:rPr>
                <w:rFonts w:ascii="Arial" w:hAnsi="Arial" w:eastAsia="Arial" w:cs="Arial"/>
                <w:rtl w:val="0"/>
              </w:rPr>
              <w:t>NPA</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C">
            <w:pPr>
              <w:widowControl w:val="0"/>
              <w:spacing w:after="0" w:line="276" w:lineRule="auto"/>
              <w:rPr>
                <w:rFonts w:ascii="Arial" w:hAnsi="Arial" w:eastAsia="Arial" w:cs="Arial"/>
                <w:sz w:val="20"/>
                <w:szCs w:val="20"/>
              </w:rPr>
            </w:pPr>
            <w:r>
              <w:rPr>
                <w:rFonts w:ascii="Arial" w:hAnsi="Arial" w:eastAsia="Arial" w:cs="Arial"/>
                <w:rtl w:val="0"/>
              </w:rPr>
              <w:t>Close</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D">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E">
            <w:pPr>
              <w:widowControl w:val="0"/>
              <w:spacing w:after="0" w:line="276" w:lineRule="auto"/>
              <w:rPr>
                <w:rFonts w:ascii="Arial" w:hAnsi="Arial" w:eastAsia="Arial" w:cs="Arial"/>
                <w:sz w:val="20"/>
                <w:szCs w:val="20"/>
              </w:rPr>
            </w:pPr>
            <w:r>
              <w:rPr>
                <w:rFonts w:ascii="Arial" w:hAnsi="Arial" w:eastAsia="Arial" w:cs="Arial"/>
                <w:rtl w:val="0"/>
              </w:rPr>
              <w:t>Accept</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BF">
            <w:pPr>
              <w:widowControl w:val="0"/>
              <w:spacing w:after="0" w:line="276" w:lineRule="auto"/>
              <w:rPr>
                <w:rFonts w:ascii="Arial" w:hAnsi="Arial" w:eastAsia="Arial" w:cs="Arial"/>
                <w:sz w:val="20"/>
                <w:szCs w:val="20"/>
              </w:rPr>
            </w:pPr>
            <w:r>
              <w:rPr>
                <w:rFonts w:ascii="Arial" w:hAnsi="Arial" w:eastAsia="Arial" w:cs="Arial"/>
                <w:rtl w:val="0"/>
              </w:rPr>
              <w:t>Close</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C0">
            <w:pPr>
              <w:widowControl w:val="0"/>
              <w:spacing w:after="0" w:line="276" w:lineRule="auto"/>
              <w:rPr>
                <w:rFonts w:ascii="Arial" w:hAnsi="Arial" w:eastAsia="Arial" w:cs="Arial"/>
                <w:sz w:val="20"/>
                <w:szCs w:val="20"/>
              </w:rPr>
            </w:pPr>
            <w:r>
              <w:rPr>
                <w:rFonts w:ascii="Arial" w:hAnsi="Arial" w:eastAsia="Arial" w:cs="Arial"/>
                <w:rtl w:val="0"/>
              </w:rPr>
              <w:t>No fees</w:t>
            </w:r>
          </w:p>
        </w:tc>
        <w:tc>
          <w:tcPr>
            <w:tcBorders>
              <w:top w:val="single" w:color="CCCCCC" w:sz="4" w:space="0"/>
              <w:left w:val="single" w:color="CCCCCC" w:sz="4" w:space="0"/>
              <w:bottom w:val="single" w:color="000000" w:sz="4" w:space="0"/>
              <w:right w:val="single" w:color="000000" w:sz="4" w:space="0"/>
            </w:tcBorders>
            <w:shd w:val="clear" w:color="auto" w:fill="FBE2D5"/>
            <w:tcMar>
              <w:top w:w="40" w:type="dxa"/>
              <w:left w:w="40" w:type="dxa"/>
              <w:bottom w:w="40" w:type="dxa"/>
              <w:right w:w="40" w:type="dxa"/>
            </w:tcMar>
            <w:vAlign w:val="bottom"/>
          </w:tcPr>
          <w:p w14:paraId="000003C1">
            <w:pPr>
              <w:widowControl w:val="0"/>
              <w:spacing w:after="0" w:line="276" w:lineRule="auto"/>
              <w:rPr>
                <w:rFonts w:ascii="Arial" w:hAnsi="Arial" w:eastAsia="Arial" w:cs="Arial"/>
                <w:sz w:val="20"/>
                <w:szCs w:val="20"/>
              </w:rPr>
            </w:pPr>
            <w:r>
              <w:rPr>
                <w:rFonts w:ascii="Arial" w:hAnsi="Arial" w:eastAsia="Arial" w:cs="Arial"/>
                <w:rtl w:val="0"/>
              </w:rPr>
              <w:t>Reject</w:t>
            </w:r>
          </w:p>
        </w:tc>
      </w:tr>
    </w:tbl>
    <w:p w14:paraId="000003C2">
      <w:pPr>
        <w:jc w:val="both"/>
        <w:rPr>
          <w:b/>
          <w:bCs/>
          <w:color w:val="7F7F7F"/>
          <w:sz w:val="28"/>
          <w:szCs w:val="28"/>
        </w:rPr>
      </w:pPr>
    </w:p>
    <w:p w14:paraId="000003C3">
      <w:pPr>
        <w:pStyle w:val="3"/>
        <w:keepLines w:val="0"/>
        <w:pBdr>
          <w:bottom w:val="single" w:color="000000" w:sz="4" w:space="1"/>
        </w:pBdr>
        <w:tabs>
          <w:tab w:val="left" w:pos="0"/>
          <w:tab w:val="left" w:pos="720"/>
        </w:tabs>
        <w:spacing w:before="60" w:after="60" w:line="276" w:lineRule="auto"/>
        <w:rPr>
          <w:b/>
          <w:bCs/>
          <w:color w:val="7F7F7F"/>
          <w:sz w:val="26"/>
          <w:szCs w:val="26"/>
        </w:rPr>
      </w:pPr>
      <w:bookmarkStart w:id="69" w:name="_heading=h.nth1hzq3i3tp" w:colFirst="0" w:colLast="0"/>
      <w:bookmarkEnd w:id="69"/>
      <w:r>
        <w:rPr>
          <w:b/>
          <w:bCs/>
          <w:color w:val="7F7F7F"/>
          <w:sz w:val="26"/>
          <w:szCs w:val="26"/>
          <w:rtl w:val="0"/>
        </w:rPr>
        <w:t>1.16.1 Roles</w:t>
      </w:r>
      <w:r>
        <w:rPr>
          <w:b/>
          <w:bCs/>
          <w:color w:val="7F7F7F"/>
          <w:sz w:val="26"/>
          <w:szCs w:val="26"/>
          <w:rtl w:val="0"/>
        </w:rPr>
        <w:tab/>
      </w:r>
    </w:p>
    <w:p w14:paraId="000003C4">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3C5">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3C6">
      <w:r>
        <w:rPr>
          <w:rtl w:val="0"/>
        </w:rPr>
        <w:t>MLI Creator- Upload</w:t>
      </w:r>
    </w:p>
    <w:p w14:paraId="000003C7">
      <w:r>
        <w:rPr>
          <w:rtl w:val="0"/>
        </w:rPr>
        <w:t>MLI Approver- Approve/Reject</w:t>
      </w:r>
    </w:p>
    <w:p w14:paraId="000003C8">
      <w:pPr>
        <w:pStyle w:val="5"/>
        <w:keepLines w:val="0"/>
        <w:pBdr>
          <w:bottom w:val="single" w:color="000000" w:sz="4" w:space="1"/>
        </w:pBdr>
        <w:tabs>
          <w:tab w:val="left" w:pos="0"/>
          <w:tab w:val="left" w:pos="720"/>
        </w:tabs>
        <w:spacing w:before="60" w:after="60" w:line="276" w:lineRule="auto"/>
        <w:rPr>
          <w:b/>
          <w:bCs/>
          <w:color w:val="7F7F7F"/>
          <w:sz w:val="28"/>
          <w:szCs w:val="28"/>
        </w:rPr>
      </w:pPr>
      <w:bookmarkStart w:id="70" w:name="_heading=h.esujr5igstm" w:colFirst="0" w:colLast="0"/>
      <w:bookmarkEnd w:id="70"/>
    </w:p>
    <w:p w14:paraId="000003C9">
      <w:pPr>
        <w:pStyle w:val="3"/>
        <w:keepLines w:val="0"/>
        <w:pBdr>
          <w:bottom w:val="single" w:color="000000" w:sz="4" w:space="1"/>
        </w:pBdr>
        <w:tabs>
          <w:tab w:val="left" w:pos="0"/>
          <w:tab w:val="left" w:pos="720"/>
        </w:tabs>
        <w:spacing w:before="60" w:after="60" w:line="276" w:lineRule="auto"/>
        <w:rPr>
          <w:b/>
          <w:bCs/>
          <w:color w:val="7F7F7F"/>
          <w:sz w:val="26"/>
          <w:szCs w:val="26"/>
        </w:rPr>
      </w:pPr>
      <w:bookmarkStart w:id="71" w:name="_heading=h.hiedawkovndx" w:colFirst="0" w:colLast="0"/>
      <w:bookmarkEnd w:id="71"/>
      <w:r>
        <w:rPr>
          <w:b/>
          <w:bCs/>
          <w:color w:val="7F7F7F"/>
          <w:sz w:val="26"/>
          <w:szCs w:val="26"/>
          <w:rtl w:val="0"/>
        </w:rPr>
        <w:t>1.16.2 Update Status</w:t>
      </w:r>
    </w:p>
    <w:p w14:paraId="000003CA">
      <w:pPr>
        <w:spacing w:after="0" w:line="240" w:lineRule="auto"/>
        <w:rPr>
          <w:rFonts w:ascii="Aptos" w:hAnsi="Aptos" w:eastAsia="Aptos" w:cs="Aptos"/>
          <w:b/>
          <w:bCs/>
          <w:sz w:val="24"/>
          <w:szCs w:val="24"/>
        </w:rPr>
      </w:pPr>
    </w:p>
    <w:p w14:paraId="000003CB">
      <w:pPr>
        <w:spacing w:after="0" w:line="240" w:lineRule="auto"/>
        <w:rPr>
          <w:b/>
          <w:bCs/>
          <w:sz w:val="24"/>
          <w:szCs w:val="24"/>
        </w:rPr>
      </w:pPr>
      <w:r>
        <w:rPr>
          <w:b/>
          <w:bCs/>
          <w:sz w:val="24"/>
          <w:szCs w:val="24"/>
          <w:rtl w:val="0"/>
        </w:rPr>
        <w:t>Status change allowed</w:t>
      </w:r>
    </w:p>
    <w:p w14:paraId="000003CC">
      <w:pPr>
        <w:spacing w:after="0" w:line="240" w:lineRule="auto"/>
        <w:rPr>
          <w:b/>
          <w:bCs/>
          <w:sz w:val="24"/>
          <w:szCs w:val="24"/>
        </w:rPr>
      </w:pPr>
    </w:p>
    <w:p w14:paraId="000003CD">
      <w:pPr>
        <w:spacing w:after="0" w:line="240" w:lineRule="auto"/>
      </w:pPr>
      <w:r>
        <w:rPr>
          <w:rtl w:val="0"/>
        </w:rPr>
        <w:t>If account is Standard then it can be Close or NPA</w:t>
      </w:r>
    </w:p>
    <w:p w14:paraId="000003CE">
      <w:pPr>
        <w:spacing w:after="0" w:line="240" w:lineRule="auto"/>
      </w:pPr>
      <w:r>
        <w:rPr>
          <w:rtl w:val="0"/>
        </w:rPr>
        <w:t>If account is Closed then No action will be allow</w:t>
      </w:r>
    </w:p>
    <w:p w14:paraId="000003CF">
      <w:pPr>
        <w:spacing w:after="0" w:line="240" w:lineRule="auto"/>
        <w:rPr>
          <w:color w:val="92D050"/>
        </w:rPr>
      </w:pPr>
      <w:r>
        <w:rPr>
          <w:rtl w:val="0"/>
        </w:rPr>
        <w:t>If Account is NPA then it could be marked as Standard OR closed</w:t>
      </w:r>
    </w:p>
    <w:p w14:paraId="000003D0">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3D1">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3D2">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72" w:name="_heading=h.4zp1oj8kir2a" w:colFirst="0" w:colLast="0"/>
      <w:bookmarkEnd w:id="72"/>
      <w:r>
        <w:rPr>
          <w:b/>
          <w:bCs/>
          <w:color w:val="7F7F7F"/>
          <w:sz w:val="26"/>
          <w:szCs w:val="26"/>
          <w:rtl w:val="0"/>
        </w:rPr>
        <w:t>1.17 Claim Lodgement- Form Based</w:t>
      </w:r>
      <w:r>
        <w:rPr>
          <w:b/>
          <w:bCs/>
          <w:color w:val="7F7F7F"/>
          <w:sz w:val="26"/>
          <w:szCs w:val="26"/>
          <w:rtl w:val="0"/>
        </w:rPr>
        <w:tab/>
      </w:r>
    </w:p>
    <w:p w14:paraId="000003D3">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3D4">
      <w:pPr>
        <w:spacing w:after="0" w:line="278" w:lineRule="auto"/>
        <w:rPr>
          <w:b/>
          <w:bCs/>
        </w:rPr>
      </w:pPr>
      <w:r>
        <w:rPr>
          <w:rtl w:val="0"/>
        </w:rPr>
        <w:t>Timelines for lodgement of claim under the scheme- The 24 months from the date of issue of the guarantee cover</w:t>
      </w:r>
      <w:r>
        <w:rPr>
          <w:color w:val="0F1311"/>
          <w:rtl w:val="0"/>
        </w:rPr>
        <w:t>-</w:t>
      </w:r>
      <w:r>
        <w:rPr>
          <w:i/>
          <w:iCs/>
          <w:rtl w:val="0"/>
        </w:rPr>
        <w:t xml:space="preserve"> </w:t>
      </w:r>
      <w:r>
        <w:rPr>
          <w:b/>
          <w:bCs/>
          <w:rtl w:val="0"/>
        </w:rPr>
        <w:t>Payment Integration</w:t>
      </w:r>
    </w:p>
    <w:p w14:paraId="000003D5">
      <w:pPr>
        <w:spacing w:after="0" w:line="278" w:lineRule="auto"/>
        <w:rPr>
          <w:b/>
          <w:bCs/>
        </w:rPr>
      </w:pPr>
    </w:p>
    <w:p w14:paraId="000003D6">
      <w:pPr>
        <w:spacing w:after="0" w:line="278" w:lineRule="auto"/>
        <w:ind w:left="0" w:firstLine="0"/>
        <w:jc w:val="both"/>
      </w:pPr>
      <w:r>
        <w:rPr>
          <w:rtl w:val="0"/>
        </w:rPr>
        <w:t>The lending institution shall invoke the guarantee in case the loan is classified as NPA.</w:t>
      </w:r>
    </w:p>
    <w:p w14:paraId="000003D7">
      <w:pPr>
        <w:spacing w:after="0" w:line="278" w:lineRule="auto"/>
        <w:rPr>
          <w:b/>
          <w:bCs/>
        </w:rPr>
      </w:pPr>
    </w:p>
    <w:p w14:paraId="000003D8">
      <w:pPr>
        <w:spacing w:after="0" w:line="240" w:lineRule="auto"/>
      </w:pPr>
      <w:r>
        <w:rPr>
          <w:rtl w:val="0"/>
        </w:rPr>
        <w:t>MLI maker search the CGPAN for claim lodgment, MLI need to be given option whether OTS yes/no:</w:t>
      </w:r>
    </w:p>
    <w:p w14:paraId="000003D9">
      <w:pPr>
        <w:spacing w:after="0" w:line="240" w:lineRule="auto"/>
        <w:rPr>
          <w:rFonts w:ascii="Aptos" w:hAnsi="Aptos" w:eastAsia="Aptos" w:cs="Aptos"/>
          <w:sz w:val="24"/>
          <w:szCs w:val="24"/>
        </w:rPr>
      </w:pPr>
    </w:p>
    <w:p w14:paraId="000003DA">
      <w:pPr>
        <w:spacing w:after="0" w:line="240" w:lineRule="auto"/>
        <w:rPr>
          <w:rFonts w:ascii="Aptos" w:hAnsi="Aptos" w:eastAsia="Aptos" w:cs="Aptos"/>
          <w:sz w:val="24"/>
          <w:szCs w:val="24"/>
        </w:rPr>
      </w:pPr>
    </w:p>
    <w:p w14:paraId="000003DB">
      <w:pPr>
        <w:numPr>
          <w:ilvl w:val="2"/>
          <w:numId w:val="18"/>
        </w:numPr>
        <w:spacing w:after="0" w:line="278" w:lineRule="auto"/>
        <w:ind w:left="1440" w:hanging="164"/>
      </w:pPr>
      <w:r>
        <w:rPr>
          <w:rtl w:val="0"/>
        </w:rPr>
        <w:t>If IT'S = Yes, then the claim would be treated as a final claim and 100% of eligible claim to be paid.</w:t>
      </w:r>
    </w:p>
    <w:p w14:paraId="000003DC">
      <w:pPr>
        <w:numPr>
          <w:ilvl w:val="2"/>
          <w:numId w:val="18"/>
        </w:numPr>
        <w:spacing w:after="0" w:line="278" w:lineRule="auto"/>
        <w:ind w:left="1440" w:hanging="164"/>
      </w:pPr>
      <w:r>
        <w:rPr>
          <w:b/>
          <w:bCs/>
          <w:rtl w:val="0"/>
        </w:rPr>
        <w:t>Note: If OTS = Yes, then no final claim entry to be allowed.</w:t>
      </w:r>
    </w:p>
    <w:p w14:paraId="000003DD">
      <w:pPr>
        <w:numPr>
          <w:ilvl w:val="2"/>
          <w:numId w:val="18"/>
        </w:numPr>
        <w:spacing w:after="0" w:line="278" w:lineRule="auto"/>
        <w:ind w:left="1440" w:hanging="164"/>
      </w:pPr>
      <w:r>
        <w:rPr>
          <w:b/>
          <w:bCs/>
          <w:i/>
          <w:iCs/>
          <w:rtl w:val="0"/>
        </w:rPr>
        <w:t>Claim payout capping conditions need to be checked in case of Interim claim.</w:t>
      </w:r>
    </w:p>
    <w:p w14:paraId="000003DE">
      <w:pPr>
        <w:numPr>
          <w:ilvl w:val="2"/>
          <w:numId w:val="18"/>
        </w:numPr>
        <w:spacing w:after="0" w:line="278" w:lineRule="auto"/>
        <w:ind w:left="1440" w:hanging="164"/>
        <w:rPr>
          <w:rFonts w:ascii="Aptos" w:hAnsi="Aptos" w:eastAsia="Aptos" w:cs="Aptos"/>
          <w:sz w:val="24"/>
          <w:szCs w:val="24"/>
        </w:rPr>
      </w:pPr>
      <w:r>
        <w:rPr>
          <w:rtl w:val="0"/>
        </w:rPr>
        <w:t>If OTS = No, then the claim would be treated as an interim claim.</w:t>
      </w:r>
      <w:r>
        <w:rPr>
          <w:rFonts w:ascii="Aptos" w:hAnsi="Aptos" w:eastAsia="Aptos" w:cs="Aptos"/>
          <w:sz w:val="24"/>
          <w:szCs w:val="24"/>
          <w:rtl w:val="0"/>
        </w:rPr>
        <w:t xml:space="preserve"> </w:t>
      </w:r>
    </w:p>
    <w:p w14:paraId="000003DF">
      <w:pPr>
        <w:spacing w:after="0" w:line="278" w:lineRule="auto"/>
        <w:ind w:left="284" w:firstLine="0"/>
        <w:rPr>
          <w:rFonts w:ascii="Aptos" w:hAnsi="Aptos" w:eastAsia="Aptos" w:cs="Aptos"/>
          <w:b/>
          <w:bCs/>
          <w:sz w:val="20"/>
          <w:szCs w:val="20"/>
        </w:rPr>
      </w:pPr>
    </w:p>
    <w:p w14:paraId="000003E0">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3E1">
      <w:pPr>
        <w:pStyle w:val="3"/>
        <w:keepLines w:val="0"/>
        <w:pBdr>
          <w:bottom w:val="single" w:color="000000" w:sz="4" w:space="1"/>
        </w:pBdr>
        <w:tabs>
          <w:tab w:val="left" w:pos="0"/>
          <w:tab w:val="left" w:pos="720"/>
        </w:tabs>
        <w:spacing w:before="60" w:after="60" w:line="276" w:lineRule="auto"/>
        <w:rPr>
          <w:b/>
          <w:bCs/>
          <w:color w:val="7F7F7F"/>
          <w:sz w:val="26"/>
          <w:szCs w:val="26"/>
        </w:rPr>
      </w:pPr>
      <w:bookmarkStart w:id="73" w:name="_heading=h.8gu57a9a6fm8" w:colFirst="0" w:colLast="0"/>
      <w:bookmarkEnd w:id="73"/>
      <w:r>
        <w:rPr>
          <w:b/>
          <w:bCs/>
          <w:color w:val="7F7F7F"/>
          <w:sz w:val="26"/>
          <w:szCs w:val="26"/>
          <w:rtl w:val="0"/>
        </w:rPr>
        <w:t>1.17.1  Interim Claim</w:t>
      </w:r>
      <w:r>
        <w:rPr>
          <w:b/>
          <w:bCs/>
          <w:color w:val="7F7F7F"/>
          <w:sz w:val="26"/>
          <w:szCs w:val="26"/>
          <w:rtl w:val="0"/>
        </w:rPr>
        <w:tab/>
      </w:r>
    </w:p>
    <w:p w14:paraId="000003E2">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3E3">
      <w:pPr>
        <w:pBdr>
          <w:top w:val="none" w:color="auto" w:sz="0" w:space="0"/>
          <w:left w:val="none" w:color="auto" w:sz="0" w:space="0"/>
          <w:bottom w:val="none" w:color="auto" w:sz="0" w:space="0"/>
          <w:right w:val="none" w:color="auto" w:sz="0" w:space="0"/>
          <w:between w:val="none" w:color="auto" w:sz="0" w:space="0"/>
        </w:pBdr>
        <w:spacing w:after="0" w:line="240" w:lineRule="auto"/>
      </w:pPr>
      <w:r>
        <w:rPr>
          <w:rtl w:val="0"/>
        </w:rPr>
        <w:t>Interim Claim contains the following file format where MLI maker will upload the details.</w:t>
      </w:r>
    </w:p>
    <w:p w14:paraId="000003E5">
      <w:pPr>
        <w:spacing w:line="278" w:lineRule="auto"/>
        <w:rPr>
          <w:rFonts w:ascii="Aptos" w:hAnsi="Aptos" w:eastAsia="Aptos" w:cs="Aptos"/>
          <w:b/>
          <w:bCs/>
          <w:sz w:val="20"/>
          <w:szCs w:val="20"/>
        </w:rPr>
      </w:pPr>
    </w:p>
    <w:sdt>
      <w:sdtPr>
        <w:tag w:val="goog_rdk_7"/>
        <w:id w:val="455847709"/>
        <w:lock w:val="contentLocked"/>
      </w:sdtPr>
      <w:sdtContent>
        <w:tbl>
          <w:tblPr>
            <w:tblStyle w:val="153"/>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
            <w:gridCol w:w="1598"/>
            <w:gridCol w:w="3917"/>
            <w:gridCol w:w="1998"/>
            <w:gridCol w:w="1559"/>
          </w:tblGrid>
          <w:tr w14:paraId="7CA10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5"/>
                <w:shd w:val="clear" w:color="auto" w:fill="D0E0E3"/>
              </w:tcPr>
              <w:p w14:paraId="000003E6">
                <w:pPr>
                  <w:spacing w:after="0" w:line="240" w:lineRule="auto"/>
                  <w:jc w:val="center"/>
                  <w:rPr>
                    <w:b/>
                    <w:bCs/>
                  </w:rPr>
                </w:pPr>
                <w:bookmarkStart w:id="74" w:name="_heading=h.gjdgxs" w:colFirst="0" w:colLast="0"/>
                <w:bookmarkEnd w:id="74"/>
                <w:r>
                  <w:rPr>
                    <w:b/>
                    <w:bCs/>
                    <w:rtl w:val="0"/>
                  </w:rPr>
                  <w:t xml:space="preserve"> </w:t>
                </w:r>
              </w:p>
            </w:tc>
          </w:tr>
          <w:tr w14:paraId="02C1F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shd w:val="clear" w:color="auto" w:fill="D0E0E3"/>
              </w:tcPr>
              <w:p w14:paraId="000003EB">
                <w:pPr>
                  <w:spacing w:after="0" w:line="240" w:lineRule="auto"/>
                  <w:jc w:val="both"/>
                  <w:rPr>
                    <w:b/>
                    <w:bCs/>
                  </w:rPr>
                </w:pPr>
                <w:r>
                  <w:rPr>
                    <w:b/>
                    <w:bCs/>
                    <w:rtl w:val="0"/>
                  </w:rPr>
                  <w:t>S. No.</w:t>
                </w:r>
              </w:p>
            </w:tc>
            <w:tc>
              <w:tcPr>
                <w:shd w:val="clear" w:color="auto" w:fill="D0E0E3"/>
              </w:tcPr>
              <w:p w14:paraId="000003EC">
                <w:pPr>
                  <w:spacing w:after="0" w:line="240" w:lineRule="auto"/>
                  <w:jc w:val="both"/>
                  <w:rPr>
                    <w:b/>
                    <w:bCs/>
                  </w:rPr>
                </w:pPr>
                <w:r>
                  <w:rPr>
                    <w:b/>
                    <w:bCs/>
                    <w:rtl w:val="0"/>
                  </w:rPr>
                  <w:t>Field Name</w:t>
                </w:r>
              </w:p>
            </w:tc>
            <w:tc>
              <w:tcPr>
                <w:shd w:val="clear" w:color="auto" w:fill="D0E0E3"/>
              </w:tcPr>
              <w:p w14:paraId="000003ED">
                <w:pPr>
                  <w:spacing w:after="0" w:line="240" w:lineRule="auto"/>
                  <w:jc w:val="both"/>
                  <w:rPr>
                    <w:b/>
                    <w:bCs/>
                  </w:rPr>
                </w:pPr>
                <w:r>
                  <w:rPr>
                    <w:b/>
                    <w:bCs/>
                    <w:rtl w:val="0"/>
                  </w:rPr>
                  <w:t>Description</w:t>
                </w:r>
              </w:p>
            </w:tc>
            <w:tc>
              <w:tcPr>
                <w:shd w:val="clear" w:color="auto" w:fill="D0E0E3"/>
              </w:tcPr>
              <w:p w14:paraId="000003EE">
                <w:pPr>
                  <w:spacing w:after="0" w:line="240" w:lineRule="auto"/>
                  <w:jc w:val="both"/>
                  <w:rPr>
                    <w:b/>
                    <w:bCs/>
                  </w:rPr>
                </w:pPr>
                <w:r>
                  <w:rPr>
                    <w:b/>
                    <w:bCs/>
                    <w:rtl w:val="0"/>
                  </w:rPr>
                  <w:t>Type</w:t>
                </w:r>
              </w:p>
            </w:tc>
            <w:tc>
              <w:tcPr>
                <w:shd w:val="clear" w:color="auto" w:fill="D0E0E3"/>
              </w:tcPr>
              <w:p w14:paraId="000003EF">
                <w:pPr>
                  <w:spacing w:after="0" w:line="240" w:lineRule="auto"/>
                  <w:jc w:val="both"/>
                  <w:rPr>
                    <w:b/>
                    <w:bCs/>
                  </w:rPr>
                </w:pPr>
                <w:r>
                  <w:rPr>
                    <w:b/>
                    <w:bCs/>
                    <w:rtl w:val="0"/>
                  </w:rPr>
                  <w:t>Mandatory/</w:t>
                </w:r>
              </w:p>
              <w:p w14:paraId="000003F0">
                <w:pPr>
                  <w:spacing w:after="0" w:line="240" w:lineRule="auto"/>
                  <w:jc w:val="both"/>
                  <w:rPr>
                    <w:b/>
                    <w:bCs/>
                  </w:rPr>
                </w:pPr>
                <w:r>
                  <w:rPr>
                    <w:b/>
                    <w:bCs/>
                    <w:rtl w:val="0"/>
                  </w:rPr>
                  <w:t>Optional</w:t>
                </w:r>
              </w:p>
            </w:tc>
          </w:tr>
          <w:tr w14:paraId="3F40D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 w:hRule="atLeast"/>
            </w:trPr>
            <w:tc>
              <w:tcPr>
                <w:shd w:val="clear" w:color="auto" w:fill="FFF2CC"/>
              </w:tcPr>
              <w:p w14:paraId="000003F1">
                <w:pPr>
                  <w:spacing w:after="0" w:line="240" w:lineRule="auto"/>
                  <w:jc w:val="both"/>
                </w:pPr>
                <w:r>
                  <w:rPr>
                    <w:rtl w:val="0"/>
                  </w:rPr>
                  <w:t>1</w:t>
                </w:r>
              </w:p>
            </w:tc>
            <w:tc>
              <w:tcPr>
                <w:shd w:val="clear" w:color="auto" w:fill="FFF2CC"/>
              </w:tcPr>
              <w:p w14:paraId="000003F2">
                <w:pPr>
                  <w:spacing w:after="0" w:line="240" w:lineRule="auto"/>
                  <w:jc w:val="both"/>
                </w:pPr>
                <w:r>
                  <w:rPr>
                    <w:rtl w:val="0"/>
                  </w:rPr>
                  <w:t>CGPAN</w:t>
                </w:r>
              </w:p>
            </w:tc>
            <w:tc>
              <w:tcPr>
                <w:shd w:val="clear" w:color="auto" w:fill="FFF2CC"/>
              </w:tcPr>
              <w:p w14:paraId="000003F3">
                <w:pPr>
                  <w:spacing w:after="0" w:line="240" w:lineRule="auto"/>
                  <w:jc w:val="both"/>
                </w:pPr>
                <w:r>
                  <w:rPr>
                    <w:rtl w:val="0"/>
                  </w:rPr>
                  <w:t>Unique ID issued by system</w:t>
                </w:r>
              </w:p>
            </w:tc>
            <w:tc>
              <w:tcPr>
                <w:shd w:val="clear" w:color="auto" w:fill="FFF2CC"/>
              </w:tcPr>
              <w:p w14:paraId="000003F4">
                <w:pPr>
                  <w:spacing w:after="0" w:line="240" w:lineRule="auto"/>
                  <w:jc w:val="both"/>
                </w:pPr>
                <w:r>
                  <w:rPr>
                    <w:rtl w:val="0"/>
                  </w:rPr>
                  <w:t>Search Option</w:t>
                </w:r>
              </w:p>
            </w:tc>
            <w:tc>
              <w:tcPr>
                <w:shd w:val="clear" w:color="auto" w:fill="FFF2CC"/>
              </w:tcPr>
              <w:p w14:paraId="000003F5">
                <w:pPr>
                  <w:spacing w:after="0" w:line="240" w:lineRule="auto"/>
                  <w:jc w:val="both"/>
                </w:pPr>
                <w:r>
                  <w:rPr>
                    <w:rtl w:val="0"/>
                  </w:rPr>
                  <w:t>Mandatory</w:t>
                </w:r>
              </w:p>
            </w:tc>
          </w:tr>
          <w:tr w14:paraId="2B3A9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3F6">
                <w:pPr>
                  <w:spacing w:after="0" w:line="240" w:lineRule="auto"/>
                  <w:jc w:val="both"/>
                  <w:rPr>
                    <w:rFonts w:ascii="Aptos" w:hAnsi="Aptos" w:eastAsia="Aptos" w:cs="Aptos"/>
                  </w:rPr>
                </w:pPr>
                <w:r>
                  <w:rPr>
                    <w:rFonts w:ascii="Aptos" w:hAnsi="Aptos" w:eastAsia="Aptos" w:cs="Aptos"/>
                    <w:rtl w:val="0"/>
                  </w:rPr>
                  <w:t>2</w:t>
                </w:r>
              </w:p>
            </w:tc>
            <w:tc>
              <w:tcPr>
                <w:shd w:val="clear" w:color="auto" w:fill="FFF2CC"/>
              </w:tcPr>
              <w:p w14:paraId="000003F7">
                <w:pPr>
                  <w:spacing w:after="0" w:line="240" w:lineRule="auto"/>
                  <w:jc w:val="both"/>
                  <w:rPr>
                    <w:rFonts w:ascii="Aptos" w:hAnsi="Aptos" w:eastAsia="Aptos" w:cs="Aptos"/>
                  </w:rPr>
                </w:pPr>
                <w:r>
                  <w:rPr>
                    <w:rFonts w:ascii="Aptos" w:hAnsi="Aptos" w:eastAsia="Aptos" w:cs="Aptos"/>
                    <w:rtl w:val="0"/>
                  </w:rPr>
                  <w:t>Loan a/c no for new credit facilities</w:t>
                </w:r>
              </w:p>
            </w:tc>
            <w:tc>
              <w:tcPr>
                <w:shd w:val="clear" w:color="auto" w:fill="FFF2CC"/>
              </w:tcPr>
              <w:p w14:paraId="000003F8">
                <w:pPr>
                  <w:spacing w:after="0" w:line="240" w:lineRule="auto"/>
                  <w:jc w:val="both"/>
                  <w:rPr>
                    <w:rFonts w:ascii="Aptos" w:hAnsi="Aptos" w:eastAsia="Aptos" w:cs="Aptos"/>
                  </w:rPr>
                </w:pPr>
                <w:r>
                  <w:rPr>
                    <w:rFonts w:ascii="Aptos" w:hAnsi="Aptos" w:eastAsia="Aptos" w:cs="Aptos"/>
                    <w:rtl w:val="0"/>
                  </w:rPr>
                  <w:t>Loan Account number allotted by MLI. A Unique Number as per respective MLI’s procedure</w:t>
                </w:r>
              </w:p>
            </w:tc>
            <w:tc>
              <w:tcPr>
                <w:shd w:val="clear" w:color="auto" w:fill="FFF2CC"/>
              </w:tcPr>
              <w:p w14:paraId="000003F9">
                <w:pPr>
                  <w:spacing w:after="0" w:line="240" w:lineRule="auto"/>
                  <w:jc w:val="both"/>
                  <w:rPr>
                    <w:rFonts w:ascii="Aptos" w:hAnsi="Aptos" w:eastAsia="Aptos" w:cs="Aptos"/>
                  </w:rPr>
                </w:pPr>
                <w:r>
                  <w:rPr>
                    <w:rFonts w:ascii="Aptos" w:hAnsi="Aptos" w:eastAsia="Aptos" w:cs="Aptos"/>
                    <w:rtl w:val="0"/>
                  </w:rPr>
                  <w:t>Auto populate on selection of CGPAN</w:t>
                </w:r>
              </w:p>
            </w:tc>
            <w:tc>
              <w:tcPr>
                <w:shd w:val="clear" w:color="auto" w:fill="FFF2CC"/>
              </w:tcPr>
              <w:p w14:paraId="000003FA">
                <w:pPr>
                  <w:spacing w:after="0" w:line="240" w:lineRule="auto"/>
                  <w:jc w:val="both"/>
                  <w:rPr>
                    <w:rFonts w:ascii="Aptos" w:hAnsi="Aptos" w:eastAsia="Aptos" w:cs="Aptos"/>
                  </w:rPr>
                </w:pPr>
                <w:r>
                  <w:rPr>
                    <w:rFonts w:ascii="Aptos" w:hAnsi="Aptos" w:eastAsia="Aptos" w:cs="Aptos"/>
                    <w:rtl w:val="0"/>
                  </w:rPr>
                  <w:t>Mandatory</w:t>
                </w:r>
              </w:p>
            </w:tc>
          </w:tr>
          <w:tr w14:paraId="29846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trPr>
            <w:tc>
              <w:tcPr>
                <w:shd w:val="clear" w:color="auto" w:fill="FFF2CC"/>
              </w:tcPr>
              <w:p w14:paraId="000003FB">
                <w:pPr>
                  <w:spacing w:after="0" w:line="240" w:lineRule="auto"/>
                  <w:jc w:val="both"/>
                </w:pPr>
                <w:r>
                  <w:rPr>
                    <w:rtl w:val="0"/>
                  </w:rPr>
                  <w:t>3</w:t>
                </w:r>
              </w:p>
            </w:tc>
            <w:tc>
              <w:tcPr>
                <w:shd w:val="clear" w:color="auto" w:fill="FFF2CC"/>
              </w:tcPr>
              <w:p w14:paraId="000003FC">
                <w:pPr>
                  <w:spacing w:after="0" w:line="240" w:lineRule="auto"/>
                  <w:jc w:val="both"/>
                </w:pPr>
                <w:r>
                  <w:rPr>
                    <w:rtl w:val="0"/>
                  </w:rPr>
                  <w:t xml:space="preserve">Latest Date of NPA </w:t>
                </w:r>
              </w:p>
            </w:tc>
            <w:tc>
              <w:tcPr>
                <w:shd w:val="clear" w:color="auto" w:fill="FFF2CC"/>
              </w:tcPr>
              <w:p w14:paraId="000003FD">
                <w:pPr>
                  <w:spacing w:after="0" w:line="240" w:lineRule="auto"/>
                  <w:jc w:val="both"/>
                </w:pPr>
                <w:r>
                  <w:rPr>
                    <w:rtl w:val="0"/>
                  </w:rPr>
                  <w:t xml:space="preserve">Date of NPA as updated by MLI </w:t>
                </w:r>
              </w:p>
            </w:tc>
            <w:tc>
              <w:tcPr>
                <w:shd w:val="clear" w:color="auto" w:fill="FFF2CC"/>
              </w:tcPr>
              <w:p w14:paraId="000003FE">
                <w:pPr>
                  <w:spacing w:after="0" w:line="240" w:lineRule="auto"/>
                  <w:jc w:val="both"/>
                </w:pPr>
                <w:r>
                  <w:rPr>
                    <w:rFonts w:ascii="Aptos" w:hAnsi="Aptos" w:eastAsia="Aptos" w:cs="Aptos"/>
                    <w:rtl w:val="0"/>
                  </w:rPr>
                  <w:t>Auto populate on selection of CGPAN</w:t>
                </w:r>
              </w:p>
            </w:tc>
            <w:tc>
              <w:tcPr>
                <w:shd w:val="clear" w:color="auto" w:fill="FFF2CC"/>
              </w:tcPr>
              <w:p w14:paraId="000003FF">
                <w:pPr>
                  <w:spacing w:after="0" w:line="240" w:lineRule="auto"/>
                  <w:jc w:val="both"/>
                </w:pPr>
                <w:r>
                  <w:rPr>
                    <w:rFonts w:ascii="Aptos" w:hAnsi="Aptos" w:eastAsia="Aptos" w:cs="Aptos"/>
                    <w:rtl w:val="0"/>
                  </w:rPr>
                  <w:t>Mandatory</w:t>
                </w:r>
              </w:p>
            </w:tc>
          </w:tr>
          <w:tr w14:paraId="7F194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trPr>
            <w:tc>
              <w:tcPr>
                <w:shd w:val="clear" w:color="auto" w:fill="FFF2CC"/>
              </w:tcPr>
              <w:p w14:paraId="00000400">
                <w:pPr>
                  <w:spacing w:after="0" w:line="240" w:lineRule="auto"/>
                  <w:jc w:val="both"/>
                </w:pPr>
                <w:r>
                  <w:rPr>
                    <w:rtl w:val="0"/>
                  </w:rPr>
                  <w:t>4</w:t>
                </w:r>
              </w:p>
            </w:tc>
            <w:tc>
              <w:tcPr>
                <w:shd w:val="clear" w:color="auto" w:fill="FFF2CC"/>
              </w:tcPr>
              <w:p w14:paraId="00000401">
                <w:pPr>
                  <w:spacing w:after="0" w:line="240" w:lineRule="auto"/>
                  <w:jc w:val="both"/>
                </w:pPr>
                <w:r>
                  <w:rPr>
                    <w:rtl w:val="0"/>
                  </w:rPr>
                  <w:t>NPA marking date</w:t>
                </w:r>
              </w:p>
            </w:tc>
            <w:tc>
              <w:tcPr>
                <w:shd w:val="clear" w:color="auto" w:fill="FFF2CC"/>
              </w:tcPr>
              <w:p w14:paraId="00000402">
                <w:pPr>
                  <w:spacing w:after="0" w:line="240" w:lineRule="auto"/>
                  <w:jc w:val="both"/>
                </w:pPr>
                <w:r>
                  <w:rPr>
                    <w:rtl w:val="0"/>
                  </w:rPr>
                  <w:t>Date on which account is marked NPA in system</w:t>
                </w:r>
              </w:p>
            </w:tc>
            <w:tc>
              <w:tcPr>
                <w:shd w:val="clear" w:color="auto" w:fill="FFF2CC"/>
              </w:tcPr>
              <w:p w14:paraId="00000403">
                <w:pPr>
                  <w:spacing w:after="0" w:line="240" w:lineRule="auto"/>
                  <w:jc w:val="both"/>
                </w:pPr>
                <w:r>
                  <w:rPr>
                    <w:rFonts w:ascii="Aptos" w:hAnsi="Aptos" w:eastAsia="Aptos" w:cs="Aptos"/>
                    <w:rtl w:val="0"/>
                  </w:rPr>
                  <w:t>Auto populate on selection of CGPAN</w:t>
                </w:r>
              </w:p>
            </w:tc>
            <w:tc>
              <w:tcPr>
                <w:shd w:val="clear" w:color="auto" w:fill="FFF2CC"/>
              </w:tcPr>
              <w:p w14:paraId="00000404">
                <w:pPr>
                  <w:spacing w:after="0" w:line="240" w:lineRule="auto"/>
                  <w:jc w:val="both"/>
                </w:pPr>
                <w:r>
                  <w:rPr>
                    <w:rFonts w:ascii="Aptos" w:hAnsi="Aptos" w:eastAsia="Aptos" w:cs="Aptos"/>
                    <w:rtl w:val="0"/>
                  </w:rPr>
                  <w:t>Mandatory</w:t>
                </w:r>
              </w:p>
            </w:tc>
          </w:tr>
          <w:tr w14:paraId="6CB85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05">
                <w:pPr>
                  <w:spacing w:after="0" w:line="240" w:lineRule="auto"/>
                  <w:jc w:val="both"/>
                  <w:rPr>
                    <w:rFonts w:ascii="Aptos" w:hAnsi="Aptos" w:eastAsia="Aptos" w:cs="Aptos"/>
                  </w:rPr>
                </w:pPr>
                <w:r>
                  <w:rPr>
                    <w:rFonts w:ascii="Aptos" w:hAnsi="Aptos" w:eastAsia="Aptos" w:cs="Aptos"/>
                    <w:rtl w:val="0"/>
                  </w:rPr>
                  <w:t>5</w:t>
                </w:r>
              </w:p>
            </w:tc>
            <w:tc>
              <w:tcPr>
                <w:shd w:val="clear" w:color="auto" w:fill="FFF2CC"/>
              </w:tcPr>
              <w:p w14:paraId="00000406">
                <w:pPr>
                  <w:spacing w:after="0" w:line="240" w:lineRule="auto"/>
                  <w:jc w:val="both"/>
                  <w:rPr>
                    <w:rFonts w:ascii="Aptos" w:hAnsi="Aptos" w:eastAsia="Aptos" w:cs="Aptos"/>
                  </w:rPr>
                </w:pPr>
                <w:r>
                  <w:rPr>
                    <w:rFonts w:ascii="Aptos" w:hAnsi="Aptos" w:eastAsia="Aptos" w:cs="Aptos"/>
                    <w:rtl w:val="0"/>
                  </w:rPr>
                  <w:t>Legal Action Taken</w:t>
                </w:r>
              </w:p>
            </w:tc>
            <w:tc>
              <w:tcPr>
                <w:shd w:val="clear" w:color="auto" w:fill="FFF2CC"/>
              </w:tcPr>
              <w:p w14:paraId="00000407">
                <w:pPr>
                  <w:spacing w:after="0" w:line="240" w:lineRule="auto"/>
                  <w:jc w:val="both"/>
                  <w:rPr>
                    <w:rFonts w:ascii="Aptos" w:hAnsi="Aptos" w:eastAsia="Aptos" w:cs="Aptos"/>
                  </w:rPr>
                </w:pPr>
                <w:r>
                  <w:rPr>
                    <w:rFonts w:ascii="Aptos" w:hAnsi="Aptos" w:eastAsia="Aptos" w:cs="Aptos"/>
                    <w:rtl w:val="0"/>
                  </w:rPr>
                  <w:t>Type of Recovery Proceedings Initiated</w:t>
                </w:r>
              </w:p>
              <w:p w14:paraId="00000408">
                <w:pPr>
                  <w:spacing w:after="0" w:line="240" w:lineRule="auto"/>
                  <w:jc w:val="both"/>
                  <w:rPr>
                    <w:rFonts w:ascii="Aptos" w:hAnsi="Aptos" w:eastAsia="Aptos" w:cs="Aptos"/>
                  </w:rPr>
                </w:pPr>
                <w:r>
                  <w:rPr>
                    <w:rFonts w:ascii="Aptos" w:hAnsi="Aptos" w:eastAsia="Aptos" w:cs="Aptos"/>
                    <w:rtl w:val="0"/>
                  </w:rPr>
                  <w:t>1.DRT</w:t>
                </w:r>
              </w:p>
              <w:p w14:paraId="00000409">
                <w:pPr>
                  <w:spacing w:after="0" w:line="240" w:lineRule="auto"/>
                  <w:jc w:val="both"/>
                  <w:rPr>
                    <w:rFonts w:ascii="Aptos" w:hAnsi="Aptos" w:eastAsia="Aptos" w:cs="Aptos"/>
                  </w:rPr>
                </w:pPr>
                <w:r>
                  <w:rPr>
                    <w:rFonts w:ascii="Aptos" w:hAnsi="Aptos" w:eastAsia="Aptos" w:cs="Aptos"/>
                    <w:rtl w:val="0"/>
                  </w:rPr>
                  <w:t>2. 13(4) SARFAESI Act, 2002</w:t>
                </w:r>
              </w:p>
              <w:p w14:paraId="0000040A">
                <w:pPr>
                  <w:spacing w:after="0" w:line="240" w:lineRule="auto"/>
                  <w:jc w:val="both"/>
                  <w:rPr>
                    <w:rFonts w:ascii="Aptos" w:hAnsi="Aptos" w:eastAsia="Aptos" w:cs="Aptos"/>
                  </w:rPr>
                </w:pPr>
                <w:r>
                  <w:rPr>
                    <w:rFonts w:ascii="Aptos" w:hAnsi="Aptos" w:eastAsia="Aptos" w:cs="Aptos"/>
                    <w:rtl w:val="0"/>
                  </w:rPr>
                  <w:t>3.NCLT</w:t>
                </w:r>
              </w:p>
              <w:p w14:paraId="0000040B">
                <w:pPr>
                  <w:spacing w:after="0" w:line="240" w:lineRule="auto"/>
                  <w:jc w:val="both"/>
                  <w:rPr>
                    <w:rFonts w:ascii="Aptos" w:hAnsi="Aptos" w:eastAsia="Aptos" w:cs="Aptos"/>
                  </w:rPr>
                </w:pPr>
                <w:r>
                  <w:rPr>
                    <w:rFonts w:ascii="Aptos" w:hAnsi="Aptos" w:eastAsia="Aptos" w:cs="Aptos"/>
                    <w:rtl w:val="0"/>
                  </w:rPr>
                  <w:t>4.Lok Adalat</w:t>
                </w:r>
              </w:p>
              <w:p w14:paraId="0000040C">
                <w:pPr>
                  <w:spacing w:after="0" w:line="240" w:lineRule="auto"/>
                  <w:jc w:val="both"/>
                  <w:rPr>
                    <w:rFonts w:ascii="Aptos" w:hAnsi="Aptos" w:eastAsia="Aptos" w:cs="Aptos"/>
                  </w:rPr>
                </w:pPr>
                <w:r>
                  <w:rPr>
                    <w:rFonts w:ascii="Aptos" w:hAnsi="Aptos" w:eastAsia="Aptos" w:cs="Aptos"/>
                    <w:rtl w:val="0"/>
                  </w:rPr>
                  <w:t>5.CIVIL Court</w:t>
                </w:r>
              </w:p>
            </w:tc>
            <w:tc>
              <w:tcPr>
                <w:shd w:val="clear" w:color="auto" w:fill="FFF2CC"/>
              </w:tcPr>
              <w:p w14:paraId="0000040D">
                <w:pPr>
                  <w:spacing w:after="0" w:line="240" w:lineRule="auto"/>
                  <w:jc w:val="both"/>
                  <w:rPr>
                    <w:rFonts w:ascii="Aptos" w:hAnsi="Aptos" w:eastAsia="Aptos" w:cs="Aptos"/>
                  </w:rPr>
                </w:pPr>
                <w:r>
                  <w:rPr>
                    <w:rFonts w:ascii="Aptos" w:hAnsi="Aptos" w:eastAsia="Aptos" w:cs="Aptos"/>
                    <w:rtl w:val="0"/>
                  </w:rPr>
                  <w:t>List</w:t>
                </w:r>
              </w:p>
            </w:tc>
            <w:tc>
              <w:tcPr>
                <w:shd w:val="clear" w:color="auto" w:fill="FFF2CC"/>
              </w:tcPr>
              <w:p w14:paraId="0000040E">
                <w:pPr>
                  <w:spacing w:after="0" w:line="240" w:lineRule="auto"/>
                  <w:jc w:val="both"/>
                  <w:rPr>
                    <w:rFonts w:ascii="Aptos" w:hAnsi="Aptos" w:eastAsia="Aptos" w:cs="Aptos"/>
                  </w:rPr>
                </w:pPr>
                <w:r>
                  <w:rPr>
                    <w:rFonts w:ascii="Aptos" w:hAnsi="Aptos" w:eastAsia="Aptos" w:cs="Aptos"/>
                    <w:rtl w:val="0"/>
                  </w:rPr>
                  <w:t>Mandatory</w:t>
                </w:r>
              </w:p>
            </w:tc>
          </w:tr>
          <w:tr w14:paraId="21254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0F">
                <w:pPr>
                  <w:spacing w:after="0" w:line="240" w:lineRule="auto"/>
                  <w:jc w:val="both"/>
                  <w:rPr>
                    <w:rFonts w:ascii="Aptos" w:hAnsi="Aptos" w:eastAsia="Aptos" w:cs="Aptos"/>
                  </w:rPr>
                </w:pPr>
                <w:r>
                  <w:rPr>
                    <w:rFonts w:ascii="Aptos" w:hAnsi="Aptos" w:eastAsia="Aptos" w:cs="Aptos"/>
                    <w:rtl w:val="0"/>
                  </w:rPr>
                  <w:t>6</w:t>
                </w:r>
              </w:p>
            </w:tc>
            <w:tc>
              <w:tcPr>
                <w:shd w:val="clear" w:color="auto" w:fill="FFF2CC"/>
              </w:tcPr>
              <w:p w14:paraId="00000410">
                <w:pPr>
                  <w:spacing w:after="0" w:line="240" w:lineRule="auto"/>
                  <w:jc w:val="both"/>
                  <w:rPr>
                    <w:rFonts w:ascii="Aptos" w:hAnsi="Aptos" w:eastAsia="Aptos" w:cs="Aptos"/>
                  </w:rPr>
                </w:pPr>
                <w:r>
                  <w:rPr>
                    <w:rFonts w:ascii="Aptos" w:hAnsi="Aptos" w:eastAsia="Aptos" w:cs="Aptos"/>
                    <w:rtl w:val="0"/>
                  </w:rPr>
                  <w:t>Date of Initiation of Legal action</w:t>
                </w:r>
              </w:p>
            </w:tc>
            <w:tc>
              <w:tcPr>
                <w:shd w:val="clear" w:color="auto" w:fill="FFF2CC"/>
              </w:tcPr>
              <w:p w14:paraId="00000411">
                <w:pPr>
                  <w:spacing w:after="0" w:line="240" w:lineRule="auto"/>
                  <w:jc w:val="both"/>
                  <w:rPr>
                    <w:rFonts w:ascii="Aptos" w:hAnsi="Aptos" w:eastAsia="Aptos" w:cs="Aptos"/>
                  </w:rPr>
                </w:pPr>
                <w:r>
                  <w:rPr>
                    <w:rFonts w:ascii="Aptos" w:hAnsi="Aptos" w:eastAsia="Aptos" w:cs="Aptos"/>
                    <w:rtl w:val="0"/>
                  </w:rPr>
                  <w:t xml:space="preserve">Date of commencement of Recovery Proceedings is date on which recovery proceedings have been initiated under due process of law </w:t>
                </w:r>
              </w:p>
            </w:tc>
            <w:tc>
              <w:tcPr>
                <w:shd w:val="clear" w:color="auto" w:fill="FFF2CC"/>
              </w:tcPr>
              <w:p w14:paraId="00000412">
                <w:pPr>
                  <w:spacing w:after="0" w:line="240" w:lineRule="auto"/>
                  <w:jc w:val="both"/>
                  <w:rPr>
                    <w:rFonts w:ascii="Aptos" w:hAnsi="Aptos" w:eastAsia="Aptos" w:cs="Aptos"/>
                  </w:rPr>
                </w:pPr>
                <w:r>
                  <w:rPr>
                    <w:rFonts w:ascii="Aptos" w:hAnsi="Aptos" w:eastAsia="Aptos" w:cs="Aptos"/>
                    <w:rtl w:val="0"/>
                  </w:rPr>
                  <w:t>Date</w:t>
                </w:r>
              </w:p>
            </w:tc>
            <w:tc>
              <w:tcPr>
                <w:shd w:val="clear" w:color="auto" w:fill="FFF2CC"/>
              </w:tcPr>
              <w:p w14:paraId="00000413">
                <w:pPr>
                  <w:spacing w:after="0" w:line="240" w:lineRule="auto"/>
                  <w:jc w:val="both"/>
                  <w:rPr>
                    <w:rFonts w:ascii="Aptos" w:hAnsi="Aptos" w:eastAsia="Aptos" w:cs="Aptos"/>
                  </w:rPr>
                </w:pPr>
                <w:r>
                  <w:rPr>
                    <w:rFonts w:ascii="Aptos" w:hAnsi="Aptos" w:eastAsia="Aptos" w:cs="Aptos"/>
                    <w:rtl w:val="0"/>
                  </w:rPr>
                  <w:t>Mandatory</w:t>
                </w:r>
              </w:p>
            </w:tc>
          </w:tr>
          <w:tr w14:paraId="0D083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14">
                <w:pPr>
                  <w:spacing w:after="0" w:line="240" w:lineRule="auto"/>
                  <w:jc w:val="both"/>
                </w:pPr>
                <w:r>
                  <w:rPr>
                    <w:rtl w:val="0"/>
                  </w:rPr>
                  <w:t>7</w:t>
                </w:r>
              </w:p>
            </w:tc>
            <w:tc>
              <w:tcPr>
                <w:shd w:val="clear" w:color="auto" w:fill="FFF2CC"/>
              </w:tcPr>
              <w:p w14:paraId="00000415">
                <w:pPr>
                  <w:spacing w:after="0" w:line="240" w:lineRule="auto"/>
                  <w:jc w:val="both"/>
                </w:pPr>
                <w:r>
                  <w:rPr>
                    <w:rtl w:val="0"/>
                  </w:rPr>
                  <w:t>OTS</w:t>
                </w:r>
              </w:p>
            </w:tc>
            <w:tc>
              <w:tcPr>
                <w:shd w:val="clear" w:color="auto" w:fill="FFF2CC"/>
              </w:tcPr>
              <w:p w14:paraId="00000416">
                <w:pPr>
                  <w:spacing w:after="0" w:line="240" w:lineRule="auto"/>
                  <w:jc w:val="both"/>
                </w:pPr>
                <w:r>
                  <w:rPr>
                    <w:rtl w:val="0"/>
                  </w:rPr>
                  <w:t>OTS Done. Yes/No</w:t>
                </w:r>
              </w:p>
            </w:tc>
            <w:tc>
              <w:tcPr>
                <w:shd w:val="clear" w:color="auto" w:fill="FFF2CC"/>
              </w:tcPr>
              <w:p w14:paraId="00000417">
                <w:pPr>
                  <w:spacing w:after="0" w:line="240" w:lineRule="auto"/>
                  <w:jc w:val="both"/>
                </w:pPr>
                <w:r>
                  <w:rPr>
                    <w:rFonts w:ascii="Aptos" w:hAnsi="Aptos" w:eastAsia="Aptos" w:cs="Aptos"/>
                    <w:rtl w:val="0"/>
                  </w:rPr>
                  <w:t>List</w:t>
                </w:r>
              </w:p>
            </w:tc>
            <w:tc>
              <w:tcPr>
                <w:shd w:val="clear" w:color="auto" w:fill="FFF2CC"/>
              </w:tcPr>
              <w:p w14:paraId="00000418">
                <w:pPr>
                  <w:spacing w:after="0" w:line="240" w:lineRule="auto"/>
                  <w:jc w:val="both"/>
                </w:pPr>
                <w:r>
                  <w:rPr>
                    <w:rFonts w:ascii="Aptos" w:hAnsi="Aptos" w:eastAsia="Aptos" w:cs="Aptos"/>
                    <w:rtl w:val="0"/>
                  </w:rPr>
                  <w:t>Mandatory</w:t>
                </w:r>
              </w:p>
            </w:tc>
          </w:tr>
          <w:tr w14:paraId="33BF8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19">
                <w:pPr>
                  <w:spacing w:after="0" w:line="240" w:lineRule="auto"/>
                  <w:jc w:val="both"/>
                </w:pPr>
                <w:r>
                  <w:rPr>
                    <w:rtl w:val="0"/>
                  </w:rPr>
                  <w:t>8</w:t>
                </w:r>
              </w:p>
            </w:tc>
            <w:tc>
              <w:tcPr>
                <w:shd w:val="clear" w:color="auto" w:fill="FFF2CC"/>
              </w:tcPr>
              <w:p w14:paraId="0000041A">
                <w:pPr>
                  <w:spacing w:after="0" w:line="240" w:lineRule="auto"/>
                  <w:jc w:val="both"/>
                </w:pPr>
                <w:r>
                  <w:rPr>
                    <w:rtl w:val="0"/>
                  </w:rPr>
                  <w:t>Date of OTS</w:t>
                </w:r>
              </w:p>
            </w:tc>
            <w:tc>
              <w:tcPr>
                <w:shd w:val="clear" w:color="auto" w:fill="FFF2CC"/>
              </w:tcPr>
              <w:p w14:paraId="0000041B">
                <w:pPr>
                  <w:spacing w:after="0" w:line="240" w:lineRule="auto"/>
                  <w:jc w:val="both"/>
                </w:pPr>
                <w:r>
                  <w:rPr>
                    <w:rtl w:val="0"/>
                  </w:rPr>
                  <w:t>Date of OTS.</w:t>
                </w:r>
              </w:p>
              <w:p w14:paraId="0000041C">
                <w:pPr>
                  <w:spacing w:after="0" w:line="240" w:lineRule="auto"/>
                  <w:jc w:val="both"/>
                </w:pPr>
                <w:r>
                  <w:rPr>
                    <w:rtl w:val="0"/>
                  </w:rPr>
                  <w:t xml:space="preserve">It should be after 1 year of the date of </w:t>
                </w:r>
                <w:r>
                  <w:rPr>
                    <w:rFonts w:ascii="Aptos" w:hAnsi="Aptos" w:eastAsia="Aptos" w:cs="Aptos"/>
                    <w:rtl w:val="0"/>
                  </w:rPr>
                  <w:t>Initiation of Legal action</w:t>
                </w:r>
              </w:p>
            </w:tc>
            <w:tc>
              <w:tcPr>
                <w:shd w:val="clear" w:color="auto" w:fill="FFF2CC"/>
              </w:tcPr>
              <w:p w14:paraId="0000041D">
                <w:pPr>
                  <w:spacing w:after="0" w:line="240" w:lineRule="auto"/>
                  <w:jc w:val="both"/>
                </w:pPr>
                <w:r>
                  <w:rPr>
                    <w:rFonts w:ascii="Aptos" w:hAnsi="Aptos" w:eastAsia="Aptos" w:cs="Aptos"/>
                    <w:rtl w:val="0"/>
                  </w:rPr>
                  <w:t>Date</w:t>
                </w:r>
              </w:p>
            </w:tc>
            <w:tc>
              <w:tcPr>
                <w:shd w:val="clear" w:color="auto" w:fill="FFF2CC"/>
              </w:tcPr>
              <w:p w14:paraId="0000041E">
                <w:pPr>
                  <w:spacing w:after="0" w:line="240" w:lineRule="auto"/>
                  <w:jc w:val="both"/>
                </w:pPr>
                <w:r>
                  <w:rPr>
                    <w:rFonts w:ascii="Aptos" w:hAnsi="Aptos" w:eastAsia="Aptos" w:cs="Aptos"/>
                    <w:rtl w:val="0"/>
                  </w:rPr>
                  <w:t>Mandatory, if OTS=Yes</w:t>
                </w:r>
              </w:p>
            </w:tc>
          </w:tr>
          <w:tr w14:paraId="294AD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1F">
                <w:pPr>
                  <w:spacing w:after="0" w:line="240" w:lineRule="auto"/>
                  <w:jc w:val="both"/>
                </w:pPr>
                <w:r>
                  <w:rPr>
                    <w:rtl w:val="0"/>
                  </w:rPr>
                  <w:t>9A</w:t>
                </w:r>
              </w:p>
            </w:tc>
            <w:tc>
              <w:tcPr>
                <w:shd w:val="clear" w:color="auto" w:fill="FFF2CC"/>
              </w:tcPr>
              <w:p w14:paraId="00000420">
                <w:pPr>
                  <w:spacing w:after="0" w:line="240" w:lineRule="auto"/>
                  <w:jc w:val="both"/>
                </w:pPr>
                <w:r>
                  <w:rPr>
                    <w:rtl w:val="0"/>
                  </w:rPr>
                  <w:t>Total Recovery through OTS</w:t>
                </w:r>
              </w:p>
            </w:tc>
            <w:tc>
              <w:tcPr>
                <w:shd w:val="clear" w:color="auto" w:fill="FFF2CC"/>
              </w:tcPr>
              <w:p w14:paraId="00000421">
                <w:pPr>
                  <w:spacing w:after="0" w:line="240" w:lineRule="auto"/>
                  <w:jc w:val="both"/>
                  <w:rPr>
                    <w:rFonts w:ascii="Aptos" w:hAnsi="Aptos" w:eastAsia="Aptos" w:cs="Aptos"/>
                  </w:rPr>
                </w:pPr>
                <w:r>
                  <w:rPr>
                    <w:rFonts w:ascii="Aptos" w:hAnsi="Aptos" w:eastAsia="Aptos" w:cs="Aptos"/>
                    <w:rtl w:val="0"/>
                  </w:rPr>
                  <w:t xml:space="preserve">Amount recovered through OTS </w:t>
                </w:r>
              </w:p>
              <w:p w14:paraId="00000422">
                <w:pPr>
                  <w:spacing w:after="0" w:line="240" w:lineRule="auto"/>
                  <w:jc w:val="both"/>
                </w:pPr>
                <w:r>
                  <w:rPr>
                    <w:rtl w:val="0"/>
                  </w:rPr>
                  <w:t>Entry by MLI Maker</w:t>
                </w:r>
              </w:p>
            </w:tc>
            <w:tc>
              <w:tcPr>
                <w:shd w:val="clear" w:color="auto" w:fill="FFF2CC"/>
              </w:tcPr>
              <w:p w14:paraId="00000423">
                <w:pPr>
                  <w:spacing w:after="0" w:line="240" w:lineRule="auto"/>
                  <w:jc w:val="both"/>
                </w:pPr>
                <w:r>
                  <w:rPr>
                    <w:rFonts w:ascii="Aptos" w:hAnsi="Aptos" w:eastAsia="Aptos" w:cs="Aptos"/>
                    <w:rtl w:val="0"/>
                  </w:rPr>
                  <w:t>Amount in Rs (greater than zero)</w:t>
                </w:r>
              </w:p>
            </w:tc>
            <w:tc>
              <w:tcPr>
                <w:shd w:val="clear" w:color="auto" w:fill="FFF2CC"/>
              </w:tcPr>
              <w:p w14:paraId="00000424">
                <w:pPr>
                  <w:spacing w:after="0" w:line="240" w:lineRule="auto"/>
                  <w:jc w:val="both"/>
                </w:pPr>
                <w:r>
                  <w:rPr>
                    <w:rFonts w:ascii="Aptos" w:hAnsi="Aptos" w:eastAsia="Aptos" w:cs="Aptos"/>
                    <w:rtl w:val="0"/>
                  </w:rPr>
                  <w:t>Mandatory if OTS =Yes</w:t>
                </w:r>
              </w:p>
            </w:tc>
          </w:tr>
          <w:tr w14:paraId="493A1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25">
                <w:pPr>
                  <w:spacing w:after="0" w:line="240" w:lineRule="auto"/>
                  <w:jc w:val="both"/>
                </w:pPr>
                <w:r>
                  <w:rPr>
                    <w:rtl w:val="0"/>
                  </w:rPr>
                  <w:t>9B</w:t>
                </w:r>
              </w:p>
            </w:tc>
            <w:tc>
              <w:tcPr>
                <w:shd w:val="clear" w:color="auto" w:fill="FFF2CC"/>
              </w:tcPr>
              <w:p w14:paraId="00000426">
                <w:pPr>
                  <w:spacing w:after="0" w:line="240" w:lineRule="auto"/>
                  <w:jc w:val="both"/>
                </w:pPr>
                <w:r>
                  <w:rPr>
                    <w:rtl w:val="0"/>
                  </w:rPr>
                  <w:t>Total Recovery through OTS as seen from documents by NCGTC</w:t>
                </w:r>
              </w:p>
            </w:tc>
            <w:tc>
              <w:tcPr>
                <w:shd w:val="clear" w:color="auto" w:fill="FFF2CC"/>
              </w:tcPr>
              <w:p w14:paraId="00000427">
                <w:pPr>
                  <w:spacing w:after="0" w:line="240" w:lineRule="auto"/>
                  <w:jc w:val="both"/>
                  <w:rPr>
                    <w:rFonts w:ascii="Aptos" w:hAnsi="Aptos" w:eastAsia="Aptos" w:cs="Aptos"/>
                  </w:rPr>
                </w:pPr>
                <w:r>
                  <w:rPr>
                    <w:rFonts w:ascii="Aptos" w:hAnsi="Aptos" w:eastAsia="Aptos" w:cs="Aptos"/>
                    <w:rtl w:val="0"/>
                  </w:rPr>
                  <w:t>Amount recovered through OTS</w:t>
                </w:r>
              </w:p>
              <w:p w14:paraId="00000428">
                <w:pPr>
                  <w:spacing w:after="0" w:line="240" w:lineRule="auto"/>
                  <w:jc w:val="both"/>
                </w:pPr>
                <w:r>
                  <w:rPr>
                    <w:rtl w:val="0"/>
                  </w:rPr>
                  <w:t>Entry by NCGTC Maker / Checker</w:t>
                </w:r>
              </w:p>
              <w:p w14:paraId="00000429">
                <w:pPr>
                  <w:spacing w:after="0" w:line="240" w:lineRule="auto"/>
                  <w:jc w:val="both"/>
                </w:pPr>
                <w:r>
                  <w:rPr>
                    <w:rtl w:val="0"/>
                  </w:rPr>
                  <w:t>This is auto-fetch from 9A and editable to NCGTC maker/checker.</w:t>
                </w:r>
              </w:p>
            </w:tc>
            <w:tc>
              <w:tcPr>
                <w:shd w:val="clear" w:color="auto" w:fill="FFF2CC"/>
              </w:tcPr>
              <w:p w14:paraId="0000042A">
                <w:pPr>
                  <w:spacing w:after="0" w:line="240" w:lineRule="auto"/>
                  <w:jc w:val="both"/>
                </w:pPr>
                <w:r>
                  <w:rPr>
                    <w:rFonts w:ascii="Aptos" w:hAnsi="Aptos" w:eastAsia="Aptos" w:cs="Aptos"/>
                    <w:rtl w:val="0"/>
                  </w:rPr>
                  <w:t>Amount in Rs (greater than zero)</w:t>
                </w:r>
              </w:p>
            </w:tc>
            <w:tc>
              <w:tcPr>
                <w:shd w:val="clear" w:color="auto" w:fill="FFF2CC"/>
              </w:tcPr>
              <w:p w14:paraId="0000042B">
                <w:pPr>
                  <w:spacing w:after="0" w:line="240" w:lineRule="auto"/>
                  <w:jc w:val="both"/>
                </w:pPr>
                <w:r>
                  <w:rPr>
                    <w:rFonts w:ascii="Aptos" w:hAnsi="Aptos" w:eastAsia="Aptos" w:cs="Aptos"/>
                    <w:rtl w:val="0"/>
                  </w:rPr>
                  <w:t>Mandatory if OTS =Yes</w:t>
                </w:r>
              </w:p>
            </w:tc>
          </w:tr>
          <w:tr w14:paraId="6418F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2C">
                <w:pPr>
                  <w:spacing w:after="0" w:line="240" w:lineRule="auto"/>
                  <w:jc w:val="both"/>
                </w:pPr>
                <w:r>
                  <w:rPr>
                    <w:rtl w:val="0"/>
                  </w:rPr>
                  <w:t>9C</w:t>
                </w:r>
              </w:p>
            </w:tc>
            <w:tc>
              <w:tcPr>
                <w:shd w:val="clear" w:color="auto" w:fill="FFF2CC"/>
              </w:tcPr>
              <w:p w14:paraId="0000042D">
                <w:pPr>
                  <w:spacing w:after="0" w:line="240" w:lineRule="auto"/>
                  <w:jc w:val="both"/>
                </w:pPr>
                <w:r>
                  <w:rPr>
                    <w:rtl w:val="0"/>
                  </w:rPr>
                  <w:t>Legal Cost</w:t>
                </w:r>
              </w:p>
            </w:tc>
            <w:tc>
              <w:tcPr>
                <w:shd w:val="clear" w:color="auto" w:fill="FFF2CC"/>
              </w:tcPr>
              <w:p w14:paraId="0000042E">
                <w:pPr>
                  <w:spacing w:after="0" w:line="240" w:lineRule="auto"/>
                  <w:jc w:val="both"/>
                </w:pPr>
                <w:r>
                  <w:rPr>
                    <w:rtl w:val="0"/>
                  </w:rPr>
                  <w:t>Legal Cost, if any</w:t>
                </w:r>
              </w:p>
            </w:tc>
            <w:tc>
              <w:tcPr>
                <w:shd w:val="clear" w:color="auto" w:fill="FFF2CC"/>
              </w:tcPr>
              <w:p w14:paraId="0000042F">
                <w:pPr>
                  <w:spacing w:after="0" w:line="240" w:lineRule="auto"/>
                  <w:jc w:val="both"/>
                </w:pPr>
                <w:r>
                  <w:rPr>
                    <w:rFonts w:ascii="Aptos" w:hAnsi="Aptos" w:eastAsia="Aptos" w:cs="Aptos"/>
                    <w:rtl w:val="0"/>
                  </w:rPr>
                  <w:t>Amount in Rs (greater than or equal to zero)</w:t>
                </w:r>
              </w:p>
            </w:tc>
            <w:tc>
              <w:tcPr>
                <w:shd w:val="clear" w:color="auto" w:fill="FFF2CC"/>
              </w:tcPr>
              <w:p w14:paraId="00000430">
                <w:pPr>
                  <w:spacing w:after="0" w:line="240" w:lineRule="auto"/>
                  <w:jc w:val="both"/>
                  <w:rPr>
                    <w:rFonts w:ascii="Aptos" w:hAnsi="Aptos" w:eastAsia="Aptos" w:cs="Aptos"/>
                  </w:rPr>
                </w:pPr>
                <w:r>
                  <w:rPr>
                    <w:rtl w:val="0"/>
                  </w:rPr>
                  <w:t xml:space="preserve">Mandatory </w:t>
                </w:r>
                <w:r>
                  <w:rPr>
                    <w:rFonts w:ascii="Aptos" w:hAnsi="Aptos" w:eastAsia="Aptos" w:cs="Aptos"/>
                    <w:rtl w:val="0"/>
                  </w:rPr>
                  <w:t>if OTS =Yes</w:t>
                </w:r>
              </w:p>
              <w:p w14:paraId="00000431">
                <w:pPr>
                  <w:spacing w:after="0" w:line="240" w:lineRule="auto"/>
                  <w:jc w:val="both"/>
                </w:pPr>
                <w:r>
                  <w:rPr>
                    <w:rtl w:val="0"/>
                  </w:rPr>
                  <w:t>Otherwise disable.</w:t>
                </w:r>
              </w:p>
            </w:tc>
          </w:tr>
          <w:tr w14:paraId="6963F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32">
                <w:pPr>
                  <w:spacing w:after="0" w:line="240" w:lineRule="auto"/>
                  <w:jc w:val="both"/>
                </w:pPr>
                <w:r>
                  <w:rPr>
                    <w:rtl w:val="0"/>
                  </w:rPr>
                  <w:t>10</w:t>
                </w:r>
              </w:p>
            </w:tc>
            <w:tc>
              <w:tcPr>
                <w:shd w:val="clear" w:color="auto" w:fill="FFF2CC"/>
              </w:tcPr>
              <w:p w14:paraId="00000433">
                <w:pPr>
                  <w:spacing w:after="0" w:line="240" w:lineRule="auto"/>
                  <w:jc w:val="both"/>
                </w:pPr>
                <w:r>
                  <w:rPr>
                    <w:rtl w:val="0"/>
                  </w:rPr>
                  <w:t>Recovery through OTS (NCGTC portion)</w:t>
                </w:r>
              </w:p>
            </w:tc>
            <w:tc>
              <w:tcPr>
                <w:shd w:val="clear" w:color="auto" w:fill="FFF2CC"/>
              </w:tcPr>
              <w:p w14:paraId="00000434">
                <w:pPr>
                  <w:spacing w:after="0" w:line="240" w:lineRule="auto"/>
                  <w:jc w:val="both"/>
                </w:pPr>
                <w:r>
                  <w:rPr>
                    <w:rFonts w:ascii="Aptos" w:hAnsi="Aptos" w:eastAsia="Aptos" w:cs="Aptos"/>
                    <w:rtl w:val="0"/>
                  </w:rPr>
                  <w:t>Amount recovered through OTS (</w:t>
                </w:r>
                <w:r>
                  <w:rPr>
                    <w:sz w:val="24"/>
                    <w:szCs w:val="24"/>
                    <w:rtl w:val="0"/>
                  </w:rPr>
                  <w:t>Proportionate amount of NCGTC recovery</w:t>
                </w:r>
                <w:r>
                  <w:rPr>
                    <w:rFonts w:ascii="Aptos" w:hAnsi="Aptos" w:eastAsia="Aptos" w:cs="Aptos"/>
                    <w:rtl w:val="0"/>
                  </w:rPr>
                  <w:t>) – 40% of 9A-9C for MLI / 40% of 9B-9C for NCGTC.</w:t>
                </w:r>
              </w:p>
            </w:tc>
            <w:tc>
              <w:tcPr>
                <w:shd w:val="clear" w:color="auto" w:fill="FFF2CC"/>
              </w:tcPr>
              <w:p w14:paraId="00000435">
                <w:pPr>
                  <w:spacing w:after="0" w:line="240" w:lineRule="auto"/>
                  <w:jc w:val="both"/>
                  <w:rPr>
                    <w:rFonts w:ascii="Aptos" w:hAnsi="Aptos" w:eastAsia="Aptos" w:cs="Aptos"/>
                  </w:rPr>
                </w:pPr>
                <w:r>
                  <w:rPr>
                    <w:rFonts w:ascii="Aptos" w:hAnsi="Aptos" w:eastAsia="Aptos" w:cs="Aptos"/>
                    <w:rtl w:val="0"/>
                  </w:rPr>
                  <w:t>Auto</w:t>
                </w:r>
              </w:p>
              <w:p w14:paraId="00000436">
                <w:pPr>
                  <w:spacing w:after="0" w:line="240" w:lineRule="auto"/>
                  <w:jc w:val="both"/>
                </w:pPr>
              </w:p>
            </w:tc>
            <w:tc>
              <w:tcPr>
                <w:shd w:val="clear" w:color="auto" w:fill="FFF2CC"/>
              </w:tcPr>
              <w:p w14:paraId="00000437">
                <w:pPr>
                  <w:spacing w:after="0" w:line="240" w:lineRule="auto"/>
                  <w:jc w:val="both"/>
                </w:pPr>
                <w:r>
                  <w:rPr>
                    <w:rFonts w:ascii="Aptos" w:hAnsi="Aptos" w:eastAsia="Aptos" w:cs="Aptos"/>
                    <w:rtl w:val="0"/>
                  </w:rPr>
                  <w:t>Mandatory if OTS =Yes</w:t>
                </w:r>
              </w:p>
            </w:tc>
          </w:tr>
          <w:tr w14:paraId="20552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38">
                <w:pPr>
                  <w:spacing w:after="0" w:line="240" w:lineRule="auto"/>
                  <w:jc w:val="both"/>
                </w:pPr>
                <w:r>
                  <w:rPr>
                    <w:rtl w:val="0"/>
                  </w:rPr>
                  <w:t>11</w:t>
                </w:r>
              </w:p>
            </w:tc>
            <w:tc>
              <w:tcPr>
                <w:shd w:val="clear" w:color="auto" w:fill="FFF2CC"/>
              </w:tcPr>
              <w:p w14:paraId="00000439">
                <w:pPr>
                  <w:spacing w:after="0" w:line="240" w:lineRule="auto"/>
                  <w:jc w:val="both"/>
                </w:pPr>
                <w:r>
                  <w:rPr>
                    <w:rtl w:val="0"/>
                  </w:rPr>
                  <w:t>Recovery through OTS retained by MLI</w:t>
                </w:r>
              </w:p>
            </w:tc>
            <w:tc>
              <w:tcPr>
                <w:shd w:val="clear" w:color="auto" w:fill="FFF2CC"/>
              </w:tcPr>
              <w:p w14:paraId="0000043A">
                <w:pPr>
                  <w:spacing w:after="0" w:line="240" w:lineRule="auto"/>
                  <w:jc w:val="both"/>
                </w:pPr>
                <w:r>
                  <w:rPr>
                    <w:rFonts w:ascii="Aptos" w:hAnsi="Aptos" w:eastAsia="Aptos" w:cs="Aptos"/>
                    <w:rtl w:val="0"/>
                  </w:rPr>
                  <w:t>Amount recovered through OTS retained by MLI – 60% of 9A-9C for MLI / 60% of 9B-9C for NCGTC.</w:t>
                </w:r>
              </w:p>
            </w:tc>
            <w:tc>
              <w:tcPr>
                <w:shd w:val="clear" w:color="auto" w:fill="FFF2CC"/>
              </w:tcPr>
              <w:p w14:paraId="0000043B">
                <w:pPr>
                  <w:spacing w:after="0" w:line="240" w:lineRule="auto"/>
                  <w:jc w:val="both"/>
                  <w:rPr>
                    <w:rFonts w:ascii="Aptos" w:hAnsi="Aptos" w:eastAsia="Aptos" w:cs="Aptos"/>
                    <w:color w:val="FF0000"/>
                  </w:rPr>
                </w:pPr>
                <w:r>
                  <w:rPr>
                    <w:rFonts w:ascii="Aptos" w:hAnsi="Aptos" w:eastAsia="Aptos" w:cs="Aptos"/>
                    <w:rtl w:val="0"/>
                  </w:rPr>
                  <w:t>Auto</w:t>
                </w:r>
              </w:p>
              <w:p w14:paraId="0000043C">
                <w:pPr>
                  <w:spacing w:after="0" w:line="240" w:lineRule="auto"/>
                  <w:jc w:val="both"/>
                </w:pPr>
              </w:p>
            </w:tc>
            <w:tc>
              <w:tcPr>
                <w:shd w:val="clear" w:color="auto" w:fill="FFF2CC"/>
              </w:tcPr>
              <w:p w14:paraId="0000043D">
                <w:pPr>
                  <w:spacing w:after="0" w:line="240" w:lineRule="auto"/>
                  <w:jc w:val="both"/>
                </w:pPr>
                <w:r>
                  <w:rPr>
                    <w:rFonts w:ascii="Aptos" w:hAnsi="Aptos" w:eastAsia="Aptos" w:cs="Aptos"/>
                    <w:rtl w:val="0"/>
                  </w:rPr>
                  <w:t>Mandatory if OTS =Yes</w:t>
                </w:r>
              </w:p>
            </w:tc>
          </w:tr>
          <w:tr w14:paraId="61763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3E">
                <w:pPr>
                  <w:spacing w:after="0" w:line="240" w:lineRule="auto"/>
                  <w:jc w:val="both"/>
                </w:pPr>
                <w:r>
                  <w:rPr>
                    <w:rtl w:val="0"/>
                  </w:rPr>
                  <w:t>12</w:t>
                </w:r>
              </w:p>
            </w:tc>
            <w:tc>
              <w:tcPr>
                <w:shd w:val="clear" w:color="auto" w:fill="FFF2CC"/>
              </w:tcPr>
              <w:p w14:paraId="0000043F">
                <w:pPr>
                  <w:spacing w:after="0" w:line="240" w:lineRule="auto"/>
                  <w:jc w:val="both"/>
                </w:pPr>
                <w:r>
                  <w:rPr>
                    <w:rtl w:val="0"/>
                  </w:rPr>
                  <w:t>Collateral value at time of sanction</w:t>
                </w:r>
              </w:p>
            </w:tc>
            <w:tc>
              <w:tcPr>
                <w:shd w:val="clear" w:color="auto" w:fill="FFF2CC"/>
              </w:tcPr>
              <w:p w14:paraId="00000440">
                <w:pPr>
                  <w:spacing w:after="0" w:line="240" w:lineRule="auto"/>
                  <w:jc w:val="both"/>
                </w:pPr>
                <w:r>
                  <w:rPr>
                    <w:rtl w:val="0"/>
                  </w:rPr>
                  <w:t>Collateral Value entered at time of sanction</w:t>
                </w:r>
              </w:p>
            </w:tc>
            <w:tc>
              <w:tcPr>
                <w:shd w:val="clear" w:color="auto" w:fill="FFF2CC"/>
              </w:tcPr>
              <w:p w14:paraId="00000441">
                <w:pPr>
                  <w:spacing w:after="0" w:line="240" w:lineRule="auto"/>
                  <w:jc w:val="both"/>
                </w:pPr>
                <w:r>
                  <w:rPr>
                    <w:rFonts w:ascii="Aptos" w:hAnsi="Aptos" w:eastAsia="Aptos" w:cs="Aptos"/>
                    <w:rtl w:val="0"/>
                  </w:rPr>
                  <w:t>Auto populate on selection of CGPAN</w:t>
                </w:r>
              </w:p>
            </w:tc>
            <w:tc>
              <w:tcPr>
                <w:shd w:val="clear" w:color="auto" w:fill="FFF2CC"/>
              </w:tcPr>
              <w:p w14:paraId="00000442">
                <w:pPr>
                  <w:spacing w:after="0" w:line="240" w:lineRule="auto"/>
                  <w:jc w:val="both"/>
                </w:pPr>
                <w:r>
                  <w:rPr>
                    <w:rFonts w:ascii="Aptos" w:hAnsi="Aptos" w:eastAsia="Aptos" w:cs="Aptos"/>
                    <w:rtl w:val="0"/>
                  </w:rPr>
                  <w:t>Mandatory</w:t>
                </w:r>
              </w:p>
            </w:tc>
          </w:tr>
          <w:tr w14:paraId="25461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43">
                <w:pPr>
                  <w:spacing w:after="0" w:line="240" w:lineRule="auto"/>
                  <w:jc w:val="both"/>
                </w:pPr>
                <w:r>
                  <w:rPr>
                    <w:rtl w:val="0"/>
                  </w:rPr>
                  <w:t>13</w:t>
                </w:r>
              </w:p>
            </w:tc>
            <w:tc>
              <w:tcPr>
                <w:shd w:val="clear" w:color="auto" w:fill="FFF2CC"/>
              </w:tcPr>
              <w:p w14:paraId="00000444">
                <w:pPr>
                  <w:spacing w:after="0" w:line="240" w:lineRule="auto"/>
                  <w:jc w:val="both"/>
                </w:pPr>
                <w:r>
                  <w:rPr>
                    <w:rtl w:val="0"/>
                  </w:rPr>
                  <w:t xml:space="preserve">Present Collateral value </w:t>
                </w:r>
              </w:p>
            </w:tc>
            <w:tc>
              <w:tcPr>
                <w:shd w:val="clear" w:color="auto" w:fill="FFF2CC"/>
              </w:tcPr>
              <w:p w14:paraId="00000445">
                <w:pPr>
                  <w:spacing w:after="0" w:line="240" w:lineRule="auto"/>
                  <w:jc w:val="both"/>
                </w:pPr>
                <w:r>
                  <w:rPr>
                    <w:rtl w:val="0"/>
                  </w:rPr>
                  <w:t>Collateral Value entered at time of interim claim</w:t>
                </w:r>
              </w:p>
            </w:tc>
            <w:tc>
              <w:tcPr>
                <w:shd w:val="clear" w:color="auto" w:fill="FFF2CC"/>
              </w:tcPr>
              <w:p w14:paraId="00000446">
                <w:pPr>
                  <w:spacing w:after="0" w:line="240" w:lineRule="auto"/>
                  <w:jc w:val="both"/>
                </w:pPr>
                <w:r>
                  <w:rPr>
                    <w:rtl w:val="0"/>
                  </w:rPr>
                  <w:t>Amount in Rs.</w:t>
                </w:r>
              </w:p>
            </w:tc>
            <w:tc>
              <w:tcPr>
                <w:shd w:val="clear" w:color="auto" w:fill="FFF2CC"/>
              </w:tcPr>
              <w:p w14:paraId="00000447">
                <w:pPr>
                  <w:spacing w:after="0" w:line="240" w:lineRule="auto"/>
                  <w:jc w:val="both"/>
                </w:pPr>
                <w:r>
                  <w:rPr>
                    <w:rFonts w:ascii="Aptos" w:hAnsi="Aptos" w:eastAsia="Aptos" w:cs="Aptos"/>
                    <w:rtl w:val="0"/>
                  </w:rPr>
                  <w:t>Mandatory</w:t>
                </w:r>
              </w:p>
            </w:tc>
          </w:tr>
          <w:tr w14:paraId="29E10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48">
                <w:pPr>
                  <w:spacing w:after="0" w:line="240" w:lineRule="auto"/>
                  <w:jc w:val="both"/>
                </w:pPr>
                <w:r>
                  <w:rPr>
                    <w:rtl w:val="0"/>
                  </w:rPr>
                  <w:t>14</w:t>
                </w:r>
              </w:p>
            </w:tc>
            <w:tc>
              <w:tcPr>
                <w:shd w:val="clear" w:color="auto" w:fill="FFF2CC"/>
              </w:tcPr>
              <w:p w14:paraId="00000449">
                <w:pPr>
                  <w:spacing w:after="0" w:line="240" w:lineRule="auto"/>
                  <w:jc w:val="both"/>
                </w:pPr>
                <w:r>
                  <w:rPr>
                    <w:rtl w:val="0"/>
                  </w:rPr>
                  <w:t>Collateral Value to consider for claim settlement</w:t>
                </w:r>
              </w:p>
            </w:tc>
            <w:tc>
              <w:tcPr>
                <w:shd w:val="clear" w:color="auto" w:fill="FFF2CC"/>
              </w:tcPr>
              <w:p w14:paraId="0000044A">
                <w:pPr>
                  <w:spacing w:after="0" w:line="240" w:lineRule="auto"/>
                  <w:jc w:val="both"/>
                </w:pPr>
                <w:r>
                  <w:rPr>
                    <w:rtl w:val="0"/>
                  </w:rPr>
                  <w:t>Higher of Collateral value at sanction or at time of claim</w:t>
                </w:r>
              </w:p>
            </w:tc>
            <w:tc>
              <w:tcPr>
                <w:shd w:val="clear" w:color="auto" w:fill="FFF2CC"/>
              </w:tcPr>
              <w:p w14:paraId="0000044B">
                <w:pPr>
                  <w:spacing w:after="0" w:line="240" w:lineRule="auto"/>
                  <w:jc w:val="both"/>
                </w:pPr>
                <w:r>
                  <w:rPr>
                    <w:rtl w:val="0"/>
                  </w:rPr>
                  <w:t>Auto calculation</w:t>
                </w:r>
              </w:p>
              <w:p w14:paraId="0000044C">
                <w:pPr>
                  <w:spacing w:after="0" w:line="240" w:lineRule="auto"/>
                  <w:jc w:val="both"/>
                </w:pPr>
                <w:r>
                  <w:rPr>
                    <w:rtl w:val="0"/>
                  </w:rPr>
                  <w:t>Higher of 12 &amp; 13</w:t>
                </w:r>
              </w:p>
            </w:tc>
            <w:tc>
              <w:tcPr>
                <w:shd w:val="clear" w:color="auto" w:fill="FFF2CC"/>
              </w:tcPr>
              <w:p w14:paraId="0000044D">
                <w:pPr>
                  <w:spacing w:after="0" w:line="240" w:lineRule="auto"/>
                  <w:jc w:val="both"/>
                </w:pPr>
                <w:r>
                  <w:rPr>
                    <w:rFonts w:ascii="Aptos" w:hAnsi="Aptos" w:eastAsia="Aptos" w:cs="Aptos"/>
                    <w:rtl w:val="0"/>
                  </w:rPr>
                  <w:t>Mandatory</w:t>
                </w:r>
              </w:p>
            </w:tc>
          </w:tr>
          <w:tr w14:paraId="5AC1B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4E">
                <w:pPr>
                  <w:spacing w:after="0" w:line="240" w:lineRule="auto"/>
                  <w:jc w:val="both"/>
                </w:pPr>
                <w:r>
                  <w:rPr>
                    <w:rtl w:val="0"/>
                  </w:rPr>
                  <w:t>15</w:t>
                </w:r>
              </w:p>
            </w:tc>
            <w:tc>
              <w:tcPr>
                <w:shd w:val="clear" w:color="auto" w:fill="FFF2CC"/>
              </w:tcPr>
              <w:p w14:paraId="0000044F">
                <w:pPr>
                  <w:spacing w:after="0" w:line="240" w:lineRule="auto"/>
                  <w:jc w:val="both"/>
                </w:pPr>
                <w:r>
                  <w:rPr>
                    <w:rFonts w:ascii="Aptos" w:hAnsi="Aptos" w:eastAsia="Aptos" w:cs="Aptos"/>
                    <w:rtl w:val="0"/>
                  </w:rPr>
                  <w:t>Principal Outstanding as on Date of NPA</w:t>
                </w:r>
              </w:p>
            </w:tc>
            <w:tc>
              <w:tcPr>
                <w:shd w:val="clear" w:color="auto" w:fill="FFF2CC"/>
              </w:tcPr>
              <w:p w14:paraId="00000450">
                <w:pPr>
                  <w:spacing w:after="0" w:line="240" w:lineRule="auto"/>
                  <w:jc w:val="both"/>
                  <w:rPr>
                    <w:rFonts w:ascii="Aptos" w:hAnsi="Aptos" w:eastAsia="Aptos" w:cs="Aptos"/>
                  </w:rPr>
                </w:pPr>
                <w:r>
                  <w:rPr>
                    <w:rFonts w:ascii="Aptos" w:hAnsi="Aptos" w:eastAsia="Aptos" w:cs="Aptos"/>
                    <w:rtl w:val="0"/>
                  </w:rPr>
                  <w:t>Loan amount outstanding comprising principal due from the borrower as on date of NPA.</w:t>
                </w:r>
              </w:p>
              <w:p w14:paraId="00000451">
                <w:pPr>
                  <w:spacing w:after="0" w:line="240" w:lineRule="auto"/>
                  <w:jc w:val="both"/>
                </w:pPr>
                <w:r>
                  <w:rPr>
                    <w:rFonts w:ascii="Aptos" w:hAnsi="Aptos" w:eastAsia="Aptos" w:cs="Aptos"/>
                    <w:rtl w:val="0"/>
                  </w:rPr>
                  <w:t>It cannot be more than the sanction amount.</w:t>
                </w:r>
              </w:p>
            </w:tc>
            <w:tc>
              <w:tcPr>
                <w:shd w:val="clear" w:color="auto" w:fill="FFF2CC"/>
              </w:tcPr>
              <w:p w14:paraId="00000452">
                <w:pPr>
                  <w:spacing w:after="0" w:line="240" w:lineRule="auto"/>
                  <w:jc w:val="both"/>
                </w:pPr>
                <w:r>
                  <w:rPr>
                    <w:rFonts w:ascii="Aptos" w:hAnsi="Aptos" w:eastAsia="Aptos" w:cs="Aptos"/>
                    <w:rtl w:val="0"/>
                  </w:rPr>
                  <w:t>Auto populate on selection of CGPAN</w:t>
                </w:r>
              </w:p>
            </w:tc>
            <w:tc>
              <w:tcPr>
                <w:shd w:val="clear" w:color="auto" w:fill="FFF2CC"/>
              </w:tcPr>
              <w:p w14:paraId="00000453">
                <w:pPr>
                  <w:spacing w:after="0" w:line="240" w:lineRule="auto"/>
                  <w:jc w:val="both"/>
                </w:pPr>
                <w:r>
                  <w:rPr>
                    <w:rFonts w:ascii="Aptos" w:hAnsi="Aptos" w:eastAsia="Aptos" w:cs="Aptos"/>
                    <w:rtl w:val="0"/>
                  </w:rPr>
                  <w:t>Mandatory</w:t>
                </w:r>
              </w:p>
            </w:tc>
          </w:tr>
          <w:tr w14:paraId="65CB2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54">
                <w:pPr>
                  <w:spacing w:after="0" w:line="240" w:lineRule="auto"/>
                  <w:jc w:val="both"/>
                </w:pPr>
                <w:r>
                  <w:rPr>
                    <w:rtl w:val="0"/>
                  </w:rPr>
                  <w:t>16</w:t>
                </w:r>
              </w:p>
            </w:tc>
            <w:tc>
              <w:tcPr>
                <w:shd w:val="clear" w:color="auto" w:fill="FFF2CC"/>
              </w:tcPr>
              <w:p w14:paraId="00000455">
                <w:pPr>
                  <w:spacing w:after="0" w:line="240" w:lineRule="auto"/>
                  <w:jc w:val="both"/>
                </w:pPr>
                <w:r>
                  <w:rPr>
                    <w:rFonts w:ascii="Aptos" w:hAnsi="Aptos" w:eastAsia="Aptos" w:cs="Aptos"/>
                    <w:rtl w:val="0"/>
                  </w:rPr>
                  <w:t>Interest Outstanding as on Date of NPA</w:t>
                </w:r>
              </w:p>
            </w:tc>
            <w:tc>
              <w:tcPr>
                <w:shd w:val="clear" w:color="auto" w:fill="FFF2CC"/>
              </w:tcPr>
              <w:p w14:paraId="00000456">
                <w:pPr>
                  <w:spacing w:after="0" w:line="240" w:lineRule="auto"/>
                  <w:jc w:val="both"/>
                </w:pPr>
                <w:r>
                  <w:rPr>
                    <w:rFonts w:ascii="Aptos" w:hAnsi="Aptos" w:eastAsia="Aptos" w:cs="Aptos"/>
                    <w:rtl w:val="0"/>
                  </w:rPr>
                  <w:t>Loan amount outstanding comprising of interest due from borrower as on date of NPA</w:t>
                </w:r>
              </w:p>
            </w:tc>
            <w:tc>
              <w:tcPr>
                <w:shd w:val="clear" w:color="auto" w:fill="FFF2CC"/>
              </w:tcPr>
              <w:p w14:paraId="00000457">
                <w:pPr>
                  <w:spacing w:after="0" w:line="240" w:lineRule="auto"/>
                  <w:jc w:val="both"/>
                </w:pPr>
                <w:r>
                  <w:rPr>
                    <w:rFonts w:ascii="Aptos" w:hAnsi="Aptos" w:eastAsia="Aptos" w:cs="Aptos"/>
                    <w:rtl w:val="0"/>
                  </w:rPr>
                  <w:t>Auto populate on selection of CGPAN</w:t>
                </w:r>
              </w:p>
            </w:tc>
            <w:tc>
              <w:tcPr>
                <w:shd w:val="clear" w:color="auto" w:fill="FFF2CC"/>
              </w:tcPr>
              <w:p w14:paraId="00000458">
                <w:pPr>
                  <w:spacing w:after="0" w:line="240" w:lineRule="auto"/>
                  <w:jc w:val="both"/>
                </w:pPr>
                <w:r>
                  <w:rPr>
                    <w:rFonts w:ascii="Aptos" w:hAnsi="Aptos" w:eastAsia="Aptos" w:cs="Aptos"/>
                    <w:rtl w:val="0"/>
                  </w:rPr>
                  <w:t>Mandatory</w:t>
                </w:r>
              </w:p>
            </w:tc>
          </w:tr>
          <w:tr w14:paraId="6BC87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59">
                <w:pPr>
                  <w:spacing w:after="0" w:line="240" w:lineRule="auto"/>
                  <w:jc w:val="both"/>
                </w:pPr>
                <w:r>
                  <w:rPr>
                    <w:rtl w:val="0"/>
                  </w:rPr>
                  <w:t>17</w:t>
                </w:r>
              </w:p>
            </w:tc>
            <w:tc>
              <w:tcPr>
                <w:shd w:val="clear" w:color="auto" w:fill="FFF2CC"/>
              </w:tcPr>
              <w:p w14:paraId="0000045A">
                <w:pPr>
                  <w:spacing w:after="0" w:line="240" w:lineRule="auto"/>
                  <w:jc w:val="both"/>
                </w:pPr>
                <w:r>
                  <w:rPr>
                    <w:rFonts w:ascii="Aptos" w:hAnsi="Aptos" w:eastAsia="Aptos" w:cs="Aptos"/>
                    <w:rtl w:val="0"/>
                  </w:rPr>
                  <w:t xml:space="preserve">Recovery amount after NPA date till interim claim lodgement </w:t>
                </w:r>
              </w:p>
            </w:tc>
            <w:tc>
              <w:tcPr>
                <w:shd w:val="clear" w:color="auto" w:fill="FFF2CC"/>
              </w:tcPr>
              <w:p w14:paraId="0000045B">
                <w:pPr>
                  <w:spacing w:after="0" w:line="240" w:lineRule="auto"/>
                  <w:jc w:val="both"/>
                  <w:rPr>
                    <w:rFonts w:ascii="Aptos" w:hAnsi="Aptos" w:eastAsia="Aptos" w:cs="Aptos"/>
                  </w:rPr>
                </w:pPr>
                <w:r>
                  <w:rPr>
                    <w:rFonts w:ascii="Aptos" w:hAnsi="Aptos" w:eastAsia="Aptos" w:cs="Aptos"/>
                    <w:rtl w:val="0"/>
                  </w:rPr>
                  <w:t>Recovery made after NPA till interim claim lodgement. Amount to be entered “0” in case of no recovery</w:t>
                </w:r>
              </w:p>
              <w:p w14:paraId="0000045C">
                <w:pPr>
                  <w:spacing w:after="0" w:line="240" w:lineRule="auto"/>
                  <w:jc w:val="both"/>
                </w:pPr>
              </w:p>
            </w:tc>
            <w:tc>
              <w:tcPr>
                <w:shd w:val="clear" w:color="auto" w:fill="FFF2CC"/>
              </w:tcPr>
              <w:p w14:paraId="0000045D">
                <w:pPr>
                  <w:spacing w:after="0" w:line="240" w:lineRule="auto"/>
                  <w:jc w:val="both"/>
                </w:pPr>
                <w:r>
                  <w:rPr>
                    <w:rtl w:val="0"/>
                  </w:rPr>
                  <w:t>Amount in Rs.</w:t>
                </w:r>
              </w:p>
              <w:p w14:paraId="0000045E">
                <w:pPr>
                  <w:spacing w:after="0" w:line="240" w:lineRule="auto"/>
                  <w:jc w:val="both"/>
                </w:pPr>
                <w:r>
                  <w:rPr>
                    <w:rtl w:val="0"/>
                  </w:rPr>
                  <w:t>Entered by MLI Maker</w:t>
                </w:r>
              </w:p>
            </w:tc>
            <w:tc>
              <w:tcPr>
                <w:shd w:val="clear" w:color="auto" w:fill="FFF2CC"/>
              </w:tcPr>
              <w:p w14:paraId="0000045F">
                <w:pPr>
                  <w:spacing w:after="0" w:line="240" w:lineRule="auto"/>
                  <w:jc w:val="both"/>
                </w:pPr>
                <w:r>
                  <w:rPr>
                    <w:rFonts w:ascii="Aptos" w:hAnsi="Aptos" w:eastAsia="Aptos" w:cs="Aptos"/>
                    <w:rtl w:val="0"/>
                  </w:rPr>
                  <w:t>Mandatory, if OTS = NO</w:t>
                </w:r>
              </w:p>
            </w:tc>
          </w:tr>
          <w:tr w14:paraId="0B55C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60">
                <w:pPr>
                  <w:spacing w:after="0" w:line="240" w:lineRule="auto"/>
                  <w:jc w:val="both"/>
                </w:pPr>
                <w:r>
                  <w:rPr>
                    <w:rtl w:val="0"/>
                  </w:rPr>
                  <w:t>18</w:t>
                </w:r>
              </w:p>
            </w:tc>
            <w:tc>
              <w:tcPr>
                <w:shd w:val="clear" w:color="auto" w:fill="FFF2CC"/>
              </w:tcPr>
              <w:p w14:paraId="00000461">
                <w:pPr>
                  <w:spacing w:after="0" w:line="240" w:lineRule="auto"/>
                  <w:jc w:val="both"/>
                </w:pPr>
                <w:r>
                  <w:rPr>
                    <w:rtl w:val="0"/>
                  </w:rPr>
                  <w:t>Principal O/S as on date of NPA as per ledger as observed by NCGTC</w:t>
                </w:r>
              </w:p>
            </w:tc>
            <w:tc>
              <w:tcPr>
                <w:shd w:val="clear" w:color="auto" w:fill="FFF2CC"/>
              </w:tcPr>
              <w:p w14:paraId="00000462">
                <w:pPr>
                  <w:spacing w:after="0" w:line="240" w:lineRule="auto"/>
                  <w:jc w:val="both"/>
                </w:pPr>
                <w:r>
                  <w:rPr>
                    <w:rtl w:val="0"/>
                  </w:rPr>
                  <w:t>This field is editable to NCGTC users while settlement of claims. This is auto-fetch from 15 and editable to NCGTC maker/checker.</w:t>
                </w:r>
              </w:p>
            </w:tc>
            <w:tc>
              <w:tcPr>
                <w:shd w:val="clear" w:color="auto" w:fill="FFF2CC"/>
              </w:tcPr>
              <w:p w14:paraId="00000463">
                <w:pPr>
                  <w:spacing w:after="0" w:line="240" w:lineRule="auto"/>
                  <w:jc w:val="both"/>
                </w:pPr>
                <w:r>
                  <w:rPr>
                    <w:rtl w:val="0"/>
                  </w:rPr>
                  <w:t>Amount in Rs.</w:t>
                </w:r>
              </w:p>
              <w:p w14:paraId="00000464">
                <w:pPr>
                  <w:spacing w:after="0" w:line="240" w:lineRule="auto"/>
                  <w:jc w:val="both"/>
                </w:pPr>
                <w:r>
                  <w:rPr>
                    <w:rtl w:val="0"/>
                  </w:rPr>
                  <w:t>Entered by NCGTC Maker / Checker</w:t>
                </w:r>
              </w:p>
            </w:tc>
            <w:tc>
              <w:tcPr>
                <w:shd w:val="clear" w:color="auto" w:fill="FFF2CC"/>
              </w:tcPr>
              <w:p w14:paraId="00000465">
                <w:pPr>
                  <w:spacing w:after="0" w:line="240" w:lineRule="auto"/>
                  <w:jc w:val="both"/>
                </w:pPr>
                <w:r>
                  <w:rPr>
                    <w:rtl w:val="0"/>
                  </w:rPr>
                  <w:t>Mandatory</w:t>
                </w:r>
              </w:p>
            </w:tc>
          </w:tr>
          <w:tr w14:paraId="50706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66">
                <w:pPr>
                  <w:spacing w:after="0" w:line="240" w:lineRule="auto"/>
                  <w:jc w:val="both"/>
                </w:pPr>
                <w:r>
                  <w:rPr>
                    <w:rtl w:val="0"/>
                  </w:rPr>
                  <w:t>19</w:t>
                </w:r>
              </w:p>
            </w:tc>
            <w:tc>
              <w:tcPr>
                <w:shd w:val="clear" w:color="auto" w:fill="FFF2CC"/>
              </w:tcPr>
              <w:p w14:paraId="00000467">
                <w:pPr>
                  <w:spacing w:after="0" w:line="240" w:lineRule="auto"/>
                  <w:jc w:val="both"/>
                </w:pPr>
                <w:r>
                  <w:rPr>
                    <w:rtl w:val="0"/>
                  </w:rPr>
                  <w:t>Interest Outstanding as on date of NPA as per ledger as observed by NCGTC</w:t>
                </w:r>
              </w:p>
            </w:tc>
            <w:tc>
              <w:tcPr>
                <w:shd w:val="clear" w:color="auto" w:fill="FFF2CC"/>
              </w:tcPr>
              <w:p w14:paraId="00000468">
                <w:pPr>
                  <w:spacing w:after="0" w:line="240" w:lineRule="auto"/>
                  <w:jc w:val="both"/>
                </w:pPr>
                <w:r>
                  <w:rPr>
                    <w:rtl w:val="0"/>
                  </w:rPr>
                  <w:t>This field is editable to NCGTC users while settlement of claims.</w:t>
                </w:r>
                <w:r>
                  <w:rPr>
                    <w:color w:val="FF0000"/>
                    <w:rtl w:val="0"/>
                  </w:rPr>
                  <w:t xml:space="preserve"> </w:t>
                </w:r>
                <w:r>
                  <w:rPr>
                    <w:rtl w:val="0"/>
                  </w:rPr>
                  <w:t>This is auto-fetch from 16 and editable to NCGTC maker/checker.</w:t>
                </w:r>
              </w:p>
            </w:tc>
            <w:tc>
              <w:tcPr>
                <w:shd w:val="clear" w:color="auto" w:fill="FFF2CC"/>
              </w:tcPr>
              <w:p w14:paraId="00000469">
                <w:pPr>
                  <w:spacing w:after="0" w:line="240" w:lineRule="auto"/>
                  <w:jc w:val="both"/>
                </w:pPr>
                <w:r>
                  <w:rPr>
                    <w:rtl w:val="0"/>
                  </w:rPr>
                  <w:t>Amount in Rs.</w:t>
                </w:r>
              </w:p>
              <w:p w14:paraId="0000046A">
                <w:pPr>
                  <w:spacing w:after="0" w:line="240" w:lineRule="auto"/>
                  <w:jc w:val="both"/>
                </w:pPr>
                <w:r>
                  <w:rPr>
                    <w:rtl w:val="0"/>
                  </w:rPr>
                  <w:t>Entered by NCGTC Maker / Checker</w:t>
                </w:r>
              </w:p>
            </w:tc>
            <w:tc>
              <w:tcPr>
                <w:shd w:val="clear" w:color="auto" w:fill="FFF2CC"/>
              </w:tcPr>
              <w:p w14:paraId="0000046B">
                <w:pPr>
                  <w:spacing w:after="0" w:line="240" w:lineRule="auto"/>
                  <w:jc w:val="both"/>
                </w:pPr>
                <w:r>
                  <w:rPr>
                    <w:rtl w:val="0"/>
                  </w:rPr>
                  <w:t>Mandatory</w:t>
                </w:r>
              </w:p>
            </w:tc>
          </w:tr>
          <w:tr w14:paraId="5E2F5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6C">
                <w:pPr>
                  <w:spacing w:after="0" w:line="240" w:lineRule="auto"/>
                  <w:jc w:val="both"/>
                </w:pPr>
                <w:r>
                  <w:rPr>
                    <w:rtl w:val="0"/>
                  </w:rPr>
                  <w:t>20</w:t>
                </w:r>
              </w:p>
            </w:tc>
            <w:tc>
              <w:tcPr>
                <w:shd w:val="clear" w:color="auto" w:fill="FFF2CC"/>
              </w:tcPr>
              <w:p w14:paraId="0000046D">
                <w:pPr>
                  <w:spacing w:after="0" w:line="240" w:lineRule="auto"/>
                  <w:jc w:val="both"/>
                </w:pPr>
                <w:r>
                  <w:rPr>
                    <w:rtl w:val="0"/>
                  </w:rPr>
                  <w:t>Recovery amount after NPA date till interim claim lodgment</w:t>
                </w:r>
                <w:r>
                  <w:rPr>
                    <w:rFonts w:ascii="Aptos" w:hAnsi="Aptos" w:eastAsia="Aptos" w:cs="Aptos"/>
                    <w:rtl w:val="0"/>
                  </w:rPr>
                  <w:t xml:space="preserve"> </w:t>
                </w:r>
              </w:p>
            </w:tc>
            <w:tc>
              <w:tcPr>
                <w:shd w:val="clear" w:color="auto" w:fill="FFF2CC"/>
              </w:tcPr>
              <w:p w14:paraId="0000046E">
                <w:pPr>
                  <w:spacing w:after="0" w:line="240" w:lineRule="auto"/>
                  <w:jc w:val="both"/>
                </w:pPr>
                <w:r>
                  <w:rPr>
                    <w:rtl w:val="0"/>
                  </w:rPr>
                  <w:t>This field is editable to NCGTC users while settlement of claims.</w:t>
                </w:r>
              </w:p>
              <w:p w14:paraId="0000046F">
                <w:pPr>
                  <w:spacing w:after="0" w:line="240" w:lineRule="auto"/>
                  <w:jc w:val="both"/>
                </w:pPr>
                <w:r>
                  <w:rPr>
                    <w:rtl w:val="0"/>
                  </w:rPr>
                  <w:t>This is auto-fetch from 17 and editable to NCGTC maker/checker.</w:t>
                </w:r>
              </w:p>
            </w:tc>
            <w:tc>
              <w:tcPr>
                <w:shd w:val="clear" w:color="auto" w:fill="FFF2CC"/>
              </w:tcPr>
              <w:p w14:paraId="00000470">
                <w:pPr>
                  <w:spacing w:after="0" w:line="240" w:lineRule="auto"/>
                  <w:jc w:val="both"/>
                </w:pPr>
                <w:r>
                  <w:rPr>
                    <w:rtl w:val="0"/>
                  </w:rPr>
                  <w:t>Amount in Rs.</w:t>
                </w:r>
              </w:p>
              <w:p w14:paraId="00000471">
                <w:pPr>
                  <w:spacing w:after="0" w:line="240" w:lineRule="auto"/>
                  <w:jc w:val="both"/>
                </w:pPr>
                <w:r>
                  <w:rPr>
                    <w:rtl w:val="0"/>
                  </w:rPr>
                  <w:t>Entered by NCGTC Maker / Checker</w:t>
                </w:r>
              </w:p>
            </w:tc>
            <w:tc>
              <w:tcPr>
                <w:shd w:val="clear" w:color="auto" w:fill="FFF2CC"/>
              </w:tcPr>
              <w:p w14:paraId="00000472">
                <w:pPr>
                  <w:spacing w:after="0" w:line="240" w:lineRule="auto"/>
                  <w:jc w:val="both"/>
                </w:pPr>
                <w:r>
                  <w:rPr>
                    <w:rtl w:val="0"/>
                  </w:rPr>
                  <w:t>Mandatory</w:t>
                </w:r>
                <w:r>
                  <w:rPr>
                    <w:rFonts w:ascii="Aptos" w:hAnsi="Aptos" w:eastAsia="Aptos" w:cs="Aptos"/>
                    <w:rtl w:val="0"/>
                  </w:rPr>
                  <w:t>, if OTS = NO</w:t>
                </w:r>
              </w:p>
            </w:tc>
          </w:tr>
          <w:tr w14:paraId="10DDE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73">
                <w:pPr>
                  <w:spacing w:after="0" w:line="240" w:lineRule="auto"/>
                  <w:jc w:val="both"/>
                </w:pPr>
                <w:r>
                  <w:rPr>
                    <w:rtl w:val="0"/>
                  </w:rPr>
                  <w:t>21</w:t>
                </w:r>
              </w:p>
            </w:tc>
            <w:tc>
              <w:tcPr>
                <w:shd w:val="clear" w:color="auto" w:fill="FFF2CC"/>
              </w:tcPr>
              <w:p w14:paraId="00000474">
                <w:pPr>
                  <w:spacing w:after="0" w:line="240" w:lineRule="auto"/>
                  <w:jc w:val="both"/>
                </w:pPr>
                <w:r>
                  <w:rPr>
                    <w:rtl w:val="0"/>
                  </w:rPr>
                  <w:t>Amount in Default</w:t>
                </w:r>
              </w:p>
            </w:tc>
            <w:tc>
              <w:tcPr>
                <w:shd w:val="clear" w:color="auto" w:fill="FFF2CC"/>
              </w:tcPr>
              <w:p w14:paraId="00000475">
                <w:pPr>
                  <w:spacing w:after="0" w:line="240" w:lineRule="auto"/>
                  <w:jc w:val="both"/>
                </w:pPr>
                <w:r>
                  <w:rPr>
                    <w:rtl w:val="0"/>
                  </w:rPr>
                  <w:t>Principal and interest O/S as on NPA date or on claim lodgment; whichever is lower</w:t>
                </w:r>
              </w:p>
            </w:tc>
            <w:tc>
              <w:tcPr>
                <w:shd w:val="clear" w:color="auto" w:fill="FFF2CC"/>
              </w:tcPr>
              <w:p w14:paraId="00000476">
                <w:pPr>
                  <w:spacing w:after="0" w:line="240" w:lineRule="auto"/>
                  <w:jc w:val="both"/>
                </w:pPr>
                <w:r>
                  <w:rPr>
                    <w:rtl w:val="0"/>
                  </w:rPr>
                  <w:t xml:space="preserve">Auto Calculate </w:t>
                </w:r>
              </w:p>
              <w:p w14:paraId="00000477">
                <w:pPr>
                  <w:spacing w:after="0" w:line="240" w:lineRule="auto"/>
                  <w:jc w:val="both"/>
                  <w:rPr>
                    <w:b/>
                    <w:bCs/>
                  </w:rPr>
                </w:pPr>
                <w:r>
                  <w:rPr>
                    <w:b/>
                    <w:bCs/>
                    <w:rtl w:val="0"/>
                  </w:rPr>
                  <w:t xml:space="preserve">AT MLI Side </w:t>
                </w:r>
              </w:p>
              <w:p w14:paraId="00000478">
                <w:pPr>
                  <w:spacing w:after="0" w:line="240" w:lineRule="auto"/>
                  <w:jc w:val="both"/>
                </w:pPr>
                <w:r>
                  <w:rPr>
                    <w:rtl w:val="0"/>
                  </w:rPr>
                  <w:t xml:space="preserve">If OTS = N Then </w:t>
                </w:r>
              </w:p>
              <w:p w14:paraId="00000479">
                <w:pPr>
                  <w:spacing w:after="0" w:line="240" w:lineRule="auto"/>
                  <w:jc w:val="both"/>
                </w:pPr>
                <w:r>
                  <w:rPr>
                    <w:rtl w:val="0"/>
                  </w:rPr>
                  <w:t>(15+16-</w:t>
                </w:r>
                <w:r>
                  <w:rPr>
                    <w:highlight w:val="yellow"/>
                    <w:rtl w:val="0"/>
                  </w:rPr>
                  <w:t>17</w:t>
                </w:r>
                <w:r>
                  <w:rPr>
                    <w:rtl w:val="0"/>
                  </w:rPr>
                  <w:t>)</w:t>
                </w:r>
              </w:p>
              <w:p w14:paraId="0000047A">
                <w:pPr>
                  <w:spacing w:after="0" w:line="240" w:lineRule="auto"/>
                  <w:jc w:val="both"/>
                </w:pPr>
              </w:p>
              <w:p w14:paraId="0000047B">
                <w:pPr>
                  <w:spacing w:after="0" w:line="240" w:lineRule="auto"/>
                  <w:jc w:val="both"/>
                </w:pPr>
                <w:r>
                  <w:rPr>
                    <w:rtl w:val="0"/>
                  </w:rPr>
                  <w:t xml:space="preserve">If OTS = Y Then </w:t>
                </w:r>
              </w:p>
              <w:p w14:paraId="0000047C">
                <w:pPr>
                  <w:spacing w:after="0" w:line="240" w:lineRule="auto"/>
                  <w:jc w:val="both"/>
                </w:pPr>
                <w:r>
                  <w:rPr>
                    <w:rtl w:val="0"/>
                  </w:rPr>
                  <w:t>(15+16-10)</w:t>
                </w:r>
              </w:p>
              <w:p w14:paraId="0000047D">
                <w:pPr>
                  <w:spacing w:after="0" w:line="240" w:lineRule="auto"/>
                  <w:jc w:val="both"/>
                  <w:rPr>
                    <w:b/>
                    <w:bCs/>
                  </w:rPr>
                </w:pPr>
                <w:r>
                  <w:rPr>
                    <w:b/>
                    <w:bCs/>
                    <w:rtl w:val="0"/>
                  </w:rPr>
                  <w:t>AT NCGTC Side</w:t>
                </w:r>
              </w:p>
              <w:p w14:paraId="0000047E">
                <w:pPr>
                  <w:spacing w:after="0" w:line="240" w:lineRule="auto"/>
                  <w:jc w:val="both"/>
                </w:pPr>
                <w:r>
                  <w:rPr>
                    <w:rtl w:val="0"/>
                  </w:rPr>
                  <w:t xml:space="preserve">If OTS = N Then </w:t>
                </w:r>
              </w:p>
              <w:p w14:paraId="0000047F">
                <w:pPr>
                  <w:spacing w:after="0" w:line="240" w:lineRule="auto"/>
                  <w:jc w:val="both"/>
                </w:pPr>
                <w:r>
                  <w:rPr>
                    <w:rtl w:val="0"/>
                  </w:rPr>
                  <w:t>(18+19-</w:t>
                </w:r>
                <w:r>
                  <w:rPr>
                    <w:highlight w:val="yellow"/>
                    <w:rtl w:val="0"/>
                  </w:rPr>
                  <w:t>20</w:t>
                </w:r>
                <w:r>
                  <w:rPr>
                    <w:rtl w:val="0"/>
                  </w:rPr>
                  <w:t>)</w:t>
                </w:r>
              </w:p>
              <w:p w14:paraId="00000480">
                <w:pPr>
                  <w:spacing w:after="0" w:line="240" w:lineRule="auto"/>
                  <w:jc w:val="both"/>
                </w:pPr>
                <w:r>
                  <w:rPr>
                    <w:rtl w:val="0"/>
                  </w:rPr>
                  <w:t>If OTS = Y Then (18+19-10).</w:t>
                </w:r>
              </w:p>
            </w:tc>
            <w:tc>
              <w:tcPr>
                <w:shd w:val="clear" w:color="auto" w:fill="FFF2CC"/>
              </w:tcPr>
              <w:p w14:paraId="00000481">
                <w:pPr>
                  <w:spacing w:after="0" w:line="240" w:lineRule="auto"/>
                  <w:jc w:val="both"/>
                </w:pPr>
                <w:r>
                  <w:rPr>
                    <w:rFonts w:ascii="Aptos" w:hAnsi="Aptos" w:eastAsia="Aptos" w:cs="Aptos"/>
                    <w:rtl w:val="0"/>
                  </w:rPr>
                  <w:t>Mandatory</w:t>
                </w:r>
              </w:p>
            </w:tc>
          </w:tr>
          <w:tr w14:paraId="71596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82">
                <w:pPr>
                  <w:spacing w:after="0" w:line="240" w:lineRule="auto"/>
                  <w:jc w:val="both"/>
                </w:pPr>
                <w:r>
                  <w:rPr>
                    <w:rtl w:val="0"/>
                  </w:rPr>
                  <w:t>22</w:t>
                </w:r>
              </w:p>
            </w:tc>
            <w:tc>
              <w:tcPr>
                <w:shd w:val="clear" w:color="auto" w:fill="FFF2CC"/>
              </w:tcPr>
              <w:p w14:paraId="00000483">
                <w:pPr>
                  <w:spacing w:after="0" w:line="240" w:lineRule="auto"/>
                  <w:jc w:val="both"/>
                </w:pPr>
                <w:r>
                  <w:rPr>
                    <w:rtl w:val="0"/>
                  </w:rPr>
                  <w:t>Eligible claim</w:t>
                </w:r>
              </w:p>
            </w:tc>
            <w:tc>
              <w:tcPr>
                <w:shd w:val="clear" w:color="auto" w:fill="FFF2CC"/>
              </w:tcPr>
              <w:p w14:paraId="00000484">
                <w:pPr>
                  <w:spacing w:after="0" w:line="240" w:lineRule="auto"/>
                  <w:jc w:val="both"/>
                </w:pPr>
                <w:r>
                  <w:rPr>
                    <w:rtl w:val="0"/>
                  </w:rPr>
                  <w:t>Claim amount eligible under scheme</w:t>
                </w:r>
              </w:p>
            </w:tc>
            <w:tc>
              <w:tcPr>
                <w:shd w:val="clear" w:color="auto" w:fill="FFF2CC"/>
              </w:tcPr>
              <w:p w14:paraId="00000485">
                <w:pPr>
                  <w:spacing w:after="0" w:line="240" w:lineRule="auto"/>
                  <w:jc w:val="both"/>
                </w:pPr>
                <w:r>
                  <w:rPr>
                    <w:rFonts w:ascii="Aptos" w:hAnsi="Aptos" w:eastAsia="Aptos" w:cs="Aptos"/>
                    <w:rtl w:val="0"/>
                  </w:rPr>
                  <w:t xml:space="preserve">Auto Calculate. </w:t>
                </w:r>
                <w:r>
                  <w:rPr>
                    <w:rtl w:val="0"/>
                  </w:rPr>
                  <w:t>60% of AID (21) -Value of collateral (14)</w:t>
                </w:r>
              </w:p>
            </w:tc>
            <w:tc>
              <w:tcPr>
                <w:shd w:val="clear" w:color="auto" w:fill="FFF2CC"/>
              </w:tcPr>
              <w:p w14:paraId="00000486">
                <w:pPr>
                  <w:spacing w:after="0" w:line="240" w:lineRule="auto"/>
                  <w:jc w:val="both"/>
                </w:pPr>
                <w:r>
                  <w:rPr>
                    <w:rFonts w:ascii="Aptos" w:hAnsi="Aptos" w:eastAsia="Aptos" w:cs="Aptos"/>
                    <w:rtl w:val="0"/>
                  </w:rPr>
                  <w:t>Mandatory</w:t>
                </w:r>
              </w:p>
            </w:tc>
          </w:tr>
          <w:tr w14:paraId="4BDD7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87">
                <w:pPr>
                  <w:spacing w:after="0" w:line="240" w:lineRule="auto"/>
                  <w:jc w:val="both"/>
                </w:pPr>
                <w:r>
                  <w:rPr>
                    <w:rtl w:val="0"/>
                  </w:rPr>
                  <w:t>23</w:t>
                </w:r>
              </w:p>
            </w:tc>
            <w:tc>
              <w:tcPr>
                <w:shd w:val="clear" w:color="auto" w:fill="FFF2CC"/>
              </w:tcPr>
              <w:p w14:paraId="00000488">
                <w:pPr>
                  <w:spacing w:after="0" w:line="240" w:lineRule="auto"/>
                  <w:jc w:val="both"/>
                </w:pPr>
                <w:r>
                  <w:rPr>
                    <w:rtl w:val="0"/>
                  </w:rPr>
                  <w:t>Interim Claim Calculated &amp; Payable</w:t>
                </w:r>
              </w:p>
              <w:p w14:paraId="00000489">
                <w:pPr>
                  <w:spacing w:after="0" w:line="240" w:lineRule="auto"/>
                  <w:jc w:val="both"/>
                </w:pPr>
                <w:r>
                  <w:rPr>
                    <w:rtl w:val="0"/>
                  </w:rPr>
                  <w:t>(Final Claim Calculated, If OTS = Yes)</w:t>
                </w:r>
              </w:p>
            </w:tc>
            <w:tc>
              <w:tcPr>
                <w:shd w:val="clear" w:color="auto" w:fill="FFF2CC"/>
              </w:tcPr>
              <w:p w14:paraId="0000048A">
                <w:pPr>
                  <w:spacing w:after="0" w:line="240" w:lineRule="auto"/>
                  <w:jc w:val="both"/>
                </w:pPr>
                <w:r>
                  <w:rPr>
                    <w:rtl w:val="0"/>
                  </w:rPr>
                  <w:t>Claim amount to be paid to MLI.</w:t>
                </w:r>
              </w:p>
              <w:p w14:paraId="0000048B">
                <w:pPr>
                  <w:spacing w:after="0" w:line="240" w:lineRule="auto"/>
                  <w:jc w:val="both"/>
                </w:pPr>
              </w:p>
              <w:p w14:paraId="0000048C">
                <w:pPr>
                  <w:spacing w:after="0" w:line="240" w:lineRule="auto"/>
                  <w:jc w:val="both"/>
                </w:pPr>
              </w:p>
              <w:p w14:paraId="0000048D">
                <w:pPr>
                  <w:spacing w:after="0" w:line="240" w:lineRule="auto"/>
                  <w:jc w:val="both"/>
                </w:pPr>
                <w:r>
                  <w:rPr>
                    <w:rtl w:val="0"/>
                  </w:rPr>
                  <w:t>(round up to 0 decimal).</w:t>
                </w:r>
              </w:p>
            </w:tc>
            <w:tc>
              <w:tcPr>
                <w:shd w:val="clear" w:color="auto" w:fill="FFF2CC"/>
              </w:tcPr>
              <w:p w14:paraId="0000048E">
                <w:pPr>
                  <w:spacing w:after="0" w:line="240" w:lineRule="auto"/>
                  <w:jc w:val="both"/>
                  <w:rPr>
                    <w:rFonts w:ascii="Aptos" w:hAnsi="Aptos" w:eastAsia="Aptos" w:cs="Aptos"/>
                  </w:rPr>
                </w:pPr>
                <w:r>
                  <w:rPr>
                    <w:rFonts w:ascii="Aptos" w:hAnsi="Aptos" w:eastAsia="Aptos" w:cs="Aptos"/>
                    <w:rtl w:val="0"/>
                  </w:rPr>
                  <w:t xml:space="preserve">Auto Calculate. </w:t>
                </w:r>
              </w:p>
              <w:p w14:paraId="0000048F">
                <w:pPr>
                  <w:spacing w:after="0" w:line="240" w:lineRule="auto"/>
                  <w:jc w:val="both"/>
                  <w:rPr>
                    <w:rFonts w:ascii="Aptos" w:hAnsi="Aptos" w:eastAsia="Aptos" w:cs="Aptos"/>
                  </w:rPr>
                </w:pPr>
                <w:r>
                  <w:rPr>
                    <w:rFonts w:ascii="Aptos" w:hAnsi="Aptos" w:eastAsia="Aptos" w:cs="Aptos"/>
                    <w:rtl w:val="0"/>
                  </w:rPr>
                  <w:t>If OTS = No Then,</w:t>
                </w:r>
              </w:p>
              <w:p w14:paraId="00000490">
                <w:pPr>
                  <w:spacing w:after="0" w:line="240" w:lineRule="auto"/>
                  <w:jc w:val="both"/>
                </w:pPr>
                <w:r>
                  <w:rPr>
                    <w:rtl w:val="0"/>
                  </w:rPr>
                  <w:t>75% of (22).</w:t>
                </w:r>
              </w:p>
              <w:p w14:paraId="00000491">
                <w:pPr>
                  <w:spacing w:after="0" w:line="240" w:lineRule="auto"/>
                  <w:jc w:val="both"/>
                  <w:rPr>
                    <w:rFonts w:ascii="Aptos" w:hAnsi="Aptos" w:eastAsia="Aptos" w:cs="Aptos"/>
                  </w:rPr>
                </w:pPr>
                <w:r>
                  <w:rPr>
                    <w:rFonts w:ascii="Aptos" w:hAnsi="Aptos" w:eastAsia="Aptos" w:cs="Aptos"/>
                    <w:rtl w:val="0"/>
                  </w:rPr>
                  <w:t>If OTS = Yes Then,</w:t>
                </w:r>
              </w:p>
              <w:p w14:paraId="00000492">
                <w:pPr>
                  <w:spacing w:after="0" w:line="240" w:lineRule="auto"/>
                  <w:jc w:val="both"/>
                </w:pPr>
                <w:r>
                  <w:rPr>
                    <w:rtl w:val="0"/>
                  </w:rPr>
                  <w:t>100% of (22)</w:t>
                </w:r>
              </w:p>
            </w:tc>
            <w:tc>
              <w:tcPr>
                <w:shd w:val="clear" w:color="auto" w:fill="FFF2CC"/>
              </w:tcPr>
              <w:p w14:paraId="00000493">
                <w:pPr>
                  <w:spacing w:after="0" w:line="240" w:lineRule="auto"/>
                  <w:jc w:val="both"/>
                </w:pPr>
                <w:r>
                  <w:rPr>
                    <w:rtl w:val="0"/>
                  </w:rPr>
                  <w:t>Mandatory</w:t>
                </w:r>
              </w:p>
            </w:tc>
          </w:tr>
          <w:tr w14:paraId="331E8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94">
                <w:pPr>
                  <w:spacing w:after="0" w:line="240" w:lineRule="auto"/>
                  <w:jc w:val="both"/>
                </w:pPr>
                <w:r>
                  <w:rPr>
                    <w:rtl w:val="0"/>
                  </w:rPr>
                  <w:t>24</w:t>
                </w:r>
              </w:p>
            </w:tc>
            <w:tc>
              <w:tcPr>
                <w:shd w:val="clear" w:color="auto" w:fill="FFF2CC"/>
              </w:tcPr>
              <w:p w14:paraId="00000495">
                <w:pPr>
                  <w:spacing w:after="0" w:line="240" w:lineRule="auto"/>
                  <w:jc w:val="both"/>
                </w:pPr>
                <w:r>
                  <w:rPr>
                    <w:rtl w:val="0"/>
                  </w:rPr>
                  <w:t>Total CG Fee received during previous FY</w:t>
                </w:r>
              </w:p>
            </w:tc>
            <w:tc>
              <w:tcPr>
                <w:shd w:val="clear" w:color="auto" w:fill="FFF2CC"/>
              </w:tcPr>
              <w:p w14:paraId="00000496">
                <w:pPr>
                  <w:spacing w:after="0" w:line="240" w:lineRule="auto"/>
                  <w:jc w:val="both"/>
                </w:pPr>
                <w:r>
                  <w:rPr>
                    <w:rtl w:val="0"/>
                  </w:rPr>
                  <w:t>CG fee received by NCGTC during previous FY to the claim year</w:t>
                </w:r>
              </w:p>
            </w:tc>
            <w:tc>
              <w:tcPr>
                <w:shd w:val="clear" w:color="auto" w:fill="FFF2CC"/>
              </w:tcPr>
              <w:p w14:paraId="00000497">
                <w:pPr>
                  <w:spacing w:after="0" w:line="240" w:lineRule="auto"/>
                  <w:jc w:val="both"/>
                </w:pPr>
                <w:r>
                  <w:rPr>
                    <w:rtl w:val="0"/>
                  </w:rPr>
                  <w:t xml:space="preserve">Auto-fetch CG Fees and auto-calculate from system. </w:t>
                </w:r>
              </w:p>
            </w:tc>
            <w:tc>
              <w:tcPr>
                <w:shd w:val="clear" w:color="auto" w:fill="FFF2CC"/>
              </w:tcPr>
              <w:p w14:paraId="00000498">
                <w:pPr>
                  <w:spacing w:after="0" w:line="240" w:lineRule="auto"/>
                  <w:jc w:val="both"/>
                </w:pPr>
                <w:r>
                  <w:rPr>
                    <w:rtl w:val="0"/>
                  </w:rPr>
                  <w:t>Mandatory</w:t>
                </w:r>
              </w:p>
            </w:tc>
          </w:tr>
          <w:tr w14:paraId="5F132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99">
                <w:pPr>
                  <w:spacing w:after="0" w:line="240" w:lineRule="auto"/>
                  <w:jc w:val="both"/>
                </w:pPr>
                <w:r>
                  <w:rPr>
                    <w:rtl w:val="0"/>
                  </w:rPr>
                  <w:t>25</w:t>
                </w:r>
              </w:p>
            </w:tc>
            <w:tc>
              <w:tcPr>
                <w:shd w:val="clear" w:color="auto" w:fill="FFF2CC"/>
              </w:tcPr>
              <w:p w14:paraId="0000049A">
                <w:pPr>
                  <w:spacing w:after="0" w:line="240" w:lineRule="auto"/>
                  <w:jc w:val="both"/>
                </w:pPr>
                <w:r>
                  <w:rPr>
                    <w:rtl w:val="0"/>
                  </w:rPr>
                  <w:t>Total recovery (including OTS recovery) amount remitted to NCGTC during previous FY</w:t>
                </w:r>
              </w:p>
            </w:tc>
            <w:tc>
              <w:tcPr>
                <w:shd w:val="clear" w:color="auto" w:fill="FFF2CC"/>
              </w:tcPr>
              <w:p w14:paraId="0000049B">
                <w:pPr>
                  <w:spacing w:after="0" w:line="240" w:lineRule="auto"/>
                  <w:jc w:val="both"/>
                </w:pPr>
                <w:r>
                  <w:rPr>
                    <w:rtl w:val="0"/>
                  </w:rPr>
                  <w:t>Recoveries remitted to NCGTC during the previous FY to the claim year</w:t>
                </w:r>
              </w:p>
            </w:tc>
            <w:tc>
              <w:tcPr>
                <w:shd w:val="clear" w:color="auto" w:fill="FFF2CC"/>
              </w:tcPr>
              <w:p w14:paraId="0000049C">
                <w:pPr>
                  <w:spacing w:after="0" w:line="240" w:lineRule="auto"/>
                  <w:jc w:val="both"/>
                </w:pPr>
                <w:r>
                  <w:rPr>
                    <w:rtl w:val="0"/>
                  </w:rPr>
                  <w:t>Auto-fetch recovers and auto-calculates from the system.</w:t>
                </w:r>
              </w:p>
            </w:tc>
            <w:tc>
              <w:tcPr>
                <w:shd w:val="clear" w:color="auto" w:fill="FFF2CC"/>
              </w:tcPr>
              <w:p w14:paraId="0000049D">
                <w:pPr>
                  <w:spacing w:after="0" w:line="240" w:lineRule="auto"/>
                  <w:jc w:val="both"/>
                </w:pPr>
                <w:r>
                  <w:rPr>
                    <w:rtl w:val="0"/>
                  </w:rPr>
                  <w:t>Mandatory</w:t>
                </w:r>
              </w:p>
            </w:tc>
          </w:tr>
          <w:tr w14:paraId="7ED54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9E">
                <w:pPr>
                  <w:spacing w:after="0" w:line="240" w:lineRule="auto"/>
                  <w:jc w:val="both"/>
                </w:pPr>
                <w:r>
                  <w:rPr>
                    <w:rtl w:val="0"/>
                  </w:rPr>
                  <w:t>26</w:t>
                </w:r>
              </w:p>
            </w:tc>
            <w:tc>
              <w:tcPr>
                <w:shd w:val="clear" w:color="auto" w:fill="FFF2CC"/>
              </w:tcPr>
              <w:p w14:paraId="0000049F">
                <w:pPr>
                  <w:spacing w:after="0" w:line="240" w:lineRule="auto"/>
                  <w:jc w:val="both"/>
                </w:pPr>
                <w:r>
                  <w:rPr>
                    <w:rtl w:val="0"/>
                  </w:rPr>
                  <w:t>Maximum Limit available for the current claim FY</w:t>
                </w:r>
              </w:p>
            </w:tc>
            <w:tc>
              <w:tcPr>
                <w:shd w:val="clear" w:color="auto" w:fill="FFF2CC"/>
              </w:tcPr>
              <w:p w14:paraId="000004A0">
                <w:pPr>
                  <w:spacing w:after="0" w:line="240" w:lineRule="auto"/>
                  <w:jc w:val="both"/>
                </w:pPr>
                <w:r>
                  <w:rPr>
                    <w:rtl w:val="0"/>
                  </w:rPr>
                  <w:t>Maximum claim payable limit for the current claim FY</w:t>
                </w:r>
              </w:p>
            </w:tc>
            <w:tc>
              <w:tcPr>
                <w:shd w:val="clear" w:color="auto" w:fill="FFF2CC"/>
              </w:tcPr>
              <w:p w14:paraId="000004A1">
                <w:pPr>
                  <w:spacing w:after="0" w:line="240" w:lineRule="auto"/>
                  <w:jc w:val="both"/>
                </w:pPr>
                <w:r>
                  <w:rPr>
                    <w:rtl w:val="0"/>
                  </w:rPr>
                  <w:t>Auto-calculation.</w:t>
                </w:r>
              </w:p>
              <w:p w14:paraId="000004A2">
                <w:pPr>
                  <w:spacing w:after="0" w:line="240" w:lineRule="auto"/>
                  <w:jc w:val="both"/>
                </w:pPr>
                <w:r>
                  <w:rPr>
                    <w:rtl w:val="0"/>
                  </w:rPr>
                  <w:t>2*(24+25)</w:t>
                </w:r>
              </w:p>
            </w:tc>
            <w:tc>
              <w:tcPr>
                <w:shd w:val="clear" w:color="auto" w:fill="FFF2CC"/>
              </w:tcPr>
              <w:p w14:paraId="000004A3">
                <w:pPr>
                  <w:spacing w:after="0" w:line="240" w:lineRule="auto"/>
                  <w:jc w:val="both"/>
                </w:pPr>
                <w:r>
                  <w:rPr>
                    <w:rtl w:val="0"/>
                  </w:rPr>
                  <w:t>Mandatory</w:t>
                </w:r>
              </w:p>
            </w:tc>
          </w:tr>
          <w:tr w14:paraId="615CE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A4">
                <w:pPr>
                  <w:spacing w:after="0" w:line="240" w:lineRule="auto"/>
                  <w:jc w:val="both"/>
                </w:pPr>
                <w:r>
                  <w:rPr>
                    <w:rtl w:val="0"/>
                  </w:rPr>
                  <w:t>27</w:t>
                </w:r>
              </w:p>
            </w:tc>
            <w:tc>
              <w:tcPr>
                <w:shd w:val="clear" w:color="auto" w:fill="FFF2CC"/>
              </w:tcPr>
              <w:p w14:paraId="000004A5">
                <w:pPr>
                  <w:spacing w:after="0" w:line="240" w:lineRule="auto"/>
                  <w:jc w:val="both"/>
                </w:pPr>
                <w:r>
                  <w:rPr>
                    <w:rtl w:val="0"/>
                  </w:rPr>
                  <w:t>Total claims released during the current FY</w:t>
                </w:r>
              </w:p>
            </w:tc>
            <w:tc>
              <w:tcPr>
                <w:shd w:val="clear" w:color="auto" w:fill="FFF2CC"/>
              </w:tcPr>
              <w:p w14:paraId="000004A6">
                <w:pPr>
                  <w:spacing w:after="0" w:line="240" w:lineRule="auto"/>
                  <w:jc w:val="both"/>
                </w:pPr>
                <w:r>
                  <w:rPr>
                    <w:rtl w:val="0"/>
                  </w:rPr>
                  <w:t>Total claims released during the current FY</w:t>
                </w:r>
              </w:p>
            </w:tc>
            <w:tc>
              <w:tcPr>
                <w:shd w:val="clear" w:color="auto" w:fill="FFF2CC"/>
              </w:tcPr>
              <w:p w14:paraId="000004A7">
                <w:pPr>
                  <w:spacing w:after="0" w:line="240" w:lineRule="auto"/>
                  <w:jc w:val="both"/>
                </w:pPr>
                <w:r>
                  <w:rPr>
                    <w:rtl w:val="0"/>
                  </w:rPr>
                  <w:t>Auto-calculation.</w:t>
                </w:r>
              </w:p>
            </w:tc>
            <w:tc>
              <w:tcPr>
                <w:shd w:val="clear" w:color="auto" w:fill="FFF2CC"/>
              </w:tcPr>
              <w:p w14:paraId="000004A8">
                <w:pPr>
                  <w:spacing w:after="0" w:line="240" w:lineRule="auto"/>
                  <w:jc w:val="both"/>
                </w:pPr>
                <w:r>
                  <w:rPr>
                    <w:rtl w:val="0"/>
                  </w:rPr>
                  <w:t>Mandatory</w:t>
                </w:r>
              </w:p>
            </w:tc>
          </w:tr>
          <w:tr w14:paraId="26BDA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A9">
                <w:pPr>
                  <w:spacing w:after="0" w:line="240" w:lineRule="auto"/>
                  <w:jc w:val="both"/>
                </w:pPr>
                <w:r>
                  <w:rPr>
                    <w:rtl w:val="0"/>
                  </w:rPr>
                  <w:t>28</w:t>
                </w:r>
              </w:p>
            </w:tc>
            <w:tc>
              <w:tcPr>
                <w:shd w:val="clear" w:color="auto" w:fill="FFF2CC"/>
              </w:tcPr>
              <w:p w14:paraId="000004AA">
                <w:pPr>
                  <w:spacing w:after="0" w:line="240" w:lineRule="auto"/>
                  <w:jc w:val="both"/>
                </w:pPr>
                <w:r>
                  <w:rPr>
                    <w:rtl w:val="0"/>
                  </w:rPr>
                  <w:t>Limit Available for Further settlements</w:t>
                </w:r>
              </w:p>
            </w:tc>
            <w:tc>
              <w:tcPr>
                <w:shd w:val="clear" w:color="auto" w:fill="FFF2CC"/>
              </w:tcPr>
              <w:p w14:paraId="000004AB">
                <w:pPr>
                  <w:spacing w:after="0" w:line="240" w:lineRule="auto"/>
                  <w:jc w:val="both"/>
                </w:pPr>
                <w:r>
                  <w:rPr>
                    <w:rtl w:val="0"/>
                  </w:rPr>
                  <w:t>Limit Available for Further settlements</w:t>
                </w:r>
              </w:p>
            </w:tc>
            <w:tc>
              <w:tcPr>
                <w:shd w:val="clear" w:color="auto" w:fill="FFF2CC"/>
              </w:tcPr>
              <w:p w14:paraId="000004AC">
                <w:pPr>
                  <w:spacing w:after="0" w:line="240" w:lineRule="auto"/>
                  <w:jc w:val="both"/>
                </w:pPr>
                <w:r>
                  <w:rPr>
                    <w:rtl w:val="0"/>
                  </w:rPr>
                  <w:t>Auto-calculation.</w:t>
                </w:r>
              </w:p>
              <w:p w14:paraId="000004AD">
                <w:pPr>
                  <w:spacing w:after="0" w:line="240" w:lineRule="auto"/>
                  <w:jc w:val="both"/>
                </w:pPr>
                <w:r>
                  <w:rPr>
                    <w:rtl w:val="0"/>
                  </w:rPr>
                  <w:t>26-27</w:t>
                </w:r>
              </w:p>
            </w:tc>
            <w:tc>
              <w:tcPr>
                <w:shd w:val="clear" w:color="auto" w:fill="FFF2CC"/>
              </w:tcPr>
              <w:p w14:paraId="000004AE">
                <w:pPr>
                  <w:spacing w:after="0" w:line="240" w:lineRule="auto"/>
                  <w:jc w:val="both"/>
                </w:pPr>
                <w:r>
                  <w:rPr>
                    <w:rtl w:val="0"/>
                  </w:rPr>
                  <w:t>Mandatory.</w:t>
                </w:r>
              </w:p>
            </w:tc>
          </w:tr>
          <w:tr w14:paraId="648F2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AF">
                <w:pPr>
                  <w:spacing w:after="0" w:line="240" w:lineRule="auto"/>
                  <w:jc w:val="both"/>
                </w:pPr>
                <w:r>
                  <w:rPr>
                    <w:rtl w:val="0"/>
                  </w:rPr>
                  <w:t>29</w:t>
                </w:r>
              </w:p>
            </w:tc>
            <w:tc>
              <w:tcPr>
                <w:shd w:val="clear" w:color="auto" w:fill="FFF2CC"/>
              </w:tcPr>
              <w:p w14:paraId="000004B0">
                <w:pPr>
                  <w:spacing w:after="0" w:line="240" w:lineRule="auto"/>
                  <w:jc w:val="both"/>
                </w:pPr>
                <w:r>
                  <w:rPr>
                    <w:rtl w:val="0"/>
                  </w:rPr>
                  <w:t>Amount available for payment against current claim</w:t>
                </w:r>
              </w:p>
            </w:tc>
            <w:tc>
              <w:tcPr>
                <w:shd w:val="clear" w:color="auto" w:fill="FFF2CC"/>
              </w:tcPr>
              <w:p w14:paraId="000004B1">
                <w:pPr>
                  <w:spacing w:after="0" w:line="240" w:lineRule="auto"/>
                  <w:jc w:val="both"/>
                </w:pPr>
                <w:r>
                  <w:rPr>
                    <w:rtl w:val="0"/>
                  </w:rPr>
                  <w:t>Amount available for payment against current claim</w:t>
                </w:r>
              </w:p>
              <w:p w14:paraId="000004B2">
                <w:pPr>
                  <w:spacing w:after="0" w:line="240" w:lineRule="auto"/>
                  <w:jc w:val="both"/>
                  <w:rPr>
                    <w:i/>
                    <w:iCs/>
                  </w:rPr>
                </w:pPr>
                <w:r>
                  <w:rPr>
                    <w:i/>
                    <w:iCs/>
                    <w:rtl w:val="0"/>
                  </w:rPr>
                  <w:t>(To Be Paid) – Payment Integration for this amount.</w:t>
                </w:r>
              </w:p>
              <w:p w14:paraId="000004B3">
                <w:pPr>
                  <w:spacing w:after="0" w:line="240" w:lineRule="auto"/>
                  <w:jc w:val="both"/>
                </w:pPr>
                <w:r>
                  <w:rPr>
                    <w:i/>
                    <w:iCs/>
                    <w:rtl w:val="0"/>
                  </w:rPr>
                  <w:t>This may be part or full payment.</w:t>
                </w:r>
              </w:p>
            </w:tc>
            <w:tc>
              <w:tcPr>
                <w:shd w:val="clear" w:color="auto" w:fill="FFF2CC"/>
              </w:tcPr>
              <w:p w14:paraId="000004B4">
                <w:pPr>
                  <w:spacing w:after="0" w:line="240" w:lineRule="auto"/>
                  <w:jc w:val="both"/>
                </w:pPr>
                <w:r>
                  <w:rPr>
                    <w:rtl w:val="0"/>
                  </w:rPr>
                  <w:t xml:space="preserve">Auto-Calculation </w:t>
                </w:r>
                <w:r>
                  <w:rPr>
                    <w:rtl w:val="0"/>
                  </w:rPr>
                  <w:br w:type="textWrapping"/>
                </w:r>
                <w:r>
                  <w:rPr>
                    <w:rtl w:val="0"/>
                  </w:rPr>
                  <w:t>23 if 23&lt;=28, else 28  300&lt;=100</w:t>
                </w:r>
              </w:p>
            </w:tc>
            <w:tc>
              <w:tcPr>
                <w:shd w:val="clear" w:color="auto" w:fill="FFF2CC"/>
              </w:tcPr>
              <w:p w14:paraId="000004B5">
                <w:pPr>
                  <w:spacing w:after="0" w:line="240" w:lineRule="auto"/>
                  <w:jc w:val="both"/>
                </w:pPr>
                <w:r>
                  <w:rPr>
                    <w:rtl w:val="0"/>
                  </w:rPr>
                  <w:t>Mandatory</w:t>
                </w:r>
              </w:p>
            </w:tc>
          </w:tr>
          <w:tr w14:paraId="56EC2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B6">
                <w:pPr>
                  <w:spacing w:after="0" w:line="240" w:lineRule="auto"/>
                  <w:jc w:val="both"/>
                </w:pPr>
                <w:r>
                  <w:rPr>
                    <w:rtl w:val="0"/>
                  </w:rPr>
                  <w:t>30</w:t>
                </w:r>
              </w:p>
            </w:tc>
            <w:tc>
              <w:tcPr>
                <w:shd w:val="clear" w:color="auto" w:fill="FFF2CC"/>
              </w:tcPr>
              <w:p w14:paraId="000004B7">
                <w:pPr>
                  <w:spacing w:after="0" w:line="240" w:lineRule="auto"/>
                  <w:jc w:val="both"/>
                </w:pPr>
                <w:r>
                  <w:rPr>
                    <w:rtl w:val="0"/>
                  </w:rPr>
                  <w:t xml:space="preserve">Amount available for future settlements </w:t>
                </w:r>
              </w:p>
            </w:tc>
            <w:tc>
              <w:tcPr>
                <w:shd w:val="clear" w:color="auto" w:fill="FFF2CC"/>
              </w:tcPr>
              <w:p w14:paraId="000004B8">
                <w:pPr>
                  <w:spacing w:after="0" w:line="240" w:lineRule="auto"/>
                  <w:jc w:val="both"/>
                </w:pPr>
                <w:r>
                  <w:rPr>
                    <w:rtl w:val="0"/>
                  </w:rPr>
                  <w:t>Limit available for future settlements</w:t>
                </w:r>
              </w:p>
            </w:tc>
            <w:tc>
              <w:tcPr>
                <w:shd w:val="clear" w:color="auto" w:fill="FFF2CC"/>
              </w:tcPr>
              <w:p w14:paraId="000004B9">
                <w:pPr>
                  <w:spacing w:after="0" w:line="240" w:lineRule="auto"/>
                  <w:jc w:val="both"/>
                </w:pPr>
                <w:r>
                  <w:rPr>
                    <w:rtl w:val="0"/>
                  </w:rPr>
                  <w:t>Auto-Calc.</w:t>
                </w:r>
              </w:p>
              <w:p w14:paraId="000004BA">
                <w:pPr>
                  <w:spacing w:after="0" w:line="240" w:lineRule="auto"/>
                  <w:jc w:val="both"/>
                </w:pPr>
                <w:r>
                  <w:rPr>
                    <w:rtl w:val="0"/>
                  </w:rPr>
                  <w:t>28-29</w:t>
                </w:r>
              </w:p>
            </w:tc>
            <w:tc>
              <w:tcPr>
                <w:shd w:val="clear" w:color="auto" w:fill="FFF2CC"/>
              </w:tcPr>
              <w:p w14:paraId="000004BB">
                <w:pPr>
                  <w:spacing w:after="0" w:line="240" w:lineRule="auto"/>
                  <w:jc w:val="both"/>
                </w:pPr>
                <w:r>
                  <w:rPr>
                    <w:rtl w:val="0"/>
                  </w:rPr>
                  <w:t>Mandatory</w:t>
                </w:r>
              </w:p>
            </w:tc>
          </w:tr>
          <w:tr w14:paraId="6AC27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shd w:val="clear" w:color="auto" w:fill="FFF2CC"/>
              </w:tcPr>
              <w:p w14:paraId="000004BC">
                <w:pPr>
                  <w:spacing w:after="0" w:line="240" w:lineRule="auto"/>
                  <w:jc w:val="both"/>
                </w:pPr>
                <w:r>
                  <w:rPr>
                    <w:rtl w:val="0"/>
                  </w:rPr>
                  <w:t>31</w:t>
                </w:r>
              </w:p>
            </w:tc>
            <w:tc>
              <w:tcPr>
                <w:shd w:val="clear" w:color="auto" w:fill="FFF2CC"/>
              </w:tcPr>
              <w:p w14:paraId="000004BD">
                <w:pPr>
                  <w:spacing w:after="0" w:line="240" w:lineRule="auto"/>
                  <w:jc w:val="both"/>
                </w:pPr>
                <w:r>
                  <w:rPr>
                    <w:rtl w:val="0"/>
                  </w:rPr>
                  <w:t>Claim carry forward amount for next financial year</w:t>
                </w:r>
              </w:p>
            </w:tc>
            <w:tc>
              <w:tcPr>
                <w:shd w:val="clear" w:color="auto" w:fill="FFF2CC"/>
              </w:tcPr>
              <w:p w14:paraId="000004BE">
                <w:pPr>
                  <w:spacing w:after="0" w:line="240" w:lineRule="auto"/>
                  <w:jc w:val="both"/>
                </w:pPr>
                <w:r>
                  <w:rPr>
                    <w:rtl w:val="0"/>
                  </w:rPr>
                  <w:t>Carry forward claim pending for previous years</w:t>
                </w:r>
              </w:p>
            </w:tc>
            <w:tc>
              <w:tcPr>
                <w:shd w:val="clear" w:color="auto" w:fill="FFF2CC"/>
              </w:tcPr>
              <w:p w14:paraId="000004BF">
                <w:pPr>
                  <w:spacing w:after="0" w:line="240" w:lineRule="auto"/>
                  <w:jc w:val="both"/>
                </w:pPr>
                <w:r>
                  <w:rPr>
                    <w:rtl w:val="0"/>
                  </w:rPr>
                  <w:t>Auto-calc.</w:t>
                </w:r>
              </w:p>
              <w:p w14:paraId="000004C0">
                <w:pPr>
                  <w:spacing w:after="0" w:line="240" w:lineRule="auto"/>
                  <w:jc w:val="both"/>
                </w:pPr>
                <w:r>
                  <w:rPr>
                    <w:rtl w:val="0"/>
                  </w:rPr>
                  <w:t>If 29&lt;23 then 23-29</w:t>
                </w:r>
              </w:p>
            </w:tc>
            <w:tc>
              <w:tcPr>
                <w:shd w:val="clear" w:color="auto" w:fill="FFF2CC"/>
              </w:tcPr>
              <w:p w14:paraId="000004C1">
                <w:pPr>
                  <w:spacing w:after="0" w:line="240" w:lineRule="auto"/>
                  <w:jc w:val="both"/>
                </w:pPr>
                <w:r>
                  <w:rPr>
                    <w:rtl w:val="0"/>
                  </w:rPr>
                  <w:t>Mandatory</w:t>
                </w:r>
              </w:p>
            </w:tc>
          </w:tr>
        </w:tbl>
      </w:sdtContent>
    </w:sdt>
    <w:p w14:paraId="000004C2">
      <w:pPr>
        <w:spacing w:after="0" w:line="278" w:lineRule="auto"/>
        <w:ind w:hanging="142"/>
        <w:rPr>
          <w:rFonts w:ascii="Aptos" w:hAnsi="Aptos" w:eastAsia="Aptos" w:cs="Aptos"/>
          <w:b/>
          <w:bCs/>
          <w:sz w:val="24"/>
          <w:szCs w:val="24"/>
        </w:rPr>
      </w:pPr>
    </w:p>
    <w:p w14:paraId="000004C4">
      <w:pPr>
        <w:spacing w:after="0" w:line="278" w:lineRule="auto"/>
        <w:ind w:hanging="142"/>
        <w:rPr>
          <w:color w:val="A6A6A6"/>
        </w:rPr>
      </w:pPr>
      <w:r>
        <w:rPr>
          <w:rFonts w:ascii="Aptos" w:hAnsi="Aptos" w:eastAsia="Aptos" w:cs="Aptos"/>
          <w:b/>
          <w:bCs/>
          <w:sz w:val="24"/>
          <w:szCs w:val="24"/>
          <w:rtl w:val="0"/>
        </w:rPr>
        <w:t xml:space="preserve"> </w:t>
      </w:r>
      <w:r>
        <w:rPr>
          <w:b/>
          <w:bCs/>
          <w:rtl w:val="0"/>
        </w:rPr>
        <w:t xml:space="preserve"> Note: the carry forward claim to be paid settled first before settlement of new claims</w:t>
      </w:r>
    </w:p>
    <w:p w14:paraId="000004C5">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4C6">
      <w:pPr>
        <w:pStyle w:val="3"/>
        <w:spacing w:line="278" w:lineRule="auto"/>
        <w:ind w:hanging="142"/>
        <w:rPr>
          <w:b/>
          <w:bCs/>
          <w:color w:val="7F7F7F"/>
          <w:sz w:val="26"/>
          <w:szCs w:val="26"/>
          <w:u w:val="single"/>
        </w:rPr>
      </w:pPr>
      <w:bookmarkStart w:id="75" w:name="_heading=h.ggxk9lythad1" w:colFirst="0" w:colLast="0"/>
      <w:bookmarkEnd w:id="75"/>
      <w:r>
        <w:rPr>
          <w:b/>
          <w:bCs/>
          <w:color w:val="7F7F7F"/>
          <w:sz w:val="26"/>
          <w:szCs w:val="26"/>
          <w:u w:val="single"/>
          <w:rtl w:val="0"/>
        </w:rPr>
        <w:t>Upload Documents</w:t>
      </w:r>
    </w:p>
    <w:p w14:paraId="000004C7">
      <w:pPr>
        <w:spacing w:after="0" w:line="278" w:lineRule="auto"/>
        <w:ind w:hanging="142"/>
        <w:rPr>
          <w:rFonts w:ascii="Aptos" w:hAnsi="Aptos" w:eastAsia="Aptos" w:cs="Aptos"/>
          <w:sz w:val="24"/>
          <w:szCs w:val="24"/>
        </w:rPr>
      </w:pPr>
    </w:p>
    <w:p w14:paraId="000004C8">
      <w:pPr>
        <w:numPr>
          <w:ilvl w:val="0"/>
          <w:numId w:val="19"/>
        </w:numPr>
        <w:spacing w:after="0" w:line="278" w:lineRule="auto"/>
        <w:ind w:left="720" w:hanging="360"/>
      </w:pPr>
      <w:r>
        <w:rPr>
          <w:rtl w:val="0"/>
        </w:rPr>
        <w:t>Sanction Letter of New Credit Facilities</w:t>
      </w:r>
    </w:p>
    <w:p w14:paraId="000004C9">
      <w:pPr>
        <w:numPr>
          <w:ilvl w:val="0"/>
          <w:numId w:val="19"/>
        </w:numPr>
        <w:spacing w:after="0" w:line="278" w:lineRule="auto"/>
        <w:ind w:left="720" w:hanging="360"/>
      </w:pPr>
      <w:r>
        <w:rPr>
          <w:rtl w:val="0"/>
        </w:rPr>
        <w:t>New Credit Facilities ledger</w:t>
      </w:r>
    </w:p>
    <w:p w14:paraId="000004CA">
      <w:pPr>
        <w:numPr>
          <w:ilvl w:val="0"/>
          <w:numId w:val="19"/>
        </w:numPr>
        <w:spacing w:after="0" w:line="278" w:lineRule="auto"/>
        <w:ind w:left="720" w:hanging="360"/>
      </w:pPr>
      <w:r>
        <w:rPr>
          <w:rtl w:val="0"/>
        </w:rPr>
        <w:t>Bureau Report as on reference date</w:t>
      </w:r>
    </w:p>
    <w:p w14:paraId="000004CB">
      <w:pPr>
        <w:numPr>
          <w:ilvl w:val="0"/>
          <w:numId w:val="19"/>
        </w:numPr>
        <w:spacing w:after="0" w:line="278" w:lineRule="auto"/>
        <w:ind w:left="720" w:hanging="360"/>
      </w:pPr>
      <w:r>
        <w:rPr>
          <w:rtl w:val="0"/>
        </w:rPr>
        <w:t>Proof Of Initiation of Legal Proceedings Document</w:t>
      </w:r>
    </w:p>
    <w:p w14:paraId="000004CC">
      <w:pPr>
        <w:numPr>
          <w:ilvl w:val="0"/>
          <w:numId w:val="19"/>
        </w:numPr>
        <w:spacing w:after="0" w:line="278" w:lineRule="auto"/>
        <w:ind w:left="720" w:hanging="360"/>
      </w:pPr>
      <w:r>
        <w:rPr>
          <w:rtl w:val="0"/>
        </w:rPr>
        <w:t>Security Creation document</w:t>
      </w:r>
    </w:p>
    <w:p w14:paraId="000004CD">
      <w:pPr>
        <w:numPr>
          <w:ilvl w:val="0"/>
          <w:numId w:val="19"/>
        </w:numPr>
        <w:spacing w:after="0" w:line="278" w:lineRule="auto"/>
        <w:ind w:left="720" w:hanging="360"/>
      </w:pPr>
      <w:r>
        <w:rPr>
          <w:rtl w:val="0"/>
        </w:rPr>
        <w:t>OTS sanction letter accepted by the borrower</w:t>
      </w:r>
    </w:p>
    <w:p w14:paraId="000004CE">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rPr>
      </w:pPr>
    </w:p>
    <w:p w14:paraId="000004CF">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u w:val="single"/>
        </w:rPr>
      </w:pPr>
      <w:r>
        <w:rPr>
          <w:sz w:val="20"/>
          <w:szCs w:val="20"/>
          <w:u w:val="single"/>
          <w:rtl w:val="0"/>
        </w:rPr>
        <w:t>Validation Rule:</w:t>
      </w:r>
    </w:p>
    <w:p w14:paraId="000004D0">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4D1">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rPr>
          <w:sz w:val="20"/>
          <w:szCs w:val="20"/>
        </w:rPr>
      </w:pPr>
      <w:r>
        <w:rPr>
          <w:sz w:val="20"/>
          <w:szCs w:val="20"/>
          <w:rtl w:val="0"/>
        </w:rPr>
        <w:t>Account should be NPA.</w:t>
      </w:r>
    </w:p>
    <w:p w14:paraId="000004D2">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rPr>
          <w:sz w:val="20"/>
          <w:szCs w:val="20"/>
        </w:rPr>
      </w:pPr>
      <w:r>
        <w:rPr>
          <w:sz w:val="20"/>
          <w:szCs w:val="20"/>
          <w:rtl w:val="0"/>
        </w:rPr>
        <w:t>Account  Number AND CGPAN should exist.</w:t>
      </w:r>
    </w:p>
    <w:p w14:paraId="000004D3">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rPr>
          <w:sz w:val="20"/>
          <w:szCs w:val="20"/>
          <w:highlight w:val="yellow"/>
        </w:rPr>
      </w:pPr>
      <w:r>
        <w:rPr>
          <w:sz w:val="20"/>
          <w:szCs w:val="20"/>
          <w:highlight w:val="yellow"/>
          <w:rtl w:val="0"/>
        </w:rPr>
        <w:t>Once the account is NPA ,the claim will be lodged after 18 months from the guarantee start date.</w:t>
      </w:r>
    </w:p>
    <w:p w14:paraId="000004D4">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rPr>
          <w:sz w:val="20"/>
          <w:szCs w:val="20"/>
        </w:rPr>
      </w:pPr>
      <w:r>
        <w:rPr>
          <w:sz w:val="20"/>
          <w:szCs w:val="20"/>
          <w:rtl w:val="0"/>
        </w:rPr>
        <w:t>Claims could be lodged multiple times.</w:t>
      </w:r>
    </w:p>
    <w:p w14:paraId="000004D5">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rPr>
          <w:sz w:val="20"/>
          <w:szCs w:val="20"/>
          <w:u w:val="none"/>
        </w:rPr>
      </w:pPr>
      <w:r>
        <w:rPr>
          <w:sz w:val="20"/>
          <w:szCs w:val="20"/>
          <w:rtl w:val="0"/>
        </w:rPr>
        <w:t>IF the interim claim is OTS yes  then it will be treated as final claim.</w:t>
      </w:r>
    </w:p>
    <w:p w14:paraId="000004D6">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rPr>
          <w:sz w:val="20"/>
          <w:szCs w:val="20"/>
          <w:u w:val="none"/>
        </w:rPr>
      </w:pPr>
      <w:r>
        <w:rPr>
          <w:sz w:val="20"/>
          <w:szCs w:val="20"/>
          <w:rtl w:val="0"/>
        </w:rPr>
        <w:t>If the Interim claim is OTS no then the final claim could be generated.</w:t>
      </w:r>
    </w:p>
    <w:p w14:paraId="000004D7">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4D8">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4D9">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u w:val="single"/>
        </w:rPr>
      </w:pPr>
      <w:r>
        <w:rPr>
          <w:sz w:val="20"/>
          <w:szCs w:val="20"/>
          <w:u w:val="single"/>
          <w:rtl w:val="0"/>
        </w:rPr>
        <w:t>EXAMPLE:</w:t>
      </w:r>
    </w:p>
    <w:p w14:paraId="000004DA">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rPr>
      </w:pPr>
    </w:p>
    <w:p w14:paraId="000004DB">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rPr>
          <w:sz w:val="20"/>
          <w:szCs w:val="20"/>
          <w:u w:val="none"/>
        </w:rPr>
      </w:pPr>
      <w:r>
        <w:rPr>
          <w:sz w:val="20"/>
          <w:szCs w:val="20"/>
          <w:rtl w:val="0"/>
        </w:rPr>
        <w:t>If Current state of the borrower is NPA then at that time , we can lodge a claim.</w:t>
      </w:r>
    </w:p>
    <w:p w14:paraId="000004DC">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rPr>
          <w:sz w:val="20"/>
          <w:szCs w:val="20"/>
          <w:u w:val="none"/>
        </w:rPr>
      </w:pPr>
    </w:p>
    <w:p w14:paraId="000004DD">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u w:val="single"/>
        </w:rPr>
      </w:pPr>
    </w:p>
    <w:p w14:paraId="000004DE">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u w:val="single"/>
        </w:rPr>
      </w:pPr>
    </w:p>
    <w:p w14:paraId="000004DF">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u w:val="single"/>
        </w:rPr>
      </w:pPr>
    </w:p>
    <w:p w14:paraId="000004E0">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u w:val="single"/>
        </w:rPr>
      </w:pPr>
    </w:p>
    <w:p w14:paraId="000004E1">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u w:val="single"/>
        </w:rPr>
      </w:pPr>
    </w:p>
    <w:p w14:paraId="000004E2">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u w:val="single"/>
        </w:rPr>
      </w:pPr>
    </w:p>
    <w:p w14:paraId="000004E3">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u w:val="single"/>
        </w:rPr>
      </w:pPr>
    </w:p>
    <w:p w14:paraId="000004E4">
      <w:p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u w:val="single"/>
        </w:rPr>
      </w:pPr>
    </w:p>
    <w:p w14:paraId="000004E5">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4E6">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4E7">
      <w:pPr>
        <w:pStyle w:val="3"/>
        <w:keepLines w:val="0"/>
        <w:pBdr>
          <w:bottom w:val="single" w:color="000000" w:sz="4" w:space="1"/>
        </w:pBdr>
        <w:tabs>
          <w:tab w:val="left" w:pos="0"/>
          <w:tab w:val="left" w:pos="720"/>
        </w:tabs>
        <w:spacing w:before="60" w:after="60" w:line="276" w:lineRule="auto"/>
        <w:rPr>
          <w:b/>
          <w:bCs/>
          <w:color w:val="7F7F7F"/>
          <w:sz w:val="26"/>
          <w:szCs w:val="26"/>
        </w:rPr>
      </w:pPr>
      <w:bookmarkStart w:id="76" w:name="_heading=h.2a23pp5hvpus" w:colFirst="0" w:colLast="0"/>
      <w:bookmarkEnd w:id="76"/>
      <w:r>
        <w:rPr>
          <w:b/>
          <w:bCs/>
          <w:color w:val="7F7F7F"/>
          <w:sz w:val="26"/>
          <w:szCs w:val="26"/>
          <w:rtl w:val="0"/>
        </w:rPr>
        <w:t>1.17.2  Final Claim</w:t>
      </w:r>
      <w:r>
        <w:rPr>
          <w:b/>
          <w:bCs/>
          <w:color w:val="7F7F7F"/>
          <w:sz w:val="26"/>
          <w:szCs w:val="26"/>
          <w:rtl w:val="0"/>
        </w:rPr>
        <w:tab/>
      </w:r>
    </w:p>
    <w:p w14:paraId="000004E8">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4E9">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4EA">
      <w:pPr>
        <w:spacing w:after="0" w:line="278" w:lineRule="auto"/>
      </w:pPr>
      <w:r>
        <w:rPr>
          <w:rtl w:val="0"/>
        </w:rPr>
        <w:t>Final claim consist of the following tables:</w:t>
      </w:r>
    </w:p>
    <w:p w14:paraId="000004EB">
      <w:pPr>
        <w:spacing w:after="0" w:line="278" w:lineRule="auto"/>
        <w:rPr>
          <w:rFonts w:ascii="Aptos" w:hAnsi="Aptos" w:eastAsia="Aptos" w:cs="Aptos"/>
          <w:sz w:val="24"/>
          <w:szCs w:val="24"/>
        </w:rPr>
      </w:pPr>
    </w:p>
    <w:sdt>
      <w:sdtPr>
        <w:tag w:val="goog_rdk_8"/>
        <w:id w:val="-227763642"/>
        <w:lock w:val="contentLocked"/>
      </w:sdtPr>
      <w:sdtContent>
        <w:tbl>
          <w:tblPr>
            <w:tblStyle w:val="154"/>
            <w:tblW w:w="96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80"/>
            <w:gridCol w:w="24"/>
            <w:gridCol w:w="1741"/>
            <w:gridCol w:w="3917"/>
            <w:gridCol w:w="1679"/>
            <w:gridCol w:w="1614"/>
          </w:tblGrid>
          <w:tr w14:paraId="6F2EA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6"/>
              </w:tcPr>
              <w:p w14:paraId="000004EC">
                <w:pPr>
                  <w:spacing w:after="0" w:line="240" w:lineRule="auto"/>
                  <w:ind w:left="142" w:firstLine="0"/>
                  <w:jc w:val="center"/>
                  <w:rPr>
                    <w:b/>
                    <w:bCs/>
                  </w:rPr>
                </w:pPr>
              </w:p>
            </w:tc>
          </w:tr>
          <w:tr w14:paraId="47D7D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4F2">
                <w:pPr>
                  <w:spacing w:after="0" w:line="240" w:lineRule="auto"/>
                  <w:ind w:left="142" w:firstLine="0"/>
                  <w:jc w:val="both"/>
                  <w:rPr>
                    <w:b/>
                    <w:bCs/>
                  </w:rPr>
                </w:pPr>
                <w:r>
                  <w:rPr>
                    <w:b/>
                    <w:bCs/>
                    <w:rtl w:val="0"/>
                  </w:rPr>
                  <w:t>S. No.</w:t>
                </w:r>
              </w:p>
            </w:tc>
            <w:tc>
              <w:tcPr>
                <w:gridSpan w:val="2"/>
              </w:tcPr>
              <w:p w14:paraId="000004F3">
                <w:pPr>
                  <w:spacing w:after="0" w:line="240" w:lineRule="auto"/>
                  <w:ind w:left="142" w:firstLine="0"/>
                  <w:jc w:val="both"/>
                  <w:rPr>
                    <w:b/>
                    <w:bCs/>
                  </w:rPr>
                </w:pPr>
                <w:r>
                  <w:rPr>
                    <w:b/>
                    <w:bCs/>
                    <w:rtl w:val="0"/>
                  </w:rPr>
                  <w:t>Field Name</w:t>
                </w:r>
              </w:p>
            </w:tc>
            <w:tc>
              <w:p w14:paraId="000004F5">
                <w:pPr>
                  <w:spacing w:after="0" w:line="240" w:lineRule="auto"/>
                  <w:ind w:left="142" w:firstLine="0"/>
                  <w:jc w:val="both"/>
                  <w:rPr>
                    <w:b/>
                    <w:bCs/>
                  </w:rPr>
                </w:pPr>
                <w:r>
                  <w:rPr>
                    <w:b/>
                    <w:bCs/>
                    <w:rtl w:val="0"/>
                  </w:rPr>
                  <w:t>Description</w:t>
                </w:r>
              </w:p>
            </w:tc>
            <w:tc>
              <w:p w14:paraId="000004F6">
                <w:pPr>
                  <w:spacing w:after="0" w:line="240" w:lineRule="auto"/>
                  <w:ind w:left="142" w:firstLine="0"/>
                  <w:jc w:val="both"/>
                  <w:rPr>
                    <w:b/>
                    <w:bCs/>
                  </w:rPr>
                </w:pPr>
                <w:r>
                  <w:rPr>
                    <w:b/>
                    <w:bCs/>
                    <w:rtl w:val="0"/>
                  </w:rPr>
                  <w:t>Type</w:t>
                </w:r>
              </w:p>
            </w:tc>
            <w:tc>
              <w:p w14:paraId="000004F7">
                <w:pPr>
                  <w:spacing w:after="0" w:line="240" w:lineRule="auto"/>
                  <w:ind w:left="142" w:firstLine="0"/>
                  <w:jc w:val="both"/>
                  <w:rPr>
                    <w:b/>
                    <w:bCs/>
                  </w:rPr>
                </w:pPr>
                <w:r>
                  <w:rPr>
                    <w:b/>
                    <w:bCs/>
                    <w:rtl w:val="0"/>
                  </w:rPr>
                  <w:t>Mandatory/</w:t>
                </w:r>
              </w:p>
              <w:p w14:paraId="000004F8">
                <w:pPr>
                  <w:spacing w:after="0" w:line="240" w:lineRule="auto"/>
                  <w:ind w:left="142" w:firstLine="0"/>
                  <w:jc w:val="both"/>
                  <w:rPr>
                    <w:b/>
                    <w:bCs/>
                  </w:rPr>
                </w:pPr>
                <w:r>
                  <w:rPr>
                    <w:b/>
                    <w:bCs/>
                    <w:rtl w:val="0"/>
                  </w:rPr>
                  <w:t>Optional</w:t>
                </w:r>
              </w:p>
            </w:tc>
          </w:tr>
          <w:tr w14:paraId="610CE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 w:hRule="atLeast"/>
            </w:trPr>
            <w:tc>
              <w:p w14:paraId="000004F9">
                <w:pPr>
                  <w:spacing w:after="0" w:line="240" w:lineRule="auto"/>
                  <w:ind w:left="142" w:firstLine="0"/>
                  <w:jc w:val="both"/>
                </w:pPr>
                <w:r>
                  <w:rPr>
                    <w:rtl w:val="0"/>
                  </w:rPr>
                  <w:t>1</w:t>
                </w:r>
              </w:p>
            </w:tc>
            <w:tc>
              <w:tcPr>
                <w:gridSpan w:val="2"/>
              </w:tcPr>
              <w:p w14:paraId="000004FA">
                <w:pPr>
                  <w:spacing w:after="0" w:line="240" w:lineRule="auto"/>
                  <w:ind w:left="142" w:firstLine="0"/>
                  <w:jc w:val="both"/>
                </w:pPr>
                <w:r>
                  <w:rPr>
                    <w:rtl w:val="0"/>
                  </w:rPr>
                  <w:t>CGPAN</w:t>
                </w:r>
              </w:p>
            </w:tc>
            <w:tc>
              <w:p w14:paraId="000004FC">
                <w:pPr>
                  <w:spacing w:after="0" w:line="240" w:lineRule="auto"/>
                  <w:ind w:left="142" w:firstLine="0"/>
                  <w:jc w:val="both"/>
                </w:pPr>
                <w:r>
                  <w:rPr>
                    <w:rtl w:val="0"/>
                  </w:rPr>
                  <w:t>Unique ID issued by system</w:t>
                </w:r>
              </w:p>
            </w:tc>
            <w:tc>
              <w:p w14:paraId="000004FD">
                <w:pPr>
                  <w:spacing w:after="0" w:line="240" w:lineRule="auto"/>
                  <w:ind w:left="142" w:firstLine="0"/>
                  <w:jc w:val="both"/>
                </w:pPr>
                <w:r>
                  <w:rPr>
                    <w:rtl w:val="0"/>
                  </w:rPr>
                  <w:t>Dropdown Option</w:t>
                </w:r>
              </w:p>
            </w:tc>
            <w:tc>
              <w:p w14:paraId="000004FE">
                <w:pPr>
                  <w:spacing w:after="0" w:line="240" w:lineRule="auto"/>
                  <w:ind w:left="142" w:firstLine="0"/>
                  <w:jc w:val="both"/>
                </w:pPr>
                <w:r>
                  <w:rPr>
                    <w:rtl w:val="0"/>
                  </w:rPr>
                  <w:t>Mandatory</w:t>
                </w:r>
              </w:p>
            </w:tc>
          </w:tr>
          <w:tr w14:paraId="6B51A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4FF">
                <w:pPr>
                  <w:spacing w:after="0" w:line="240" w:lineRule="auto"/>
                  <w:ind w:left="142" w:firstLine="0"/>
                  <w:jc w:val="both"/>
                  <w:rPr>
                    <w:rFonts w:ascii="Aptos" w:hAnsi="Aptos" w:eastAsia="Aptos" w:cs="Aptos"/>
                  </w:rPr>
                </w:pPr>
                <w:r>
                  <w:rPr>
                    <w:rFonts w:ascii="Aptos" w:hAnsi="Aptos" w:eastAsia="Aptos" w:cs="Aptos"/>
                    <w:rtl w:val="0"/>
                  </w:rPr>
                  <w:t>2</w:t>
                </w:r>
              </w:p>
            </w:tc>
            <w:tc>
              <w:tcPr>
                <w:gridSpan w:val="2"/>
              </w:tcPr>
              <w:p w14:paraId="00000500">
                <w:pPr>
                  <w:spacing w:after="0" w:line="240" w:lineRule="auto"/>
                  <w:ind w:left="142" w:firstLine="0"/>
                  <w:jc w:val="both"/>
                  <w:rPr>
                    <w:rFonts w:ascii="Aptos" w:hAnsi="Aptos" w:eastAsia="Aptos" w:cs="Aptos"/>
                  </w:rPr>
                </w:pPr>
                <w:r>
                  <w:rPr>
                    <w:rFonts w:ascii="Aptos" w:hAnsi="Aptos" w:eastAsia="Aptos" w:cs="Aptos"/>
                    <w:rtl w:val="0"/>
                  </w:rPr>
                  <w:t>Loan a/c no for new credit facilities</w:t>
                </w:r>
              </w:p>
            </w:tc>
            <w:tc>
              <w:p w14:paraId="00000502">
                <w:pPr>
                  <w:spacing w:after="0" w:line="240" w:lineRule="auto"/>
                  <w:ind w:left="142" w:firstLine="0"/>
                  <w:jc w:val="both"/>
                  <w:rPr>
                    <w:rFonts w:ascii="Aptos" w:hAnsi="Aptos" w:eastAsia="Aptos" w:cs="Aptos"/>
                  </w:rPr>
                </w:pPr>
                <w:r>
                  <w:rPr>
                    <w:rFonts w:ascii="Aptos" w:hAnsi="Aptos" w:eastAsia="Aptos" w:cs="Aptos"/>
                    <w:rtl w:val="0"/>
                  </w:rPr>
                  <w:t>Loan Account number allotted by LI. A Unique Number as per respective LI’s procedure</w:t>
                </w:r>
              </w:p>
            </w:tc>
            <w:tc>
              <w:p w14:paraId="00000503">
                <w:pPr>
                  <w:spacing w:after="0" w:line="240" w:lineRule="auto"/>
                  <w:ind w:left="142" w:firstLine="0"/>
                  <w:jc w:val="both"/>
                  <w:rPr>
                    <w:rFonts w:ascii="Aptos" w:hAnsi="Aptos" w:eastAsia="Aptos" w:cs="Aptos"/>
                  </w:rPr>
                </w:pPr>
                <w:r>
                  <w:rPr>
                    <w:rFonts w:ascii="Aptos" w:hAnsi="Aptos" w:eastAsia="Aptos" w:cs="Aptos"/>
                    <w:rtl w:val="0"/>
                  </w:rPr>
                  <w:t>Auto populate on selection of CGPAN</w:t>
                </w:r>
              </w:p>
            </w:tc>
            <w:tc>
              <w:p w14:paraId="00000504">
                <w:pPr>
                  <w:spacing w:after="0" w:line="240" w:lineRule="auto"/>
                  <w:ind w:left="142" w:firstLine="0"/>
                  <w:jc w:val="both"/>
                  <w:rPr>
                    <w:rFonts w:ascii="Aptos" w:hAnsi="Aptos" w:eastAsia="Aptos" w:cs="Aptos"/>
                  </w:rPr>
                </w:pPr>
                <w:r>
                  <w:rPr>
                    <w:rFonts w:ascii="Aptos" w:hAnsi="Aptos" w:eastAsia="Aptos" w:cs="Aptos"/>
                    <w:rtl w:val="0"/>
                  </w:rPr>
                  <w:t>Mandatory</w:t>
                </w:r>
              </w:p>
            </w:tc>
          </w:tr>
          <w:tr w14:paraId="7AFE0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trPr>
            <w:tc>
              <w:p w14:paraId="00000505">
                <w:pPr>
                  <w:spacing w:after="0" w:line="240" w:lineRule="auto"/>
                  <w:ind w:left="142" w:firstLine="0"/>
                  <w:jc w:val="both"/>
                </w:pPr>
                <w:r>
                  <w:rPr>
                    <w:rtl w:val="0"/>
                  </w:rPr>
                  <w:t>3</w:t>
                </w:r>
              </w:p>
            </w:tc>
            <w:tc>
              <w:tcPr>
                <w:gridSpan w:val="2"/>
              </w:tcPr>
              <w:p w14:paraId="00000506">
                <w:pPr>
                  <w:spacing w:after="0" w:line="240" w:lineRule="auto"/>
                  <w:ind w:left="142" w:firstLine="0"/>
                  <w:jc w:val="both"/>
                </w:pPr>
                <w:r>
                  <w:rPr>
                    <w:rtl w:val="0"/>
                  </w:rPr>
                  <w:t>Latest Date of NPA</w:t>
                </w:r>
              </w:p>
            </w:tc>
            <w:tc>
              <w:p w14:paraId="00000508">
                <w:pPr>
                  <w:spacing w:after="0" w:line="240" w:lineRule="auto"/>
                  <w:ind w:left="142" w:firstLine="0"/>
                  <w:jc w:val="both"/>
                </w:pPr>
                <w:r>
                  <w:rPr>
                    <w:rtl w:val="0"/>
                  </w:rPr>
                  <w:t xml:space="preserve">Date of NPA as updated by MLI </w:t>
                </w:r>
              </w:p>
            </w:tc>
            <w:tc>
              <w:p w14:paraId="00000509">
                <w:pPr>
                  <w:spacing w:after="0" w:line="240" w:lineRule="auto"/>
                  <w:ind w:left="142" w:firstLine="0"/>
                  <w:jc w:val="both"/>
                </w:pPr>
                <w:r>
                  <w:rPr>
                    <w:rFonts w:ascii="Aptos" w:hAnsi="Aptos" w:eastAsia="Aptos" w:cs="Aptos"/>
                    <w:rtl w:val="0"/>
                  </w:rPr>
                  <w:t>Auto populate on selection of CGPAN</w:t>
                </w:r>
              </w:p>
            </w:tc>
            <w:tc>
              <w:p w14:paraId="0000050A">
                <w:pPr>
                  <w:spacing w:after="0" w:line="240" w:lineRule="auto"/>
                  <w:ind w:left="142" w:firstLine="0"/>
                  <w:jc w:val="both"/>
                </w:pPr>
                <w:r>
                  <w:rPr>
                    <w:rFonts w:ascii="Aptos" w:hAnsi="Aptos" w:eastAsia="Aptos" w:cs="Aptos"/>
                    <w:rtl w:val="0"/>
                  </w:rPr>
                  <w:t>Mandatory</w:t>
                </w:r>
              </w:p>
            </w:tc>
          </w:tr>
          <w:tr w14:paraId="576CB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trPr>
            <w:tc>
              <w:p w14:paraId="0000050B">
                <w:pPr>
                  <w:spacing w:after="0" w:line="240" w:lineRule="auto"/>
                  <w:ind w:left="142" w:firstLine="0"/>
                  <w:jc w:val="both"/>
                </w:pPr>
                <w:r>
                  <w:rPr>
                    <w:rtl w:val="0"/>
                  </w:rPr>
                  <w:t>4</w:t>
                </w:r>
              </w:p>
            </w:tc>
            <w:tc>
              <w:tcPr>
                <w:gridSpan w:val="2"/>
              </w:tcPr>
              <w:p w14:paraId="0000050C">
                <w:pPr>
                  <w:spacing w:after="0" w:line="240" w:lineRule="auto"/>
                  <w:ind w:left="142" w:firstLine="0"/>
                  <w:jc w:val="both"/>
                </w:pPr>
                <w:r>
                  <w:rPr>
                    <w:rtl w:val="0"/>
                  </w:rPr>
                  <w:t>NPA marking date</w:t>
                </w:r>
              </w:p>
            </w:tc>
            <w:tc>
              <w:p w14:paraId="0000050E">
                <w:pPr>
                  <w:spacing w:after="0" w:line="240" w:lineRule="auto"/>
                  <w:ind w:left="142" w:firstLine="0"/>
                  <w:jc w:val="both"/>
                </w:pPr>
                <w:r>
                  <w:rPr>
                    <w:rtl w:val="0"/>
                  </w:rPr>
                  <w:t>Date on which account is marked NPA in system</w:t>
                </w:r>
              </w:p>
            </w:tc>
            <w:tc>
              <w:p w14:paraId="0000050F">
                <w:pPr>
                  <w:spacing w:after="0" w:line="240" w:lineRule="auto"/>
                  <w:ind w:left="142" w:firstLine="0"/>
                  <w:jc w:val="both"/>
                </w:pPr>
                <w:r>
                  <w:rPr>
                    <w:rFonts w:ascii="Aptos" w:hAnsi="Aptos" w:eastAsia="Aptos" w:cs="Aptos"/>
                    <w:rtl w:val="0"/>
                  </w:rPr>
                  <w:t>Auto populate on selection of CGPAN</w:t>
                </w:r>
              </w:p>
            </w:tc>
            <w:tc>
              <w:p w14:paraId="00000510">
                <w:pPr>
                  <w:spacing w:after="0" w:line="240" w:lineRule="auto"/>
                  <w:ind w:left="142" w:firstLine="0"/>
                  <w:jc w:val="both"/>
                </w:pPr>
                <w:r>
                  <w:rPr>
                    <w:rFonts w:ascii="Aptos" w:hAnsi="Aptos" w:eastAsia="Aptos" w:cs="Aptos"/>
                    <w:rtl w:val="0"/>
                  </w:rPr>
                  <w:t>Mandatory</w:t>
                </w:r>
              </w:p>
            </w:tc>
          </w:tr>
          <w:tr w14:paraId="1895F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11">
                <w:pPr>
                  <w:spacing w:after="0" w:line="240" w:lineRule="auto"/>
                  <w:ind w:left="142" w:firstLine="0"/>
                  <w:jc w:val="both"/>
                  <w:rPr>
                    <w:rFonts w:ascii="Aptos" w:hAnsi="Aptos" w:eastAsia="Aptos" w:cs="Aptos"/>
                  </w:rPr>
                </w:pPr>
                <w:r>
                  <w:rPr>
                    <w:rFonts w:ascii="Aptos" w:hAnsi="Aptos" w:eastAsia="Aptos" w:cs="Aptos"/>
                    <w:rtl w:val="0"/>
                  </w:rPr>
                  <w:t>5</w:t>
                </w:r>
              </w:p>
            </w:tc>
            <w:tc>
              <w:tcPr>
                <w:gridSpan w:val="2"/>
              </w:tcPr>
              <w:p w14:paraId="00000512">
                <w:pPr>
                  <w:spacing w:after="0" w:line="240" w:lineRule="auto"/>
                  <w:ind w:left="142" w:firstLine="0"/>
                  <w:jc w:val="both"/>
                  <w:rPr>
                    <w:rFonts w:ascii="Aptos" w:hAnsi="Aptos" w:eastAsia="Aptos" w:cs="Aptos"/>
                  </w:rPr>
                </w:pPr>
                <w:r>
                  <w:rPr>
                    <w:rFonts w:ascii="Aptos" w:hAnsi="Aptos" w:eastAsia="Aptos" w:cs="Aptos"/>
                    <w:rtl w:val="0"/>
                  </w:rPr>
                  <w:t>Legal Action Taken</w:t>
                </w:r>
              </w:p>
            </w:tc>
            <w:tc>
              <w:p w14:paraId="00000514">
                <w:pPr>
                  <w:spacing w:after="0" w:line="240" w:lineRule="auto"/>
                  <w:ind w:left="142" w:firstLine="0"/>
                  <w:jc w:val="both"/>
                  <w:rPr>
                    <w:rFonts w:ascii="Aptos" w:hAnsi="Aptos" w:eastAsia="Aptos" w:cs="Aptos"/>
                  </w:rPr>
                </w:pPr>
                <w:r>
                  <w:rPr>
                    <w:rFonts w:ascii="Aptos" w:hAnsi="Aptos" w:eastAsia="Aptos" w:cs="Aptos"/>
                    <w:rtl w:val="0"/>
                  </w:rPr>
                  <w:t>Type of Recovery Proceedings Initiated</w:t>
                </w:r>
              </w:p>
              <w:p w14:paraId="00000515">
                <w:pPr>
                  <w:spacing w:after="0" w:line="240" w:lineRule="auto"/>
                  <w:jc w:val="both"/>
                  <w:rPr>
                    <w:rFonts w:ascii="Aptos" w:hAnsi="Aptos" w:eastAsia="Aptos" w:cs="Aptos"/>
                  </w:rPr>
                </w:pPr>
                <w:r>
                  <w:rPr>
                    <w:rFonts w:ascii="Aptos" w:hAnsi="Aptos" w:eastAsia="Aptos" w:cs="Aptos"/>
                    <w:rtl w:val="0"/>
                  </w:rPr>
                  <w:t>1.DRT</w:t>
                </w:r>
              </w:p>
              <w:p w14:paraId="00000516">
                <w:pPr>
                  <w:spacing w:after="0" w:line="240" w:lineRule="auto"/>
                  <w:jc w:val="both"/>
                  <w:rPr>
                    <w:rFonts w:ascii="Aptos" w:hAnsi="Aptos" w:eastAsia="Aptos" w:cs="Aptos"/>
                  </w:rPr>
                </w:pPr>
                <w:r>
                  <w:rPr>
                    <w:rFonts w:ascii="Aptos" w:hAnsi="Aptos" w:eastAsia="Aptos" w:cs="Aptos"/>
                    <w:rtl w:val="0"/>
                  </w:rPr>
                  <w:t>2. 13(4) SARFAESI Act, 2002</w:t>
                </w:r>
              </w:p>
              <w:p w14:paraId="00000517">
                <w:pPr>
                  <w:spacing w:after="0" w:line="240" w:lineRule="auto"/>
                  <w:jc w:val="both"/>
                  <w:rPr>
                    <w:rFonts w:ascii="Aptos" w:hAnsi="Aptos" w:eastAsia="Aptos" w:cs="Aptos"/>
                  </w:rPr>
                </w:pPr>
                <w:r>
                  <w:rPr>
                    <w:rFonts w:ascii="Aptos" w:hAnsi="Aptos" w:eastAsia="Aptos" w:cs="Aptos"/>
                    <w:rtl w:val="0"/>
                  </w:rPr>
                  <w:t>3.NCLT</w:t>
                </w:r>
              </w:p>
              <w:p w14:paraId="00000518">
                <w:pPr>
                  <w:spacing w:after="0" w:line="240" w:lineRule="auto"/>
                  <w:jc w:val="both"/>
                  <w:rPr>
                    <w:rFonts w:ascii="Aptos" w:hAnsi="Aptos" w:eastAsia="Aptos" w:cs="Aptos"/>
                  </w:rPr>
                </w:pPr>
                <w:r>
                  <w:rPr>
                    <w:rFonts w:ascii="Aptos" w:hAnsi="Aptos" w:eastAsia="Aptos" w:cs="Aptos"/>
                    <w:rtl w:val="0"/>
                  </w:rPr>
                  <w:t>4.Lok Adalat</w:t>
                </w:r>
              </w:p>
              <w:p w14:paraId="00000519">
                <w:pPr>
                  <w:spacing w:after="0" w:line="240" w:lineRule="auto"/>
                  <w:ind w:left="142" w:firstLine="0"/>
                  <w:jc w:val="both"/>
                  <w:rPr>
                    <w:rFonts w:ascii="Aptos" w:hAnsi="Aptos" w:eastAsia="Aptos" w:cs="Aptos"/>
                  </w:rPr>
                </w:pPr>
                <w:r>
                  <w:rPr>
                    <w:rFonts w:ascii="Aptos" w:hAnsi="Aptos" w:eastAsia="Aptos" w:cs="Aptos"/>
                    <w:rtl w:val="0"/>
                  </w:rPr>
                  <w:t>5.CIVIL Court</w:t>
                </w:r>
              </w:p>
            </w:tc>
            <w:tc>
              <w:p w14:paraId="0000051A">
                <w:pPr>
                  <w:spacing w:after="0" w:line="240" w:lineRule="auto"/>
                  <w:ind w:left="142" w:firstLine="0"/>
                  <w:jc w:val="both"/>
                  <w:rPr>
                    <w:rFonts w:ascii="Aptos" w:hAnsi="Aptos" w:eastAsia="Aptos" w:cs="Aptos"/>
                  </w:rPr>
                </w:pPr>
                <w:r>
                  <w:rPr>
                    <w:rFonts w:ascii="Aptos" w:hAnsi="Aptos" w:eastAsia="Aptos" w:cs="Aptos"/>
                    <w:rtl w:val="0"/>
                  </w:rPr>
                  <w:t>Auto populate on selection of CGPAN</w:t>
                </w:r>
              </w:p>
            </w:tc>
            <w:tc>
              <w:p w14:paraId="0000051B">
                <w:pPr>
                  <w:spacing w:after="0" w:line="240" w:lineRule="auto"/>
                  <w:ind w:left="142" w:firstLine="0"/>
                  <w:jc w:val="both"/>
                  <w:rPr>
                    <w:rFonts w:ascii="Aptos" w:hAnsi="Aptos" w:eastAsia="Aptos" w:cs="Aptos"/>
                  </w:rPr>
                </w:pPr>
                <w:r>
                  <w:rPr>
                    <w:rFonts w:ascii="Aptos" w:hAnsi="Aptos" w:eastAsia="Aptos" w:cs="Aptos"/>
                    <w:rtl w:val="0"/>
                  </w:rPr>
                  <w:t>Mandatory</w:t>
                </w:r>
              </w:p>
            </w:tc>
          </w:tr>
          <w:tr w14:paraId="4819C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1C">
                <w:pPr>
                  <w:spacing w:after="0" w:line="240" w:lineRule="auto"/>
                  <w:ind w:left="142" w:firstLine="0"/>
                  <w:jc w:val="both"/>
                  <w:rPr>
                    <w:rFonts w:ascii="Aptos" w:hAnsi="Aptos" w:eastAsia="Aptos" w:cs="Aptos"/>
                  </w:rPr>
                </w:pPr>
                <w:r>
                  <w:rPr>
                    <w:rFonts w:ascii="Aptos" w:hAnsi="Aptos" w:eastAsia="Aptos" w:cs="Aptos"/>
                    <w:rtl w:val="0"/>
                  </w:rPr>
                  <w:t xml:space="preserve">6 </w:t>
                </w:r>
              </w:p>
            </w:tc>
            <w:tc>
              <w:tcPr>
                <w:gridSpan w:val="2"/>
              </w:tcPr>
              <w:p w14:paraId="0000051D">
                <w:pPr>
                  <w:spacing w:after="0" w:line="240" w:lineRule="auto"/>
                  <w:ind w:left="142" w:firstLine="0"/>
                  <w:jc w:val="both"/>
                  <w:rPr>
                    <w:rFonts w:ascii="Aptos" w:hAnsi="Aptos" w:eastAsia="Aptos" w:cs="Aptos"/>
                  </w:rPr>
                </w:pPr>
                <w:r>
                  <w:rPr>
                    <w:rFonts w:ascii="Aptos" w:hAnsi="Aptos" w:eastAsia="Aptos" w:cs="Aptos"/>
                    <w:rtl w:val="0"/>
                  </w:rPr>
                  <w:t>Date of Initiation of Legal</w:t>
                </w:r>
              </w:p>
            </w:tc>
            <w:tc>
              <w:p w14:paraId="0000051F">
                <w:pPr>
                  <w:spacing w:after="0" w:line="240" w:lineRule="auto"/>
                  <w:ind w:left="142" w:firstLine="0"/>
                  <w:jc w:val="both"/>
                  <w:rPr>
                    <w:rFonts w:ascii="Aptos" w:hAnsi="Aptos" w:eastAsia="Aptos" w:cs="Aptos"/>
                  </w:rPr>
                </w:pPr>
                <w:r>
                  <w:rPr>
                    <w:rFonts w:ascii="Aptos" w:hAnsi="Aptos" w:eastAsia="Aptos" w:cs="Aptos"/>
                    <w:rtl w:val="0"/>
                  </w:rPr>
                  <w:t xml:space="preserve">Date of Recovery Proceedings is date on which recovery proceedings have been initiated under due process of law </w:t>
                </w:r>
              </w:p>
            </w:tc>
            <w:tc>
              <w:p w14:paraId="00000520">
                <w:pPr>
                  <w:spacing w:after="0" w:line="240" w:lineRule="auto"/>
                  <w:ind w:left="142" w:firstLine="0"/>
                  <w:jc w:val="both"/>
                  <w:rPr>
                    <w:rFonts w:ascii="Aptos" w:hAnsi="Aptos" w:eastAsia="Aptos" w:cs="Aptos"/>
                  </w:rPr>
                </w:pPr>
                <w:r>
                  <w:rPr>
                    <w:rFonts w:ascii="Aptos" w:hAnsi="Aptos" w:eastAsia="Aptos" w:cs="Aptos"/>
                    <w:rtl w:val="0"/>
                  </w:rPr>
                  <w:t>Auto populate on selection of CGPAN</w:t>
                </w:r>
              </w:p>
            </w:tc>
            <w:tc>
              <w:p w14:paraId="00000521">
                <w:pPr>
                  <w:spacing w:after="0" w:line="240" w:lineRule="auto"/>
                  <w:ind w:left="142" w:firstLine="0"/>
                  <w:jc w:val="both"/>
                  <w:rPr>
                    <w:rFonts w:ascii="Aptos" w:hAnsi="Aptos" w:eastAsia="Aptos" w:cs="Aptos"/>
                  </w:rPr>
                </w:pPr>
                <w:r>
                  <w:rPr>
                    <w:rFonts w:ascii="Aptos" w:hAnsi="Aptos" w:eastAsia="Aptos" w:cs="Aptos"/>
                    <w:rtl w:val="0"/>
                  </w:rPr>
                  <w:t>Mandatory</w:t>
                </w:r>
              </w:p>
            </w:tc>
          </w:tr>
          <w:tr w14:paraId="56A7B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22">
                <w:pPr>
                  <w:spacing w:after="0" w:line="240" w:lineRule="auto"/>
                  <w:ind w:left="142" w:firstLine="0"/>
                  <w:jc w:val="both"/>
                </w:pPr>
                <w:r>
                  <w:rPr>
                    <w:rtl w:val="0"/>
                  </w:rPr>
                  <w:t>7</w:t>
                </w:r>
              </w:p>
            </w:tc>
            <w:tc>
              <w:tcPr>
                <w:gridSpan w:val="2"/>
              </w:tcPr>
              <w:p w14:paraId="00000523">
                <w:pPr>
                  <w:spacing w:after="0" w:line="240" w:lineRule="auto"/>
                  <w:ind w:left="142" w:firstLine="0"/>
                  <w:jc w:val="both"/>
                </w:pPr>
                <w:r>
                  <w:rPr>
                    <w:rtl w:val="0"/>
                  </w:rPr>
                  <w:t>OTS</w:t>
                </w:r>
              </w:p>
            </w:tc>
            <w:tc>
              <w:p w14:paraId="00000525">
                <w:pPr>
                  <w:spacing w:after="0" w:line="240" w:lineRule="auto"/>
                  <w:ind w:left="142" w:firstLine="0"/>
                  <w:jc w:val="both"/>
                </w:pPr>
                <w:r>
                  <w:rPr>
                    <w:rtl w:val="0"/>
                  </w:rPr>
                  <w:t>OTS Done. Yes/No</w:t>
                </w:r>
              </w:p>
            </w:tc>
            <w:tc>
              <w:p w14:paraId="00000526">
                <w:pPr>
                  <w:spacing w:after="0" w:line="240" w:lineRule="auto"/>
                  <w:ind w:left="142" w:firstLine="0"/>
                  <w:jc w:val="both"/>
                </w:pPr>
                <w:r>
                  <w:rPr>
                    <w:rFonts w:ascii="Aptos" w:hAnsi="Aptos" w:eastAsia="Aptos" w:cs="Aptos"/>
                    <w:rtl w:val="0"/>
                  </w:rPr>
                  <w:t>List</w:t>
                </w:r>
              </w:p>
            </w:tc>
            <w:tc>
              <w:p w14:paraId="00000527">
                <w:pPr>
                  <w:spacing w:after="0" w:line="240" w:lineRule="auto"/>
                  <w:ind w:left="142" w:firstLine="0"/>
                  <w:jc w:val="both"/>
                </w:pPr>
                <w:r>
                  <w:rPr>
                    <w:rFonts w:ascii="Aptos" w:hAnsi="Aptos" w:eastAsia="Aptos" w:cs="Aptos"/>
                    <w:rtl w:val="0"/>
                  </w:rPr>
                  <w:t>Mandatory</w:t>
                </w:r>
              </w:p>
            </w:tc>
          </w:tr>
          <w:tr w14:paraId="709D6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28">
                <w:pPr>
                  <w:spacing w:after="0" w:line="240" w:lineRule="auto"/>
                  <w:ind w:left="142" w:firstLine="0"/>
                  <w:jc w:val="both"/>
                </w:pPr>
                <w:r>
                  <w:rPr>
                    <w:rtl w:val="0"/>
                  </w:rPr>
                  <w:t>8</w:t>
                </w:r>
              </w:p>
            </w:tc>
            <w:tc>
              <w:tcPr>
                <w:gridSpan w:val="2"/>
              </w:tcPr>
              <w:p w14:paraId="00000529">
                <w:pPr>
                  <w:spacing w:after="0" w:line="240" w:lineRule="auto"/>
                  <w:ind w:left="142" w:firstLine="0"/>
                  <w:jc w:val="both"/>
                </w:pPr>
                <w:r>
                  <w:rPr>
                    <w:rtl w:val="0"/>
                  </w:rPr>
                  <w:t>Date of OTS</w:t>
                </w:r>
              </w:p>
            </w:tc>
            <w:tc>
              <w:p w14:paraId="0000052B">
                <w:pPr>
                  <w:spacing w:after="0" w:line="240" w:lineRule="auto"/>
                  <w:jc w:val="both"/>
                </w:pPr>
                <w:r>
                  <w:rPr>
                    <w:rtl w:val="0"/>
                  </w:rPr>
                  <w:t>Date of OTS.</w:t>
                </w:r>
              </w:p>
              <w:p w14:paraId="0000052C">
                <w:pPr>
                  <w:spacing w:after="0" w:line="240" w:lineRule="auto"/>
                  <w:ind w:left="142" w:firstLine="0"/>
                  <w:jc w:val="both"/>
                </w:pPr>
                <w:r>
                  <w:rPr>
                    <w:rtl w:val="0"/>
                  </w:rPr>
                  <w:t xml:space="preserve">It should be after 1 year of the date of </w:t>
                </w:r>
                <w:r>
                  <w:rPr>
                    <w:rFonts w:ascii="Aptos" w:hAnsi="Aptos" w:eastAsia="Aptos" w:cs="Aptos"/>
                    <w:rtl w:val="0"/>
                  </w:rPr>
                  <w:t>Initiation of Legal action</w:t>
                </w:r>
              </w:p>
            </w:tc>
            <w:tc>
              <w:p w14:paraId="0000052D">
                <w:pPr>
                  <w:spacing w:after="0" w:line="240" w:lineRule="auto"/>
                  <w:ind w:left="142" w:firstLine="0"/>
                  <w:jc w:val="both"/>
                </w:pPr>
                <w:r>
                  <w:rPr>
                    <w:rFonts w:ascii="Aptos" w:hAnsi="Aptos" w:eastAsia="Aptos" w:cs="Aptos"/>
                    <w:rtl w:val="0"/>
                  </w:rPr>
                  <w:t>Date</w:t>
                </w:r>
              </w:p>
            </w:tc>
            <w:tc>
              <w:p w14:paraId="0000052E">
                <w:pPr>
                  <w:spacing w:after="0" w:line="240" w:lineRule="auto"/>
                  <w:ind w:left="142" w:firstLine="0"/>
                  <w:jc w:val="both"/>
                </w:pPr>
                <w:r>
                  <w:rPr>
                    <w:rFonts w:ascii="Aptos" w:hAnsi="Aptos" w:eastAsia="Aptos" w:cs="Aptos"/>
                    <w:rtl w:val="0"/>
                  </w:rPr>
                  <w:t>Mandatory if OTS =Yes</w:t>
                </w:r>
              </w:p>
            </w:tc>
          </w:tr>
          <w:tr w14:paraId="2C188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2F">
                <w:pPr>
                  <w:spacing w:after="0" w:line="240" w:lineRule="auto"/>
                  <w:ind w:left="142" w:firstLine="0"/>
                  <w:jc w:val="both"/>
                </w:pPr>
                <w:r>
                  <w:rPr>
                    <w:rtl w:val="0"/>
                  </w:rPr>
                  <w:t>9A</w:t>
                </w:r>
              </w:p>
            </w:tc>
            <w:tc>
              <w:tcPr>
                <w:gridSpan w:val="2"/>
              </w:tcPr>
              <w:p w14:paraId="00000530">
                <w:pPr>
                  <w:spacing w:after="0" w:line="240" w:lineRule="auto"/>
                  <w:ind w:left="142" w:firstLine="0"/>
                  <w:jc w:val="both"/>
                </w:pPr>
                <w:r>
                  <w:rPr>
                    <w:rtl w:val="0"/>
                  </w:rPr>
                  <w:t>Total Recovery through OTS</w:t>
                </w:r>
              </w:p>
            </w:tc>
            <w:tc>
              <w:p w14:paraId="00000532">
                <w:pPr>
                  <w:spacing w:after="0" w:line="240" w:lineRule="auto"/>
                  <w:jc w:val="both"/>
                  <w:rPr>
                    <w:rFonts w:ascii="Aptos" w:hAnsi="Aptos" w:eastAsia="Aptos" w:cs="Aptos"/>
                  </w:rPr>
                </w:pPr>
                <w:r>
                  <w:rPr>
                    <w:rFonts w:ascii="Aptos" w:hAnsi="Aptos" w:eastAsia="Aptos" w:cs="Aptos"/>
                    <w:rtl w:val="0"/>
                  </w:rPr>
                  <w:t>Amount recovered through OTS</w:t>
                </w:r>
              </w:p>
              <w:p w14:paraId="00000533">
                <w:pPr>
                  <w:spacing w:after="0" w:line="240" w:lineRule="auto"/>
                  <w:jc w:val="both"/>
                </w:pPr>
                <w:r>
                  <w:rPr>
                    <w:rtl w:val="0"/>
                  </w:rPr>
                  <w:t>Entry by MLI Maker</w:t>
                </w:r>
              </w:p>
            </w:tc>
            <w:tc>
              <w:p w14:paraId="00000534">
                <w:pPr>
                  <w:spacing w:after="0" w:line="240" w:lineRule="auto"/>
                  <w:ind w:left="142" w:firstLine="0"/>
                  <w:jc w:val="both"/>
                </w:pPr>
                <w:r>
                  <w:rPr>
                    <w:rFonts w:ascii="Aptos" w:hAnsi="Aptos" w:eastAsia="Aptos" w:cs="Aptos"/>
                    <w:rtl w:val="0"/>
                  </w:rPr>
                  <w:t>Amount in Rs (greater than zero)</w:t>
                </w:r>
              </w:p>
            </w:tc>
            <w:tc>
              <w:p w14:paraId="00000535">
                <w:pPr>
                  <w:spacing w:after="0" w:line="240" w:lineRule="auto"/>
                  <w:ind w:left="142" w:firstLine="0"/>
                  <w:jc w:val="both"/>
                </w:pPr>
                <w:r>
                  <w:rPr>
                    <w:rFonts w:ascii="Aptos" w:hAnsi="Aptos" w:eastAsia="Aptos" w:cs="Aptos"/>
                    <w:rtl w:val="0"/>
                  </w:rPr>
                  <w:t>Mandatory if OTS =Yes</w:t>
                </w:r>
              </w:p>
            </w:tc>
          </w:tr>
          <w:tr w14:paraId="71FFE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36">
                <w:pPr>
                  <w:spacing w:after="0" w:line="240" w:lineRule="auto"/>
                  <w:ind w:left="142" w:firstLine="0"/>
                  <w:jc w:val="both"/>
                </w:pPr>
                <w:r>
                  <w:rPr>
                    <w:rtl w:val="0"/>
                  </w:rPr>
                  <w:t>9B</w:t>
                </w:r>
              </w:p>
            </w:tc>
            <w:tc>
              <w:tcPr>
                <w:gridSpan w:val="2"/>
              </w:tcPr>
              <w:p w14:paraId="00000537">
                <w:pPr>
                  <w:spacing w:after="0" w:line="240" w:lineRule="auto"/>
                  <w:ind w:left="142" w:firstLine="0"/>
                  <w:jc w:val="both"/>
                  <w:rPr>
                    <w:highlight w:val="yellow"/>
                  </w:rPr>
                </w:pPr>
                <w:r>
                  <w:rPr>
                    <w:rtl w:val="0"/>
                  </w:rPr>
                  <w:t>Total Recovery through OTS as seen from documents by NCGTC</w:t>
                </w:r>
              </w:p>
            </w:tc>
            <w:tc>
              <w:p w14:paraId="00000539">
                <w:pPr>
                  <w:spacing w:after="0" w:line="240" w:lineRule="auto"/>
                  <w:jc w:val="both"/>
                  <w:rPr>
                    <w:rFonts w:ascii="Aptos" w:hAnsi="Aptos" w:eastAsia="Aptos" w:cs="Aptos"/>
                  </w:rPr>
                </w:pPr>
                <w:r>
                  <w:rPr>
                    <w:rFonts w:ascii="Aptos" w:hAnsi="Aptos" w:eastAsia="Aptos" w:cs="Aptos"/>
                    <w:rtl w:val="0"/>
                  </w:rPr>
                  <w:t>Amount recovered through OTS</w:t>
                </w:r>
              </w:p>
              <w:p w14:paraId="0000053A">
                <w:pPr>
                  <w:spacing w:after="0" w:line="240" w:lineRule="auto"/>
                  <w:jc w:val="both"/>
                </w:pPr>
                <w:r>
                  <w:rPr>
                    <w:rtl w:val="0"/>
                  </w:rPr>
                  <w:t>Entry by NCGTC Maker / Checker</w:t>
                </w:r>
              </w:p>
              <w:p w14:paraId="0000053B">
                <w:pPr>
                  <w:spacing w:after="0" w:line="240" w:lineRule="auto"/>
                  <w:ind w:left="142" w:firstLine="0"/>
                  <w:jc w:val="both"/>
                  <w:rPr>
                    <w:highlight w:val="yellow"/>
                  </w:rPr>
                </w:pPr>
                <w:r>
                  <w:rPr>
                    <w:rtl w:val="0"/>
                  </w:rPr>
                  <w:t>T</w:t>
                </w:r>
                <w:bookmarkStart w:id="88" w:name="_GoBack"/>
                <w:r>
                  <w:rPr>
                    <w:rtl w:val="0"/>
                  </w:rPr>
                  <w:t>his is auto-fetch from 9A and editable to NCGTC maker/checker.</w:t>
                </w:r>
                <w:bookmarkEnd w:id="88"/>
              </w:p>
            </w:tc>
            <w:tc>
              <w:p w14:paraId="0000053C">
                <w:pPr>
                  <w:spacing w:after="0" w:line="240" w:lineRule="auto"/>
                  <w:ind w:left="142" w:firstLine="0"/>
                  <w:jc w:val="both"/>
                  <w:rPr>
                    <w:highlight w:val="yellow"/>
                  </w:rPr>
                </w:pPr>
                <w:r>
                  <w:rPr>
                    <w:rFonts w:ascii="Aptos" w:hAnsi="Aptos" w:eastAsia="Aptos" w:cs="Aptos"/>
                    <w:rtl w:val="0"/>
                  </w:rPr>
                  <w:t>Amount in Rs (greater than zero)</w:t>
                </w:r>
              </w:p>
            </w:tc>
            <w:tc>
              <w:p w14:paraId="0000053D">
                <w:pPr>
                  <w:spacing w:after="0" w:line="240" w:lineRule="auto"/>
                  <w:ind w:left="142" w:firstLine="0"/>
                  <w:jc w:val="both"/>
                  <w:rPr>
                    <w:highlight w:val="yellow"/>
                  </w:rPr>
                </w:pPr>
                <w:r>
                  <w:rPr>
                    <w:rFonts w:ascii="Aptos" w:hAnsi="Aptos" w:eastAsia="Aptos" w:cs="Aptos"/>
                    <w:rtl w:val="0"/>
                  </w:rPr>
                  <w:t>Mandatory if OTS =Yes</w:t>
                </w:r>
              </w:p>
            </w:tc>
          </w:tr>
          <w:tr w14:paraId="23BB1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3E">
                <w:pPr>
                  <w:spacing w:after="0" w:line="240" w:lineRule="auto"/>
                  <w:ind w:left="142" w:firstLine="0"/>
                  <w:jc w:val="both"/>
                </w:pPr>
                <w:r>
                  <w:rPr>
                    <w:rtl w:val="0"/>
                  </w:rPr>
                  <w:t>9C</w:t>
                </w:r>
              </w:p>
            </w:tc>
            <w:tc>
              <w:tcPr>
                <w:gridSpan w:val="2"/>
              </w:tcPr>
              <w:p w14:paraId="0000053F">
                <w:pPr>
                  <w:spacing w:after="0" w:line="240" w:lineRule="auto"/>
                  <w:ind w:left="142" w:firstLine="0"/>
                  <w:jc w:val="both"/>
                </w:pPr>
                <w:r>
                  <w:rPr>
                    <w:rtl w:val="0"/>
                  </w:rPr>
                  <w:t>Legal Cost</w:t>
                </w:r>
              </w:p>
            </w:tc>
            <w:tc>
              <w:p w14:paraId="00000541">
                <w:pPr>
                  <w:spacing w:after="0" w:line="240" w:lineRule="auto"/>
                  <w:ind w:left="142" w:firstLine="0"/>
                  <w:jc w:val="both"/>
                </w:pPr>
                <w:r>
                  <w:rPr>
                    <w:rtl w:val="0"/>
                  </w:rPr>
                  <w:t>Legal Cost, if any</w:t>
                </w:r>
              </w:p>
            </w:tc>
            <w:tc>
              <w:p w14:paraId="00000542">
                <w:pPr>
                  <w:spacing w:after="0" w:line="240" w:lineRule="auto"/>
                  <w:ind w:left="142" w:firstLine="0"/>
                  <w:jc w:val="both"/>
                </w:pPr>
                <w:r>
                  <w:rPr>
                    <w:rFonts w:ascii="Aptos" w:hAnsi="Aptos" w:eastAsia="Aptos" w:cs="Aptos"/>
                    <w:rtl w:val="0"/>
                  </w:rPr>
                  <w:t>Amount in Rs (greater than or equal to zero)</w:t>
                </w:r>
              </w:p>
            </w:tc>
            <w:tc>
              <w:p w14:paraId="00000543">
                <w:pPr>
                  <w:spacing w:after="0" w:line="240" w:lineRule="auto"/>
                  <w:jc w:val="both"/>
                </w:pPr>
                <w:r>
                  <w:rPr>
                    <w:rtl w:val="0"/>
                  </w:rPr>
                  <w:t>Mandatory</w:t>
                </w:r>
              </w:p>
              <w:p w14:paraId="00000544">
                <w:pPr>
                  <w:spacing w:after="0" w:line="240" w:lineRule="auto"/>
                  <w:ind w:left="142" w:firstLine="0"/>
                  <w:jc w:val="both"/>
                </w:pPr>
              </w:p>
            </w:tc>
          </w:tr>
          <w:tr w14:paraId="6A2C1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45">
                <w:pPr>
                  <w:spacing w:after="0" w:line="240" w:lineRule="auto"/>
                  <w:ind w:left="142" w:firstLine="0"/>
                  <w:jc w:val="both"/>
                </w:pPr>
                <w:r>
                  <w:rPr>
                    <w:rtl w:val="0"/>
                  </w:rPr>
                  <w:t>10</w:t>
                </w:r>
              </w:p>
            </w:tc>
            <w:tc>
              <w:tcPr>
                <w:gridSpan w:val="2"/>
              </w:tcPr>
              <w:p w14:paraId="00000546">
                <w:pPr>
                  <w:spacing w:after="0" w:line="240" w:lineRule="auto"/>
                  <w:ind w:left="142" w:firstLine="0"/>
                  <w:jc w:val="both"/>
                </w:pPr>
                <w:r>
                  <w:rPr>
                    <w:rtl w:val="0"/>
                  </w:rPr>
                  <w:t>Recovery through OTS – NCGTC Portion</w:t>
                </w:r>
              </w:p>
            </w:tc>
            <w:tc>
              <w:p w14:paraId="00000548">
                <w:pPr>
                  <w:spacing w:after="0" w:line="240" w:lineRule="auto"/>
                  <w:ind w:left="142" w:firstLine="0"/>
                  <w:jc w:val="both"/>
                </w:pPr>
                <w:r>
                  <w:rPr>
                    <w:rFonts w:ascii="Aptos" w:hAnsi="Aptos" w:eastAsia="Aptos" w:cs="Aptos"/>
                    <w:rtl w:val="0"/>
                  </w:rPr>
                  <w:t>Amount recovered through OTS (</w:t>
                </w:r>
                <w:r>
                  <w:rPr>
                    <w:sz w:val="24"/>
                    <w:szCs w:val="24"/>
                    <w:rtl w:val="0"/>
                  </w:rPr>
                  <w:t>Proportionate amount of NCGTC recovery</w:t>
                </w:r>
                <w:r>
                  <w:rPr>
                    <w:rFonts w:ascii="Aptos" w:hAnsi="Aptos" w:eastAsia="Aptos" w:cs="Aptos"/>
                    <w:rtl w:val="0"/>
                  </w:rPr>
                  <w:t>) – 40% of 9A-9C for MLI side / 40% of 9B-9C for NCGTC side.</w:t>
                </w:r>
              </w:p>
            </w:tc>
            <w:tc>
              <w:p w14:paraId="00000549">
                <w:pPr>
                  <w:spacing w:after="0" w:line="240" w:lineRule="auto"/>
                  <w:ind w:left="142" w:firstLine="0"/>
                  <w:jc w:val="both"/>
                </w:pPr>
                <w:r>
                  <w:rPr>
                    <w:rtl w:val="0"/>
                  </w:rPr>
                  <w:t>Auto</w:t>
                </w:r>
              </w:p>
            </w:tc>
            <w:tc>
              <w:p w14:paraId="0000054A">
                <w:pPr>
                  <w:spacing w:after="0" w:line="240" w:lineRule="auto"/>
                  <w:ind w:left="142" w:firstLine="0"/>
                  <w:jc w:val="both"/>
                </w:pPr>
                <w:r>
                  <w:rPr>
                    <w:rFonts w:ascii="Aptos" w:hAnsi="Aptos" w:eastAsia="Aptos" w:cs="Aptos"/>
                    <w:rtl w:val="0"/>
                  </w:rPr>
                  <w:t>Mandatory if OTS =Yes</w:t>
                </w:r>
              </w:p>
            </w:tc>
          </w:tr>
          <w:tr w14:paraId="3A36B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4B">
                <w:pPr>
                  <w:spacing w:after="0" w:line="240" w:lineRule="auto"/>
                  <w:ind w:left="142" w:firstLine="0"/>
                  <w:jc w:val="both"/>
                </w:pPr>
                <w:r>
                  <w:rPr>
                    <w:rtl w:val="0"/>
                  </w:rPr>
                  <w:t>11</w:t>
                </w:r>
              </w:p>
            </w:tc>
            <w:tc>
              <w:tcPr>
                <w:gridSpan w:val="2"/>
              </w:tcPr>
              <w:p w14:paraId="0000054C">
                <w:pPr>
                  <w:spacing w:after="0" w:line="240" w:lineRule="auto"/>
                  <w:ind w:left="142" w:firstLine="0"/>
                  <w:jc w:val="both"/>
                </w:pPr>
                <w:r>
                  <w:rPr>
                    <w:rtl w:val="0"/>
                  </w:rPr>
                  <w:t>Recovery through OTS retained by MLI</w:t>
                </w:r>
              </w:p>
            </w:tc>
            <w:tc>
              <w:p w14:paraId="0000054E">
                <w:pPr>
                  <w:spacing w:after="0" w:line="240" w:lineRule="auto"/>
                  <w:ind w:left="142" w:firstLine="0"/>
                  <w:jc w:val="both"/>
                </w:pPr>
                <w:r>
                  <w:rPr>
                    <w:rFonts w:ascii="Aptos" w:hAnsi="Aptos" w:eastAsia="Aptos" w:cs="Aptos"/>
                    <w:rtl w:val="0"/>
                  </w:rPr>
                  <w:t>Amount recovered through OTS retained by MLI – 60% of 9A-9C for MLI side / 60% of 9B-9C for NCGTC side.</w:t>
                </w:r>
              </w:p>
            </w:tc>
            <w:tc>
              <w:p w14:paraId="0000054F">
                <w:pPr>
                  <w:spacing w:after="0" w:line="240" w:lineRule="auto"/>
                  <w:ind w:left="142" w:firstLine="0"/>
                  <w:jc w:val="both"/>
                </w:pPr>
                <w:r>
                  <w:rPr>
                    <w:rtl w:val="0"/>
                  </w:rPr>
                  <w:t>Auto</w:t>
                </w:r>
              </w:p>
            </w:tc>
            <w:tc>
              <w:p w14:paraId="00000550">
                <w:pPr>
                  <w:spacing w:after="0" w:line="240" w:lineRule="auto"/>
                  <w:ind w:left="142" w:firstLine="0"/>
                  <w:jc w:val="both"/>
                </w:pPr>
                <w:r>
                  <w:rPr>
                    <w:rFonts w:ascii="Aptos" w:hAnsi="Aptos" w:eastAsia="Aptos" w:cs="Aptos"/>
                    <w:rtl w:val="0"/>
                  </w:rPr>
                  <w:t>Mandatory if OTS =Yes</w:t>
                </w:r>
              </w:p>
            </w:tc>
          </w:tr>
          <w:tr w14:paraId="53E7B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51">
                <w:pPr>
                  <w:spacing w:after="0" w:line="240" w:lineRule="auto"/>
                  <w:ind w:left="142" w:firstLine="0"/>
                  <w:jc w:val="both"/>
                </w:pPr>
                <w:r>
                  <w:rPr>
                    <w:rtl w:val="0"/>
                  </w:rPr>
                  <w:t>12</w:t>
                </w:r>
              </w:p>
            </w:tc>
            <w:tc>
              <w:tcPr>
                <w:gridSpan w:val="2"/>
              </w:tcPr>
              <w:p w14:paraId="00000552">
                <w:pPr>
                  <w:spacing w:after="0" w:line="240" w:lineRule="auto"/>
                  <w:ind w:left="142" w:firstLine="0"/>
                  <w:jc w:val="both"/>
                </w:pPr>
                <w:r>
                  <w:rPr>
                    <w:rFonts w:ascii="Aptos" w:hAnsi="Aptos" w:eastAsia="Aptos" w:cs="Aptos"/>
                    <w:rtl w:val="0"/>
                  </w:rPr>
                  <w:t>Principal Outstanding as on Date of NPA</w:t>
                </w:r>
              </w:p>
            </w:tc>
            <w:tc>
              <w:p w14:paraId="00000554">
                <w:pPr>
                  <w:spacing w:after="0" w:line="240" w:lineRule="auto"/>
                  <w:ind w:left="142" w:firstLine="0"/>
                  <w:jc w:val="both"/>
                  <w:rPr>
                    <w:rFonts w:ascii="Aptos" w:hAnsi="Aptos" w:eastAsia="Aptos" w:cs="Aptos"/>
                  </w:rPr>
                </w:pPr>
                <w:r>
                  <w:rPr>
                    <w:rFonts w:ascii="Aptos" w:hAnsi="Aptos" w:eastAsia="Aptos" w:cs="Aptos"/>
                    <w:rtl w:val="0"/>
                  </w:rPr>
                  <w:t>Loan amount outstanding comprising principal due from borrower as on date of NPA.</w:t>
                </w:r>
              </w:p>
              <w:p w14:paraId="00000555">
                <w:pPr>
                  <w:spacing w:after="0" w:line="240" w:lineRule="auto"/>
                  <w:ind w:left="142" w:firstLine="0"/>
                  <w:jc w:val="both"/>
                  <w:rPr>
                    <w:rFonts w:ascii="Aptos" w:hAnsi="Aptos" w:eastAsia="Aptos" w:cs="Aptos"/>
                  </w:rPr>
                </w:pPr>
                <w:r>
                  <w:rPr>
                    <w:rFonts w:ascii="Aptos" w:hAnsi="Aptos" w:eastAsia="Aptos" w:cs="Aptos"/>
                    <w:rtl w:val="0"/>
                  </w:rPr>
                  <w:t>It cannot be more than the sanction amount.</w:t>
                </w:r>
              </w:p>
              <w:p w14:paraId="00000556">
                <w:pPr>
                  <w:spacing w:after="0" w:line="240" w:lineRule="auto"/>
                  <w:ind w:left="142" w:firstLine="0"/>
                  <w:jc w:val="both"/>
                </w:pPr>
                <w:r>
                  <w:rPr>
                    <w:rFonts w:ascii="Aptos" w:hAnsi="Aptos" w:eastAsia="Aptos" w:cs="Aptos"/>
                    <w:rtl w:val="0"/>
                  </w:rPr>
                  <w:t>Corrected by NCGCT Maker/Checker.</w:t>
                </w:r>
              </w:p>
            </w:tc>
            <w:tc>
              <w:p w14:paraId="00000557">
                <w:pPr>
                  <w:spacing w:after="0" w:line="240" w:lineRule="auto"/>
                  <w:ind w:left="142" w:firstLine="0"/>
                  <w:jc w:val="both"/>
                </w:pPr>
                <w:r>
                  <w:rPr>
                    <w:rFonts w:ascii="Aptos" w:hAnsi="Aptos" w:eastAsia="Aptos" w:cs="Aptos"/>
                    <w:rtl w:val="0"/>
                  </w:rPr>
                  <w:t>Auto populate on selection of CGPAN</w:t>
                </w:r>
              </w:p>
            </w:tc>
            <w:tc>
              <w:p w14:paraId="00000558">
                <w:pPr>
                  <w:spacing w:after="0" w:line="240" w:lineRule="auto"/>
                  <w:ind w:left="142" w:firstLine="0"/>
                  <w:jc w:val="both"/>
                </w:pPr>
                <w:r>
                  <w:rPr>
                    <w:rFonts w:ascii="Aptos" w:hAnsi="Aptos" w:eastAsia="Aptos" w:cs="Aptos"/>
                    <w:rtl w:val="0"/>
                  </w:rPr>
                  <w:t>Mandatory</w:t>
                </w:r>
              </w:p>
            </w:tc>
          </w:tr>
          <w:tr w14:paraId="05367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59">
                <w:pPr>
                  <w:spacing w:after="0" w:line="240" w:lineRule="auto"/>
                  <w:ind w:left="142" w:firstLine="0"/>
                  <w:jc w:val="both"/>
                </w:pPr>
                <w:r>
                  <w:rPr>
                    <w:rtl w:val="0"/>
                  </w:rPr>
                  <w:t>13</w:t>
                </w:r>
              </w:p>
            </w:tc>
            <w:tc>
              <w:tcPr>
                <w:gridSpan w:val="2"/>
              </w:tcPr>
              <w:p w14:paraId="0000055A">
                <w:pPr>
                  <w:spacing w:after="0" w:line="240" w:lineRule="auto"/>
                  <w:ind w:left="142" w:firstLine="0"/>
                  <w:jc w:val="both"/>
                </w:pPr>
                <w:r>
                  <w:rPr>
                    <w:rFonts w:ascii="Aptos" w:hAnsi="Aptos" w:eastAsia="Aptos" w:cs="Aptos"/>
                    <w:rtl w:val="0"/>
                  </w:rPr>
                  <w:t>Interest Outstanding as on Date of NPA</w:t>
                </w:r>
              </w:p>
            </w:tc>
            <w:tc>
              <w:p w14:paraId="0000055C">
                <w:pPr>
                  <w:spacing w:after="0" w:line="240" w:lineRule="auto"/>
                  <w:ind w:left="142" w:firstLine="0"/>
                  <w:jc w:val="both"/>
                  <w:rPr>
                    <w:rFonts w:ascii="Aptos" w:hAnsi="Aptos" w:eastAsia="Aptos" w:cs="Aptos"/>
                  </w:rPr>
                </w:pPr>
                <w:r>
                  <w:rPr>
                    <w:rFonts w:ascii="Aptos" w:hAnsi="Aptos" w:eastAsia="Aptos" w:cs="Aptos"/>
                    <w:rtl w:val="0"/>
                  </w:rPr>
                  <w:t>Loan amount outstanding comprising of interest due from borrower as on date of NPA</w:t>
                </w:r>
              </w:p>
              <w:p w14:paraId="0000055D">
                <w:pPr>
                  <w:spacing w:after="0" w:line="240" w:lineRule="auto"/>
                  <w:ind w:left="142" w:firstLine="0"/>
                  <w:jc w:val="both"/>
                </w:pPr>
                <w:r>
                  <w:rPr>
                    <w:rFonts w:ascii="Aptos" w:hAnsi="Aptos" w:eastAsia="Aptos" w:cs="Aptos"/>
                    <w:rtl w:val="0"/>
                  </w:rPr>
                  <w:t>Corrected by NCGCT Maker/Checker.</w:t>
                </w:r>
              </w:p>
            </w:tc>
            <w:tc>
              <w:p w14:paraId="0000055E">
                <w:pPr>
                  <w:spacing w:after="0" w:line="240" w:lineRule="auto"/>
                  <w:ind w:left="142" w:firstLine="0"/>
                  <w:jc w:val="both"/>
                </w:pPr>
                <w:r>
                  <w:rPr>
                    <w:rFonts w:ascii="Aptos" w:hAnsi="Aptos" w:eastAsia="Aptos" w:cs="Aptos"/>
                    <w:rtl w:val="0"/>
                  </w:rPr>
                  <w:t>Auto populate on selection of CGPAN</w:t>
                </w:r>
                <w:r>
                  <w:rPr>
                    <w:rtl w:val="0"/>
                  </w:rPr>
                  <w:t>.</w:t>
                </w:r>
              </w:p>
            </w:tc>
            <w:tc>
              <w:p w14:paraId="0000055F">
                <w:pPr>
                  <w:spacing w:after="0" w:line="240" w:lineRule="auto"/>
                  <w:ind w:left="142" w:firstLine="0"/>
                  <w:jc w:val="both"/>
                </w:pPr>
                <w:r>
                  <w:rPr>
                    <w:rFonts w:ascii="Aptos" w:hAnsi="Aptos" w:eastAsia="Aptos" w:cs="Aptos"/>
                    <w:rtl w:val="0"/>
                  </w:rPr>
                  <w:t>Mandatory</w:t>
                </w:r>
              </w:p>
            </w:tc>
          </w:tr>
          <w:tr w14:paraId="26FE8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60">
                <w:pPr>
                  <w:spacing w:after="0" w:line="240" w:lineRule="auto"/>
                  <w:ind w:left="142" w:firstLine="0"/>
                  <w:jc w:val="both"/>
                </w:pPr>
                <w:r>
                  <w:rPr>
                    <w:rtl w:val="0"/>
                  </w:rPr>
                  <w:t>14</w:t>
                </w:r>
              </w:p>
            </w:tc>
            <w:tc>
              <w:tcPr>
                <w:gridSpan w:val="2"/>
              </w:tcPr>
              <w:p w14:paraId="00000561">
                <w:pPr>
                  <w:spacing w:after="0" w:line="240" w:lineRule="auto"/>
                  <w:ind w:left="142" w:firstLine="0"/>
                  <w:jc w:val="both"/>
                </w:pPr>
                <w:r>
                  <w:rPr>
                    <w:rFonts w:ascii="Aptos" w:hAnsi="Aptos" w:eastAsia="Aptos" w:cs="Aptos"/>
                    <w:rtl w:val="0"/>
                  </w:rPr>
                  <w:t>Recovery amount after NPA date till interim claim lodgement</w:t>
                </w:r>
              </w:p>
            </w:tc>
            <w:tc>
              <w:p w14:paraId="00000563">
                <w:pPr>
                  <w:spacing w:after="0" w:line="240" w:lineRule="auto"/>
                  <w:ind w:left="142" w:firstLine="0"/>
                  <w:jc w:val="both"/>
                </w:pPr>
                <w:r>
                  <w:rPr>
                    <w:rtl w:val="0"/>
                  </w:rPr>
                  <w:t>Recovery-NCGTC Portion.</w:t>
                </w:r>
              </w:p>
              <w:p w14:paraId="00000564">
                <w:pPr>
                  <w:spacing w:after="0" w:line="240" w:lineRule="auto"/>
                  <w:ind w:left="142" w:firstLine="0"/>
                  <w:jc w:val="both"/>
                </w:pPr>
                <w:r>
                  <w:rPr>
                    <w:rtl w:val="0"/>
                  </w:rPr>
                  <w:t>(40% already calculated under Interim Claim)</w:t>
                </w:r>
              </w:p>
            </w:tc>
            <w:tc>
              <w:p w14:paraId="00000565">
                <w:pPr>
                  <w:spacing w:after="0" w:line="240" w:lineRule="auto"/>
                  <w:ind w:left="142" w:firstLine="0"/>
                  <w:jc w:val="both"/>
                  <w:rPr>
                    <w:highlight w:val="yellow"/>
                  </w:rPr>
                </w:pPr>
                <w:r>
                  <w:rPr>
                    <w:rFonts w:ascii="Aptos" w:hAnsi="Aptos" w:eastAsia="Aptos" w:cs="Aptos"/>
                    <w:highlight w:val="yellow"/>
                    <w:rtl w:val="0"/>
                  </w:rPr>
                  <w:t>Auto populate on selection of CGPAN</w:t>
                </w:r>
                <w:r>
                  <w:rPr>
                    <w:highlight w:val="yellow"/>
                    <w:rtl w:val="0"/>
                  </w:rPr>
                  <w:t>.</w:t>
                </w:r>
              </w:p>
            </w:tc>
            <w:tc>
              <w:p w14:paraId="00000566">
                <w:pPr>
                  <w:spacing w:after="0" w:line="240" w:lineRule="auto"/>
                  <w:ind w:left="142" w:firstLine="0"/>
                  <w:jc w:val="both"/>
                </w:pPr>
                <w:r>
                  <w:rPr>
                    <w:rFonts w:ascii="Aptos" w:hAnsi="Aptos" w:eastAsia="Aptos" w:cs="Aptos"/>
                    <w:rtl w:val="0"/>
                  </w:rPr>
                  <w:t>Mandatory</w:t>
                </w:r>
              </w:p>
            </w:tc>
          </w:tr>
          <w:tr w14:paraId="60C7C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67">
                <w:pPr>
                  <w:spacing w:after="0" w:line="240" w:lineRule="auto"/>
                  <w:ind w:left="142" w:firstLine="0"/>
                  <w:jc w:val="both"/>
                </w:pPr>
                <w:r>
                  <w:rPr>
                    <w:rtl w:val="0"/>
                  </w:rPr>
                  <w:t>15</w:t>
                </w:r>
              </w:p>
            </w:tc>
            <w:tc>
              <w:tcPr>
                <w:gridSpan w:val="2"/>
              </w:tcPr>
              <w:p w14:paraId="00000568">
                <w:pPr>
                  <w:spacing w:after="0" w:line="240" w:lineRule="auto"/>
                  <w:ind w:left="142" w:firstLine="0"/>
                  <w:jc w:val="both"/>
                </w:pPr>
                <w:r>
                  <w:rPr>
                    <w:rtl w:val="0"/>
                  </w:rPr>
                  <w:t xml:space="preserve">Recovery after interim claim till final claim </w:t>
                </w:r>
                <w:r>
                  <w:rPr>
                    <w:rFonts w:ascii="Aptos" w:hAnsi="Aptos" w:eastAsia="Aptos" w:cs="Aptos"/>
                    <w:rtl w:val="0"/>
                  </w:rPr>
                  <w:t xml:space="preserve">lodgement </w:t>
                </w:r>
              </w:p>
            </w:tc>
            <w:tc>
              <w:p w14:paraId="0000056A">
                <w:pPr>
                  <w:spacing w:after="0" w:line="240" w:lineRule="auto"/>
                  <w:ind w:left="142" w:firstLine="0"/>
                  <w:jc w:val="both"/>
                  <w:rPr>
                    <w:rFonts w:ascii="Aptos" w:hAnsi="Aptos" w:eastAsia="Aptos" w:cs="Aptos"/>
                  </w:rPr>
                </w:pPr>
                <w:r>
                  <w:rPr>
                    <w:rFonts w:ascii="Aptos" w:hAnsi="Aptos" w:eastAsia="Aptos" w:cs="Aptos"/>
                    <w:rtl w:val="0"/>
                  </w:rPr>
                  <w:t>Recovery made after interim claim lodgement till final claim lodgement. Amount to be entered “0” in case of no recovery</w:t>
                </w:r>
              </w:p>
            </w:tc>
            <w:tc>
              <w:p w14:paraId="0000056B">
                <w:pPr>
                  <w:spacing w:after="0" w:line="240" w:lineRule="auto"/>
                  <w:jc w:val="both"/>
                </w:pPr>
                <w:r>
                  <w:rPr>
                    <w:rtl w:val="0"/>
                  </w:rPr>
                  <w:t>Amount in Rs.</w:t>
                </w:r>
              </w:p>
              <w:p w14:paraId="0000056C">
                <w:pPr>
                  <w:spacing w:after="0" w:line="240" w:lineRule="auto"/>
                  <w:ind w:left="142" w:firstLine="0"/>
                  <w:jc w:val="both"/>
                </w:pPr>
                <w:r>
                  <w:rPr>
                    <w:rtl w:val="0"/>
                  </w:rPr>
                  <w:t>Entered by MLI Maker</w:t>
                </w:r>
              </w:p>
            </w:tc>
            <w:tc>
              <w:p w14:paraId="0000056D">
                <w:pPr>
                  <w:spacing w:after="0" w:line="240" w:lineRule="auto"/>
                  <w:ind w:left="142" w:firstLine="0"/>
                  <w:jc w:val="both"/>
                </w:pPr>
                <w:r>
                  <w:rPr>
                    <w:rFonts w:ascii="Aptos" w:hAnsi="Aptos" w:eastAsia="Aptos" w:cs="Aptos"/>
                    <w:rtl w:val="0"/>
                  </w:rPr>
                  <w:t>Mandatory, if OTS = No</w:t>
                </w:r>
              </w:p>
            </w:tc>
          </w:tr>
          <w:tr w14:paraId="06016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6E">
                <w:pPr>
                  <w:spacing w:after="0" w:line="240" w:lineRule="auto"/>
                  <w:ind w:left="142" w:firstLine="0"/>
                  <w:jc w:val="both"/>
                </w:pPr>
                <w:r>
                  <w:rPr>
                    <w:rtl w:val="0"/>
                  </w:rPr>
                  <w:t>16</w:t>
                </w:r>
              </w:p>
            </w:tc>
            <w:tc>
              <w:tcPr>
                <w:gridSpan w:val="2"/>
              </w:tcPr>
              <w:p w14:paraId="0000056F">
                <w:pPr>
                  <w:spacing w:after="0" w:line="240" w:lineRule="auto"/>
                  <w:ind w:left="142" w:firstLine="0"/>
                  <w:jc w:val="both"/>
                </w:pPr>
                <w:r>
                  <w:rPr>
                    <w:rFonts w:ascii="Aptos" w:hAnsi="Aptos" w:eastAsia="Aptos" w:cs="Aptos"/>
                    <w:rtl w:val="0"/>
                  </w:rPr>
                  <w:t>Recovery amount after Interim Claim date till Final claim lodgement</w:t>
                </w:r>
              </w:p>
            </w:tc>
            <w:tc>
              <w:p w14:paraId="00000571">
                <w:pPr>
                  <w:spacing w:after="0" w:line="240" w:lineRule="auto"/>
                  <w:jc w:val="both"/>
                </w:pPr>
                <w:r>
                  <w:rPr>
                    <w:rtl w:val="0"/>
                  </w:rPr>
                  <w:t>This field is editable to NCGTC users while settlement of claims.</w:t>
                </w:r>
              </w:p>
              <w:p w14:paraId="00000572">
                <w:pPr>
                  <w:spacing w:after="0" w:line="240" w:lineRule="auto"/>
                  <w:ind w:left="142" w:firstLine="0"/>
                  <w:jc w:val="both"/>
                </w:pPr>
                <w:r>
                  <w:rPr>
                    <w:rtl w:val="0"/>
                  </w:rPr>
                  <w:t>This is auto-fetch from 15 and editable to NCGTC maker/checker.</w:t>
                </w:r>
              </w:p>
            </w:tc>
            <w:tc>
              <w:p w14:paraId="00000573">
                <w:pPr>
                  <w:spacing w:after="0" w:line="240" w:lineRule="auto"/>
                  <w:jc w:val="both"/>
                </w:pPr>
                <w:r>
                  <w:rPr>
                    <w:rtl w:val="0"/>
                  </w:rPr>
                  <w:t>Amount in Rs.</w:t>
                </w:r>
              </w:p>
              <w:p w14:paraId="00000574">
                <w:pPr>
                  <w:spacing w:after="0" w:line="240" w:lineRule="auto"/>
                  <w:ind w:left="142" w:firstLine="0"/>
                  <w:jc w:val="both"/>
                </w:pPr>
                <w:r>
                  <w:rPr>
                    <w:rtl w:val="0"/>
                  </w:rPr>
                  <w:t>Entered by NCGTC Maker / Checker</w:t>
                </w:r>
              </w:p>
            </w:tc>
            <w:tc>
              <w:p w14:paraId="00000575">
                <w:pPr>
                  <w:spacing w:after="0" w:line="240" w:lineRule="auto"/>
                  <w:ind w:left="142" w:firstLine="0"/>
                  <w:jc w:val="both"/>
                </w:pPr>
                <w:r>
                  <w:rPr>
                    <w:rtl w:val="0"/>
                  </w:rPr>
                  <w:t>Mandatory</w:t>
                </w:r>
                <w:r>
                  <w:rPr>
                    <w:rFonts w:ascii="Aptos" w:hAnsi="Aptos" w:eastAsia="Aptos" w:cs="Aptos"/>
                    <w:rtl w:val="0"/>
                  </w:rPr>
                  <w:t>, if OTS = No</w:t>
                </w:r>
              </w:p>
            </w:tc>
          </w:tr>
          <w:tr w14:paraId="745E8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76">
                <w:pPr>
                  <w:spacing w:after="0" w:line="240" w:lineRule="auto"/>
                  <w:ind w:left="142" w:firstLine="0"/>
                  <w:jc w:val="both"/>
                  <w:rPr>
                    <w:color w:val="FF0000"/>
                  </w:rPr>
                </w:pPr>
                <w:r>
                  <w:rPr>
                    <w:rtl w:val="0"/>
                  </w:rPr>
                  <w:t>17A</w:t>
                </w:r>
              </w:p>
            </w:tc>
            <w:tc>
              <w:tcPr>
                <w:gridSpan w:val="2"/>
              </w:tcPr>
              <w:p w14:paraId="00000577">
                <w:pPr>
                  <w:spacing w:after="0" w:line="240" w:lineRule="auto"/>
                  <w:ind w:left="142" w:firstLine="0"/>
                  <w:jc w:val="both"/>
                  <w:rPr>
                    <w:color w:val="FF0000"/>
                  </w:rPr>
                </w:pPr>
                <w:r>
                  <w:rPr>
                    <w:rtl w:val="0"/>
                  </w:rPr>
                  <w:t>Post Interim Claim Recovery-NCGTC Portion</w:t>
                </w:r>
              </w:p>
            </w:tc>
            <w:tc>
              <w:p w14:paraId="00000579">
                <w:pPr>
                  <w:spacing w:after="0" w:line="240" w:lineRule="auto"/>
                  <w:ind w:left="142" w:firstLine="0"/>
                  <w:jc w:val="both"/>
                  <w:rPr>
                    <w:color w:val="FF0000"/>
                  </w:rPr>
                </w:pPr>
                <w:r>
                  <w:rPr>
                    <w:rFonts w:ascii="Aptos" w:hAnsi="Aptos" w:eastAsia="Aptos" w:cs="Aptos"/>
                    <w:rtl w:val="0"/>
                  </w:rPr>
                  <w:t>Amount recovered (</w:t>
                </w:r>
                <w:r>
                  <w:rPr>
                    <w:sz w:val="24"/>
                    <w:szCs w:val="24"/>
                    <w:rtl w:val="0"/>
                  </w:rPr>
                  <w:t>Proportionate amount of NCGTC recovery</w:t>
                </w:r>
                <w:r>
                  <w:rPr>
                    <w:rFonts w:ascii="Aptos" w:hAnsi="Aptos" w:eastAsia="Aptos" w:cs="Aptos"/>
                    <w:rtl w:val="0"/>
                  </w:rPr>
                  <w:t>) – 40% of 15 for MLI side / 40% of 16 for NCGTC side.</w:t>
                </w:r>
              </w:p>
            </w:tc>
            <w:tc>
              <w:p w14:paraId="0000057A">
                <w:pPr>
                  <w:spacing w:after="0" w:line="240" w:lineRule="auto"/>
                  <w:ind w:left="142" w:firstLine="0"/>
                  <w:jc w:val="both"/>
                </w:pPr>
                <w:r>
                  <w:rPr>
                    <w:rtl w:val="0"/>
                  </w:rPr>
                  <w:t>Auto</w:t>
                </w:r>
              </w:p>
            </w:tc>
            <w:tc>
              <w:p w14:paraId="0000057B">
                <w:pPr>
                  <w:spacing w:after="0" w:line="240" w:lineRule="auto"/>
                  <w:ind w:left="142" w:firstLine="0"/>
                  <w:jc w:val="both"/>
                  <w:rPr>
                    <w:color w:val="FF0000"/>
                  </w:rPr>
                </w:pPr>
                <w:r>
                  <w:rPr>
                    <w:rtl w:val="0"/>
                  </w:rPr>
                  <w:t>Mandatory</w:t>
                </w:r>
                <w:r>
                  <w:rPr>
                    <w:rFonts w:ascii="Aptos" w:hAnsi="Aptos" w:eastAsia="Aptos" w:cs="Aptos"/>
                    <w:rtl w:val="0"/>
                  </w:rPr>
                  <w:t>, if OTS = No</w:t>
                </w:r>
              </w:p>
            </w:tc>
          </w:tr>
          <w:tr w14:paraId="1058A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7C">
                <w:pPr>
                  <w:spacing w:after="0" w:line="240" w:lineRule="auto"/>
                  <w:ind w:left="142" w:firstLine="0"/>
                  <w:jc w:val="both"/>
                  <w:rPr>
                    <w:color w:val="FF0000"/>
                  </w:rPr>
                </w:pPr>
                <w:r>
                  <w:rPr>
                    <w:rtl w:val="0"/>
                  </w:rPr>
                  <w:t>17B</w:t>
                </w:r>
              </w:p>
            </w:tc>
            <w:tc>
              <w:tcPr>
                <w:gridSpan w:val="2"/>
              </w:tcPr>
              <w:p w14:paraId="0000057D">
                <w:pPr>
                  <w:spacing w:after="0" w:line="240" w:lineRule="auto"/>
                  <w:ind w:left="142" w:firstLine="0"/>
                  <w:jc w:val="both"/>
                  <w:rPr>
                    <w:color w:val="FF0000"/>
                  </w:rPr>
                </w:pPr>
                <w:r>
                  <w:rPr>
                    <w:rtl w:val="0"/>
                  </w:rPr>
                  <w:t>Post Interim Claim Recovery - MLI Portion</w:t>
                </w:r>
              </w:p>
            </w:tc>
            <w:tc>
              <w:p w14:paraId="0000057F">
                <w:pPr>
                  <w:spacing w:after="0" w:line="240" w:lineRule="auto"/>
                  <w:ind w:left="142" w:firstLine="0"/>
                  <w:jc w:val="both"/>
                  <w:rPr>
                    <w:color w:val="FF0000"/>
                  </w:rPr>
                </w:pPr>
                <w:r>
                  <w:rPr>
                    <w:rFonts w:ascii="Aptos" w:hAnsi="Aptos" w:eastAsia="Aptos" w:cs="Aptos"/>
                    <w:rtl w:val="0"/>
                  </w:rPr>
                  <w:t>Amount recovered through OTS retained by MLI – 60% of 15 for MLI side/ 60% of 16 for NCGTC side.</w:t>
                </w:r>
              </w:p>
            </w:tc>
            <w:tc>
              <w:p w14:paraId="00000580">
                <w:pPr>
                  <w:spacing w:after="0" w:line="240" w:lineRule="auto"/>
                  <w:ind w:left="142" w:firstLine="0"/>
                  <w:jc w:val="both"/>
                </w:pPr>
                <w:r>
                  <w:rPr>
                    <w:rtl w:val="0"/>
                  </w:rPr>
                  <w:t>Auto</w:t>
                </w:r>
              </w:p>
            </w:tc>
            <w:tc>
              <w:p w14:paraId="00000581">
                <w:pPr>
                  <w:spacing w:after="0" w:line="240" w:lineRule="auto"/>
                  <w:ind w:left="142" w:firstLine="0"/>
                  <w:jc w:val="both"/>
                  <w:rPr>
                    <w:color w:val="FF0000"/>
                  </w:rPr>
                </w:pPr>
                <w:r>
                  <w:rPr>
                    <w:rtl w:val="0"/>
                  </w:rPr>
                  <w:t>Mandatory</w:t>
                </w:r>
                <w:r>
                  <w:rPr>
                    <w:rFonts w:ascii="Aptos" w:hAnsi="Aptos" w:eastAsia="Aptos" w:cs="Aptos"/>
                    <w:rtl w:val="0"/>
                  </w:rPr>
                  <w:t>, if OTS = No</w:t>
                </w:r>
              </w:p>
            </w:tc>
          </w:tr>
          <w:tr w14:paraId="1622D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82">
                <w:pPr>
                  <w:spacing w:after="0" w:line="240" w:lineRule="auto"/>
                  <w:ind w:left="142" w:firstLine="0"/>
                  <w:jc w:val="both"/>
                </w:pPr>
                <w:r>
                  <w:rPr>
                    <w:rtl w:val="0"/>
                  </w:rPr>
                  <w:t>18</w:t>
                </w:r>
              </w:p>
            </w:tc>
            <w:tc>
              <w:tcPr>
                <w:gridSpan w:val="2"/>
              </w:tcPr>
              <w:p w14:paraId="00000583">
                <w:pPr>
                  <w:spacing w:after="0" w:line="240" w:lineRule="auto"/>
                  <w:ind w:left="142" w:firstLine="0"/>
                  <w:jc w:val="both"/>
                </w:pPr>
                <w:r>
                  <w:rPr>
                    <w:rtl w:val="0"/>
                  </w:rPr>
                  <w:t>Conclusion of Recovery Proceedings</w:t>
                </w:r>
              </w:p>
            </w:tc>
            <w:tc>
              <w:p w14:paraId="00000585">
                <w:pPr>
                  <w:spacing w:after="0" w:line="240" w:lineRule="auto"/>
                  <w:ind w:left="142" w:firstLine="0"/>
                  <w:jc w:val="both"/>
                </w:pPr>
                <w:r>
                  <w:rPr>
                    <w:rtl w:val="0"/>
                  </w:rPr>
                  <w:t>Whether the conclusion of recovery proceedings by the LI is completed.</w:t>
                </w:r>
              </w:p>
              <w:p w14:paraId="00000586">
                <w:pPr>
                  <w:spacing w:after="0" w:line="240" w:lineRule="auto"/>
                  <w:ind w:left="142" w:firstLine="0"/>
                  <w:jc w:val="both"/>
                  <w:rPr>
                    <w:b/>
                    <w:bCs/>
                  </w:rPr>
                </w:pPr>
                <w:r>
                  <w:rPr>
                    <w:b/>
                    <w:bCs/>
                    <w:rtl w:val="0"/>
                  </w:rPr>
                  <w:t>If No then do not allow me to submit the claim. (as proceeding is not completed hence claim cannot be lodged)</w:t>
                </w:r>
              </w:p>
            </w:tc>
            <w:tc>
              <w:p w14:paraId="00000587">
                <w:pPr>
                  <w:spacing w:after="0" w:line="240" w:lineRule="auto"/>
                  <w:ind w:left="142" w:firstLine="0"/>
                  <w:jc w:val="both"/>
                </w:pPr>
                <w:r>
                  <w:rPr>
                    <w:rtl w:val="0"/>
                  </w:rPr>
                  <w:t>List- Yes / No</w:t>
                </w:r>
              </w:p>
            </w:tc>
            <w:tc>
              <w:p w14:paraId="00000588">
                <w:pPr>
                  <w:spacing w:after="0" w:line="240" w:lineRule="auto"/>
                  <w:ind w:left="142" w:firstLine="0"/>
                  <w:jc w:val="both"/>
                </w:pPr>
                <w:r>
                  <w:rPr>
                    <w:rtl w:val="0"/>
                  </w:rPr>
                  <w:t>Mandatory, if OTS = No</w:t>
                </w:r>
              </w:p>
              <w:p w14:paraId="00000589">
                <w:pPr>
                  <w:spacing w:after="0" w:line="240" w:lineRule="auto"/>
                  <w:ind w:left="142" w:firstLine="0"/>
                  <w:jc w:val="both"/>
                </w:pPr>
                <w:r>
                  <w:rPr>
                    <w:rtl w:val="0"/>
                  </w:rPr>
                  <w:t>Else disable.</w:t>
                </w:r>
              </w:p>
            </w:tc>
          </w:tr>
          <w:tr w14:paraId="61A94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8A">
                <w:pPr>
                  <w:spacing w:after="0" w:line="240" w:lineRule="auto"/>
                  <w:ind w:left="142" w:firstLine="0"/>
                  <w:jc w:val="both"/>
                </w:pPr>
                <w:r>
                  <w:rPr>
                    <w:rtl w:val="0"/>
                  </w:rPr>
                  <w:t>19</w:t>
                </w:r>
              </w:p>
            </w:tc>
            <w:tc>
              <w:tcPr>
                <w:gridSpan w:val="2"/>
              </w:tcPr>
              <w:p w14:paraId="0000058B">
                <w:pPr>
                  <w:spacing w:after="0" w:line="240" w:lineRule="auto"/>
                  <w:ind w:left="142" w:firstLine="0"/>
                  <w:jc w:val="both"/>
                </w:pPr>
                <w:r>
                  <w:rPr>
                    <w:rtl w:val="0"/>
                  </w:rPr>
                  <w:t>Final Court order date</w:t>
                </w:r>
              </w:p>
            </w:tc>
            <w:tc>
              <w:p w14:paraId="0000058D">
                <w:pPr>
                  <w:spacing w:after="0" w:line="240" w:lineRule="auto"/>
                  <w:ind w:left="142" w:firstLine="0"/>
                  <w:jc w:val="both"/>
                </w:pPr>
                <w:r>
                  <w:rPr>
                    <w:rFonts w:ascii="Aptos" w:hAnsi="Aptos" w:eastAsia="Aptos" w:cs="Aptos"/>
                    <w:rtl w:val="0"/>
                  </w:rPr>
                  <w:t>Date of completion of recovery proceeding</w:t>
                </w:r>
              </w:p>
            </w:tc>
            <w:tc>
              <w:p w14:paraId="0000058E">
                <w:pPr>
                  <w:spacing w:after="0" w:line="240" w:lineRule="auto"/>
                  <w:ind w:left="142" w:firstLine="0"/>
                  <w:jc w:val="both"/>
                </w:pPr>
                <w:r>
                  <w:rPr>
                    <w:rFonts w:ascii="Aptos" w:hAnsi="Aptos" w:eastAsia="Aptos" w:cs="Aptos"/>
                    <w:rtl w:val="0"/>
                  </w:rPr>
                  <w:t>Date</w:t>
                </w:r>
              </w:p>
            </w:tc>
            <w:tc>
              <w:p w14:paraId="0000058F">
                <w:pPr>
                  <w:spacing w:after="0" w:line="240" w:lineRule="auto"/>
                  <w:jc w:val="both"/>
                </w:pPr>
                <w:r>
                  <w:rPr>
                    <w:rtl w:val="0"/>
                  </w:rPr>
                  <w:t>Mandatory</w:t>
                </w:r>
              </w:p>
              <w:p w14:paraId="00000590">
                <w:pPr>
                  <w:spacing w:after="0" w:line="240" w:lineRule="auto"/>
                  <w:ind w:left="142" w:firstLine="0"/>
                  <w:jc w:val="both"/>
                </w:pPr>
                <w:r>
                  <w:rPr>
                    <w:rtl w:val="0"/>
                  </w:rPr>
                  <w:t>If 18 = Yes</w:t>
                </w:r>
              </w:p>
            </w:tc>
          </w:tr>
          <w:tr w14:paraId="7BC73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91">
                <w:pPr>
                  <w:spacing w:after="0" w:line="240" w:lineRule="auto"/>
                  <w:ind w:left="142" w:firstLine="0"/>
                  <w:jc w:val="both"/>
                </w:pPr>
                <w:r>
                  <w:rPr>
                    <w:rtl w:val="0"/>
                  </w:rPr>
                  <w:t>20</w:t>
                </w:r>
              </w:p>
            </w:tc>
            <w:tc>
              <w:tcPr>
                <w:gridSpan w:val="2"/>
              </w:tcPr>
              <w:p w14:paraId="00000592">
                <w:pPr>
                  <w:spacing w:after="0" w:line="240" w:lineRule="auto"/>
                  <w:ind w:left="142" w:firstLine="0"/>
                  <w:jc w:val="both"/>
                </w:pPr>
                <w:r>
                  <w:rPr>
                    <w:rtl w:val="0"/>
                  </w:rPr>
                  <w:t>Collateral value at time of sanction</w:t>
                </w:r>
              </w:p>
            </w:tc>
            <w:tc>
              <w:p w14:paraId="00000594">
                <w:pPr>
                  <w:spacing w:after="0" w:line="240" w:lineRule="auto"/>
                  <w:ind w:left="142" w:firstLine="0"/>
                  <w:jc w:val="both"/>
                </w:pPr>
                <w:r>
                  <w:rPr>
                    <w:rtl w:val="0"/>
                  </w:rPr>
                  <w:t>Collateral Value entered at time of sanction</w:t>
                </w:r>
              </w:p>
            </w:tc>
            <w:tc>
              <w:p w14:paraId="00000595">
                <w:pPr>
                  <w:spacing w:after="0" w:line="240" w:lineRule="auto"/>
                  <w:ind w:left="142" w:firstLine="0"/>
                  <w:jc w:val="both"/>
                </w:pPr>
                <w:r>
                  <w:rPr>
                    <w:rFonts w:ascii="Aptos" w:hAnsi="Aptos" w:eastAsia="Aptos" w:cs="Aptos"/>
                    <w:rtl w:val="0"/>
                  </w:rPr>
                  <w:t>Auto populate on selection of CGPAN</w:t>
                </w:r>
              </w:p>
            </w:tc>
            <w:tc>
              <w:p w14:paraId="00000596">
                <w:pPr>
                  <w:spacing w:after="0" w:line="240" w:lineRule="auto"/>
                  <w:ind w:left="142" w:firstLine="0"/>
                  <w:jc w:val="both"/>
                </w:pPr>
                <w:r>
                  <w:rPr>
                    <w:rFonts w:ascii="Aptos" w:hAnsi="Aptos" w:eastAsia="Aptos" w:cs="Aptos"/>
                    <w:rtl w:val="0"/>
                  </w:rPr>
                  <w:t>Mandatory</w:t>
                </w:r>
              </w:p>
            </w:tc>
          </w:tr>
          <w:tr w14:paraId="5393D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97">
                <w:pPr>
                  <w:spacing w:after="0" w:line="240" w:lineRule="auto"/>
                  <w:ind w:left="142" w:firstLine="0"/>
                  <w:jc w:val="both"/>
                </w:pPr>
                <w:r>
                  <w:rPr>
                    <w:rtl w:val="0"/>
                  </w:rPr>
                  <w:t>21.</w:t>
                </w:r>
              </w:p>
            </w:tc>
            <w:tc>
              <w:tcPr>
                <w:gridSpan w:val="2"/>
              </w:tcPr>
              <w:p w14:paraId="00000598">
                <w:pPr>
                  <w:spacing w:after="0" w:line="240" w:lineRule="auto"/>
                  <w:ind w:left="142" w:firstLine="0"/>
                  <w:jc w:val="both"/>
                </w:pPr>
                <w:r>
                  <w:rPr>
                    <w:rtl w:val="0"/>
                  </w:rPr>
                  <w:t>Present Collateral value  (interim)</w:t>
                </w:r>
              </w:p>
            </w:tc>
            <w:tc>
              <w:p w14:paraId="0000059A">
                <w:pPr>
                  <w:spacing w:after="0" w:line="240" w:lineRule="auto"/>
                  <w:ind w:left="142" w:firstLine="0"/>
                  <w:jc w:val="both"/>
                </w:pPr>
                <w:r>
                  <w:rPr>
                    <w:rtl w:val="0"/>
                  </w:rPr>
                  <w:t>Collateral Value entered at time of interim claim</w:t>
                </w:r>
              </w:p>
            </w:tc>
            <w:tc>
              <w:p w14:paraId="0000059B">
                <w:pPr>
                  <w:spacing w:after="0" w:line="240" w:lineRule="auto"/>
                  <w:ind w:left="142" w:firstLine="0"/>
                  <w:jc w:val="both"/>
                </w:pPr>
                <w:r>
                  <w:rPr>
                    <w:rFonts w:ascii="Aptos" w:hAnsi="Aptos" w:eastAsia="Aptos" w:cs="Aptos"/>
                    <w:rtl w:val="0"/>
                  </w:rPr>
                  <w:t>Auto populate on selection of CGPAN</w:t>
                </w:r>
              </w:p>
            </w:tc>
            <w:tc>
              <w:p w14:paraId="0000059C">
                <w:pPr>
                  <w:spacing w:after="0" w:line="240" w:lineRule="auto"/>
                  <w:ind w:left="142" w:firstLine="0"/>
                  <w:jc w:val="both"/>
                </w:pPr>
                <w:r>
                  <w:rPr>
                    <w:rFonts w:ascii="Aptos" w:hAnsi="Aptos" w:eastAsia="Aptos" w:cs="Aptos"/>
                    <w:rtl w:val="0"/>
                  </w:rPr>
                  <w:t>Mandatory</w:t>
                </w:r>
              </w:p>
            </w:tc>
          </w:tr>
          <w:tr w14:paraId="51F65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9D">
                <w:pPr>
                  <w:spacing w:after="0" w:line="240" w:lineRule="auto"/>
                  <w:ind w:left="142" w:firstLine="0"/>
                  <w:jc w:val="both"/>
                </w:pPr>
                <w:r>
                  <w:rPr>
                    <w:rtl w:val="0"/>
                  </w:rPr>
                  <w:t>22</w:t>
                </w:r>
              </w:p>
            </w:tc>
            <w:tc>
              <w:tcPr>
                <w:gridSpan w:val="2"/>
              </w:tcPr>
              <w:p w14:paraId="0000059E">
                <w:pPr>
                  <w:spacing w:after="0" w:line="240" w:lineRule="auto"/>
                  <w:ind w:left="142" w:firstLine="0"/>
                  <w:jc w:val="both"/>
                </w:pPr>
                <w:r>
                  <w:rPr>
                    <w:rtl w:val="0"/>
                  </w:rPr>
                  <w:t xml:space="preserve">Present Collateral value( final) </w:t>
                </w:r>
              </w:p>
            </w:tc>
            <w:tc>
              <w:p w14:paraId="000005A0">
                <w:pPr>
                  <w:spacing w:after="0" w:line="240" w:lineRule="auto"/>
                  <w:ind w:left="142" w:firstLine="0"/>
                  <w:jc w:val="both"/>
                </w:pPr>
                <w:r>
                  <w:rPr>
                    <w:rtl w:val="0"/>
                  </w:rPr>
                  <w:t>Collateral Value entered at time of final claim</w:t>
                </w:r>
              </w:p>
            </w:tc>
            <w:tc>
              <w:p w14:paraId="000005A1">
                <w:pPr>
                  <w:spacing w:after="0" w:line="240" w:lineRule="auto"/>
                  <w:ind w:left="142" w:firstLine="0"/>
                  <w:jc w:val="both"/>
                </w:pPr>
                <w:r>
                  <w:rPr>
                    <w:rFonts w:ascii="Aptos" w:hAnsi="Aptos" w:eastAsia="Aptos" w:cs="Aptos"/>
                    <w:rtl w:val="0"/>
                  </w:rPr>
                  <w:t>Amount in Rs</w:t>
                </w:r>
              </w:p>
            </w:tc>
            <w:tc>
              <w:p w14:paraId="000005A2">
                <w:pPr>
                  <w:spacing w:after="0" w:line="240" w:lineRule="auto"/>
                  <w:ind w:left="142" w:firstLine="0"/>
                  <w:jc w:val="both"/>
                </w:pPr>
                <w:r>
                  <w:rPr>
                    <w:rFonts w:ascii="Aptos" w:hAnsi="Aptos" w:eastAsia="Aptos" w:cs="Aptos"/>
                    <w:rtl w:val="0"/>
                  </w:rPr>
                  <w:t>Mandatory</w:t>
                </w:r>
              </w:p>
            </w:tc>
          </w:tr>
          <w:tr w14:paraId="1BE9D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A3">
                <w:pPr>
                  <w:spacing w:after="0" w:line="240" w:lineRule="auto"/>
                  <w:ind w:left="142" w:firstLine="0"/>
                  <w:jc w:val="both"/>
                </w:pPr>
                <w:r>
                  <w:rPr>
                    <w:rtl w:val="0"/>
                  </w:rPr>
                  <w:t>23</w:t>
                </w:r>
              </w:p>
            </w:tc>
            <w:tc>
              <w:tcPr>
                <w:gridSpan w:val="2"/>
              </w:tcPr>
              <w:p w14:paraId="000005A4">
                <w:pPr>
                  <w:spacing w:after="0" w:line="240" w:lineRule="auto"/>
                  <w:ind w:left="142" w:firstLine="0"/>
                  <w:jc w:val="both"/>
                </w:pPr>
                <w:r>
                  <w:rPr>
                    <w:rtl w:val="0"/>
                  </w:rPr>
                  <w:t>Collateral Value to consider for claim settlement</w:t>
                </w:r>
              </w:p>
            </w:tc>
            <w:tc>
              <w:p w14:paraId="000005A6">
                <w:pPr>
                  <w:spacing w:after="0" w:line="240" w:lineRule="auto"/>
                  <w:ind w:left="142" w:firstLine="0"/>
                  <w:jc w:val="both"/>
                </w:pPr>
                <w:r>
                  <w:rPr>
                    <w:rtl w:val="0"/>
                  </w:rPr>
                  <w:t>Higher of Collateral value at sanction or at time of claim</w:t>
                </w:r>
              </w:p>
            </w:tc>
            <w:tc>
              <w:p w14:paraId="000005A7">
                <w:pPr>
                  <w:spacing w:after="0" w:line="240" w:lineRule="auto"/>
                  <w:jc w:val="both"/>
                </w:pPr>
                <w:r>
                  <w:rPr>
                    <w:rtl w:val="0"/>
                  </w:rPr>
                  <w:t>Auto calculate</w:t>
                </w:r>
              </w:p>
              <w:p w14:paraId="000005A8">
                <w:pPr>
                  <w:spacing w:after="0" w:line="240" w:lineRule="auto"/>
                  <w:ind w:left="142" w:firstLine="0"/>
                  <w:jc w:val="both"/>
                </w:pPr>
                <w:r>
                  <w:rPr>
                    <w:rtl w:val="0"/>
                  </w:rPr>
                  <w:t>Higher of 20 or 21or 22</w:t>
                </w:r>
              </w:p>
            </w:tc>
            <w:tc>
              <w:p w14:paraId="000005A9">
                <w:pPr>
                  <w:spacing w:after="0" w:line="240" w:lineRule="auto"/>
                  <w:ind w:left="142" w:firstLine="0"/>
                  <w:jc w:val="both"/>
                </w:pPr>
                <w:r>
                  <w:rPr>
                    <w:rFonts w:ascii="Aptos" w:hAnsi="Aptos" w:eastAsia="Aptos" w:cs="Aptos"/>
                    <w:rtl w:val="0"/>
                  </w:rPr>
                  <w:t>Mandatory</w:t>
                </w:r>
              </w:p>
            </w:tc>
          </w:tr>
          <w:tr w14:paraId="0DD4D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AA">
                <w:pPr>
                  <w:spacing w:after="0" w:line="240" w:lineRule="auto"/>
                  <w:ind w:left="142" w:firstLine="0"/>
                  <w:jc w:val="both"/>
                </w:pPr>
                <w:r>
                  <w:rPr>
                    <w:rtl w:val="0"/>
                  </w:rPr>
                  <w:t>24</w:t>
                </w:r>
              </w:p>
            </w:tc>
            <w:tc>
              <w:tcPr>
                <w:gridSpan w:val="2"/>
              </w:tcPr>
              <w:p w14:paraId="000005AB">
                <w:pPr>
                  <w:spacing w:after="0" w:line="240" w:lineRule="auto"/>
                  <w:jc w:val="both"/>
                </w:pPr>
                <w:r>
                  <w:rPr>
                    <w:rtl w:val="0"/>
                  </w:rPr>
                  <w:t xml:space="preserve">Revised Amount in Default </w:t>
                </w:r>
              </w:p>
              <w:p w14:paraId="000005AC">
                <w:pPr>
                  <w:spacing w:after="0" w:line="240" w:lineRule="auto"/>
                  <w:ind w:left="142" w:firstLine="0"/>
                  <w:jc w:val="both"/>
                </w:pPr>
                <w:r>
                  <w:rPr>
                    <w:rtl w:val="0"/>
                  </w:rPr>
                  <w:t>(R-AID)</w:t>
                </w:r>
              </w:p>
            </w:tc>
            <w:tc>
              <w:p w14:paraId="000005AE">
                <w:pPr>
                  <w:spacing w:after="0" w:line="240" w:lineRule="auto"/>
                  <w:jc w:val="both"/>
                </w:pPr>
                <w:r>
                  <w:rPr>
                    <w:rtl w:val="0"/>
                  </w:rPr>
                  <w:t xml:space="preserve">Revised Amount in Default </w:t>
                </w:r>
              </w:p>
              <w:p w14:paraId="000005AF">
                <w:pPr>
                  <w:spacing w:after="0" w:line="240" w:lineRule="auto"/>
                  <w:jc w:val="both"/>
                </w:pPr>
                <w:r>
                  <w:rPr>
                    <w:rtl w:val="0"/>
                  </w:rPr>
                  <w:t>(R-AID)</w:t>
                </w:r>
              </w:p>
            </w:tc>
            <w:tc>
              <w:p w14:paraId="000005B0">
                <w:pPr>
                  <w:spacing w:after="0" w:line="240" w:lineRule="auto"/>
                  <w:jc w:val="both"/>
                </w:pPr>
                <w:r>
                  <w:rPr>
                    <w:rtl w:val="0"/>
                  </w:rPr>
                  <w:t>Auto calculation</w:t>
                </w:r>
              </w:p>
              <w:p w14:paraId="000005B1">
                <w:pPr>
                  <w:spacing w:after="0" w:line="240" w:lineRule="auto"/>
                  <w:ind w:left="142" w:firstLine="0"/>
                  <w:jc w:val="both"/>
                </w:pPr>
                <w:r>
                  <w:rPr>
                    <w:rFonts w:ascii="Aptos" w:hAnsi="Aptos" w:eastAsia="Aptos" w:cs="Aptos"/>
                    <w:b/>
                    <w:bCs/>
                    <w:rtl w:val="0"/>
                  </w:rPr>
                  <w:t>AT MLI Side</w:t>
                </w:r>
                <w:r>
                  <w:rPr>
                    <w:rtl w:val="0"/>
                  </w:rPr>
                  <w:t xml:space="preserve"> </w:t>
                </w:r>
              </w:p>
              <w:p w14:paraId="000005B2">
                <w:pPr>
                  <w:spacing w:after="0" w:line="240" w:lineRule="auto"/>
                  <w:ind w:left="142" w:firstLine="0"/>
                  <w:jc w:val="both"/>
                </w:pPr>
                <w:r>
                  <w:rPr>
                    <w:rFonts w:ascii="Aptos" w:hAnsi="Aptos" w:eastAsia="Aptos" w:cs="Aptos"/>
                    <w:rtl w:val="0"/>
                  </w:rPr>
                  <w:t>If OTS = N Then</w:t>
                </w:r>
                <w:r>
                  <w:rPr>
                    <w:rtl w:val="0"/>
                  </w:rPr>
                  <w:t xml:space="preserve">   (12+13-14-17A)</w:t>
                </w:r>
              </w:p>
              <w:p w14:paraId="000005B3">
                <w:pPr>
                  <w:spacing w:after="0" w:line="240" w:lineRule="auto"/>
                  <w:jc w:val="both"/>
                  <w:rPr>
                    <w:rFonts w:ascii="Aptos" w:hAnsi="Aptos" w:eastAsia="Aptos" w:cs="Aptos"/>
                  </w:rPr>
                </w:pPr>
                <w:r>
                  <w:rPr>
                    <w:rFonts w:ascii="Aptos" w:hAnsi="Aptos" w:eastAsia="Aptos" w:cs="Aptos"/>
                    <w:rtl w:val="0"/>
                  </w:rPr>
                  <w:t xml:space="preserve">If OTS = Y Then </w:t>
                </w:r>
              </w:p>
              <w:p w14:paraId="000005B4">
                <w:pPr>
                  <w:spacing w:after="0" w:line="240" w:lineRule="auto"/>
                  <w:ind w:left="142" w:firstLine="0"/>
                  <w:jc w:val="both"/>
                </w:pPr>
                <w:r>
                  <w:rPr>
                    <w:rtl w:val="0"/>
                  </w:rPr>
                  <w:t>(12+13-14-10)</w:t>
                </w:r>
              </w:p>
              <w:p w14:paraId="000005B5">
                <w:pPr>
                  <w:spacing w:after="0" w:line="240" w:lineRule="auto"/>
                  <w:jc w:val="both"/>
                  <w:rPr>
                    <w:b/>
                    <w:bCs/>
                  </w:rPr>
                </w:pPr>
                <w:r>
                  <w:rPr>
                    <w:b/>
                    <w:bCs/>
                    <w:rtl w:val="0"/>
                  </w:rPr>
                  <w:t>AT NCGTC Side</w:t>
                </w:r>
              </w:p>
              <w:p w14:paraId="000005B6">
                <w:pPr>
                  <w:spacing w:after="0" w:line="240" w:lineRule="auto"/>
                  <w:ind w:left="142" w:firstLine="0"/>
                  <w:jc w:val="both"/>
                </w:pPr>
                <w:r>
                  <w:rPr>
                    <w:rtl w:val="0"/>
                  </w:rPr>
                  <w:t>If OTS = N Then</w:t>
                </w:r>
              </w:p>
              <w:p w14:paraId="000005B7">
                <w:pPr>
                  <w:spacing w:after="0" w:line="240" w:lineRule="auto"/>
                  <w:ind w:left="142" w:firstLine="0"/>
                  <w:jc w:val="both"/>
                </w:pPr>
                <w:r>
                  <w:rPr>
                    <w:rtl w:val="0"/>
                  </w:rPr>
                  <w:t>(12+13-14-17A)</w:t>
                </w:r>
              </w:p>
              <w:p w14:paraId="000005B8">
                <w:pPr>
                  <w:spacing w:after="0" w:line="240" w:lineRule="auto"/>
                  <w:ind w:left="142" w:firstLine="0"/>
                  <w:jc w:val="both"/>
                </w:pPr>
                <w:r>
                  <w:rPr>
                    <w:rtl w:val="0"/>
                  </w:rPr>
                  <w:t>If OTS = Y Then</w:t>
                </w:r>
              </w:p>
              <w:p w14:paraId="000005B9">
                <w:pPr>
                  <w:spacing w:after="0" w:line="240" w:lineRule="auto"/>
                  <w:ind w:left="142" w:firstLine="0"/>
                  <w:jc w:val="both"/>
                </w:pPr>
                <w:r>
                  <w:rPr>
                    <w:rtl w:val="0"/>
                  </w:rPr>
                  <w:t>(12+13-14-10)</w:t>
                </w:r>
              </w:p>
            </w:tc>
            <w:tc>
              <w:p w14:paraId="000005BA">
                <w:pPr>
                  <w:spacing w:after="0" w:line="240" w:lineRule="auto"/>
                  <w:ind w:left="142" w:firstLine="0"/>
                  <w:jc w:val="both"/>
                </w:pPr>
                <w:r>
                  <w:rPr>
                    <w:rtl w:val="0"/>
                  </w:rPr>
                  <w:t>Mandatory</w:t>
                </w:r>
              </w:p>
            </w:tc>
          </w:tr>
          <w:tr w14:paraId="75C93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BB">
                <w:pPr>
                  <w:spacing w:after="0" w:line="240" w:lineRule="auto"/>
                  <w:ind w:left="142" w:firstLine="0"/>
                  <w:jc w:val="both"/>
                </w:pPr>
                <w:r>
                  <w:rPr>
                    <w:rtl w:val="0"/>
                  </w:rPr>
                  <w:t>25</w:t>
                </w:r>
              </w:p>
            </w:tc>
            <w:tc>
              <w:tcPr>
                <w:gridSpan w:val="2"/>
              </w:tcPr>
              <w:p w14:paraId="000005BC">
                <w:pPr>
                  <w:spacing w:after="0" w:line="240" w:lineRule="auto"/>
                  <w:jc w:val="both"/>
                  <w:rPr>
                    <w:rFonts w:ascii="Aptos" w:hAnsi="Aptos" w:eastAsia="Aptos" w:cs="Aptos"/>
                    <w:sz w:val="24"/>
                    <w:szCs w:val="24"/>
                  </w:rPr>
                </w:pPr>
                <w:r>
                  <w:rPr>
                    <w:rFonts w:ascii="Aptos" w:hAnsi="Aptos" w:eastAsia="Aptos" w:cs="Aptos"/>
                    <w:sz w:val="24"/>
                    <w:szCs w:val="24"/>
                    <w:rtl w:val="0"/>
                  </w:rPr>
                  <w:t>Total eligible claim</w:t>
                </w:r>
              </w:p>
            </w:tc>
            <w:tc>
              <w:p w14:paraId="000005BE">
                <w:pPr>
                  <w:spacing w:after="0" w:line="240" w:lineRule="auto"/>
                  <w:ind w:left="142" w:firstLine="0"/>
                  <w:jc w:val="both"/>
                </w:pPr>
                <w:r>
                  <w:rPr>
                    <w:rtl w:val="0"/>
                  </w:rPr>
                  <w:t>Claim amount eligible under scheme</w:t>
                </w:r>
              </w:p>
            </w:tc>
            <w:tc>
              <w:p w14:paraId="000005BF">
                <w:pPr>
                  <w:spacing w:after="0" w:line="240" w:lineRule="auto"/>
                  <w:jc w:val="both"/>
                  <w:rPr>
                    <w:rFonts w:ascii="Aptos" w:hAnsi="Aptos" w:eastAsia="Aptos" w:cs="Aptos"/>
                  </w:rPr>
                </w:pPr>
                <w:r>
                  <w:rPr>
                    <w:rFonts w:ascii="Aptos" w:hAnsi="Aptos" w:eastAsia="Aptos" w:cs="Aptos"/>
                    <w:rtl w:val="0"/>
                  </w:rPr>
                  <w:t>Auto Calculate.</w:t>
                </w:r>
              </w:p>
              <w:p w14:paraId="000005C0">
                <w:pPr>
                  <w:spacing w:after="0" w:line="240" w:lineRule="auto"/>
                  <w:jc w:val="both"/>
                </w:pPr>
                <w:r>
                  <w:rPr>
                    <w:rtl w:val="0"/>
                  </w:rPr>
                  <w:t>60% of revised AID (24) -Value of collateral (23)</w:t>
                </w:r>
              </w:p>
            </w:tc>
            <w:tc>
              <w:p w14:paraId="000005C1">
                <w:pPr>
                  <w:spacing w:after="0" w:line="240" w:lineRule="auto"/>
                  <w:ind w:left="142" w:firstLine="0"/>
                  <w:jc w:val="both"/>
                </w:pPr>
                <w:r>
                  <w:rPr>
                    <w:rtl w:val="0"/>
                  </w:rPr>
                  <w:t>Mandatory</w:t>
                </w:r>
              </w:p>
            </w:tc>
          </w:tr>
          <w:tr w14:paraId="26983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C2">
                <w:pPr>
                  <w:spacing w:after="0" w:line="240" w:lineRule="auto"/>
                  <w:ind w:left="142" w:firstLine="0"/>
                  <w:jc w:val="both"/>
                </w:pPr>
                <w:r>
                  <w:rPr>
                    <w:rtl w:val="0"/>
                  </w:rPr>
                  <w:t>26</w:t>
                </w:r>
              </w:p>
            </w:tc>
            <w:tc>
              <w:tcPr>
                <w:gridSpan w:val="2"/>
              </w:tcPr>
              <w:p w14:paraId="000005C3">
                <w:pPr>
                  <w:spacing w:after="0" w:line="240" w:lineRule="auto"/>
                  <w:jc w:val="both"/>
                  <w:rPr>
                    <w:rFonts w:ascii="Aptos" w:hAnsi="Aptos" w:eastAsia="Aptos" w:cs="Aptos"/>
                    <w:sz w:val="24"/>
                    <w:szCs w:val="24"/>
                  </w:rPr>
                </w:pPr>
                <w:r>
                  <w:rPr>
                    <w:rFonts w:ascii="Aptos" w:hAnsi="Aptos" w:eastAsia="Aptos" w:cs="Aptos"/>
                    <w:sz w:val="24"/>
                    <w:szCs w:val="24"/>
                    <w:rtl w:val="0"/>
                  </w:rPr>
                  <w:t>Interim Claim paid</w:t>
                </w:r>
              </w:p>
            </w:tc>
            <w:tc>
              <w:p w14:paraId="000005C5">
                <w:pPr>
                  <w:spacing w:after="0" w:line="240" w:lineRule="auto"/>
                  <w:ind w:left="142" w:firstLine="0"/>
                  <w:jc w:val="both"/>
                </w:pPr>
                <w:r>
                  <w:rPr>
                    <w:rtl w:val="0"/>
                  </w:rPr>
                  <w:t>Auto-fetch from Interim Claim Form (Interim Claim Calculated)</w:t>
                </w:r>
              </w:p>
            </w:tc>
            <w:tc>
              <w:p w14:paraId="000005C6">
                <w:pPr>
                  <w:spacing w:after="0" w:line="240" w:lineRule="auto"/>
                  <w:jc w:val="both"/>
                </w:pPr>
                <w:r>
                  <w:rPr>
                    <w:rFonts w:ascii="Aptos" w:hAnsi="Aptos" w:eastAsia="Aptos" w:cs="Aptos"/>
                    <w:rtl w:val="0"/>
                  </w:rPr>
                  <w:t>Auto populate on selection of CGPAN</w:t>
                </w:r>
              </w:p>
            </w:tc>
            <w:tc>
              <w:p w14:paraId="000005C7">
                <w:pPr>
                  <w:spacing w:after="0" w:line="240" w:lineRule="auto"/>
                  <w:ind w:left="142" w:firstLine="0"/>
                  <w:jc w:val="both"/>
                </w:pPr>
                <w:r>
                  <w:rPr>
                    <w:rtl w:val="0"/>
                  </w:rPr>
                  <w:t>Mandatory</w:t>
                </w:r>
              </w:p>
            </w:tc>
          </w:tr>
          <w:tr w14:paraId="6A5B5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5C8">
                <w:pPr>
                  <w:spacing w:after="0" w:line="240" w:lineRule="auto"/>
                  <w:ind w:left="142" w:firstLine="0"/>
                  <w:jc w:val="both"/>
                </w:pPr>
                <w:r>
                  <w:rPr>
                    <w:rtl w:val="0"/>
                  </w:rPr>
                  <w:t>27</w:t>
                </w:r>
              </w:p>
            </w:tc>
            <w:tc>
              <w:tcPr>
                <w:gridSpan w:val="2"/>
              </w:tcPr>
              <w:p w14:paraId="000005C9">
                <w:pPr>
                  <w:spacing w:after="0" w:line="240" w:lineRule="auto"/>
                  <w:jc w:val="both"/>
                  <w:rPr>
                    <w:rFonts w:ascii="Aptos" w:hAnsi="Aptos" w:eastAsia="Aptos" w:cs="Aptos"/>
                    <w:sz w:val="24"/>
                    <w:szCs w:val="24"/>
                  </w:rPr>
                </w:pPr>
                <w:r>
                  <w:rPr>
                    <w:rFonts w:ascii="Aptos" w:hAnsi="Aptos" w:eastAsia="Aptos" w:cs="Aptos"/>
                    <w:sz w:val="24"/>
                    <w:szCs w:val="24"/>
                    <w:rtl w:val="0"/>
                  </w:rPr>
                  <w:t>Eligible Final claim payout</w:t>
                </w:r>
              </w:p>
            </w:tc>
            <w:tc>
              <w:p w14:paraId="000005CB">
                <w:pPr>
                  <w:tabs>
                    <w:tab w:val="left" w:pos="970"/>
                  </w:tabs>
                  <w:spacing w:after="0" w:line="240" w:lineRule="auto"/>
                  <w:ind w:left="142" w:firstLine="0"/>
                </w:pPr>
                <w:r>
                  <w:rPr>
                    <w:rtl w:val="0"/>
                  </w:rPr>
                  <w:t>Final claim to be paid</w:t>
                </w:r>
              </w:p>
            </w:tc>
            <w:tc>
              <w:p w14:paraId="000005CC">
                <w:pPr>
                  <w:spacing w:after="0" w:line="240" w:lineRule="auto"/>
                  <w:jc w:val="both"/>
                </w:pPr>
                <w:r>
                  <w:rPr>
                    <w:rFonts w:ascii="Aptos" w:hAnsi="Aptos" w:eastAsia="Aptos" w:cs="Aptos"/>
                    <w:rtl w:val="0"/>
                  </w:rPr>
                  <w:t>Auto Calculate</w:t>
                </w:r>
              </w:p>
              <w:p w14:paraId="000005CD">
                <w:pPr>
                  <w:spacing w:after="0" w:line="240" w:lineRule="auto"/>
                  <w:jc w:val="both"/>
                </w:pPr>
                <w:r>
                  <w:rPr>
                    <w:rtl w:val="0"/>
                  </w:rPr>
                  <w:t>25-26</w:t>
                </w:r>
              </w:p>
            </w:tc>
            <w:tc>
              <w:p w14:paraId="000005CE">
                <w:pPr>
                  <w:spacing w:after="0" w:line="240" w:lineRule="auto"/>
                  <w:ind w:left="142" w:firstLine="0"/>
                  <w:jc w:val="both"/>
                </w:pPr>
                <w:r>
                  <w:rPr>
                    <w:rtl w:val="0"/>
                  </w:rPr>
                  <w:t>Mandatory</w:t>
                </w:r>
              </w:p>
            </w:tc>
          </w:tr>
          <w:tr w14:paraId="37D84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2"/>
              </w:tcPr>
              <w:p w14:paraId="000005CF">
                <w:pPr>
                  <w:spacing w:after="0" w:line="240" w:lineRule="auto"/>
                  <w:jc w:val="both"/>
                </w:pPr>
                <w:r>
                  <w:rPr>
                    <w:rtl w:val="0"/>
                  </w:rPr>
                  <w:t>28</w:t>
                </w:r>
              </w:p>
            </w:tc>
            <w:tc>
              <w:p w14:paraId="000005D1">
                <w:pPr>
                  <w:spacing w:after="0" w:line="240" w:lineRule="auto"/>
                  <w:jc w:val="both"/>
                </w:pPr>
                <w:r>
                  <w:rPr>
                    <w:rtl w:val="0"/>
                  </w:rPr>
                  <w:t>Total CG Fee received during previous FY</w:t>
                </w:r>
              </w:p>
            </w:tc>
            <w:tc>
              <w:p w14:paraId="000005D2">
                <w:pPr>
                  <w:spacing w:after="0" w:line="240" w:lineRule="auto"/>
                  <w:jc w:val="both"/>
                </w:pPr>
                <w:r>
                  <w:rPr>
                    <w:rtl w:val="0"/>
                  </w:rPr>
                  <w:t>CG fee received by NCGTC during previous FY to the claim year</w:t>
                </w:r>
              </w:p>
            </w:tc>
            <w:tc>
              <w:p w14:paraId="000005D3">
                <w:pPr>
                  <w:spacing w:after="0" w:line="240" w:lineRule="auto"/>
                  <w:jc w:val="both"/>
                </w:pPr>
                <w:r>
                  <w:rPr>
                    <w:rtl w:val="0"/>
                  </w:rPr>
                  <w:t xml:space="preserve">Auto-fetch CG Fees and auto-calculate from system. </w:t>
                </w:r>
              </w:p>
            </w:tc>
            <w:tc>
              <w:p w14:paraId="000005D4">
                <w:pPr>
                  <w:spacing w:after="0" w:line="240" w:lineRule="auto"/>
                  <w:jc w:val="both"/>
                </w:pPr>
                <w:r>
                  <w:rPr>
                    <w:rtl w:val="0"/>
                  </w:rPr>
                  <w:t>Mandatory</w:t>
                </w:r>
              </w:p>
            </w:tc>
          </w:tr>
          <w:tr w14:paraId="53EE8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2"/>
              </w:tcPr>
              <w:p w14:paraId="000005D5">
                <w:pPr>
                  <w:spacing w:after="0" w:line="240" w:lineRule="auto"/>
                  <w:jc w:val="both"/>
                </w:pPr>
                <w:r>
                  <w:rPr>
                    <w:rtl w:val="0"/>
                  </w:rPr>
                  <w:t>29</w:t>
                </w:r>
              </w:p>
            </w:tc>
            <w:tc>
              <w:p w14:paraId="000005D7">
                <w:pPr>
                  <w:spacing w:after="0" w:line="240" w:lineRule="auto"/>
                  <w:jc w:val="both"/>
                </w:pPr>
                <w:r>
                  <w:rPr>
                    <w:rtl w:val="0"/>
                  </w:rPr>
                  <w:t>Total recovery (including OTS recovery) amount remitted to NCGTC during previous FY</w:t>
                </w:r>
              </w:p>
            </w:tc>
            <w:tc>
              <w:p w14:paraId="000005D8">
                <w:pPr>
                  <w:spacing w:after="0" w:line="240" w:lineRule="auto"/>
                  <w:jc w:val="both"/>
                </w:pPr>
                <w:r>
                  <w:rPr>
                    <w:rtl w:val="0"/>
                  </w:rPr>
                  <w:t>Recoveries remitted to NCGTC during the previous FY to the claim year</w:t>
                </w:r>
              </w:p>
            </w:tc>
            <w:tc>
              <w:p w14:paraId="000005D9">
                <w:pPr>
                  <w:spacing w:after="0" w:line="240" w:lineRule="auto"/>
                  <w:jc w:val="both"/>
                </w:pPr>
                <w:r>
                  <w:rPr>
                    <w:rtl w:val="0"/>
                  </w:rPr>
                  <w:t>Auto-fetch recovers and auto-calculates from the system.</w:t>
                </w:r>
              </w:p>
            </w:tc>
            <w:tc>
              <w:p w14:paraId="000005DA">
                <w:pPr>
                  <w:spacing w:after="0" w:line="240" w:lineRule="auto"/>
                  <w:jc w:val="both"/>
                </w:pPr>
                <w:r>
                  <w:rPr>
                    <w:rtl w:val="0"/>
                  </w:rPr>
                  <w:t>Mandatory</w:t>
                </w:r>
              </w:p>
            </w:tc>
          </w:tr>
          <w:tr w14:paraId="4592A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2"/>
              </w:tcPr>
              <w:p w14:paraId="000005DB">
                <w:pPr>
                  <w:spacing w:after="0" w:line="240" w:lineRule="auto"/>
                  <w:jc w:val="both"/>
                </w:pPr>
                <w:r>
                  <w:rPr>
                    <w:rtl w:val="0"/>
                  </w:rPr>
                  <w:t>30</w:t>
                </w:r>
              </w:p>
            </w:tc>
            <w:tc>
              <w:p w14:paraId="000005DD">
                <w:pPr>
                  <w:spacing w:after="0" w:line="240" w:lineRule="auto"/>
                  <w:jc w:val="both"/>
                </w:pPr>
                <w:r>
                  <w:rPr>
                    <w:rtl w:val="0"/>
                  </w:rPr>
                  <w:t>Maximum Limit available for the current claim FY</w:t>
                </w:r>
              </w:p>
            </w:tc>
            <w:tc>
              <w:p w14:paraId="000005DE">
                <w:pPr>
                  <w:spacing w:after="0" w:line="240" w:lineRule="auto"/>
                  <w:jc w:val="both"/>
                </w:pPr>
                <w:r>
                  <w:rPr>
                    <w:rtl w:val="0"/>
                  </w:rPr>
                  <w:t>Maximum claim payable limit for the current claim FY</w:t>
                </w:r>
              </w:p>
            </w:tc>
            <w:tc>
              <w:p w14:paraId="000005DF">
                <w:pPr>
                  <w:spacing w:after="0" w:line="240" w:lineRule="auto"/>
                  <w:jc w:val="both"/>
                </w:pPr>
                <w:r>
                  <w:rPr>
                    <w:rtl w:val="0"/>
                  </w:rPr>
                  <w:t>Auto-calculation.</w:t>
                </w:r>
              </w:p>
              <w:p w14:paraId="000005E0">
                <w:pPr>
                  <w:spacing w:after="0" w:line="240" w:lineRule="auto"/>
                  <w:jc w:val="both"/>
                </w:pPr>
                <w:r>
                  <w:rPr>
                    <w:rtl w:val="0"/>
                  </w:rPr>
                  <w:t>2*(28+29)</w:t>
                </w:r>
              </w:p>
            </w:tc>
            <w:tc>
              <w:p w14:paraId="000005E1">
                <w:pPr>
                  <w:spacing w:after="0" w:line="240" w:lineRule="auto"/>
                  <w:jc w:val="both"/>
                </w:pPr>
                <w:r>
                  <w:rPr>
                    <w:rtl w:val="0"/>
                  </w:rPr>
                  <w:t>Mandatory</w:t>
                </w:r>
              </w:p>
            </w:tc>
          </w:tr>
          <w:tr w14:paraId="009BA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2"/>
              </w:tcPr>
              <w:p w14:paraId="000005E2">
                <w:pPr>
                  <w:spacing w:after="0" w:line="240" w:lineRule="auto"/>
                  <w:jc w:val="both"/>
                </w:pPr>
                <w:r>
                  <w:rPr>
                    <w:rtl w:val="0"/>
                  </w:rPr>
                  <w:t>31</w:t>
                </w:r>
              </w:p>
            </w:tc>
            <w:tc>
              <w:p w14:paraId="000005E4">
                <w:pPr>
                  <w:spacing w:after="0" w:line="240" w:lineRule="auto"/>
                  <w:jc w:val="both"/>
                </w:pPr>
                <w:r>
                  <w:rPr>
                    <w:rtl w:val="0"/>
                  </w:rPr>
                  <w:t>Total claims released during the current FY</w:t>
                </w:r>
              </w:p>
            </w:tc>
            <w:tc>
              <w:p w14:paraId="000005E5">
                <w:pPr>
                  <w:spacing w:after="0" w:line="240" w:lineRule="auto"/>
                  <w:jc w:val="both"/>
                </w:pPr>
                <w:r>
                  <w:rPr>
                    <w:rtl w:val="0"/>
                  </w:rPr>
                  <w:t>Total claims released during the current FY</w:t>
                </w:r>
              </w:p>
            </w:tc>
            <w:tc>
              <w:p w14:paraId="000005E6">
                <w:pPr>
                  <w:spacing w:after="0" w:line="240" w:lineRule="auto"/>
                  <w:jc w:val="both"/>
                </w:pPr>
                <w:r>
                  <w:rPr>
                    <w:rtl w:val="0"/>
                  </w:rPr>
                  <w:t>Auto-calculation.</w:t>
                </w:r>
              </w:p>
            </w:tc>
            <w:tc>
              <w:p w14:paraId="000005E7">
                <w:pPr>
                  <w:spacing w:after="0" w:line="240" w:lineRule="auto"/>
                  <w:jc w:val="both"/>
                </w:pPr>
                <w:r>
                  <w:rPr>
                    <w:rtl w:val="0"/>
                  </w:rPr>
                  <w:t>Mandatory</w:t>
                </w:r>
              </w:p>
            </w:tc>
          </w:tr>
          <w:tr w14:paraId="662CB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2"/>
              </w:tcPr>
              <w:p w14:paraId="000005E8">
                <w:pPr>
                  <w:spacing w:after="0" w:line="240" w:lineRule="auto"/>
                  <w:jc w:val="both"/>
                </w:pPr>
                <w:r>
                  <w:rPr>
                    <w:rtl w:val="0"/>
                  </w:rPr>
                  <w:t>32</w:t>
                </w:r>
              </w:p>
            </w:tc>
            <w:tc>
              <w:p w14:paraId="000005EA">
                <w:pPr>
                  <w:spacing w:after="0" w:line="240" w:lineRule="auto"/>
                  <w:jc w:val="both"/>
                </w:pPr>
                <w:r>
                  <w:rPr>
                    <w:rtl w:val="0"/>
                  </w:rPr>
                  <w:t>Limit Available for Further settlements</w:t>
                </w:r>
              </w:p>
            </w:tc>
            <w:tc>
              <w:p w14:paraId="000005EB">
                <w:pPr>
                  <w:spacing w:after="0" w:line="240" w:lineRule="auto"/>
                  <w:jc w:val="both"/>
                </w:pPr>
                <w:r>
                  <w:rPr>
                    <w:rtl w:val="0"/>
                  </w:rPr>
                  <w:t>Limit Available for Further settlements</w:t>
                </w:r>
              </w:p>
            </w:tc>
            <w:tc>
              <w:p w14:paraId="000005EC">
                <w:pPr>
                  <w:spacing w:after="0" w:line="240" w:lineRule="auto"/>
                  <w:jc w:val="both"/>
                </w:pPr>
                <w:r>
                  <w:rPr>
                    <w:rtl w:val="0"/>
                  </w:rPr>
                  <w:t>Auto-calculation.</w:t>
                </w:r>
              </w:p>
              <w:p w14:paraId="000005ED">
                <w:pPr>
                  <w:spacing w:after="0" w:line="240" w:lineRule="auto"/>
                  <w:jc w:val="both"/>
                </w:pPr>
                <w:r>
                  <w:rPr>
                    <w:rtl w:val="0"/>
                  </w:rPr>
                  <w:t>30-31</w:t>
                </w:r>
              </w:p>
            </w:tc>
            <w:tc>
              <w:p w14:paraId="000005EE">
                <w:pPr>
                  <w:spacing w:after="0" w:line="240" w:lineRule="auto"/>
                  <w:jc w:val="both"/>
                </w:pPr>
                <w:r>
                  <w:rPr>
                    <w:rtl w:val="0"/>
                  </w:rPr>
                  <w:t>Mandatory.</w:t>
                </w:r>
              </w:p>
            </w:tc>
          </w:tr>
          <w:tr w14:paraId="7FC73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2"/>
              </w:tcPr>
              <w:p w14:paraId="000005EF">
                <w:pPr>
                  <w:spacing w:after="0" w:line="240" w:lineRule="auto"/>
                  <w:jc w:val="both"/>
                </w:pPr>
                <w:r>
                  <w:rPr>
                    <w:rtl w:val="0"/>
                  </w:rPr>
                  <w:t>33</w:t>
                </w:r>
              </w:p>
            </w:tc>
            <w:tc>
              <w:p w14:paraId="000005F1">
                <w:pPr>
                  <w:spacing w:after="0" w:line="240" w:lineRule="auto"/>
                  <w:jc w:val="both"/>
                </w:pPr>
                <w:r>
                  <w:rPr>
                    <w:rtl w:val="0"/>
                  </w:rPr>
                  <w:t>Amount available for payment against current claim</w:t>
                </w:r>
              </w:p>
            </w:tc>
            <w:tc>
              <w:p w14:paraId="000005F2">
                <w:pPr>
                  <w:spacing w:after="0" w:line="240" w:lineRule="auto"/>
                  <w:jc w:val="both"/>
                </w:pPr>
                <w:r>
                  <w:rPr>
                    <w:rtl w:val="0"/>
                  </w:rPr>
                  <w:t>Amount available for payment against current claim</w:t>
                </w:r>
              </w:p>
              <w:p w14:paraId="000005F3">
                <w:pPr>
                  <w:spacing w:after="0" w:line="240" w:lineRule="auto"/>
                  <w:jc w:val="both"/>
                  <w:rPr>
                    <w:i/>
                    <w:iCs/>
                  </w:rPr>
                </w:pPr>
                <w:r>
                  <w:rPr>
                    <w:i/>
                    <w:iCs/>
                    <w:rtl w:val="0"/>
                  </w:rPr>
                  <w:t>(To Be Paid) – Payment Integration for this amount.</w:t>
                </w:r>
              </w:p>
              <w:p w14:paraId="000005F4">
                <w:pPr>
                  <w:spacing w:after="0" w:line="240" w:lineRule="auto"/>
                  <w:jc w:val="both"/>
                </w:pPr>
                <w:r>
                  <w:rPr>
                    <w:i/>
                    <w:iCs/>
                    <w:rtl w:val="0"/>
                  </w:rPr>
                  <w:t>This may be part- or full payment.</w:t>
                </w:r>
              </w:p>
            </w:tc>
            <w:tc>
              <w:p w14:paraId="000005F5">
                <w:pPr>
                  <w:spacing w:after="0" w:line="240" w:lineRule="auto"/>
                  <w:jc w:val="both"/>
                </w:pPr>
                <w:r>
                  <w:rPr>
                    <w:rtl w:val="0"/>
                  </w:rPr>
                  <w:t xml:space="preserve">Auto-Calculation </w:t>
                </w:r>
                <w:r>
                  <w:rPr>
                    <w:rtl w:val="0"/>
                  </w:rPr>
                  <w:br w:type="textWrapping"/>
                </w:r>
                <w:r>
                  <w:rPr>
                    <w:rtl w:val="0"/>
                  </w:rPr>
                  <w:t>27 if 27&lt;=32, else 32</w:t>
                </w:r>
              </w:p>
            </w:tc>
            <w:tc>
              <w:p w14:paraId="000005F6">
                <w:pPr>
                  <w:spacing w:after="0" w:line="240" w:lineRule="auto"/>
                  <w:jc w:val="both"/>
                </w:pPr>
                <w:r>
                  <w:rPr>
                    <w:rtl w:val="0"/>
                  </w:rPr>
                  <w:t>Mandatory</w:t>
                </w:r>
              </w:p>
            </w:tc>
          </w:tr>
          <w:tr w14:paraId="35EBD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2"/>
              </w:tcPr>
              <w:p w14:paraId="000005F7">
                <w:pPr>
                  <w:spacing w:after="0" w:line="240" w:lineRule="auto"/>
                  <w:jc w:val="both"/>
                </w:pPr>
                <w:r>
                  <w:rPr>
                    <w:rtl w:val="0"/>
                  </w:rPr>
                  <w:t>34</w:t>
                </w:r>
              </w:p>
            </w:tc>
            <w:tc>
              <w:p w14:paraId="000005F9">
                <w:pPr>
                  <w:spacing w:after="0" w:line="240" w:lineRule="auto"/>
                  <w:jc w:val="both"/>
                </w:pPr>
                <w:r>
                  <w:rPr>
                    <w:rtl w:val="0"/>
                  </w:rPr>
                  <w:t xml:space="preserve">Amount available for future settlements </w:t>
                </w:r>
              </w:p>
            </w:tc>
            <w:tc>
              <w:p w14:paraId="000005FA">
                <w:pPr>
                  <w:spacing w:after="0" w:line="240" w:lineRule="auto"/>
                  <w:jc w:val="both"/>
                </w:pPr>
                <w:r>
                  <w:rPr>
                    <w:rtl w:val="0"/>
                  </w:rPr>
                  <w:t>Limit available for future settlements</w:t>
                </w:r>
              </w:p>
            </w:tc>
            <w:tc>
              <w:p w14:paraId="000005FB">
                <w:pPr>
                  <w:spacing w:after="0" w:line="240" w:lineRule="auto"/>
                  <w:jc w:val="both"/>
                </w:pPr>
                <w:r>
                  <w:rPr>
                    <w:rtl w:val="0"/>
                  </w:rPr>
                  <w:t>Auto-Calc.</w:t>
                </w:r>
              </w:p>
              <w:p w14:paraId="000005FC">
                <w:pPr>
                  <w:spacing w:after="0" w:line="240" w:lineRule="auto"/>
                  <w:jc w:val="both"/>
                </w:pPr>
                <w:r>
                  <w:rPr>
                    <w:rtl w:val="0"/>
                  </w:rPr>
                  <w:t>32-33</w:t>
                </w:r>
              </w:p>
            </w:tc>
            <w:tc>
              <w:p w14:paraId="000005FD">
                <w:pPr>
                  <w:spacing w:after="0" w:line="240" w:lineRule="auto"/>
                  <w:jc w:val="both"/>
                </w:pPr>
                <w:r>
                  <w:rPr>
                    <w:rtl w:val="0"/>
                  </w:rPr>
                  <w:t>Mandatory</w:t>
                </w:r>
              </w:p>
            </w:tc>
          </w:tr>
          <w:tr w14:paraId="603D2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gridSpan w:val="2"/>
              </w:tcPr>
              <w:p w14:paraId="000005FE">
                <w:pPr>
                  <w:spacing w:after="0" w:line="240" w:lineRule="auto"/>
                  <w:jc w:val="both"/>
                </w:pPr>
                <w:r>
                  <w:rPr>
                    <w:rtl w:val="0"/>
                  </w:rPr>
                  <w:t>35</w:t>
                </w:r>
              </w:p>
            </w:tc>
            <w:tc>
              <w:p w14:paraId="00000600">
                <w:pPr>
                  <w:spacing w:after="0" w:line="240" w:lineRule="auto"/>
                  <w:jc w:val="both"/>
                </w:pPr>
                <w:r>
                  <w:rPr>
                    <w:rtl w:val="0"/>
                  </w:rPr>
                  <w:t>Claim carry forward amount for next financial year</w:t>
                </w:r>
              </w:p>
            </w:tc>
            <w:tc>
              <w:p w14:paraId="00000601">
                <w:pPr>
                  <w:spacing w:after="0" w:line="240" w:lineRule="auto"/>
                  <w:jc w:val="both"/>
                </w:pPr>
                <w:r>
                  <w:rPr>
                    <w:rtl w:val="0"/>
                  </w:rPr>
                  <w:t>Carry forward claim pending for previous years</w:t>
                </w:r>
              </w:p>
            </w:tc>
            <w:tc>
              <w:p w14:paraId="00000602">
                <w:pPr>
                  <w:spacing w:after="0" w:line="240" w:lineRule="auto"/>
                  <w:jc w:val="both"/>
                </w:pPr>
                <w:r>
                  <w:rPr>
                    <w:rtl w:val="0"/>
                  </w:rPr>
                  <w:t>Auto-calc.</w:t>
                </w:r>
              </w:p>
              <w:p w14:paraId="00000603">
                <w:pPr>
                  <w:spacing w:after="0" w:line="240" w:lineRule="auto"/>
                  <w:jc w:val="both"/>
                </w:pPr>
                <w:r>
                  <w:rPr>
                    <w:rtl w:val="0"/>
                  </w:rPr>
                  <w:t>If 27=33 then 0 else 27-33</w:t>
                </w:r>
              </w:p>
            </w:tc>
            <w:tc>
              <w:p w14:paraId="00000604">
                <w:pPr>
                  <w:spacing w:after="0" w:line="240" w:lineRule="auto"/>
                  <w:jc w:val="both"/>
                </w:pPr>
                <w:r>
                  <w:rPr>
                    <w:rtl w:val="0"/>
                  </w:rPr>
                  <w:t>Mandatory</w:t>
                </w:r>
              </w:p>
            </w:tc>
          </w:tr>
        </w:tbl>
      </w:sdtContent>
    </w:sdt>
    <w:p w14:paraId="00000605">
      <w:pPr>
        <w:spacing w:after="0" w:line="278" w:lineRule="auto"/>
        <w:ind w:left="360" w:firstLine="0"/>
        <w:rPr>
          <w:rFonts w:ascii="Aptos" w:hAnsi="Aptos" w:eastAsia="Aptos" w:cs="Aptos"/>
          <w:sz w:val="24"/>
          <w:szCs w:val="24"/>
        </w:rPr>
      </w:pPr>
    </w:p>
    <w:p w14:paraId="00000606">
      <w:pPr>
        <w:pStyle w:val="4"/>
        <w:spacing w:line="278" w:lineRule="auto"/>
        <w:rPr>
          <w:b/>
          <w:bCs/>
        </w:rPr>
      </w:pPr>
      <w:bookmarkStart w:id="77" w:name="_heading=h.bg70dzok6nte" w:colFirst="0" w:colLast="0"/>
      <w:bookmarkEnd w:id="77"/>
      <w:r>
        <w:rPr>
          <w:b/>
          <w:bCs/>
          <w:color w:val="7F7F7F"/>
          <w:sz w:val="26"/>
          <w:szCs w:val="26"/>
          <w:u w:val="single"/>
          <w:rtl w:val="0"/>
        </w:rPr>
        <w:t>Upload Documents</w:t>
      </w:r>
      <w:r>
        <w:rPr>
          <w:b/>
          <w:bCs/>
          <w:color w:val="7F7F7F"/>
          <w:sz w:val="26"/>
          <w:szCs w:val="26"/>
          <w:u w:val="single"/>
          <w:rtl w:val="0"/>
        </w:rPr>
        <w:tab/>
      </w:r>
    </w:p>
    <w:p w14:paraId="00000607">
      <w:pPr>
        <w:numPr>
          <w:ilvl w:val="0"/>
          <w:numId w:val="22"/>
        </w:numPr>
        <w:spacing w:after="0" w:line="278" w:lineRule="auto"/>
        <w:ind w:left="720" w:hanging="360"/>
      </w:pPr>
      <w:r>
        <w:rPr>
          <w:rtl w:val="0"/>
        </w:rPr>
        <w:t>New Credit Facilities ledger</w:t>
      </w:r>
    </w:p>
    <w:p w14:paraId="00000608">
      <w:pPr>
        <w:numPr>
          <w:ilvl w:val="0"/>
          <w:numId w:val="22"/>
        </w:numPr>
        <w:spacing w:after="0" w:line="278" w:lineRule="auto"/>
        <w:ind w:left="720" w:hanging="360"/>
      </w:pPr>
      <w:r>
        <w:rPr>
          <w:rtl w:val="0"/>
        </w:rPr>
        <w:t>Document evidencing conclusion of recovery proceedings</w:t>
      </w:r>
    </w:p>
    <w:p w14:paraId="00000609">
      <w:pPr>
        <w:numPr>
          <w:ilvl w:val="0"/>
          <w:numId w:val="22"/>
        </w:numPr>
        <w:spacing w:after="0" w:line="278" w:lineRule="auto"/>
        <w:ind w:left="720" w:hanging="360"/>
      </w:pPr>
      <w:r>
        <w:rPr>
          <w:rtl w:val="0"/>
        </w:rPr>
        <w:t>OTS sanction letter accepted by the borrower</w:t>
      </w:r>
    </w:p>
    <w:p w14:paraId="0000060A">
      <w:pPr>
        <w:spacing w:after="0" w:line="278" w:lineRule="auto"/>
      </w:pPr>
    </w:p>
    <w:p w14:paraId="0000060B">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78" w:name="_heading=h.trmh23ukvwty" w:colFirst="0" w:colLast="0"/>
      <w:bookmarkEnd w:id="78"/>
      <w:r>
        <w:rPr>
          <w:b/>
          <w:bCs/>
          <w:color w:val="7F7F7F"/>
          <w:sz w:val="26"/>
          <w:szCs w:val="26"/>
          <w:rtl w:val="0"/>
        </w:rPr>
        <w:t xml:space="preserve">1.18 Recovery </w:t>
      </w:r>
    </w:p>
    <w:p w14:paraId="0000060C">
      <w:pPr>
        <w:spacing w:after="0" w:line="278" w:lineRule="auto"/>
        <w:rPr>
          <w:rFonts w:ascii="Aptos" w:hAnsi="Aptos" w:eastAsia="Aptos" w:cs="Aptos"/>
          <w:b/>
          <w:bCs/>
          <w:sz w:val="24"/>
          <w:szCs w:val="24"/>
        </w:rPr>
      </w:pPr>
    </w:p>
    <w:p w14:paraId="0000060D">
      <w:pPr>
        <w:spacing w:after="0" w:line="278" w:lineRule="auto"/>
        <w:jc w:val="both"/>
      </w:pPr>
      <w:r>
        <w:rPr>
          <w:rtl w:val="0"/>
        </w:rPr>
        <w:t xml:space="preserve">Recovery will contain the File Type as the Bulk Upload.              </w:t>
      </w:r>
    </w:p>
    <w:p w14:paraId="0000060E">
      <w:pPr>
        <w:spacing w:line="276" w:lineRule="auto"/>
        <w:jc w:val="both"/>
        <w:rPr>
          <w:b/>
          <w:bCs/>
          <w:color w:val="7F7F7F"/>
          <w:sz w:val="28"/>
          <w:szCs w:val="28"/>
          <w:u w:val="single"/>
        </w:rPr>
      </w:pPr>
      <w:r>
        <w:rPr>
          <w:rtl w:val="0"/>
        </w:rPr>
        <w:t>If any recoveries are made in account (other than OTS), Amount recovered and due to be paid to the trust shall be paid after adjusting towards default amount relating to original loan and legal cost incurred by them.</w:t>
      </w:r>
    </w:p>
    <w:p w14:paraId="0000060F">
      <w:pPr>
        <w:pStyle w:val="5"/>
        <w:keepLines w:val="0"/>
        <w:pBdr>
          <w:bottom w:val="single" w:color="000000" w:sz="4" w:space="1"/>
        </w:pBdr>
        <w:tabs>
          <w:tab w:val="left" w:pos="0"/>
          <w:tab w:val="left" w:pos="720"/>
        </w:tabs>
        <w:spacing w:before="60" w:after="60" w:line="276" w:lineRule="auto"/>
        <w:rPr>
          <w:b/>
          <w:bCs/>
          <w:color w:val="7F7F7F"/>
          <w:sz w:val="28"/>
          <w:szCs w:val="28"/>
        </w:rPr>
      </w:pPr>
      <w:bookmarkStart w:id="79" w:name="_heading=h.30csxsshwre0" w:colFirst="0" w:colLast="0"/>
      <w:bookmarkEnd w:id="79"/>
    </w:p>
    <w:p w14:paraId="00000610">
      <w:pPr>
        <w:pStyle w:val="3"/>
        <w:keepLines w:val="0"/>
        <w:pBdr>
          <w:bottom w:val="single" w:color="000000" w:sz="4" w:space="1"/>
        </w:pBdr>
        <w:tabs>
          <w:tab w:val="left" w:pos="0"/>
          <w:tab w:val="left" w:pos="720"/>
        </w:tabs>
        <w:spacing w:before="60" w:after="60" w:line="276" w:lineRule="auto"/>
        <w:rPr>
          <w:b/>
          <w:bCs/>
          <w:color w:val="7F7F7F"/>
          <w:sz w:val="26"/>
          <w:szCs w:val="26"/>
        </w:rPr>
      </w:pPr>
      <w:bookmarkStart w:id="80" w:name="_heading=h.6m5iosqr7p0" w:colFirst="0" w:colLast="0"/>
      <w:bookmarkEnd w:id="80"/>
      <w:r>
        <w:rPr>
          <w:b/>
          <w:bCs/>
          <w:color w:val="7F7F7F"/>
          <w:sz w:val="26"/>
          <w:szCs w:val="26"/>
          <w:rtl w:val="0"/>
        </w:rPr>
        <w:t>1.18.1 Recovery Bulk Upload Format:</w:t>
      </w:r>
    </w:p>
    <w:p w14:paraId="00000611"/>
    <w:sdt>
      <w:sdtPr>
        <w:tag w:val="goog_rdk_9"/>
        <w:id w:val="1164516226"/>
        <w:lock w:val="contentLocked"/>
      </w:sdtPr>
      <w:sdtContent>
        <w:tbl>
          <w:tblPr>
            <w:tblStyle w:val="155"/>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31"/>
            <w:gridCol w:w="2097"/>
            <w:gridCol w:w="3646"/>
            <w:gridCol w:w="2027"/>
            <w:gridCol w:w="2055"/>
          </w:tblGrid>
          <w:tr w14:paraId="7F074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0" w:hRule="atLeast"/>
            </w:trPr>
            <w:tc>
              <w:tcPr>
                <w:gridSpan w:val="5"/>
              </w:tcPr>
              <w:p w14:paraId="00000612">
                <w:pPr>
                  <w:spacing w:after="0" w:line="240" w:lineRule="auto"/>
                  <w:jc w:val="center"/>
                  <w:rPr>
                    <w:b/>
                    <w:bCs/>
                  </w:rPr>
                </w:pPr>
                <w:r>
                  <w:rPr>
                    <w:b/>
                    <w:bCs/>
                    <w:rtl w:val="0"/>
                  </w:rPr>
                  <w:t>RECOVERIES</w:t>
                </w:r>
              </w:p>
            </w:tc>
          </w:tr>
          <w:tr w14:paraId="658B5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p w14:paraId="00000617">
                <w:pPr>
                  <w:spacing w:after="0" w:line="240" w:lineRule="auto"/>
                  <w:jc w:val="both"/>
                  <w:rPr>
                    <w:b/>
                    <w:bCs/>
                  </w:rPr>
                </w:pPr>
                <w:r>
                  <w:rPr>
                    <w:b/>
                    <w:bCs/>
                    <w:rtl w:val="0"/>
                  </w:rPr>
                  <w:t>S. No.</w:t>
                </w:r>
              </w:p>
            </w:tc>
            <w:tc>
              <w:p w14:paraId="00000618">
                <w:pPr>
                  <w:spacing w:after="0" w:line="240" w:lineRule="auto"/>
                  <w:jc w:val="both"/>
                  <w:rPr>
                    <w:b/>
                    <w:bCs/>
                  </w:rPr>
                </w:pPr>
                <w:r>
                  <w:rPr>
                    <w:b/>
                    <w:bCs/>
                    <w:rtl w:val="0"/>
                  </w:rPr>
                  <w:t>Field Name</w:t>
                </w:r>
              </w:p>
            </w:tc>
            <w:tc>
              <w:p w14:paraId="00000619">
                <w:pPr>
                  <w:spacing w:after="0" w:line="240" w:lineRule="auto"/>
                  <w:jc w:val="both"/>
                  <w:rPr>
                    <w:b/>
                    <w:bCs/>
                  </w:rPr>
                </w:pPr>
                <w:r>
                  <w:rPr>
                    <w:b/>
                    <w:bCs/>
                    <w:rtl w:val="0"/>
                  </w:rPr>
                  <w:t>Description</w:t>
                </w:r>
              </w:p>
            </w:tc>
            <w:tc>
              <w:p w14:paraId="0000061A">
                <w:pPr>
                  <w:spacing w:after="0" w:line="240" w:lineRule="auto"/>
                  <w:jc w:val="both"/>
                  <w:rPr>
                    <w:b/>
                    <w:bCs/>
                  </w:rPr>
                </w:pPr>
                <w:r>
                  <w:rPr>
                    <w:b/>
                    <w:bCs/>
                    <w:rtl w:val="0"/>
                  </w:rPr>
                  <w:t>Type</w:t>
                </w:r>
              </w:p>
            </w:tc>
            <w:tc>
              <w:p w14:paraId="0000061B">
                <w:pPr>
                  <w:spacing w:after="0" w:line="240" w:lineRule="auto"/>
                  <w:jc w:val="both"/>
                  <w:rPr>
                    <w:b/>
                    <w:bCs/>
                  </w:rPr>
                </w:pPr>
                <w:r>
                  <w:rPr>
                    <w:b/>
                    <w:bCs/>
                    <w:rtl w:val="0"/>
                  </w:rPr>
                  <w:t>Mandatory/</w:t>
                </w:r>
              </w:p>
              <w:p w14:paraId="0000061C">
                <w:pPr>
                  <w:spacing w:after="0" w:line="240" w:lineRule="auto"/>
                  <w:jc w:val="both"/>
                  <w:rPr>
                    <w:b/>
                    <w:bCs/>
                  </w:rPr>
                </w:pPr>
                <w:r>
                  <w:rPr>
                    <w:b/>
                    <w:bCs/>
                    <w:rtl w:val="0"/>
                  </w:rPr>
                  <w:t>Optional</w:t>
                </w:r>
              </w:p>
            </w:tc>
          </w:tr>
          <w:tr w14:paraId="11112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61D">
                <w:pPr>
                  <w:spacing w:after="0" w:line="240" w:lineRule="auto"/>
                  <w:jc w:val="both"/>
                </w:pPr>
                <w:r>
                  <w:rPr>
                    <w:rtl w:val="0"/>
                  </w:rPr>
                  <w:t>1</w:t>
                </w:r>
              </w:p>
            </w:tc>
            <w:tc>
              <w:p w14:paraId="0000061E">
                <w:pPr>
                  <w:spacing w:after="0" w:line="240" w:lineRule="auto"/>
                  <w:jc w:val="both"/>
                </w:pPr>
                <w:r>
                  <w:rPr>
                    <w:rtl w:val="0"/>
                  </w:rPr>
                  <w:t>CGPAN</w:t>
                </w:r>
              </w:p>
            </w:tc>
            <w:tc>
              <w:p w14:paraId="0000061F">
                <w:pPr>
                  <w:spacing w:after="0" w:line="240" w:lineRule="auto"/>
                  <w:jc w:val="both"/>
                </w:pPr>
                <w:r>
                  <w:rPr>
                    <w:rtl w:val="0"/>
                  </w:rPr>
                  <w:t>Unique CGPAN issued by the system</w:t>
                </w:r>
              </w:p>
            </w:tc>
            <w:tc>
              <w:p w14:paraId="00000620">
                <w:pPr>
                  <w:spacing w:after="0" w:line="240" w:lineRule="auto"/>
                  <w:jc w:val="both"/>
                </w:pPr>
                <w:r>
                  <w:rPr>
                    <w:rtl w:val="0"/>
                  </w:rPr>
                  <w:t>Alphanumeric</w:t>
                </w:r>
              </w:p>
            </w:tc>
            <w:tc>
              <w:p w14:paraId="00000621">
                <w:pPr>
                  <w:spacing w:after="0" w:line="240" w:lineRule="auto"/>
                  <w:jc w:val="both"/>
                </w:pPr>
                <w:r>
                  <w:rPr>
                    <w:rtl w:val="0"/>
                  </w:rPr>
                  <w:t>Mandatory</w:t>
                </w:r>
              </w:p>
            </w:tc>
          </w:tr>
          <w:tr w14:paraId="39526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0" w:hRule="atLeast"/>
            </w:trPr>
            <w:tc>
              <w:p w14:paraId="00000622">
                <w:pPr>
                  <w:spacing w:after="0" w:line="240" w:lineRule="auto"/>
                  <w:jc w:val="both"/>
                </w:pPr>
                <w:r>
                  <w:rPr>
                    <w:rtl w:val="0"/>
                  </w:rPr>
                  <w:t>2</w:t>
                </w:r>
              </w:p>
            </w:tc>
            <w:tc>
              <w:p w14:paraId="00000623">
                <w:pPr>
                  <w:spacing w:after="0" w:line="240" w:lineRule="auto"/>
                  <w:jc w:val="both"/>
                </w:pPr>
                <w:r>
                  <w:rPr>
                    <w:rFonts w:ascii="Aptos" w:hAnsi="Aptos" w:eastAsia="Aptos" w:cs="Aptos"/>
                    <w:rtl w:val="0"/>
                  </w:rPr>
                  <w:t>Loan a/c no for new credit facilities</w:t>
                </w:r>
              </w:p>
            </w:tc>
            <w:tc>
              <w:p w14:paraId="00000624">
                <w:pPr>
                  <w:spacing w:after="0" w:line="240" w:lineRule="auto"/>
                  <w:jc w:val="both"/>
                </w:pPr>
                <w:r>
                  <w:rPr>
                    <w:rtl w:val="0"/>
                  </w:rPr>
                  <w:t xml:space="preserve">Loan Account Number allotted by lenders </w:t>
                </w:r>
              </w:p>
            </w:tc>
            <w:tc>
              <w:p w14:paraId="00000625">
                <w:pPr>
                  <w:spacing w:after="0" w:line="240" w:lineRule="auto"/>
                  <w:jc w:val="both"/>
                </w:pPr>
                <w:r>
                  <w:rPr>
                    <w:rtl w:val="0"/>
                  </w:rPr>
                  <w:t>Alphanumeric</w:t>
                </w:r>
              </w:p>
            </w:tc>
            <w:tc>
              <w:p w14:paraId="00000626">
                <w:pPr>
                  <w:spacing w:after="0" w:line="240" w:lineRule="auto"/>
                  <w:jc w:val="both"/>
                </w:pPr>
                <w:r>
                  <w:rPr>
                    <w:rtl w:val="0"/>
                  </w:rPr>
                  <w:t>Mandatory</w:t>
                </w:r>
              </w:p>
            </w:tc>
          </w:tr>
          <w:tr w14:paraId="4F797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627">
                <w:pPr>
                  <w:spacing w:after="0" w:line="240" w:lineRule="auto"/>
                  <w:jc w:val="both"/>
                </w:pPr>
                <w:r>
                  <w:rPr>
                    <w:rtl w:val="0"/>
                  </w:rPr>
                  <w:t>4</w:t>
                </w:r>
              </w:p>
            </w:tc>
            <w:tc>
              <w:p w14:paraId="00000628">
                <w:pPr>
                  <w:spacing w:after="0" w:line="240" w:lineRule="auto"/>
                  <w:jc w:val="both"/>
                </w:pPr>
                <w:r>
                  <w:rPr>
                    <w:rtl w:val="0"/>
                  </w:rPr>
                  <w:t>Amount of Recovery</w:t>
                </w:r>
              </w:p>
            </w:tc>
            <w:tc>
              <w:p w14:paraId="00000629">
                <w:pPr>
                  <w:spacing w:after="0" w:line="240" w:lineRule="auto"/>
                  <w:jc w:val="both"/>
                </w:pPr>
                <w:r>
                  <w:rPr>
                    <w:rtl w:val="0"/>
                  </w:rPr>
                  <w:t>Amount of recovery after deducting legal cost</w:t>
                </w:r>
              </w:p>
            </w:tc>
            <w:tc>
              <w:p w14:paraId="0000062A">
                <w:pPr>
                  <w:spacing w:after="0" w:line="240" w:lineRule="auto"/>
                  <w:jc w:val="both"/>
                </w:pPr>
                <w:r>
                  <w:rPr>
                    <w:rtl w:val="0"/>
                  </w:rPr>
                  <w:t>Amount in Rs.</w:t>
                </w:r>
              </w:p>
            </w:tc>
            <w:tc>
              <w:p w14:paraId="0000062B">
                <w:pPr>
                  <w:spacing w:after="0" w:line="240" w:lineRule="auto"/>
                  <w:jc w:val="both"/>
                </w:pPr>
                <w:r>
                  <w:rPr>
                    <w:rtl w:val="0"/>
                  </w:rPr>
                  <w:t>Mandatory</w:t>
                </w:r>
              </w:p>
            </w:tc>
          </w:tr>
          <w:tr w14:paraId="610DF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p w14:paraId="0000062C">
                <w:pPr>
                  <w:spacing w:after="0" w:line="240" w:lineRule="auto"/>
                  <w:jc w:val="both"/>
                </w:pPr>
                <w:r>
                  <w:rPr>
                    <w:rtl w:val="0"/>
                  </w:rPr>
                  <w:t>5</w:t>
                </w:r>
              </w:p>
            </w:tc>
            <w:tc>
              <w:p w14:paraId="0000062D">
                <w:pPr>
                  <w:spacing w:after="0" w:line="240" w:lineRule="auto"/>
                  <w:jc w:val="both"/>
                </w:pPr>
                <w:r>
                  <w:rPr>
                    <w:rtl w:val="0"/>
                  </w:rPr>
                  <w:t>Date of Recovery</w:t>
                </w:r>
              </w:p>
            </w:tc>
            <w:tc>
              <w:p w14:paraId="0000062E">
                <w:pPr>
                  <w:spacing w:after="0" w:line="240" w:lineRule="auto"/>
                  <w:jc w:val="both"/>
                </w:pPr>
                <w:r>
                  <w:rPr>
                    <w:rtl w:val="0"/>
                  </w:rPr>
                  <w:t xml:space="preserve">Date of Recovery Received </w:t>
                </w:r>
              </w:p>
            </w:tc>
            <w:tc>
              <w:p w14:paraId="0000062F">
                <w:pPr>
                  <w:spacing w:after="0" w:line="240" w:lineRule="auto"/>
                  <w:jc w:val="both"/>
                </w:pPr>
                <w:r>
                  <w:rPr>
                    <w:rtl w:val="0"/>
                  </w:rPr>
                  <w:t>Date</w:t>
                </w:r>
              </w:p>
            </w:tc>
            <w:tc>
              <w:p w14:paraId="00000630">
                <w:pPr>
                  <w:spacing w:after="0" w:line="240" w:lineRule="auto"/>
                  <w:jc w:val="both"/>
                </w:pPr>
                <w:r>
                  <w:rPr>
                    <w:rtl w:val="0"/>
                  </w:rPr>
                  <w:t>Mandatory</w:t>
                </w:r>
              </w:p>
            </w:tc>
          </w:tr>
        </w:tbl>
      </w:sdtContent>
    </w:sdt>
    <w:p w14:paraId="00000631">
      <w:pPr>
        <w:spacing w:line="278" w:lineRule="auto"/>
        <w:rPr>
          <w:rFonts w:ascii="Aptos" w:hAnsi="Aptos" w:eastAsia="Aptos" w:cs="Aptos"/>
          <w:color w:val="FF0000"/>
          <w:sz w:val="24"/>
          <w:szCs w:val="24"/>
        </w:rPr>
      </w:pPr>
    </w:p>
    <w:p w14:paraId="00000632">
      <w:pPr>
        <w:spacing w:line="278" w:lineRule="auto"/>
        <w:rPr>
          <w:sz w:val="24"/>
          <w:szCs w:val="24"/>
        </w:rPr>
      </w:pPr>
      <w:r>
        <w:rPr>
          <w:rtl w:val="0"/>
        </w:rPr>
        <w:t>Validation of CGPAN with loan account number if it exists or not. Penalty calculation in recovery module for both scheme</w:t>
      </w:r>
      <w:r>
        <w:rPr>
          <w:sz w:val="24"/>
          <w:szCs w:val="24"/>
          <w:rtl w:val="0"/>
        </w:rPr>
        <w:t>s.</w:t>
      </w:r>
    </w:p>
    <w:p w14:paraId="00000633">
      <w:pPr>
        <w:pStyle w:val="5"/>
        <w:keepLines w:val="0"/>
        <w:pBdr>
          <w:bottom w:val="single" w:color="000000" w:sz="4" w:space="1"/>
        </w:pBdr>
        <w:tabs>
          <w:tab w:val="left" w:pos="0"/>
          <w:tab w:val="left" w:pos="720"/>
        </w:tabs>
        <w:spacing w:before="60" w:after="60" w:line="276" w:lineRule="auto"/>
        <w:rPr>
          <w:b/>
          <w:bCs/>
          <w:color w:val="7F7F7F"/>
          <w:sz w:val="28"/>
          <w:szCs w:val="28"/>
        </w:rPr>
      </w:pPr>
      <w:bookmarkStart w:id="81" w:name="_heading=h.nfkd2qb62xlp" w:colFirst="0" w:colLast="0"/>
      <w:bookmarkEnd w:id="81"/>
    </w:p>
    <w:p w14:paraId="00000634">
      <w:pPr>
        <w:pStyle w:val="3"/>
        <w:keepLines w:val="0"/>
        <w:pBdr>
          <w:bottom w:val="single" w:color="000000" w:sz="4" w:space="1"/>
        </w:pBdr>
        <w:tabs>
          <w:tab w:val="left" w:pos="0"/>
          <w:tab w:val="left" w:pos="720"/>
        </w:tabs>
        <w:spacing w:before="60" w:after="60" w:line="276" w:lineRule="auto"/>
        <w:rPr>
          <w:b/>
          <w:bCs/>
          <w:color w:val="7F7F7F"/>
          <w:sz w:val="26"/>
          <w:szCs w:val="26"/>
        </w:rPr>
      </w:pPr>
      <w:bookmarkStart w:id="82" w:name="_heading=h.2wsw7udz6x14" w:colFirst="0" w:colLast="0"/>
      <w:bookmarkEnd w:id="82"/>
      <w:r>
        <w:rPr>
          <w:b/>
          <w:bCs/>
          <w:color w:val="7F7F7F"/>
          <w:sz w:val="26"/>
          <w:szCs w:val="26"/>
          <w:rtl w:val="0"/>
        </w:rPr>
        <w:t>1.18.2 Roles</w:t>
      </w:r>
    </w:p>
    <w:p w14:paraId="00000635">
      <w:pPr>
        <w:pStyle w:val="5"/>
        <w:spacing w:line="278" w:lineRule="auto"/>
        <w:jc w:val="both"/>
        <w:rPr>
          <w:b/>
          <w:bCs/>
          <w:color w:val="000000"/>
        </w:rPr>
      </w:pPr>
      <w:bookmarkStart w:id="83" w:name="_heading=h.5w8n7t3jywel" w:colFirst="0" w:colLast="0"/>
      <w:bookmarkEnd w:id="83"/>
    </w:p>
    <w:p w14:paraId="00000636">
      <w:pPr>
        <w:spacing w:line="278" w:lineRule="auto"/>
      </w:pPr>
      <w:r>
        <w:rPr>
          <w:rtl w:val="0"/>
        </w:rPr>
        <w:t>MLI Creator/ Approver and collection integration.</w:t>
      </w:r>
    </w:p>
    <w:p w14:paraId="00000637">
      <w:pPr>
        <w:numPr>
          <w:ilvl w:val="0"/>
          <w:numId w:val="23"/>
        </w:numPr>
        <w:spacing w:after="0" w:line="278" w:lineRule="auto"/>
        <w:ind w:left="720" w:hanging="360"/>
        <w:jc w:val="both"/>
      </w:pPr>
      <w:r>
        <w:rPr>
          <w:rtl w:val="0"/>
        </w:rPr>
        <w:t>MLI Creator- Approve</w:t>
      </w:r>
    </w:p>
    <w:p w14:paraId="00000638">
      <w:pPr>
        <w:numPr>
          <w:ilvl w:val="0"/>
          <w:numId w:val="23"/>
        </w:numPr>
        <w:spacing w:after="0" w:line="278" w:lineRule="auto"/>
        <w:ind w:left="720" w:hanging="360"/>
        <w:jc w:val="both"/>
        <w:rPr>
          <w:rFonts w:ascii="Aptos" w:hAnsi="Aptos" w:eastAsia="Aptos" w:cs="Aptos"/>
          <w:b/>
          <w:bCs/>
        </w:rPr>
      </w:pPr>
      <w:r>
        <w:rPr>
          <w:rtl w:val="0"/>
        </w:rPr>
        <w:t xml:space="preserve">MLI Approver- Approve/Reject </w:t>
      </w:r>
    </w:p>
    <w:p w14:paraId="00000639">
      <w:pPr>
        <w:spacing w:after="0" w:line="278" w:lineRule="auto"/>
        <w:ind w:left="720" w:firstLine="0"/>
        <w:jc w:val="both"/>
        <w:rPr>
          <w:rFonts w:ascii="Aptos" w:hAnsi="Aptos" w:eastAsia="Aptos" w:cs="Aptos"/>
          <w:b/>
          <w:bCs/>
          <w:sz w:val="24"/>
          <w:szCs w:val="24"/>
        </w:rPr>
      </w:pPr>
    </w:p>
    <w:p w14:paraId="0000063A">
      <w:pPr>
        <w:spacing w:after="0" w:line="278" w:lineRule="auto"/>
        <w:jc w:val="both"/>
        <w:rPr>
          <w:rFonts w:ascii="Aptos" w:hAnsi="Aptos" w:eastAsia="Aptos" w:cs="Aptos"/>
          <w:b/>
          <w:bCs/>
          <w:sz w:val="24"/>
          <w:szCs w:val="24"/>
        </w:rPr>
      </w:pPr>
    </w:p>
    <w:p w14:paraId="0000063B">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84" w:name="_heading=h.cbuqnrdoxu1e" w:colFirst="0" w:colLast="0"/>
      <w:bookmarkEnd w:id="84"/>
      <w:r>
        <w:rPr>
          <w:b/>
          <w:bCs/>
          <w:color w:val="7F7F7F"/>
          <w:sz w:val="26"/>
          <w:szCs w:val="26"/>
          <w:rtl w:val="0"/>
        </w:rPr>
        <w:t>1.19</w:t>
      </w:r>
      <w:r>
        <w:rPr>
          <w:b/>
          <w:bCs/>
          <w:color w:val="7F7F7F"/>
          <w:sz w:val="26"/>
          <w:szCs w:val="26"/>
          <w:highlight w:val="yellow"/>
          <w:rtl w:val="0"/>
        </w:rPr>
        <w:t xml:space="preserve"> Claim Settlement Roles</w:t>
      </w:r>
    </w:p>
    <w:p w14:paraId="0000063C">
      <w:pPr>
        <w:spacing w:after="0" w:line="278" w:lineRule="auto"/>
        <w:ind w:left="720" w:firstLine="0"/>
        <w:jc w:val="both"/>
        <w:rPr>
          <w:rFonts w:ascii="Aptos" w:hAnsi="Aptos" w:eastAsia="Aptos" w:cs="Aptos"/>
          <w:b/>
          <w:bCs/>
          <w:sz w:val="24"/>
          <w:szCs w:val="24"/>
        </w:rPr>
      </w:pPr>
    </w:p>
    <w:p w14:paraId="0000063D">
      <w:pPr>
        <w:numPr>
          <w:ilvl w:val="0"/>
          <w:numId w:val="24"/>
        </w:numPr>
        <w:spacing w:after="0" w:line="278" w:lineRule="auto"/>
        <w:ind w:left="720" w:hanging="360"/>
        <w:jc w:val="both"/>
      </w:pPr>
      <w:r>
        <w:rPr>
          <w:rtl w:val="0"/>
        </w:rPr>
        <w:t>MLI Creator- Approve</w:t>
      </w:r>
    </w:p>
    <w:p w14:paraId="0000063E">
      <w:pPr>
        <w:numPr>
          <w:ilvl w:val="0"/>
          <w:numId w:val="24"/>
        </w:numPr>
        <w:spacing w:after="0" w:line="278" w:lineRule="auto"/>
        <w:ind w:left="720" w:hanging="360"/>
        <w:jc w:val="both"/>
      </w:pPr>
      <w:r>
        <w:rPr>
          <w:rtl w:val="0"/>
        </w:rPr>
        <w:t>MLI Approver- Approve/Return-</w:t>
      </w:r>
    </w:p>
    <w:p w14:paraId="0000063F">
      <w:pPr>
        <w:numPr>
          <w:ilvl w:val="1"/>
          <w:numId w:val="24"/>
        </w:numPr>
        <w:spacing w:after="0" w:line="278" w:lineRule="auto"/>
        <w:ind w:left="1440" w:hanging="360"/>
        <w:jc w:val="both"/>
        <w:rPr>
          <w:rFonts w:ascii="Aptos" w:hAnsi="Aptos" w:eastAsia="Aptos" w:cs="Aptos"/>
        </w:rPr>
      </w:pPr>
      <w:r>
        <w:rPr>
          <w:b/>
          <w:bCs/>
          <w:rtl w:val="0"/>
        </w:rPr>
        <w:t>Approve</w:t>
      </w:r>
      <w:r>
        <w:rPr>
          <w:rtl w:val="0"/>
        </w:rPr>
        <w:t xml:space="preserve"> -go to NCGTC Creator </w:t>
      </w:r>
    </w:p>
    <w:p w14:paraId="00000640">
      <w:pPr>
        <w:numPr>
          <w:ilvl w:val="1"/>
          <w:numId w:val="24"/>
        </w:numPr>
        <w:spacing w:after="0" w:line="278" w:lineRule="auto"/>
        <w:ind w:left="1440" w:hanging="360"/>
        <w:jc w:val="both"/>
        <w:rPr>
          <w:rFonts w:ascii="Aptos" w:hAnsi="Aptos" w:eastAsia="Aptos" w:cs="Aptos"/>
        </w:rPr>
      </w:pPr>
      <w:r>
        <w:rPr>
          <w:b/>
          <w:bCs/>
          <w:rtl w:val="0"/>
        </w:rPr>
        <w:t>Return</w:t>
      </w:r>
      <w:r>
        <w:rPr>
          <w:rtl w:val="0"/>
        </w:rPr>
        <w:t xml:space="preserve"> to MLI Creator without any effect</w:t>
      </w:r>
    </w:p>
    <w:p w14:paraId="00000641">
      <w:pPr>
        <w:numPr>
          <w:ilvl w:val="0"/>
          <w:numId w:val="24"/>
        </w:numPr>
        <w:spacing w:after="0" w:line="278" w:lineRule="auto"/>
        <w:ind w:left="720" w:hanging="360"/>
        <w:jc w:val="both"/>
      </w:pPr>
      <w:r>
        <w:rPr>
          <w:rtl w:val="0"/>
        </w:rPr>
        <w:t>NCGTC Creator- Approve/Return.</w:t>
      </w:r>
    </w:p>
    <w:p w14:paraId="00000642">
      <w:pPr>
        <w:numPr>
          <w:ilvl w:val="1"/>
          <w:numId w:val="24"/>
        </w:numPr>
        <w:spacing w:after="0" w:line="278" w:lineRule="auto"/>
        <w:ind w:left="1440" w:hanging="360"/>
        <w:jc w:val="both"/>
        <w:rPr>
          <w:rFonts w:ascii="Aptos" w:hAnsi="Aptos" w:eastAsia="Aptos" w:cs="Aptos"/>
        </w:rPr>
      </w:pPr>
      <w:r>
        <w:rPr>
          <w:b/>
          <w:bCs/>
          <w:rtl w:val="0"/>
        </w:rPr>
        <w:t>Approve</w:t>
      </w:r>
      <w:r>
        <w:rPr>
          <w:rtl w:val="0"/>
        </w:rPr>
        <w:t xml:space="preserve"> -go to NCGTC Approver </w:t>
      </w:r>
    </w:p>
    <w:p w14:paraId="00000643">
      <w:pPr>
        <w:numPr>
          <w:ilvl w:val="1"/>
          <w:numId w:val="24"/>
        </w:numPr>
        <w:spacing w:after="0" w:line="278" w:lineRule="auto"/>
        <w:ind w:left="1440" w:hanging="360"/>
        <w:jc w:val="both"/>
        <w:rPr>
          <w:rFonts w:ascii="Aptos" w:hAnsi="Aptos" w:eastAsia="Aptos" w:cs="Aptos"/>
        </w:rPr>
      </w:pPr>
      <w:r>
        <w:rPr>
          <w:b/>
          <w:bCs/>
          <w:rtl w:val="0"/>
        </w:rPr>
        <w:t>Return</w:t>
      </w:r>
      <w:r>
        <w:rPr>
          <w:rtl w:val="0"/>
        </w:rPr>
        <w:t xml:space="preserve"> to NCGTC Approver for review</w:t>
      </w:r>
    </w:p>
    <w:p w14:paraId="00000644">
      <w:pPr>
        <w:numPr>
          <w:ilvl w:val="0"/>
          <w:numId w:val="24"/>
        </w:numPr>
        <w:spacing w:after="0" w:line="278" w:lineRule="auto"/>
        <w:ind w:left="720" w:hanging="360"/>
        <w:jc w:val="both"/>
      </w:pPr>
      <w:r>
        <w:rPr>
          <w:rtl w:val="0"/>
        </w:rPr>
        <w:t xml:space="preserve">NCGTC Approver- Approve/Return/Reject- </w:t>
      </w:r>
    </w:p>
    <w:p w14:paraId="00000645">
      <w:pPr>
        <w:numPr>
          <w:ilvl w:val="1"/>
          <w:numId w:val="24"/>
        </w:numPr>
        <w:spacing w:after="0" w:line="278" w:lineRule="auto"/>
        <w:ind w:left="1440" w:hanging="360"/>
        <w:jc w:val="both"/>
      </w:pPr>
      <w:r>
        <w:rPr>
          <w:rtl w:val="0"/>
        </w:rPr>
        <w:t>Approve</w:t>
      </w:r>
    </w:p>
    <w:p w14:paraId="00000646">
      <w:pPr>
        <w:numPr>
          <w:ilvl w:val="1"/>
          <w:numId w:val="24"/>
        </w:numPr>
        <w:spacing w:after="0" w:line="278" w:lineRule="auto"/>
        <w:ind w:left="1440" w:hanging="360"/>
        <w:jc w:val="both"/>
        <w:rPr>
          <w:rFonts w:ascii="Aptos" w:hAnsi="Aptos" w:eastAsia="Aptos" w:cs="Aptos"/>
        </w:rPr>
      </w:pPr>
      <w:r>
        <w:rPr>
          <w:b/>
          <w:bCs/>
          <w:rtl w:val="0"/>
        </w:rPr>
        <w:t>Return</w:t>
      </w:r>
      <w:r>
        <w:rPr>
          <w:rtl w:val="0"/>
        </w:rPr>
        <w:t>- return to MLI Creator for review</w:t>
      </w:r>
    </w:p>
    <w:p w14:paraId="00000647">
      <w:pPr>
        <w:spacing w:after="0" w:line="278" w:lineRule="auto"/>
        <w:jc w:val="both"/>
      </w:pPr>
      <w:r>
        <w:rPr>
          <w:rtl w:val="0"/>
        </w:rPr>
        <w:t>Reject- Case get rejected</w:t>
      </w:r>
    </w:p>
    <w:p w14:paraId="00000648">
      <w:pPr>
        <w:spacing w:after="0" w:line="278" w:lineRule="auto"/>
        <w:jc w:val="both"/>
        <w:rPr>
          <w:rFonts w:ascii="Aptos" w:hAnsi="Aptos" w:eastAsia="Aptos" w:cs="Aptos"/>
          <w:b/>
          <w:bCs/>
          <w:sz w:val="24"/>
          <w:szCs w:val="24"/>
        </w:rPr>
      </w:pPr>
    </w:p>
    <w:p w14:paraId="00000649">
      <w:pPr>
        <w:spacing w:after="0" w:line="278" w:lineRule="auto"/>
        <w:jc w:val="both"/>
        <w:rPr>
          <w:b/>
          <w:bCs/>
        </w:rPr>
      </w:pPr>
      <w:r>
        <w:rPr>
          <w:b/>
          <w:bCs/>
          <w:rtl w:val="0"/>
        </w:rPr>
        <w:t xml:space="preserve">Note: </w:t>
      </w:r>
    </w:p>
    <w:p w14:paraId="0000064A">
      <w:pPr>
        <w:spacing w:after="0" w:line="278" w:lineRule="auto"/>
        <w:jc w:val="both"/>
        <w:rPr>
          <w:rFonts w:ascii="Aptos" w:hAnsi="Aptos" w:eastAsia="Aptos" w:cs="Aptos"/>
          <w:b/>
          <w:bCs/>
          <w:color w:val="FF0000"/>
        </w:rPr>
      </w:pPr>
    </w:p>
    <w:p w14:paraId="0000064B">
      <w:pPr>
        <w:spacing w:after="0" w:line="278" w:lineRule="auto"/>
        <w:jc w:val="both"/>
      </w:pPr>
      <w:r>
        <w:rPr>
          <w:rtl w:val="0"/>
        </w:rPr>
        <w:t>NCGTC maker and checker have option to edit Principal Outstanding as on Date of NPA and all recoveries amount. Edit option for NCGTC Users.</w:t>
      </w:r>
    </w:p>
    <w:p w14:paraId="0000064C">
      <w:pPr>
        <w:spacing w:after="0" w:line="278" w:lineRule="auto"/>
        <w:jc w:val="both"/>
        <w:rPr>
          <w:rFonts w:ascii="Aptos" w:hAnsi="Aptos" w:eastAsia="Aptos" w:cs="Aptos"/>
          <w:b/>
          <w:bCs/>
          <w:sz w:val="24"/>
          <w:szCs w:val="24"/>
        </w:rPr>
      </w:pPr>
    </w:p>
    <w:p w14:paraId="0000064D">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85" w:name="_heading=h.hjtx3cul5it8" w:colFirst="0" w:colLast="0"/>
      <w:bookmarkEnd w:id="85"/>
      <w:r>
        <w:rPr>
          <w:b/>
          <w:bCs/>
          <w:color w:val="7F7F7F"/>
          <w:sz w:val="26"/>
          <w:szCs w:val="26"/>
          <w:rtl w:val="0"/>
        </w:rPr>
        <w:t>1.20 Reports</w:t>
      </w:r>
    </w:p>
    <w:p w14:paraId="0000064E">
      <w:pPr>
        <w:spacing w:after="0" w:line="278" w:lineRule="auto"/>
        <w:jc w:val="both"/>
        <w:rPr>
          <w:rFonts w:ascii="Aptos" w:hAnsi="Aptos" w:eastAsia="Aptos" w:cs="Aptos"/>
          <w:b/>
          <w:bCs/>
          <w:sz w:val="24"/>
          <w:szCs w:val="24"/>
        </w:rPr>
      </w:pPr>
    </w:p>
    <w:p w14:paraId="0000064F">
      <w:pPr>
        <w:spacing w:after="0" w:line="278" w:lineRule="auto"/>
        <w:jc w:val="both"/>
      </w:pPr>
      <w:r>
        <w:rPr>
          <w:rtl w:val="0"/>
        </w:rPr>
        <w:t>Report section will consist of the following reports:</w:t>
      </w:r>
    </w:p>
    <w:p w14:paraId="00000650">
      <w:pPr>
        <w:numPr>
          <w:ilvl w:val="0"/>
          <w:numId w:val="25"/>
        </w:numPr>
        <w:spacing w:after="0" w:line="278" w:lineRule="auto"/>
        <w:ind w:left="567" w:hanging="283"/>
        <w:jc w:val="both"/>
        <w:rPr>
          <w:rFonts w:ascii="Aptos" w:hAnsi="Aptos" w:eastAsia="Aptos" w:cs="Aptos"/>
        </w:rPr>
      </w:pPr>
      <w:r>
        <w:rPr>
          <w:rFonts w:ascii="Aptos" w:hAnsi="Aptos" w:eastAsia="Aptos" w:cs="Aptos"/>
          <w:rtl w:val="0"/>
        </w:rPr>
        <w:t>Sanction details</w:t>
      </w:r>
    </w:p>
    <w:p w14:paraId="00000651">
      <w:pPr>
        <w:numPr>
          <w:ilvl w:val="0"/>
          <w:numId w:val="25"/>
        </w:numPr>
        <w:spacing w:after="0" w:line="278" w:lineRule="auto"/>
        <w:ind w:left="567" w:hanging="283"/>
        <w:jc w:val="both"/>
        <w:rPr>
          <w:rFonts w:ascii="Aptos" w:hAnsi="Aptos" w:eastAsia="Aptos" w:cs="Aptos"/>
        </w:rPr>
      </w:pPr>
      <w:r>
        <w:rPr>
          <w:rFonts w:ascii="Aptos" w:hAnsi="Aptos" w:eastAsia="Aptos" w:cs="Aptos"/>
          <w:rtl w:val="0"/>
        </w:rPr>
        <w:t>Disbursement details</w:t>
      </w:r>
    </w:p>
    <w:p w14:paraId="00000652">
      <w:pPr>
        <w:numPr>
          <w:ilvl w:val="0"/>
          <w:numId w:val="25"/>
        </w:numPr>
        <w:spacing w:after="0" w:line="278" w:lineRule="auto"/>
        <w:ind w:left="567" w:hanging="283"/>
        <w:jc w:val="both"/>
        <w:rPr>
          <w:rFonts w:ascii="Aptos" w:hAnsi="Aptos" w:eastAsia="Aptos" w:cs="Aptos"/>
        </w:rPr>
      </w:pPr>
      <w:r>
        <w:rPr>
          <w:rFonts w:ascii="Aptos" w:hAnsi="Aptos" w:eastAsia="Aptos" w:cs="Aptos"/>
          <w:rtl w:val="0"/>
        </w:rPr>
        <w:t>NPA details</w:t>
      </w:r>
    </w:p>
    <w:p w14:paraId="00000653">
      <w:pPr>
        <w:numPr>
          <w:ilvl w:val="0"/>
          <w:numId w:val="25"/>
        </w:numPr>
        <w:spacing w:after="0" w:line="278" w:lineRule="auto"/>
        <w:ind w:left="567" w:hanging="283"/>
        <w:jc w:val="both"/>
        <w:rPr>
          <w:rFonts w:ascii="Aptos" w:hAnsi="Aptos" w:eastAsia="Aptos" w:cs="Aptos"/>
        </w:rPr>
      </w:pPr>
      <w:r>
        <w:rPr>
          <w:rFonts w:ascii="Aptos" w:hAnsi="Aptos" w:eastAsia="Aptos" w:cs="Aptos"/>
          <w:rtl w:val="0"/>
        </w:rPr>
        <w:t xml:space="preserve">Claim settlement </w:t>
      </w:r>
    </w:p>
    <w:p w14:paraId="00000654">
      <w:pPr>
        <w:numPr>
          <w:ilvl w:val="0"/>
          <w:numId w:val="25"/>
        </w:numPr>
        <w:spacing w:line="278" w:lineRule="auto"/>
        <w:ind w:left="567" w:hanging="283"/>
        <w:jc w:val="both"/>
        <w:rPr>
          <w:rFonts w:ascii="Aptos" w:hAnsi="Aptos" w:eastAsia="Aptos" w:cs="Aptos"/>
        </w:rPr>
      </w:pPr>
      <w:r>
        <w:rPr>
          <w:rFonts w:ascii="Aptos" w:hAnsi="Aptos" w:eastAsia="Aptos" w:cs="Aptos"/>
          <w:rtl w:val="0"/>
        </w:rPr>
        <w:t>Recoveries</w:t>
      </w:r>
    </w:p>
    <w:p w14:paraId="00000655">
      <w:pPr>
        <w:spacing w:after="0" w:line="278" w:lineRule="auto"/>
        <w:jc w:val="both"/>
        <w:rPr>
          <w:rFonts w:ascii="Aptos" w:hAnsi="Aptos" w:eastAsia="Aptos" w:cs="Aptos"/>
          <w:b/>
          <w:bCs/>
          <w:sz w:val="24"/>
          <w:szCs w:val="24"/>
        </w:rPr>
      </w:pPr>
    </w:p>
    <w:p w14:paraId="00000656">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86" w:name="_heading=h.5nm6sm3doqfy" w:colFirst="0" w:colLast="0"/>
      <w:bookmarkEnd w:id="86"/>
      <w:r>
        <w:rPr>
          <w:b/>
          <w:bCs/>
          <w:color w:val="7F7F7F"/>
          <w:sz w:val="26"/>
          <w:szCs w:val="26"/>
          <w:rtl w:val="0"/>
        </w:rPr>
        <w:t>1.21 MLI Wise claim payout under scheme (Annexure III)</w:t>
      </w:r>
    </w:p>
    <w:p w14:paraId="00000657">
      <w:pPr>
        <w:spacing w:after="0" w:line="278" w:lineRule="auto"/>
        <w:jc w:val="both"/>
        <w:rPr>
          <w:rFonts w:ascii="Aptos" w:hAnsi="Aptos" w:eastAsia="Aptos" w:cs="Aptos"/>
          <w:b/>
          <w:bCs/>
          <w:sz w:val="24"/>
          <w:szCs w:val="24"/>
        </w:rPr>
      </w:pPr>
    </w:p>
    <w:p w14:paraId="00000658">
      <w:pPr>
        <w:spacing w:after="200" w:line="288" w:lineRule="auto"/>
        <w:ind w:left="360" w:firstLine="0"/>
        <w:jc w:val="both"/>
      </w:pPr>
      <w:r>
        <w:rPr>
          <w:rtl w:val="0"/>
        </w:rPr>
        <w:t>The entire eligible claim payout will be payable to an MLI.</w:t>
      </w:r>
    </w:p>
    <w:p w14:paraId="00000659">
      <w:pPr>
        <w:spacing w:after="200" w:line="288" w:lineRule="auto"/>
        <w:ind w:left="360" w:firstLine="0"/>
        <w:jc w:val="both"/>
      </w:pPr>
      <w:r>
        <w:rPr>
          <w:rtl w:val="0"/>
        </w:rPr>
        <w:t xml:space="preserve">However, Claim Payable during a year shall be restricted to 2 times of Summation of Guarantee fees paid + Recoveries remitted to NCGTC during the previous Financial Year. </w:t>
      </w:r>
    </w:p>
    <w:p w14:paraId="0000065A">
      <w:pPr>
        <w:spacing w:after="200" w:line="288" w:lineRule="auto"/>
        <w:ind w:left="360" w:firstLine="0"/>
        <w:jc w:val="both"/>
        <w:rPr>
          <w:b/>
          <w:bCs/>
        </w:rPr>
      </w:pPr>
      <w:r>
        <w:rPr>
          <w:rtl w:val="0"/>
        </w:rPr>
        <w:t>Portion of Recoveries through OTS which has been paid by MLI will also be considered for claim payout.</w:t>
      </w:r>
      <w:r>
        <w:rPr>
          <w:b/>
          <w:bCs/>
          <w:rtl w:val="0"/>
        </w:rPr>
        <w:t xml:space="preserve"> </w:t>
      </w:r>
    </w:p>
    <w:p w14:paraId="0000065B">
      <w:pPr>
        <w:spacing w:after="200" w:line="288" w:lineRule="auto"/>
        <w:ind w:left="360" w:firstLine="0"/>
        <w:jc w:val="both"/>
        <w:rPr>
          <w:b/>
          <w:bCs/>
        </w:rPr>
      </w:pPr>
    </w:p>
    <w:p w14:paraId="0000065C">
      <w:pPr>
        <w:pStyle w:val="2"/>
        <w:keepLines w:val="0"/>
        <w:pBdr>
          <w:bottom w:val="single" w:color="000000" w:sz="4" w:space="1"/>
        </w:pBdr>
        <w:tabs>
          <w:tab w:val="left" w:pos="0"/>
          <w:tab w:val="left" w:pos="720"/>
        </w:tabs>
        <w:spacing w:before="60" w:after="60" w:line="276" w:lineRule="auto"/>
        <w:rPr>
          <w:b/>
          <w:bCs/>
          <w:color w:val="7F7F7F"/>
          <w:sz w:val="26"/>
          <w:szCs w:val="26"/>
        </w:rPr>
      </w:pPr>
      <w:bookmarkStart w:id="87" w:name="_heading=h.z8x0stupkdqd" w:colFirst="0" w:colLast="0"/>
      <w:bookmarkEnd w:id="87"/>
      <w:r>
        <w:rPr>
          <w:b/>
          <w:bCs/>
          <w:color w:val="7F7F7F"/>
          <w:sz w:val="26"/>
          <w:szCs w:val="26"/>
          <w:rtl w:val="0"/>
        </w:rPr>
        <w:t>1.22 URN search (Udyam registration number) MLI &amp; NCGTC end.</w:t>
      </w:r>
    </w:p>
    <w:p w14:paraId="0000065D">
      <w:pPr>
        <w:spacing w:after="0" w:line="278" w:lineRule="auto"/>
        <w:jc w:val="both"/>
      </w:pPr>
      <w:r>
        <w:rPr>
          <w:rtl w:val="0"/>
        </w:rPr>
        <w:t xml:space="preserve"> URN search will consist the following format:</w:t>
      </w:r>
    </w:p>
    <w:p w14:paraId="0000065E">
      <w:pPr>
        <w:spacing w:after="0" w:line="278" w:lineRule="auto"/>
        <w:jc w:val="both"/>
      </w:pPr>
    </w:p>
    <w:p w14:paraId="0000065F">
      <w:pPr>
        <w:spacing w:line="278" w:lineRule="auto"/>
        <w:jc w:val="both"/>
        <w:rPr>
          <w:rFonts w:ascii="Aptos" w:hAnsi="Aptos" w:eastAsia="Aptos" w:cs="Aptos"/>
          <w:b/>
          <w:bCs/>
        </w:rPr>
      </w:pPr>
    </w:p>
    <w:tbl>
      <w:tblPr>
        <w:tblStyle w:val="156"/>
        <w:tblW w:w="104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 w:type="dxa"/>
          <w:left w:w="10" w:type="dxa"/>
          <w:bottom w:w="10" w:type="dxa"/>
          <w:right w:w="10" w:type="dxa"/>
        </w:tblCellMar>
      </w:tblPr>
      <w:tblGrid>
        <w:gridCol w:w="1224"/>
        <w:gridCol w:w="2361"/>
        <w:gridCol w:w="1391"/>
        <w:gridCol w:w="2122"/>
        <w:gridCol w:w="1601"/>
        <w:gridCol w:w="1726"/>
      </w:tblGrid>
      <w:tr w14:paraId="4FA1B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 w:type="dxa"/>
            <w:left w:w="10" w:type="dxa"/>
            <w:bottom w:w="10" w:type="dxa"/>
            <w:right w:w="10" w:type="dxa"/>
          </w:tblCellMar>
        </w:tblPrEx>
        <w:trPr>
          <w:trHeight w:val="933" w:hRule="atLeast"/>
        </w:trPr>
        <w:tc>
          <w:tcPr>
            <w:shd w:val="clear" w:color="auto" w:fill="114477"/>
            <w:tcMar>
              <w:top w:w="75" w:type="dxa"/>
              <w:left w:w="10" w:type="dxa"/>
              <w:bottom w:w="75" w:type="dxa"/>
              <w:right w:w="10" w:type="dxa"/>
            </w:tcMar>
          </w:tcPr>
          <w:p w14:paraId="00000660">
            <w:pPr>
              <w:spacing w:line="278" w:lineRule="auto"/>
              <w:jc w:val="both"/>
              <w:rPr>
                <w:rFonts w:ascii="Aptos" w:hAnsi="Aptos" w:eastAsia="Aptos" w:cs="Aptos"/>
                <w:color w:val="FFFFFF"/>
              </w:rPr>
            </w:pPr>
            <w:r>
              <w:rPr>
                <w:rFonts w:ascii="Aptos" w:hAnsi="Aptos" w:eastAsia="Aptos" w:cs="Aptos"/>
                <w:color w:val="FFFFFF"/>
                <w:rtl w:val="0"/>
              </w:rPr>
              <w:t>SNo.</w:t>
            </w:r>
          </w:p>
        </w:tc>
        <w:tc>
          <w:tcPr>
            <w:shd w:val="clear" w:color="auto" w:fill="114477"/>
            <w:tcMar>
              <w:top w:w="75" w:type="dxa"/>
              <w:left w:w="10" w:type="dxa"/>
              <w:bottom w:w="75" w:type="dxa"/>
              <w:right w:w="10" w:type="dxa"/>
            </w:tcMar>
          </w:tcPr>
          <w:p w14:paraId="00000661">
            <w:pPr>
              <w:spacing w:line="278" w:lineRule="auto"/>
              <w:jc w:val="both"/>
              <w:rPr>
                <w:rFonts w:ascii="Aptos" w:hAnsi="Aptos" w:eastAsia="Aptos" w:cs="Aptos"/>
                <w:color w:val="FFFFFF"/>
              </w:rPr>
            </w:pPr>
            <w:r>
              <w:rPr>
                <w:rFonts w:ascii="Aptos" w:hAnsi="Aptos" w:eastAsia="Aptos" w:cs="Aptos"/>
                <w:color w:val="FFFFFF"/>
                <w:rtl w:val="0"/>
              </w:rPr>
              <w:t>MEM_BANK_NAME</w:t>
            </w:r>
          </w:p>
        </w:tc>
        <w:tc>
          <w:tcPr>
            <w:shd w:val="clear" w:color="auto" w:fill="114477"/>
            <w:tcMar>
              <w:top w:w="75" w:type="dxa"/>
              <w:left w:w="10" w:type="dxa"/>
              <w:bottom w:w="75" w:type="dxa"/>
              <w:right w:w="10" w:type="dxa"/>
            </w:tcMar>
          </w:tcPr>
          <w:p w14:paraId="00000662">
            <w:pPr>
              <w:spacing w:line="278" w:lineRule="auto"/>
              <w:jc w:val="both"/>
              <w:rPr>
                <w:rFonts w:ascii="Aptos" w:hAnsi="Aptos" w:eastAsia="Aptos" w:cs="Aptos"/>
                <w:color w:val="FFFFFF"/>
              </w:rPr>
            </w:pPr>
            <w:r>
              <w:rPr>
                <w:rFonts w:ascii="Aptos" w:hAnsi="Aptos" w:eastAsia="Aptos" w:cs="Aptos"/>
                <w:color w:val="FFFFFF"/>
                <w:rtl w:val="0"/>
              </w:rPr>
              <w:t>CGPAN</w:t>
            </w:r>
          </w:p>
        </w:tc>
        <w:tc>
          <w:tcPr>
            <w:shd w:val="clear" w:color="auto" w:fill="114477"/>
            <w:tcMar>
              <w:top w:w="75" w:type="dxa"/>
              <w:left w:w="10" w:type="dxa"/>
              <w:bottom w:w="75" w:type="dxa"/>
              <w:right w:w="10" w:type="dxa"/>
            </w:tcMar>
          </w:tcPr>
          <w:p w14:paraId="00000663">
            <w:pPr>
              <w:spacing w:line="278" w:lineRule="auto"/>
              <w:jc w:val="both"/>
              <w:rPr>
                <w:rFonts w:ascii="Aptos" w:hAnsi="Aptos" w:eastAsia="Aptos" w:cs="Aptos"/>
                <w:color w:val="FFFFFF"/>
              </w:rPr>
            </w:pPr>
            <w:r>
              <w:rPr>
                <w:rFonts w:ascii="Aptos" w:hAnsi="Aptos" w:eastAsia="Aptos" w:cs="Aptos"/>
                <w:color w:val="FFFFFF"/>
                <w:rtl w:val="0"/>
              </w:rPr>
              <w:t>SSI_UNIT_NAME</w:t>
            </w:r>
          </w:p>
        </w:tc>
        <w:tc>
          <w:tcPr>
            <w:shd w:val="clear" w:color="auto" w:fill="114477"/>
            <w:tcMar>
              <w:top w:w="75" w:type="dxa"/>
              <w:left w:w="10" w:type="dxa"/>
              <w:bottom w:w="75" w:type="dxa"/>
              <w:right w:w="10" w:type="dxa"/>
            </w:tcMar>
          </w:tcPr>
          <w:p w14:paraId="00000664">
            <w:pPr>
              <w:spacing w:line="278" w:lineRule="auto"/>
              <w:jc w:val="both"/>
              <w:rPr>
                <w:rFonts w:ascii="Aptos" w:hAnsi="Aptos" w:eastAsia="Aptos" w:cs="Aptos"/>
                <w:color w:val="FFFFFF"/>
              </w:rPr>
            </w:pPr>
            <w:r>
              <w:rPr>
                <w:rFonts w:ascii="Aptos" w:hAnsi="Aptos" w:eastAsia="Aptos" w:cs="Aptos"/>
                <w:color w:val="FFFFFF"/>
                <w:rtl w:val="0"/>
              </w:rPr>
              <w:t>Approved Amount</w:t>
            </w:r>
          </w:p>
        </w:tc>
        <w:tc>
          <w:tcPr>
            <w:shd w:val="clear" w:color="auto" w:fill="114477"/>
            <w:tcMar>
              <w:top w:w="75" w:type="dxa"/>
              <w:left w:w="10" w:type="dxa"/>
              <w:bottom w:w="75" w:type="dxa"/>
              <w:right w:w="10" w:type="dxa"/>
            </w:tcMar>
          </w:tcPr>
          <w:p w14:paraId="00000665">
            <w:pPr>
              <w:spacing w:line="278" w:lineRule="auto"/>
              <w:jc w:val="both"/>
              <w:rPr>
                <w:rFonts w:ascii="Aptos" w:hAnsi="Aptos" w:eastAsia="Aptos" w:cs="Aptos"/>
                <w:color w:val="FFFFFF"/>
              </w:rPr>
            </w:pPr>
            <w:r>
              <w:rPr>
                <w:rFonts w:ascii="Aptos" w:hAnsi="Aptos" w:eastAsia="Aptos" w:cs="Aptos"/>
                <w:color w:val="FFFFFF"/>
                <w:rtl w:val="0"/>
              </w:rPr>
              <w:t>Application Status</w:t>
            </w:r>
          </w:p>
        </w:tc>
      </w:tr>
    </w:tbl>
    <w:p w14:paraId="00000666">
      <w:pPr>
        <w:spacing w:line="278" w:lineRule="auto"/>
        <w:jc w:val="both"/>
        <w:rPr>
          <w:rFonts w:ascii="Aptos" w:hAnsi="Aptos" w:eastAsia="Aptos" w:cs="Aptos"/>
        </w:rPr>
      </w:pPr>
    </w:p>
    <w:p w14:paraId="00000667">
      <w:pPr>
        <w:spacing w:line="278" w:lineRule="auto"/>
        <w:ind w:left="567" w:firstLine="0"/>
        <w:jc w:val="both"/>
        <w:rPr>
          <w:rFonts w:ascii="Aptos" w:hAnsi="Aptos" w:eastAsia="Aptos" w:cs="Aptos"/>
          <w:highlight w:val="yellow"/>
        </w:rPr>
      </w:pPr>
    </w:p>
    <w:p w14:paraId="00000668">
      <w:pPr>
        <w:spacing w:line="278" w:lineRule="auto"/>
        <w:jc w:val="both"/>
        <w:rPr>
          <w:rFonts w:ascii="Aptos" w:hAnsi="Aptos" w:eastAsia="Aptos" w:cs="Aptos"/>
        </w:rPr>
      </w:pPr>
    </w:p>
    <w:p w14:paraId="00000669">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66A">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66B">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66C">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66D">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66E">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66F">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670">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671">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p>
    <w:p w14:paraId="00000672">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r>
        <w:rPr>
          <w:color w:val="A6A6A6"/>
          <w:sz w:val="20"/>
          <w:szCs w:val="20"/>
          <w:rtl w:val="0"/>
        </w:rPr>
        <w:t>Prepared by Infoneo. For National Credit Guarantee Trustee Company Ltd.</w:t>
      </w:r>
    </w:p>
    <w:p w14:paraId="00000673">
      <w:pPr>
        <w:pBdr>
          <w:top w:val="none" w:color="auto" w:sz="0" w:space="0"/>
          <w:left w:val="none" w:color="auto" w:sz="0" w:space="0"/>
          <w:bottom w:val="none" w:color="auto" w:sz="0" w:space="0"/>
          <w:right w:val="none" w:color="auto" w:sz="0" w:space="0"/>
          <w:between w:val="none" w:color="auto" w:sz="0" w:space="0"/>
        </w:pBdr>
        <w:spacing w:after="0" w:line="240" w:lineRule="auto"/>
        <w:rPr>
          <w:color w:val="A6A6A6"/>
          <w:sz w:val="20"/>
          <w:szCs w:val="20"/>
        </w:rPr>
      </w:pPr>
      <w:r>
        <w:rPr>
          <w:color w:val="A6A6A6"/>
          <w:sz w:val="20"/>
          <w:szCs w:val="20"/>
          <w:rtl w:val="0"/>
        </w:rPr>
        <w:t>Rights of this Document with National Credit Guarantee Trustee Company Ltd.</w:t>
      </w:r>
    </w:p>
    <w:sectPr>
      <w:footerReference r:id="rId7" w:type="first"/>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AA9E43C-7086-4454-A225-8848349CFBE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58EDDFC-61E2-4DB7-96DD-35EC58FCD527}"/>
  </w:font>
  <w:font w:name="Wingdings">
    <w:panose1 w:val="05000000000000000000"/>
    <w:charset w:val="02"/>
    <w:family w:val="auto"/>
    <w:pitch w:val="default"/>
    <w:sig w:usb0="00000000" w:usb1="00000000" w:usb2="00000000" w:usb3="00000000" w:csb0="80000000" w:csb1="00000000"/>
    <w:embedRegular r:id="rId3" w:fontKey="{279AC2B3-320F-4DE0-BF4B-8C60E4748B47}"/>
  </w:font>
  <w:font w:name="Calibri">
    <w:panose1 w:val="020F0502020204030204"/>
    <w:charset w:val="86"/>
    <w:family w:val="swiss"/>
    <w:pitch w:val="default"/>
    <w:sig w:usb0="E4002EFF" w:usb1="C200247B" w:usb2="00000009" w:usb3="00000000" w:csb0="200001FF" w:csb1="00000000"/>
    <w:embedRegular r:id="rId4" w:fontKey="{4A98825A-B879-4C68-A743-3E51562398DE}"/>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embedRegular r:id="rId5" w:fontKey="{281D4979-D311-4BE2-9245-DE41F5610557}"/>
  </w:font>
  <w:font w:name="Segoe UI">
    <w:panose1 w:val="020B0502040204020203"/>
    <w:charset w:val="00"/>
    <w:family w:val="auto"/>
    <w:pitch w:val="default"/>
    <w:sig w:usb0="E4002EFF" w:usb1="C000E47F" w:usb2="00000009" w:usb3="00000000" w:csb0="200001FF" w:csb1="00000000"/>
    <w:embedRegular r:id="rId6" w:fontKey="{901BFD97-8460-4153-AB87-FE599AB1010D}"/>
  </w:font>
  <w:font w:name="Arial Narrow">
    <w:panose1 w:val="020B0606020202030204"/>
    <w:charset w:val="00"/>
    <w:family w:val="auto"/>
    <w:pitch w:val="default"/>
    <w:sig w:usb0="00000287" w:usb1="00000800" w:usb2="00000000" w:usb3="00000000" w:csb0="2000009F" w:csb1="DFD70000"/>
    <w:embedRegular r:id="rId7" w:fontKey="{FA499E40-0723-4BDF-932B-E5CF9A5AB29B}"/>
  </w:font>
  <w:font w:name="Trebuchet MS">
    <w:panose1 w:val="020B0603020202020204"/>
    <w:charset w:val="00"/>
    <w:family w:val="auto"/>
    <w:pitch w:val="default"/>
    <w:sig w:usb0="00000687" w:usb1="00000000" w:usb2="00000000" w:usb3="00000000" w:csb0="2000009F" w:csb1="00000000"/>
    <w:embedRegular r:id="rId8" w:fontKey="{50E07B40-40D7-408B-A7FD-DCE9F4C6A17F}"/>
  </w:font>
  <w:font w:name="Aptos">
    <w:altName w:val="Segoe UI"/>
    <w:panose1 w:val="00000000000000000000"/>
    <w:charset w:val="00"/>
    <w:family w:val="auto"/>
    <w:pitch w:val="default"/>
    <w:sig w:usb0="00000000" w:usb1="00000000" w:usb2="00000000" w:usb3="00000000" w:csb0="00000000" w:csb1="00000000"/>
  </w:font>
  <w:font w:name="Aptos Narrow">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embedRegular r:id="rId9" w:fontKey="{364076C1-AA12-4F20-A77D-E8C5B1BA3D29}"/>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0339978D-DA94-4019-A1E9-7B82FD38D2F3}"/>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67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sz w:val="20"/>
        <w:szCs w:val="20"/>
      </w:rPr>
    </w:pPr>
    <w:r>
      <w:rPr>
        <w:rtl w:val="0"/>
      </w:rPr>
      <w:t xml:space="preserve">                                                        </w:t>
    </w:r>
    <w:r>
      <w:rPr>
        <w:color w:val="000000"/>
        <w:sz w:val="20"/>
        <w:szCs w:val="20"/>
        <w:rtl w:val="0"/>
      </w:rPr>
      <w:t xml:space="preserve">                                                                                                                         Page </w:t>
    </w:r>
    <w:r>
      <w:rPr>
        <w:b/>
        <w:bCs/>
        <w:color w:val="000000"/>
        <w:sz w:val="20"/>
        <w:szCs w:val="20"/>
      </w:rPr>
      <w:fldChar w:fldCharType="begin"/>
    </w:r>
    <w:r>
      <w:rPr>
        <w:b/>
        <w:bCs/>
        <w:color w:val="000000"/>
        <w:sz w:val="20"/>
        <w:szCs w:val="20"/>
      </w:rPr>
      <w:instrText xml:space="preserve">PAGE</w:instrText>
    </w:r>
    <w:r>
      <w:rPr>
        <w:b/>
        <w:bCs/>
        <w:color w:val="000000"/>
        <w:sz w:val="20"/>
        <w:szCs w:val="20"/>
      </w:rPr>
      <w:fldChar w:fldCharType="separate"/>
    </w:r>
    <w:r>
      <w:rPr>
        <w:b/>
        <w:bCs/>
        <w:color w:val="000000"/>
        <w:sz w:val="20"/>
        <w:szCs w:val="20"/>
      </w:rPr>
      <w:fldChar w:fldCharType="end"/>
    </w:r>
    <w:r>
      <w:rPr>
        <w:color w:val="000000"/>
        <w:sz w:val="20"/>
        <w:szCs w:val="20"/>
        <w:rtl w:val="0"/>
      </w:rPr>
      <w:t xml:space="preserve"> of </w:t>
    </w:r>
    <w:r>
      <w:rPr>
        <w:b/>
        <w:bCs/>
        <w:color w:val="000000"/>
        <w:sz w:val="20"/>
        <w:szCs w:val="20"/>
      </w:rPr>
      <w:fldChar w:fldCharType="begin"/>
    </w:r>
    <w:r>
      <w:rPr>
        <w:b/>
        <w:bCs/>
        <w:color w:val="000000"/>
        <w:sz w:val="20"/>
        <w:szCs w:val="20"/>
      </w:rPr>
      <w:instrText xml:space="preserve">NUMPAGES</w:instrText>
    </w:r>
    <w:r>
      <w:rPr>
        <w:b/>
        <w:bCs/>
        <w:color w:val="000000"/>
        <w:sz w:val="20"/>
        <w:szCs w:val="20"/>
      </w:rPr>
      <w:fldChar w:fldCharType="separate"/>
    </w:r>
    <w:r>
      <w:rPr>
        <w:b/>
        <w:bCs/>
        <w:color w:val="000000"/>
        <w:sz w:val="20"/>
        <w:szCs w:val="20"/>
      </w:rPr>
      <w:fldChar w:fldCharType="end"/>
    </w:r>
  </w:p>
  <w:p w14:paraId="0000067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677">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674">
    <w:pPr>
      <w:pBdr>
        <w:top w:val="none" w:color="auto" w:sz="0" w:space="0"/>
        <w:left w:val="none" w:color="auto" w:sz="0" w:space="0"/>
        <w:bottom w:val="none" w:color="auto" w:sz="0" w:space="0"/>
        <w:right w:val="none" w:color="auto" w:sz="0" w:space="0"/>
        <w:between w:val="none" w:color="auto" w:sz="0" w:space="0"/>
      </w:pBdr>
      <w:tabs>
        <w:tab w:val="center" w:pos="4680"/>
        <w:tab w:val="right" w:pos="9984"/>
      </w:tabs>
      <w:spacing w:after="0" w:line="240" w:lineRule="auto"/>
      <w:ind w:left="-810" w:right="-1170" w:firstLine="0"/>
      <w:rPr>
        <w:color w:val="000000"/>
        <w:sz w:val="20"/>
        <w:szCs w:val="20"/>
      </w:rPr>
    </w:pPr>
    <w:r>
      <w:rPr>
        <w:b/>
        <w:bCs/>
        <w:color w:val="CC4125"/>
        <w:sz w:val="18"/>
        <w:szCs w:val="18"/>
        <w:rtl w:val="0"/>
      </w:rPr>
      <w:t>CREDIT GUARANTEE SCHEMES FOR MSME</w:t>
    </w:r>
    <w:r>
      <w:rPr>
        <w:sz w:val="18"/>
        <w:szCs w:val="18"/>
        <w:rtl w:val="0"/>
      </w:rPr>
      <w:t xml:space="preserve">    </w:t>
    </w:r>
    <w:r>
      <w:rPr>
        <w:sz w:val="20"/>
        <w:szCs w:val="20"/>
        <w:rtl w:val="0"/>
      </w:rPr>
      <w:t xml:space="preserve">                                                                                                                                        </w:t>
    </w:r>
    <w:r>
      <w:rPr>
        <w:sz w:val="20"/>
        <w:szCs w:val="20"/>
      </w:rPr>
      <w:drawing>
        <wp:inline distT="114300" distB="114300" distL="114300" distR="114300">
          <wp:extent cx="411480" cy="291465"/>
          <wp:effectExtent l="0" t="0" r="0" b="0"/>
          <wp:docPr id="1665250813" name="image1.png"/>
          <wp:cNvGraphicFramePr/>
          <a:graphic xmlns:a="http://schemas.openxmlformats.org/drawingml/2006/main">
            <a:graphicData uri="http://schemas.openxmlformats.org/drawingml/2006/picture">
              <pic:pic xmlns:pic="http://schemas.openxmlformats.org/drawingml/2006/picture">
                <pic:nvPicPr>
                  <pic:cNvPr id="1665250813" name="image1.png"/>
                  <pic:cNvPicPr preferRelativeResize="0"/>
                </pic:nvPicPr>
                <pic:blipFill>
                  <a:blip r:embed="rId1"/>
                  <a:srcRect/>
                  <a:stretch>
                    <a:fillRect/>
                  </a:stretch>
                </pic:blipFill>
                <pic:spPr>
                  <a:xfrm>
                    <a:off x="0" y="0"/>
                    <a:ext cx="411480" cy="291465"/>
                  </a:xfrm>
                  <a:prstGeom prst="rect">
                    <a:avLst/>
                  </a:prstGeom>
                </pic:spPr>
              </pic:pic>
            </a:graphicData>
          </a:graphic>
        </wp:inline>
      </w:drawing>
    </w:r>
    <w:r>
      <w:rPr>
        <w:sz w:val="20"/>
        <w:szCs w:val="20"/>
        <w:rtl w:val="0"/>
      </w:rPr>
      <w:t xml:space="preserve">  </w:t>
    </w:r>
    <w:r>
      <w:rPr>
        <w:sz w:val="20"/>
        <w:szCs w:val="20"/>
      </w:rPr>
      <w:drawing>
        <wp:inline distT="114300" distB="114300" distL="114300" distR="114300">
          <wp:extent cx="463550" cy="272415"/>
          <wp:effectExtent l="0" t="0" r="0" b="0"/>
          <wp:docPr id="1665250814" name="image2.png"/>
          <wp:cNvGraphicFramePr/>
          <a:graphic xmlns:a="http://schemas.openxmlformats.org/drawingml/2006/main">
            <a:graphicData uri="http://schemas.openxmlformats.org/drawingml/2006/picture">
              <pic:pic xmlns:pic="http://schemas.openxmlformats.org/drawingml/2006/picture">
                <pic:nvPicPr>
                  <pic:cNvPr id="1665250814" name="image2.png"/>
                  <pic:cNvPicPr preferRelativeResize="0"/>
                </pic:nvPicPr>
                <pic:blipFill>
                  <a:blip r:embed="rId2"/>
                  <a:srcRect/>
                  <a:stretch>
                    <a:fillRect/>
                  </a:stretch>
                </pic:blipFill>
                <pic:spPr>
                  <a:xfrm>
                    <a:off x="0" y="0"/>
                    <a:ext cx="464114" cy="27241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7413A"/>
    <w:multiLevelType w:val="multilevel"/>
    <w:tmpl w:val="810741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C9C217A"/>
    <w:multiLevelType w:val="multilevel"/>
    <w:tmpl w:val="8C9C217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8D3A189D"/>
    <w:multiLevelType w:val="multilevel"/>
    <w:tmpl w:val="8D3A189D"/>
    <w:lvl w:ilvl="0" w:tentative="0">
      <w:start w:val="1"/>
      <w:numFmt w:val="upperRoman"/>
      <w:lvlText w:val="%1."/>
      <w:lvlJc w:val="righ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2261F9E"/>
    <w:multiLevelType w:val="multilevel"/>
    <w:tmpl w:val="B2261F9E"/>
    <w:lvl w:ilvl="0" w:tentative="0">
      <w:start w:val="1"/>
      <w:numFmt w:val="bullet"/>
      <w:lvlText w:val="●"/>
      <w:lvlJc w:val="left"/>
      <w:pPr>
        <w:ind w:left="720" w:hanging="360"/>
      </w:pPr>
      <w:rPr>
        <w:rFonts w:ascii="Calibri" w:hAnsi="Calibri" w:eastAsia="Calibri" w:cs="Calibri"/>
        <w:b w:val="0"/>
        <w:bCs w:val="0"/>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88CF697"/>
    <w:multiLevelType w:val="multilevel"/>
    <w:tmpl w:val="C88CF69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E19F3203"/>
    <w:multiLevelType w:val="multilevel"/>
    <w:tmpl w:val="E19F320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E3988978"/>
    <w:multiLevelType w:val="multilevel"/>
    <w:tmpl w:val="E3988978"/>
    <w:lvl w:ilvl="0" w:tentative="0">
      <w:start w:val="1"/>
      <w:numFmt w:val="bullet"/>
      <w:lvlText w:val="●"/>
      <w:lvlJc w:val="left"/>
      <w:pPr>
        <w:ind w:left="63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E61C09AD"/>
    <w:multiLevelType w:val="multilevel"/>
    <w:tmpl w:val="E61C09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EC45CDC0"/>
    <w:multiLevelType w:val="multilevel"/>
    <w:tmpl w:val="EC45CDC0"/>
    <w:lvl w:ilvl="0" w:tentative="0">
      <w:start w:val="1"/>
      <w:numFmt w:val="decimal"/>
      <w:lvlText w:val="%1."/>
      <w:lvlJc w:val="left"/>
      <w:pPr>
        <w:ind w:left="1287" w:hanging="360"/>
      </w:pPr>
      <w:rPr>
        <w:u w:val="none"/>
      </w:rPr>
    </w:lvl>
    <w:lvl w:ilvl="1" w:tentative="0">
      <w:start w:val="1"/>
      <w:numFmt w:val="lowerLetter"/>
      <w:lvlText w:val="%2."/>
      <w:lvlJc w:val="left"/>
      <w:pPr>
        <w:ind w:left="2007" w:hanging="360"/>
      </w:pPr>
      <w:rPr>
        <w:u w:val="none"/>
      </w:rPr>
    </w:lvl>
    <w:lvl w:ilvl="2" w:tentative="0">
      <w:start w:val="1"/>
      <w:numFmt w:val="lowerRoman"/>
      <w:lvlText w:val="%3."/>
      <w:lvlJc w:val="right"/>
      <w:pPr>
        <w:ind w:left="2727" w:hanging="180"/>
      </w:pPr>
      <w:rPr>
        <w:u w:val="none"/>
      </w:rPr>
    </w:lvl>
    <w:lvl w:ilvl="3" w:tentative="0">
      <w:start w:val="1"/>
      <w:numFmt w:val="decimal"/>
      <w:lvlText w:val="%4."/>
      <w:lvlJc w:val="left"/>
      <w:pPr>
        <w:ind w:left="3447" w:hanging="360"/>
      </w:pPr>
      <w:rPr>
        <w:u w:val="none"/>
      </w:rPr>
    </w:lvl>
    <w:lvl w:ilvl="4" w:tentative="0">
      <w:start w:val="1"/>
      <w:numFmt w:val="lowerLetter"/>
      <w:lvlText w:val="%5."/>
      <w:lvlJc w:val="left"/>
      <w:pPr>
        <w:ind w:left="4167" w:hanging="360"/>
      </w:pPr>
      <w:rPr>
        <w:u w:val="none"/>
      </w:rPr>
    </w:lvl>
    <w:lvl w:ilvl="5" w:tentative="0">
      <w:start w:val="1"/>
      <w:numFmt w:val="lowerRoman"/>
      <w:lvlText w:val="%6."/>
      <w:lvlJc w:val="right"/>
      <w:pPr>
        <w:ind w:left="4887" w:hanging="180"/>
      </w:pPr>
      <w:rPr>
        <w:u w:val="none"/>
      </w:rPr>
    </w:lvl>
    <w:lvl w:ilvl="6" w:tentative="0">
      <w:start w:val="1"/>
      <w:numFmt w:val="decimal"/>
      <w:lvlText w:val="%7."/>
      <w:lvlJc w:val="left"/>
      <w:pPr>
        <w:ind w:left="5607" w:hanging="360"/>
      </w:pPr>
      <w:rPr>
        <w:u w:val="none"/>
      </w:rPr>
    </w:lvl>
    <w:lvl w:ilvl="7" w:tentative="0">
      <w:start w:val="1"/>
      <w:numFmt w:val="lowerLetter"/>
      <w:lvlText w:val="%8."/>
      <w:lvlJc w:val="left"/>
      <w:pPr>
        <w:ind w:left="6327" w:hanging="360"/>
      </w:pPr>
      <w:rPr>
        <w:u w:val="none"/>
      </w:rPr>
    </w:lvl>
    <w:lvl w:ilvl="8" w:tentative="0">
      <w:start w:val="1"/>
      <w:numFmt w:val="lowerRoman"/>
      <w:lvlText w:val="%9."/>
      <w:lvlJc w:val="right"/>
      <w:pPr>
        <w:ind w:left="7047" w:hanging="180"/>
      </w:pPr>
      <w:rPr>
        <w:u w:val="none"/>
      </w:rPr>
    </w:lvl>
  </w:abstractNum>
  <w:abstractNum w:abstractNumId="9">
    <w:nsid w:val="05AC9BA1"/>
    <w:multiLevelType w:val="multilevel"/>
    <w:tmpl w:val="05AC9BA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18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18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180"/>
      </w:pPr>
      <w:rPr>
        <w:u w:val="none"/>
      </w:rPr>
    </w:lvl>
  </w:abstractNum>
  <w:abstractNum w:abstractNumId="10">
    <w:nsid w:val="0B39A6D3"/>
    <w:multiLevelType w:val="multilevel"/>
    <w:tmpl w:val="0B39A6D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18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18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180"/>
      </w:pPr>
      <w:rPr>
        <w:u w:val="none"/>
      </w:rPr>
    </w:lvl>
  </w:abstractNum>
  <w:abstractNum w:abstractNumId="11">
    <w:nsid w:val="12FEBF0C"/>
    <w:multiLevelType w:val="multilevel"/>
    <w:tmpl w:val="12FEBF0C"/>
    <w:lvl w:ilvl="0" w:tentative="0">
      <w:start w:val="1"/>
      <w:numFmt w:val="bullet"/>
      <w:lvlText w:val="●"/>
      <w:lvlJc w:val="left"/>
      <w:pPr>
        <w:ind w:left="1440" w:hanging="360"/>
      </w:pPr>
      <w:rPr>
        <w:u w:val="none"/>
      </w:rPr>
    </w:lvl>
    <w:lvl w:ilvl="1" w:tentative="0">
      <w:start w:val="1"/>
      <w:numFmt w:val="bullet"/>
      <w:lvlText w:val="o"/>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o"/>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o"/>
      <w:lvlJc w:val="left"/>
      <w:pPr>
        <w:ind w:left="6480" w:hanging="360"/>
      </w:pPr>
      <w:rPr>
        <w:u w:val="none"/>
      </w:rPr>
    </w:lvl>
    <w:lvl w:ilvl="8" w:tentative="0">
      <w:start w:val="1"/>
      <w:numFmt w:val="bullet"/>
      <w:lvlText w:val="▪"/>
      <w:lvlJc w:val="left"/>
      <w:pPr>
        <w:ind w:left="7200" w:hanging="360"/>
      </w:pPr>
      <w:rPr>
        <w:u w:val="none"/>
      </w:rPr>
    </w:lvl>
  </w:abstractNum>
  <w:abstractNum w:abstractNumId="12">
    <w:nsid w:val="2102AB90"/>
    <w:multiLevelType w:val="multilevel"/>
    <w:tmpl w:val="2102AB90"/>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
    <w:nsid w:val="25371C21"/>
    <w:multiLevelType w:val="multilevel"/>
    <w:tmpl w:val="25371C2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18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18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180"/>
      </w:pPr>
      <w:rPr>
        <w:u w:val="none"/>
      </w:rPr>
    </w:lvl>
  </w:abstractNum>
  <w:abstractNum w:abstractNumId="14">
    <w:nsid w:val="263E4BFC"/>
    <w:multiLevelType w:val="multilevel"/>
    <w:tmpl w:val="263E4BF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DD97D05"/>
    <w:multiLevelType w:val="multilevel"/>
    <w:tmpl w:val="3DD97D05"/>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41D6606C"/>
    <w:multiLevelType w:val="multilevel"/>
    <w:tmpl w:val="41D6606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7">
    <w:nsid w:val="57E73065"/>
    <w:multiLevelType w:val="multilevel"/>
    <w:tmpl w:val="57E73065"/>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599914BC"/>
    <w:multiLevelType w:val="multilevel"/>
    <w:tmpl w:val="599914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5D3F7946"/>
    <w:multiLevelType w:val="multilevel"/>
    <w:tmpl w:val="5D3F794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623E9A18"/>
    <w:multiLevelType w:val="multilevel"/>
    <w:tmpl w:val="623E9A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6593AB25"/>
    <w:multiLevelType w:val="multilevel"/>
    <w:tmpl w:val="6593AB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18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18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180"/>
      </w:pPr>
      <w:rPr>
        <w:u w:val="none"/>
      </w:rPr>
    </w:lvl>
  </w:abstractNum>
  <w:abstractNum w:abstractNumId="22">
    <w:nsid w:val="666B0126"/>
    <w:multiLevelType w:val="multilevel"/>
    <w:tmpl w:val="666B012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3">
    <w:nsid w:val="794858E4"/>
    <w:multiLevelType w:val="multilevel"/>
    <w:tmpl w:val="794858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7A3F64DB"/>
    <w:multiLevelType w:val="multilevel"/>
    <w:tmpl w:val="7A3F64D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18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18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180"/>
      </w:pPr>
      <w:rPr>
        <w:u w:val="none"/>
      </w:rPr>
    </w:lvl>
  </w:abstractNum>
  <w:num w:numId="1">
    <w:abstractNumId w:val="5"/>
  </w:num>
  <w:num w:numId="2">
    <w:abstractNumId w:val="24"/>
  </w:num>
  <w:num w:numId="3">
    <w:abstractNumId w:val="21"/>
  </w:num>
  <w:num w:numId="4">
    <w:abstractNumId w:val="10"/>
  </w:num>
  <w:num w:numId="5">
    <w:abstractNumId w:val="14"/>
  </w:num>
  <w:num w:numId="6">
    <w:abstractNumId w:val="23"/>
  </w:num>
  <w:num w:numId="7">
    <w:abstractNumId w:val="0"/>
  </w:num>
  <w:num w:numId="8">
    <w:abstractNumId w:val="20"/>
  </w:num>
  <w:num w:numId="9">
    <w:abstractNumId w:val="3"/>
  </w:num>
  <w:num w:numId="10">
    <w:abstractNumId w:val="6"/>
  </w:num>
  <w:num w:numId="11">
    <w:abstractNumId w:val="7"/>
  </w:num>
  <w:num w:numId="12">
    <w:abstractNumId w:val="16"/>
  </w:num>
  <w:num w:numId="13">
    <w:abstractNumId w:val="22"/>
  </w:num>
  <w:num w:numId="14">
    <w:abstractNumId w:val="13"/>
  </w:num>
  <w:num w:numId="15">
    <w:abstractNumId w:val="18"/>
  </w:num>
  <w:num w:numId="16">
    <w:abstractNumId w:val="9"/>
  </w:num>
  <w:num w:numId="17">
    <w:abstractNumId w:val="12"/>
  </w:num>
  <w:num w:numId="18">
    <w:abstractNumId w:val="8"/>
  </w:num>
  <w:num w:numId="19">
    <w:abstractNumId w:val="2"/>
  </w:num>
  <w:num w:numId="20">
    <w:abstractNumId w:val="4"/>
  </w:num>
  <w:num w:numId="21">
    <w:abstractNumId w:val="1"/>
  </w:num>
  <w:num w:numId="22">
    <w:abstractNumId w:val="19"/>
  </w:num>
  <w:num w:numId="23">
    <w:abstractNumId w:val="15"/>
  </w:num>
  <w:num w:numId="24">
    <w:abstractNumId w:val="17"/>
  </w:num>
  <w:num w:numId="25">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inkey Infoneo">
    <w15:presenceInfo w15:providerId="None" w15:userId="Pinkey Infone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21332F5"/>
    <w:rsid w:val="134D1C29"/>
    <w:rsid w:val="29F6030D"/>
    <w:rsid w:val="3ABF58EF"/>
    <w:rsid w:val="3ED32379"/>
    <w:rsid w:val="40AD562A"/>
    <w:rsid w:val="43B45922"/>
    <w:rsid w:val="44E62BAD"/>
    <w:rsid w:val="4E113C23"/>
    <w:rsid w:val="54735E9C"/>
    <w:rsid w:val="5EFB2A62"/>
    <w:rsid w:val="60C6722E"/>
    <w:rsid w:val="67C254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link w:val="31"/>
    <w:qFormat/>
    <w:uiPriority w:val="0"/>
    <w:pPr>
      <w:keepNext/>
      <w:keepLines/>
      <w:spacing w:before="400" w:after="40" w:line="240" w:lineRule="auto"/>
    </w:pPr>
    <w:rPr>
      <w:rFonts w:ascii="Calibri" w:hAnsi="Calibri" w:eastAsia="Calibri" w:cs="Calibri"/>
      <w:color w:val="1F4E79"/>
      <w:sz w:val="36"/>
      <w:szCs w:val="36"/>
    </w:rPr>
  </w:style>
  <w:style w:type="paragraph" w:styleId="3">
    <w:name w:val="heading 2"/>
    <w:basedOn w:val="1"/>
    <w:next w:val="1"/>
    <w:link w:val="32"/>
    <w:qFormat/>
    <w:uiPriority w:val="0"/>
    <w:pPr>
      <w:keepNext/>
      <w:keepLines/>
      <w:spacing w:before="40" w:after="0" w:line="240" w:lineRule="auto"/>
    </w:pPr>
    <w:rPr>
      <w:rFonts w:ascii="Calibri" w:hAnsi="Calibri" w:eastAsia="Calibri" w:cs="Calibri"/>
      <w:color w:val="2E75B5"/>
      <w:sz w:val="32"/>
      <w:szCs w:val="32"/>
    </w:rPr>
  </w:style>
  <w:style w:type="paragraph" w:styleId="4">
    <w:name w:val="heading 3"/>
    <w:basedOn w:val="1"/>
    <w:next w:val="1"/>
    <w:link w:val="33"/>
    <w:qFormat/>
    <w:uiPriority w:val="0"/>
    <w:pPr>
      <w:keepNext/>
      <w:keepLines/>
      <w:spacing w:before="40" w:after="0" w:line="240" w:lineRule="auto"/>
    </w:pPr>
    <w:rPr>
      <w:rFonts w:ascii="Calibri" w:hAnsi="Calibri" w:eastAsia="Calibri" w:cs="Calibri"/>
      <w:color w:val="2E75B5"/>
      <w:sz w:val="28"/>
      <w:szCs w:val="28"/>
    </w:rPr>
  </w:style>
  <w:style w:type="paragraph" w:styleId="5">
    <w:name w:val="heading 4"/>
    <w:basedOn w:val="1"/>
    <w:next w:val="1"/>
    <w:link w:val="34"/>
    <w:qFormat/>
    <w:uiPriority w:val="0"/>
    <w:pPr>
      <w:keepNext/>
      <w:keepLines/>
      <w:spacing w:before="40" w:after="0"/>
    </w:pPr>
    <w:rPr>
      <w:rFonts w:ascii="Calibri" w:hAnsi="Calibri" w:eastAsia="Calibri" w:cs="Calibri"/>
      <w:color w:val="2E75B5"/>
      <w:sz w:val="24"/>
      <w:szCs w:val="24"/>
    </w:rPr>
  </w:style>
  <w:style w:type="paragraph" w:styleId="6">
    <w:name w:val="heading 5"/>
    <w:basedOn w:val="1"/>
    <w:next w:val="1"/>
    <w:link w:val="35"/>
    <w:qFormat/>
    <w:uiPriority w:val="0"/>
    <w:pPr>
      <w:keepNext/>
      <w:keepLines/>
      <w:spacing w:before="40" w:after="0"/>
    </w:pPr>
    <w:rPr>
      <w:rFonts w:ascii="Calibri" w:hAnsi="Calibri" w:eastAsia="Calibri" w:cs="Calibri"/>
      <w:smallCaps/>
      <w:color w:val="2E75B5"/>
    </w:rPr>
  </w:style>
  <w:style w:type="paragraph" w:styleId="7">
    <w:name w:val="heading 6"/>
    <w:basedOn w:val="1"/>
    <w:next w:val="1"/>
    <w:link w:val="36"/>
    <w:qFormat/>
    <w:uiPriority w:val="0"/>
    <w:pPr>
      <w:keepNext/>
      <w:keepLines/>
      <w:spacing w:before="40" w:after="0"/>
    </w:pPr>
    <w:rPr>
      <w:rFonts w:ascii="Calibri" w:hAnsi="Calibri" w:eastAsia="Calibri" w:cs="Calibri"/>
      <w:i/>
      <w:iCs/>
      <w:smallCaps/>
      <w:color w:val="1F4E79"/>
    </w:rPr>
  </w:style>
  <w:style w:type="paragraph" w:styleId="8">
    <w:name w:val="heading 7"/>
    <w:basedOn w:val="1"/>
    <w:next w:val="1"/>
    <w:link w:val="37"/>
    <w:semiHidden/>
    <w:unhideWhenUsed/>
    <w:qFormat/>
    <w:uiPriority w:val="9"/>
    <w:pPr>
      <w:keepNext/>
      <w:keepLines/>
      <w:spacing w:before="40" w:after="0"/>
      <w:outlineLvl w:val="6"/>
    </w:pPr>
    <w:rPr>
      <w:rFonts w:asciiTheme="majorHAnsi" w:hAnsiTheme="majorHAnsi" w:eastAsiaTheme="majorEastAsia" w:cstheme="majorBidi"/>
      <w:b/>
      <w:bCs/>
      <w:color w:val="1F4E79" w:themeColor="accent1" w:themeShade="80"/>
    </w:rPr>
  </w:style>
  <w:style w:type="paragraph" w:styleId="9">
    <w:name w:val="heading 8"/>
    <w:basedOn w:val="1"/>
    <w:next w:val="1"/>
    <w:link w:val="38"/>
    <w:semiHidden/>
    <w:unhideWhenUsed/>
    <w:qFormat/>
    <w:uiPriority w:val="9"/>
    <w:pPr>
      <w:keepNext/>
      <w:keepLines/>
      <w:spacing w:before="40" w:after="0"/>
      <w:outlineLvl w:val="7"/>
    </w:pPr>
    <w:rPr>
      <w:rFonts w:asciiTheme="majorHAnsi" w:hAnsiTheme="majorHAnsi" w:eastAsiaTheme="majorEastAsia" w:cstheme="majorBidi"/>
      <w:b/>
      <w:bCs/>
      <w:i/>
      <w:iCs/>
      <w:color w:val="1F4E79" w:themeColor="accent1" w:themeShade="80"/>
    </w:rPr>
  </w:style>
  <w:style w:type="paragraph" w:styleId="10">
    <w:name w:val="heading 9"/>
    <w:basedOn w:val="1"/>
    <w:next w:val="1"/>
    <w:link w:val="39"/>
    <w:semiHidden/>
    <w:unhideWhenUsed/>
    <w:qFormat/>
    <w:uiPriority w:val="9"/>
    <w:pPr>
      <w:keepNext/>
      <w:keepLines/>
      <w:spacing w:before="40" w:after="0"/>
      <w:outlineLvl w:val="8"/>
    </w:pPr>
    <w:rPr>
      <w:rFonts w:asciiTheme="majorHAnsi" w:hAnsiTheme="majorHAnsi" w:eastAsiaTheme="majorEastAsia" w:cstheme="majorBidi"/>
      <w:i/>
      <w:iCs/>
      <w:color w:val="1F4E79" w:themeColor="accent1" w:themeShade="8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7"/>
    <w:semiHidden/>
    <w:unhideWhenUsed/>
    <w:qFormat/>
    <w:uiPriority w:val="99"/>
    <w:pPr>
      <w:spacing w:after="0" w:line="240" w:lineRule="auto"/>
    </w:pPr>
    <w:rPr>
      <w:rFonts w:ascii="Segoe UI" w:hAnsi="Segoe UI" w:cs="Segoe UI"/>
      <w:sz w:val="18"/>
      <w:szCs w:val="18"/>
    </w:rPr>
  </w:style>
  <w:style w:type="paragraph" w:styleId="14">
    <w:name w:val="caption"/>
    <w:basedOn w:val="1"/>
    <w:next w:val="1"/>
    <w:semiHidden/>
    <w:unhideWhenUsed/>
    <w:qFormat/>
    <w:uiPriority w:val="35"/>
    <w:pPr>
      <w:spacing w:line="240" w:lineRule="auto"/>
    </w:pPr>
    <w:rPr>
      <w:b/>
      <w:bCs/>
      <w:smallCaps/>
      <w:color w:val="44546A" w:themeColor="text2"/>
      <w14:textFill>
        <w14:solidFill>
          <w14:schemeClr w14:val="tx2"/>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45"/>
    <w:unhideWhenUsed/>
    <w:qFormat/>
    <w:uiPriority w:val="99"/>
    <w:pPr>
      <w:spacing w:line="240" w:lineRule="auto"/>
    </w:pPr>
    <w:rPr>
      <w:sz w:val="20"/>
      <w:szCs w:val="20"/>
    </w:rPr>
  </w:style>
  <w:style w:type="paragraph" w:styleId="17">
    <w:name w:val="annotation subject"/>
    <w:basedOn w:val="16"/>
    <w:next w:val="16"/>
    <w:link w:val="46"/>
    <w:semiHidden/>
    <w:unhideWhenUsed/>
    <w:qFormat/>
    <w:uiPriority w:val="99"/>
    <w:rPr>
      <w:b/>
      <w:bCs/>
    </w:rPr>
  </w:style>
  <w:style w:type="character" w:styleId="18">
    <w:name w:val="Emphasis"/>
    <w:basedOn w:val="11"/>
    <w:qFormat/>
    <w:uiPriority w:val="20"/>
    <w:rPr>
      <w:i/>
      <w:iCs/>
    </w:rPr>
  </w:style>
  <w:style w:type="paragraph" w:styleId="19">
    <w:name w:val="footer"/>
    <w:basedOn w:val="1"/>
    <w:link w:val="49"/>
    <w:unhideWhenUsed/>
    <w:qFormat/>
    <w:uiPriority w:val="99"/>
    <w:pPr>
      <w:tabs>
        <w:tab w:val="center" w:pos="4680"/>
        <w:tab w:val="right" w:pos="9360"/>
      </w:tabs>
      <w:spacing w:after="0" w:line="240" w:lineRule="auto"/>
    </w:pPr>
  </w:style>
  <w:style w:type="paragraph" w:styleId="20">
    <w:name w:val="header"/>
    <w:basedOn w:val="1"/>
    <w:link w:val="48"/>
    <w:unhideWhenUsed/>
    <w:qFormat/>
    <w:uiPriority w:val="99"/>
    <w:pPr>
      <w:tabs>
        <w:tab w:val="center" w:pos="4680"/>
        <w:tab w:val="right" w:pos="9360"/>
      </w:tabs>
      <w:spacing w:after="0" w:line="240" w:lineRule="auto"/>
    </w:p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qFormat/>
    <w:uiPriority w:val="99"/>
    <w:pPr>
      <w:spacing w:before="100" w:after="100" w:line="240" w:lineRule="auto"/>
    </w:pPr>
    <w:rPr>
      <w:rFonts w:ascii="Times New Roman" w:hAnsi="Times New Roman" w:eastAsia="Times New Roman" w:cs="Times New Roman"/>
      <w:sz w:val="24"/>
      <w:szCs w:val="20"/>
    </w:rPr>
  </w:style>
  <w:style w:type="character" w:styleId="23">
    <w:name w:val="Strong"/>
    <w:basedOn w:val="11"/>
    <w:qFormat/>
    <w:uiPriority w:val="22"/>
    <w:rPr>
      <w:b/>
      <w:bCs/>
    </w:rPr>
  </w:style>
  <w:style w:type="paragraph" w:styleId="24">
    <w:name w:val="Subtitle"/>
    <w:basedOn w:val="1"/>
    <w:next w:val="1"/>
    <w:qFormat/>
    <w:uiPriority w:val="0"/>
    <w:pPr>
      <w:spacing w:after="240" w:line="240" w:lineRule="auto"/>
    </w:pPr>
    <w:rPr>
      <w:color w:val="5B9BD5"/>
      <w:sz w:val="28"/>
      <w:szCs w:val="28"/>
    </w:rPr>
  </w:style>
  <w:style w:type="table" w:styleId="25">
    <w:name w:val="Table Grid"/>
    <w:basedOn w:val="2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TableNormal"/>
    <w:qFormat/>
    <w:uiPriority w:val="0"/>
    <w:tblPr>
      <w:tblCellMar>
        <w:top w:w="100" w:type="dxa"/>
        <w:left w:w="100" w:type="dxa"/>
        <w:bottom w:w="100" w:type="dxa"/>
        <w:right w:w="100" w:type="dxa"/>
      </w:tblCellMar>
    </w:tblPr>
  </w:style>
  <w:style w:type="paragraph" w:styleId="27">
    <w:name w:val="Title"/>
    <w:basedOn w:val="1"/>
    <w:next w:val="1"/>
    <w:link w:val="55"/>
    <w:qFormat/>
    <w:uiPriority w:val="0"/>
    <w:pPr>
      <w:spacing w:after="0" w:line="204" w:lineRule="auto"/>
    </w:pPr>
    <w:rPr>
      <w:rFonts w:ascii="Calibri" w:hAnsi="Calibri" w:eastAsia="Calibri" w:cs="Calibri"/>
      <w:smallCaps/>
      <w:color w:val="44546A"/>
      <w:sz w:val="72"/>
      <w:szCs w:val="72"/>
    </w:rPr>
  </w:style>
  <w:style w:type="paragraph" w:styleId="28">
    <w:name w:val="toc 1"/>
    <w:basedOn w:val="1"/>
    <w:next w:val="1"/>
    <w:autoRedefine/>
    <w:unhideWhenUsed/>
    <w:qFormat/>
    <w:uiPriority w:val="39"/>
    <w:pPr>
      <w:spacing w:after="100"/>
    </w:pPr>
  </w:style>
  <w:style w:type="paragraph" w:styleId="29">
    <w:name w:val="toc 2"/>
    <w:basedOn w:val="1"/>
    <w:next w:val="1"/>
    <w:autoRedefine/>
    <w:unhideWhenUsed/>
    <w:qFormat/>
    <w:uiPriority w:val="39"/>
    <w:pPr>
      <w:spacing w:after="100"/>
      <w:ind w:left="220"/>
    </w:pPr>
  </w:style>
  <w:style w:type="paragraph" w:styleId="30">
    <w:name w:val="toc 3"/>
    <w:basedOn w:val="1"/>
    <w:next w:val="1"/>
    <w:autoRedefine/>
    <w:unhideWhenUsed/>
    <w:qFormat/>
    <w:uiPriority w:val="39"/>
    <w:pPr>
      <w:spacing w:after="100"/>
      <w:ind w:left="440"/>
    </w:pPr>
  </w:style>
  <w:style w:type="character" w:customStyle="1" w:styleId="31">
    <w:name w:val="Heading 1 Char"/>
    <w:basedOn w:val="11"/>
    <w:link w:val="2"/>
    <w:qFormat/>
    <w:uiPriority w:val="9"/>
    <w:rPr>
      <w:rFonts w:asciiTheme="majorHAnsi" w:hAnsiTheme="majorHAnsi" w:eastAsiaTheme="majorEastAsia" w:cstheme="majorBidi"/>
      <w:color w:val="1F4E79" w:themeColor="accent1" w:themeShade="80"/>
      <w:sz w:val="36"/>
      <w:szCs w:val="36"/>
    </w:rPr>
  </w:style>
  <w:style w:type="character" w:customStyle="1" w:styleId="32">
    <w:name w:val="Heading 2 Char"/>
    <w:basedOn w:val="11"/>
    <w:link w:val="3"/>
    <w:qFormat/>
    <w:uiPriority w:val="9"/>
    <w:rPr>
      <w:rFonts w:asciiTheme="majorHAnsi" w:hAnsiTheme="majorHAnsi" w:eastAsiaTheme="majorEastAsia" w:cstheme="majorBidi"/>
      <w:color w:val="2E75B6" w:themeColor="accent1" w:themeShade="BF"/>
      <w:sz w:val="32"/>
      <w:szCs w:val="32"/>
    </w:rPr>
  </w:style>
  <w:style w:type="character" w:customStyle="1" w:styleId="33">
    <w:name w:val="Heading 3 Char"/>
    <w:basedOn w:val="11"/>
    <w:link w:val="4"/>
    <w:qFormat/>
    <w:uiPriority w:val="9"/>
    <w:rPr>
      <w:rFonts w:asciiTheme="majorHAnsi" w:hAnsiTheme="majorHAnsi" w:eastAsiaTheme="majorEastAsia" w:cstheme="majorBidi"/>
      <w:color w:val="2E75B6" w:themeColor="accent1" w:themeShade="BF"/>
      <w:sz w:val="28"/>
      <w:szCs w:val="28"/>
    </w:rPr>
  </w:style>
  <w:style w:type="character" w:customStyle="1" w:styleId="34">
    <w:name w:val="Heading 4 Char"/>
    <w:basedOn w:val="11"/>
    <w:link w:val="5"/>
    <w:semiHidden/>
    <w:qFormat/>
    <w:uiPriority w:val="9"/>
    <w:rPr>
      <w:rFonts w:asciiTheme="majorHAnsi" w:hAnsiTheme="majorHAnsi" w:eastAsiaTheme="majorEastAsia" w:cstheme="majorBidi"/>
      <w:color w:val="2E75B6" w:themeColor="accent1" w:themeShade="BF"/>
      <w:sz w:val="24"/>
      <w:szCs w:val="24"/>
    </w:rPr>
  </w:style>
  <w:style w:type="character" w:customStyle="1" w:styleId="35">
    <w:name w:val="Heading 5 Char"/>
    <w:basedOn w:val="11"/>
    <w:link w:val="6"/>
    <w:semiHidden/>
    <w:qFormat/>
    <w:uiPriority w:val="9"/>
    <w:rPr>
      <w:rFonts w:asciiTheme="majorHAnsi" w:hAnsiTheme="majorHAnsi" w:eastAsiaTheme="majorEastAsia" w:cstheme="majorBidi"/>
      <w:caps/>
      <w:color w:val="2E75B6" w:themeColor="accent1" w:themeShade="BF"/>
    </w:rPr>
  </w:style>
  <w:style w:type="character" w:customStyle="1" w:styleId="36">
    <w:name w:val="Heading 6 Char"/>
    <w:basedOn w:val="11"/>
    <w:link w:val="7"/>
    <w:semiHidden/>
    <w:qFormat/>
    <w:uiPriority w:val="9"/>
    <w:rPr>
      <w:rFonts w:asciiTheme="majorHAnsi" w:hAnsiTheme="majorHAnsi" w:eastAsiaTheme="majorEastAsia" w:cstheme="majorBidi"/>
      <w:i/>
      <w:iCs/>
      <w:caps/>
      <w:color w:val="1F4E79" w:themeColor="accent1" w:themeShade="80"/>
    </w:rPr>
  </w:style>
  <w:style w:type="character" w:customStyle="1" w:styleId="37">
    <w:name w:val="Heading 7 Char"/>
    <w:basedOn w:val="11"/>
    <w:link w:val="8"/>
    <w:semiHidden/>
    <w:qFormat/>
    <w:uiPriority w:val="9"/>
    <w:rPr>
      <w:rFonts w:asciiTheme="majorHAnsi" w:hAnsiTheme="majorHAnsi" w:eastAsiaTheme="majorEastAsia" w:cstheme="majorBidi"/>
      <w:b/>
      <w:bCs/>
      <w:color w:val="1F4E79" w:themeColor="accent1" w:themeShade="80"/>
    </w:rPr>
  </w:style>
  <w:style w:type="character" w:customStyle="1" w:styleId="38">
    <w:name w:val="Heading 8 Char"/>
    <w:basedOn w:val="11"/>
    <w:link w:val="9"/>
    <w:semiHidden/>
    <w:qFormat/>
    <w:uiPriority w:val="9"/>
    <w:rPr>
      <w:rFonts w:asciiTheme="majorHAnsi" w:hAnsiTheme="majorHAnsi" w:eastAsiaTheme="majorEastAsia" w:cstheme="majorBidi"/>
      <w:b/>
      <w:bCs/>
      <w:i/>
      <w:iCs/>
      <w:color w:val="1F4E79" w:themeColor="accent1" w:themeShade="80"/>
    </w:rPr>
  </w:style>
  <w:style w:type="character" w:customStyle="1" w:styleId="39">
    <w:name w:val="Heading 9 Char"/>
    <w:basedOn w:val="11"/>
    <w:link w:val="10"/>
    <w:semiHidden/>
    <w:qFormat/>
    <w:uiPriority w:val="9"/>
    <w:rPr>
      <w:rFonts w:asciiTheme="majorHAnsi" w:hAnsiTheme="majorHAnsi" w:eastAsiaTheme="majorEastAsia" w:cstheme="majorBidi"/>
      <w:i/>
      <w:iCs/>
      <w:color w:val="1F4E79" w:themeColor="accent1" w:themeShade="80"/>
    </w:rPr>
  </w:style>
  <w:style w:type="paragraph" w:styleId="40">
    <w:name w:val="No Spacing"/>
    <w:link w:val="41"/>
    <w:qFormat/>
    <w:uiPriority w:val="1"/>
    <w:pPr>
      <w:spacing w:after="0" w:line="240" w:lineRule="auto"/>
    </w:pPr>
    <w:rPr>
      <w:rFonts w:ascii="Calibri" w:hAnsi="Calibri" w:eastAsia="Calibri" w:cs="Calibri"/>
      <w:sz w:val="22"/>
      <w:szCs w:val="22"/>
      <w:lang w:val="en"/>
    </w:rPr>
  </w:style>
  <w:style w:type="character" w:customStyle="1" w:styleId="41">
    <w:name w:val="No Spacing Char"/>
    <w:basedOn w:val="11"/>
    <w:link w:val="40"/>
    <w:qFormat/>
    <w:uiPriority w:val="1"/>
  </w:style>
  <w:style w:type="table" w:customStyle="1" w:styleId="42">
    <w:name w:val="Grid Table 4 Accent 6"/>
    <w:basedOn w:val="26"/>
    <w:qFormat/>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paragraph" w:customStyle="1" w:styleId="43">
    <w:name w:val="TOC Heading"/>
    <w:basedOn w:val="2"/>
    <w:next w:val="1"/>
    <w:unhideWhenUsed/>
    <w:qFormat/>
    <w:uiPriority w:val="39"/>
    <w:pPr>
      <w:outlineLvl w:val="9"/>
    </w:pPr>
  </w:style>
  <w:style w:type="paragraph" w:styleId="44">
    <w:name w:val="List Paragraph"/>
    <w:basedOn w:val="1"/>
    <w:qFormat/>
    <w:uiPriority w:val="34"/>
    <w:pPr>
      <w:ind w:left="720"/>
      <w:contextualSpacing/>
    </w:pPr>
  </w:style>
  <w:style w:type="character" w:customStyle="1" w:styleId="45">
    <w:name w:val="Comment Text Char"/>
    <w:basedOn w:val="11"/>
    <w:link w:val="16"/>
    <w:qFormat/>
    <w:uiPriority w:val="99"/>
    <w:rPr>
      <w:sz w:val="20"/>
      <w:szCs w:val="20"/>
    </w:rPr>
  </w:style>
  <w:style w:type="character" w:customStyle="1" w:styleId="46">
    <w:name w:val="Comment Subject Char"/>
    <w:basedOn w:val="45"/>
    <w:link w:val="17"/>
    <w:semiHidden/>
    <w:qFormat/>
    <w:uiPriority w:val="99"/>
    <w:rPr>
      <w:b/>
      <w:bCs/>
      <w:sz w:val="20"/>
      <w:szCs w:val="20"/>
    </w:rPr>
  </w:style>
  <w:style w:type="character" w:customStyle="1" w:styleId="47">
    <w:name w:val="Balloon Text Char"/>
    <w:basedOn w:val="11"/>
    <w:link w:val="13"/>
    <w:semiHidden/>
    <w:qFormat/>
    <w:uiPriority w:val="99"/>
    <w:rPr>
      <w:rFonts w:ascii="Segoe UI" w:hAnsi="Segoe UI" w:cs="Segoe UI"/>
      <w:sz w:val="18"/>
      <w:szCs w:val="18"/>
    </w:rPr>
  </w:style>
  <w:style w:type="character" w:customStyle="1" w:styleId="48">
    <w:name w:val="Header Char"/>
    <w:basedOn w:val="11"/>
    <w:link w:val="20"/>
    <w:qFormat/>
    <w:uiPriority w:val="99"/>
  </w:style>
  <w:style w:type="character" w:customStyle="1" w:styleId="49">
    <w:name w:val="Footer Char"/>
    <w:basedOn w:val="11"/>
    <w:link w:val="19"/>
    <w:qFormat/>
    <w:uiPriority w:val="99"/>
  </w:style>
  <w:style w:type="table" w:customStyle="1" w:styleId="50">
    <w:name w:val="Grid Table 1 Light Accent 6"/>
    <w:basedOn w:val="26"/>
    <w:qFormat/>
    <w:uiPriority w:val="46"/>
    <w:pPr>
      <w:spacing w:after="0" w:line="240" w:lineRule="auto"/>
    </w:pPr>
    <w:tblPr>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2" w:space="0"/>
        </w:tcBorders>
      </w:tcPr>
    </w:tblStylePr>
    <w:tblStylePr w:type="firstCol">
      <w:rPr>
        <w:b/>
        <w:bCs/>
      </w:rPr>
    </w:tblStylePr>
    <w:tblStylePr w:type="lastCol">
      <w:rPr>
        <w:b/>
        <w:bCs/>
      </w:rPr>
    </w:tblStylePr>
  </w:style>
  <w:style w:type="table" w:customStyle="1" w:styleId="51">
    <w:name w:val="Grid Table 5 Dark Accent 1"/>
    <w:basedOn w:val="26"/>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table" w:customStyle="1" w:styleId="52">
    <w:name w:val="Grid Table 6 Colorful Accent 6"/>
    <w:basedOn w:val="26"/>
    <w:qFormat/>
    <w:uiPriority w:val="51"/>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3">
    <w:name w:val="Grid Table 7 Colorful Accent 6"/>
    <w:basedOn w:val="26"/>
    <w:qFormat/>
    <w:uiPriority w:val="52"/>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54">
    <w:name w:val="Grid Table Light"/>
    <w:basedOn w:val="2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55">
    <w:name w:val="Title Char"/>
    <w:basedOn w:val="11"/>
    <w:link w:val="27"/>
    <w:qFormat/>
    <w:uiPriority w:val="10"/>
    <w:rPr>
      <w:rFonts w:asciiTheme="majorHAnsi" w:hAnsiTheme="majorHAnsi" w:eastAsiaTheme="majorEastAsia" w:cstheme="majorBidi"/>
      <w:caps/>
      <w:color w:val="44546A" w:themeColor="text2"/>
      <w:spacing w:val="-15"/>
      <w:sz w:val="72"/>
      <w:szCs w:val="72"/>
      <w14:textFill>
        <w14:solidFill>
          <w14:schemeClr w14:val="tx2"/>
        </w14:solidFill>
      </w14:textFill>
    </w:rPr>
  </w:style>
  <w:style w:type="character" w:customStyle="1" w:styleId="56">
    <w:name w:val="Subtitle Char"/>
    <w:basedOn w:val="11"/>
    <w:qFormat/>
    <w:uiPriority w:val="11"/>
    <w:rPr>
      <w:rFonts w:asciiTheme="majorHAnsi" w:hAnsiTheme="majorHAnsi" w:eastAsiaTheme="majorEastAsia" w:cstheme="majorBidi"/>
      <w:color w:val="5B9BD5" w:themeColor="accent1"/>
      <w:sz w:val="28"/>
      <w:szCs w:val="28"/>
      <w14:textFill>
        <w14:solidFill>
          <w14:schemeClr w14:val="accent1"/>
        </w14:solidFill>
      </w14:textFill>
    </w:rPr>
  </w:style>
  <w:style w:type="paragraph" w:styleId="57">
    <w:name w:val="Quote"/>
    <w:basedOn w:val="1"/>
    <w:next w:val="1"/>
    <w:link w:val="58"/>
    <w:qFormat/>
    <w:uiPriority w:val="29"/>
    <w:pPr>
      <w:spacing w:before="120" w:after="120"/>
      <w:ind w:left="720"/>
    </w:pPr>
    <w:rPr>
      <w:color w:val="44546A" w:themeColor="text2"/>
      <w:sz w:val="24"/>
      <w:szCs w:val="24"/>
      <w14:textFill>
        <w14:solidFill>
          <w14:schemeClr w14:val="tx2"/>
        </w14:solidFill>
      </w14:textFill>
    </w:rPr>
  </w:style>
  <w:style w:type="character" w:customStyle="1" w:styleId="58">
    <w:name w:val="Quote Char"/>
    <w:basedOn w:val="11"/>
    <w:link w:val="57"/>
    <w:qFormat/>
    <w:uiPriority w:val="29"/>
    <w:rPr>
      <w:color w:val="44546A" w:themeColor="text2"/>
      <w:sz w:val="24"/>
      <w:szCs w:val="24"/>
      <w14:textFill>
        <w14:solidFill>
          <w14:schemeClr w14:val="tx2"/>
        </w14:solidFill>
      </w14:textFill>
    </w:rPr>
  </w:style>
  <w:style w:type="paragraph" w:styleId="59">
    <w:name w:val="Intense Quote"/>
    <w:basedOn w:val="1"/>
    <w:next w:val="1"/>
    <w:link w:val="60"/>
    <w:qFormat/>
    <w:uiPriority w:val="30"/>
    <w:pPr>
      <w:spacing w:before="100" w:beforeAutospacing="1" w:after="240" w:line="240" w:lineRule="auto"/>
      <w:ind w:left="720"/>
      <w:jc w:val="center"/>
    </w:pPr>
    <w:rPr>
      <w:rFonts w:asciiTheme="majorHAnsi" w:hAnsiTheme="majorHAnsi" w:eastAsiaTheme="majorEastAsia" w:cstheme="majorBidi"/>
      <w:color w:val="44546A" w:themeColor="text2"/>
      <w:spacing w:val="-6"/>
      <w:sz w:val="32"/>
      <w:szCs w:val="32"/>
      <w14:textFill>
        <w14:solidFill>
          <w14:schemeClr w14:val="tx2"/>
        </w14:solidFill>
      </w14:textFill>
    </w:rPr>
  </w:style>
  <w:style w:type="character" w:customStyle="1" w:styleId="60">
    <w:name w:val="Intense Quote Char"/>
    <w:basedOn w:val="11"/>
    <w:link w:val="59"/>
    <w:qFormat/>
    <w:uiPriority w:val="30"/>
    <w:rPr>
      <w:rFonts w:asciiTheme="majorHAnsi" w:hAnsiTheme="majorHAnsi" w:eastAsiaTheme="majorEastAsia" w:cstheme="majorBidi"/>
      <w:color w:val="44546A" w:themeColor="text2"/>
      <w:spacing w:val="-6"/>
      <w:sz w:val="32"/>
      <w:szCs w:val="32"/>
      <w14:textFill>
        <w14:solidFill>
          <w14:schemeClr w14:val="tx2"/>
        </w14:solidFill>
      </w14:textFill>
    </w:rPr>
  </w:style>
  <w:style w:type="character" w:customStyle="1" w:styleId="61">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62">
    <w:name w:val="Intense Emphasis"/>
    <w:basedOn w:val="11"/>
    <w:qFormat/>
    <w:uiPriority w:val="21"/>
    <w:rPr>
      <w:b/>
      <w:bCs/>
      <w:i/>
      <w:iCs/>
    </w:rPr>
  </w:style>
  <w:style w:type="character" w:customStyle="1" w:styleId="63">
    <w:name w:val="Subtle Reference"/>
    <w:basedOn w:val="11"/>
    <w:qFormat/>
    <w:uiPriority w:val="31"/>
    <w:rPr>
      <w:smallCaps/>
      <w:color w:val="595959" w:themeColor="text1" w:themeTint="A6"/>
      <w:u w:val="none" w:color="7E7E7E" w:themeColor="text1" w:themeTint="80"/>
      <w14:textFill>
        <w14:solidFill>
          <w14:schemeClr w14:val="tx1">
            <w14:lumMod w14:val="65000"/>
            <w14:lumOff w14:val="35000"/>
          </w14:schemeClr>
        </w14:solidFill>
      </w14:textFill>
    </w:rPr>
  </w:style>
  <w:style w:type="character" w:customStyle="1" w:styleId="64">
    <w:name w:val="Intense Reference"/>
    <w:basedOn w:val="11"/>
    <w:qFormat/>
    <w:uiPriority w:val="32"/>
    <w:rPr>
      <w:b/>
      <w:bCs/>
      <w:smallCaps/>
      <w:color w:val="44546A" w:themeColor="text2"/>
      <w:u w:val="single"/>
      <w14:textFill>
        <w14:solidFill>
          <w14:schemeClr w14:val="tx2"/>
        </w14:solidFill>
      </w14:textFill>
    </w:rPr>
  </w:style>
  <w:style w:type="character" w:customStyle="1" w:styleId="65">
    <w:name w:val="Book Title"/>
    <w:basedOn w:val="11"/>
    <w:qFormat/>
    <w:uiPriority w:val="33"/>
    <w:rPr>
      <w:b/>
      <w:bCs/>
      <w:smallCaps/>
      <w:spacing w:val="10"/>
    </w:rPr>
  </w:style>
  <w:style w:type="table" w:customStyle="1" w:styleId="66">
    <w:name w:val="Plain Table 1"/>
    <w:basedOn w:val="2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7">
    <w:name w:val="Grid Table 4 Accent 3"/>
    <w:basedOn w:val="26"/>
    <w:qFormat/>
    <w:uiPriority w:val="49"/>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68">
    <w:name w:val="xl79"/>
    <w:basedOn w:val="1"/>
    <w:qFormat/>
    <w:uiPriority w:val="0"/>
    <w:pPr>
      <w:spacing w:before="100" w:beforeAutospacing="1" w:after="100" w:afterAutospacing="1" w:line="240" w:lineRule="auto"/>
    </w:pPr>
    <w:rPr>
      <w:rFonts w:ascii="Times New Roman" w:hAnsi="Times New Roman" w:eastAsia="Times New Roman" w:cs="Times New Roman"/>
      <w:sz w:val="20"/>
      <w:szCs w:val="20"/>
    </w:rPr>
  </w:style>
  <w:style w:type="paragraph" w:customStyle="1" w:styleId="69">
    <w:name w:val="xl80"/>
    <w:basedOn w:val="1"/>
    <w:qFormat/>
    <w:uiPriority w:val="0"/>
    <w:pPr>
      <w:pBdr>
        <w:top w:val="single" w:color="auto" w:sz="4" w:space="0"/>
        <w:left w:val="single" w:color="auto" w:sz="4" w:space="0"/>
        <w:bottom w:val="single" w:color="auto" w:sz="4" w:space="0"/>
        <w:right w:val="single" w:color="auto" w:sz="4" w:space="0"/>
      </w:pBdr>
      <w:shd w:val="clear" w:color="000000" w:fill="EEECE1"/>
      <w:spacing w:before="100" w:beforeAutospacing="1" w:after="100" w:afterAutospacing="1" w:line="240" w:lineRule="auto"/>
    </w:pPr>
    <w:rPr>
      <w:rFonts w:ascii="Times New Roman" w:hAnsi="Times New Roman" w:eastAsia="Times New Roman" w:cs="Times New Roman"/>
      <w:b/>
      <w:bCs/>
      <w:sz w:val="20"/>
      <w:szCs w:val="20"/>
    </w:rPr>
  </w:style>
  <w:style w:type="paragraph" w:customStyle="1" w:styleId="70">
    <w:name w:val="xl81"/>
    <w:basedOn w:val="1"/>
    <w:qFormat/>
    <w:uiPriority w:val="0"/>
    <w:pPr>
      <w:spacing w:before="100" w:beforeAutospacing="1" w:after="100" w:afterAutospacing="1" w:line="240" w:lineRule="auto"/>
    </w:pPr>
    <w:rPr>
      <w:rFonts w:ascii="Times New Roman" w:hAnsi="Times New Roman" w:eastAsia="Times New Roman" w:cs="Times New Roman"/>
      <w:sz w:val="20"/>
      <w:szCs w:val="20"/>
    </w:rPr>
  </w:style>
  <w:style w:type="paragraph" w:customStyle="1" w:styleId="71">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sz w:val="20"/>
      <w:szCs w:val="20"/>
    </w:rPr>
  </w:style>
  <w:style w:type="paragraph" w:customStyle="1" w:styleId="72">
    <w:name w:val="xl83"/>
    <w:basedOn w:val="1"/>
    <w:qFormat/>
    <w:uiPriority w:val="0"/>
    <w:pPr>
      <w:pBdr>
        <w:top w:val="single" w:color="auto" w:sz="4" w:space="0"/>
        <w:left w:val="single" w:color="auto" w:sz="4" w:space="0"/>
        <w:bottom w:val="single" w:color="auto" w:sz="4" w:space="0"/>
        <w:right w:val="single" w:color="auto" w:sz="4" w:space="0"/>
      </w:pBdr>
      <w:shd w:val="clear" w:color="000000" w:fill="EEECE1"/>
      <w:spacing w:before="100" w:beforeAutospacing="1" w:after="100" w:afterAutospacing="1" w:line="240" w:lineRule="auto"/>
    </w:pPr>
    <w:rPr>
      <w:rFonts w:ascii="Times New Roman" w:hAnsi="Times New Roman" w:eastAsia="Times New Roman" w:cs="Times New Roman"/>
      <w:b/>
      <w:bCs/>
      <w:sz w:val="20"/>
      <w:szCs w:val="20"/>
    </w:rPr>
  </w:style>
  <w:style w:type="paragraph" w:customStyle="1" w:styleId="73">
    <w:name w:val="xl8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sz w:val="20"/>
      <w:szCs w:val="20"/>
    </w:rPr>
  </w:style>
  <w:style w:type="table" w:customStyle="1" w:styleId="74">
    <w:name w:val="Grid Table 1 Light"/>
    <w:basedOn w:val="26"/>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75">
    <w:name w:val="Grid Table 4 Accent 4"/>
    <w:basedOn w:val="26"/>
    <w:qFormat/>
    <w:uiPriority w:val="49"/>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76">
    <w:name w:val="Grid Table 1 Light Accent 4"/>
    <w:basedOn w:val="26"/>
    <w:qFormat/>
    <w:uiPriority w:val="46"/>
    <w:pPr>
      <w:spacing w:after="0" w:line="240" w:lineRule="auto"/>
    </w:pPr>
    <w:tblPr>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2" w:space="0"/>
        </w:tcBorders>
      </w:tcPr>
    </w:tblStylePr>
    <w:tblStylePr w:type="firstCol">
      <w:rPr>
        <w:b/>
        <w:bCs/>
      </w:rPr>
    </w:tblStylePr>
    <w:tblStylePr w:type="lastCol">
      <w:rPr>
        <w:b/>
        <w:bCs/>
      </w:rPr>
    </w:tblStylePr>
  </w:style>
  <w:style w:type="paragraph" w:customStyle="1" w:styleId="77">
    <w:name w:val="Revision"/>
    <w:hidden/>
    <w:semiHidden/>
    <w:qFormat/>
    <w:uiPriority w:val="99"/>
    <w:pPr>
      <w:spacing w:after="0" w:line="240" w:lineRule="auto"/>
    </w:pPr>
    <w:rPr>
      <w:rFonts w:ascii="Calibri" w:hAnsi="Calibri" w:eastAsia="Calibri" w:cs="Calibri"/>
      <w:sz w:val="22"/>
      <w:szCs w:val="22"/>
      <w:lang w:val="en"/>
    </w:rPr>
  </w:style>
  <w:style w:type="table" w:customStyle="1" w:styleId="78">
    <w:name w:val="_Style 78"/>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rPr>
      <w:tcPr>
        <w:tcBorders>
          <w:top w:val="single" w:color="A5A5A5" w:sz="4" w:space="0"/>
        </w:tcBorders>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79">
    <w:name w:val="_Style 79"/>
    <w:basedOn w:val="26"/>
    <w:qFormat/>
    <w:uiPriority w:val="0"/>
    <w:pPr>
      <w:spacing w:after="0" w:line="240" w:lineRule="auto"/>
    </w:pPr>
    <w:rPr>
      <w:color w:val="538135"/>
    </w:rPr>
    <w:tblPr>
      <w:tblCellMar>
        <w:left w:w="115" w:type="dxa"/>
        <w:right w:w="115" w:type="dxa"/>
      </w:tblCellMar>
    </w:tblPr>
    <w:tcPr>
      <w:shd w:val="clear" w:color="auto" w:fill="DEEBF6"/>
    </w:tcPr>
  </w:style>
  <w:style w:type="table" w:customStyle="1" w:styleId="80">
    <w:name w:val="_Style 80"/>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rPr>
      <w:tcPr>
        <w:tcBorders>
          <w:bottom w:val="single" w:color="FFD965" w:sz="12" w:space="0"/>
        </w:tcBorders>
      </w:tcPr>
    </w:tblStylePr>
    <w:tblStylePr w:type="lastRow">
      <w:rPr>
        <w:b/>
      </w:rPr>
      <w:tcPr>
        <w:tcBorders>
          <w:top w:val="single" w:color="FFD965" w:sz="4" w:space="0"/>
        </w:tcBorders>
      </w:tcPr>
    </w:tblStylePr>
    <w:tblStylePr w:type="firstCol">
      <w:rPr>
        <w:b/>
      </w:rPr>
    </w:tblStylePr>
    <w:tblStylePr w:type="lastCol">
      <w:rPr>
        <w:b/>
      </w:rPr>
    </w:tblStylePr>
  </w:style>
  <w:style w:type="table" w:customStyle="1" w:styleId="81">
    <w:name w:val="_Style 81"/>
    <w:basedOn w:val="26"/>
    <w:qFormat/>
    <w:uiPriority w:val="0"/>
    <w:tblPr>
      <w:tblCellMar>
        <w:top w:w="100" w:type="dxa"/>
        <w:left w:w="100" w:type="dxa"/>
        <w:bottom w:w="100" w:type="dxa"/>
        <w:right w:w="100" w:type="dxa"/>
      </w:tblCellMar>
    </w:tblPr>
  </w:style>
  <w:style w:type="table" w:customStyle="1" w:styleId="82">
    <w:name w:val="_Style 82"/>
    <w:basedOn w:val="26"/>
    <w:qFormat/>
    <w:uiPriority w:val="0"/>
    <w:tblPr>
      <w:tblCellMar>
        <w:top w:w="100" w:type="dxa"/>
        <w:left w:w="100" w:type="dxa"/>
        <w:bottom w:w="100" w:type="dxa"/>
        <w:right w:w="100" w:type="dxa"/>
      </w:tblCellMar>
    </w:tblPr>
  </w:style>
  <w:style w:type="table" w:customStyle="1" w:styleId="83">
    <w:name w:val="_Style 83"/>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rPr>
      <w:tcPr>
        <w:tcBorders>
          <w:top w:val="single" w:color="A5A5A5" w:sz="4" w:space="0"/>
        </w:tcBorders>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84">
    <w:name w:val="_Style 84"/>
    <w:basedOn w:val="26"/>
    <w:qFormat/>
    <w:uiPriority w:val="0"/>
    <w:pPr>
      <w:spacing w:after="0" w:line="240" w:lineRule="auto"/>
    </w:pPr>
    <w:rPr>
      <w:color w:val="538135"/>
    </w:rPr>
    <w:tblPr>
      <w:tblCellMar>
        <w:left w:w="115" w:type="dxa"/>
        <w:right w:w="115" w:type="dxa"/>
      </w:tblCellMar>
    </w:tblPr>
    <w:tcPr>
      <w:shd w:val="clear" w:color="auto" w:fill="DEEBF6"/>
    </w:tcPr>
  </w:style>
  <w:style w:type="table" w:customStyle="1" w:styleId="85">
    <w:name w:val="_Style 85"/>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rPr>
      <w:tcPr>
        <w:tcBorders>
          <w:bottom w:val="single" w:color="FFD965" w:sz="12" w:space="0"/>
        </w:tcBorders>
      </w:tcPr>
    </w:tblStylePr>
    <w:tblStylePr w:type="lastRow">
      <w:rPr>
        <w:b/>
      </w:rPr>
      <w:tcPr>
        <w:tcBorders>
          <w:top w:val="single" w:color="FFD965" w:sz="4" w:space="0"/>
        </w:tcBorders>
      </w:tcPr>
    </w:tblStylePr>
    <w:tblStylePr w:type="firstCol">
      <w:rPr>
        <w:b/>
      </w:rPr>
    </w:tblStylePr>
    <w:tblStylePr w:type="lastCol">
      <w:rPr>
        <w:b/>
      </w:rPr>
    </w:tblStylePr>
  </w:style>
  <w:style w:type="table" w:customStyle="1" w:styleId="86">
    <w:name w:val="_Style 86"/>
    <w:basedOn w:val="26"/>
    <w:qFormat/>
    <w:uiPriority w:val="0"/>
    <w:tblPr>
      <w:tblCellMar>
        <w:top w:w="100" w:type="dxa"/>
        <w:left w:w="100" w:type="dxa"/>
        <w:bottom w:w="100" w:type="dxa"/>
        <w:right w:w="100" w:type="dxa"/>
      </w:tblCellMar>
    </w:tblPr>
  </w:style>
  <w:style w:type="table" w:customStyle="1" w:styleId="87">
    <w:name w:val="_Style 87"/>
    <w:basedOn w:val="26"/>
    <w:qFormat/>
    <w:uiPriority w:val="0"/>
    <w:tblPr>
      <w:tblCellMar>
        <w:top w:w="100" w:type="dxa"/>
        <w:left w:w="100" w:type="dxa"/>
        <w:bottom w:w="100" w:type="dxa"/>
        <w:right w:w="100" w:type="dxa"/>
      </w:tblCellMar>
    </w:tblPr>
  </w:style>
  <w:style w:type="table" w:customStyle="1" w:styleId="88">
    <w:name w:val="_Style 88"/>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rPr>
      <w:tcPr>
        <w:tcBorders>
          <w:top w:val="single" w:color="A5A5A5" w:sz="4" w:space="0"/>
        </w:tcBorders>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89">
    <w:name w:val="_Style 89"/>
    <w:basedOn w:val="26"/>
    <w:qFormat/>
    <w:uiPriority w:val="0"/>
    <w:pPr>
      <w:spacing w:after="0" w:line="240" w:lineRule="auto"/>
    </w:pPr>
    <w:rPr>
      <w:color w:val="538135"/>
    </w:rPr>
    <w:tblPr>
      <w:tblCellMar>
        <w:left w:w="115" w:type="dxa"/>
        <w:right w:w="115" w:type="dxa"/>
      </w:tblCellMar>
    </w:tblPr>
    <w:tcPr>
      <w:shd w:val="clear" w:color="auto" w:fill="DEEBF6"/>
    </w:tcPr>
  </w:style>
  <w:style w:type="table" w:customStyle="1" w:styleId="90">
    <w:name w:val="_Style 90"/>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rPr>
      <w:tcPr>
        <w:tcBorders>
          <w:bottom w:val="single" w:color="FFD965" w:sz="12" w:space="0"/>
        </w:tcBorders>
      </w:tcPr>
    </w:tblStylePr>
    <w:tblStylePr w:type="lastRow">
      <w:rPr>
        <w:b/>
      </w:rPr>
      <w:tcPr>
        <w:tcBorders>
          <w:top w:val="single" w:color="FFD965" w:sz="4" w:space="0"/>
        </w:tcBorders>
      </w:tcPr>
    </w:tblStylePr>
    <w:tblStylePr w:type="firstCol">
      <w:rPr>
        <w:b/>
      </w:rPr>
    </w:tblStylePr>
    <w:tblStylePr w:type="lastCol">
      <w:rPr>
        <w:b/>
      </w:rPr>
    </w:tblStylePr>
  </w:style>
  <w:style w:type="table" w:customStyle="1" w:styleId="91">
    <w:name w:val="_Style 91"/>
    <w:basedOn w:val="26"/>
    <w:qFormat/>
    <w:uiPriority w:val="0"/>
    <w:tblPr>
      <w:tblCellMar>
        <w:top w:w="100" w:type="dxa"/>
        <w:left w:w="100" w:type="dxa"/>
        <w:bottom w:w="100" w:type="dxa"/>
        <w:right w:w="100" w:type="dxa"/>
      </w:tblCellMar>
    </w:tblPr>
  </w:style>
  <w:style w:type="table" w:customStyle="1" w:styleId="92">
    <w:name w:val="_Style 92"/>
    <w:basedOn w:val="26"/>
    <w:qFormat/>
    <w:uiPriority w:val="0"/>
    <w:tblPr>
      <w:tblCellMar>
        <w:top w:w="100" w:type="dxa"/>
        <w:left w:w="100" w:type="dxa"/>
        <w:bottom w:w="100" w:type="dxa"/>
        <w:right w:w="100" w:type="dxa"/>
      </w:tblCellMar>
    </w:tblPr>
  </w:style>
  <w:style w:type="table" w:customStyle="1" w:styleId="93">
    <w:name w:val="_Style 93"/>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rPr>
      <w:tcPr>
        <w:tcBorders>
          <w:top w:val="single" w:color="A5A5A5" w:sz="4" w:space="0"/>
        </w:tcBorders>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94">
    <w:name w:val="_Style 94"/>
    <w:basedOn w:val="26"/>
    <w:qFormat/>
    <w:uiPriority w:val="0"/>
    <w:pPr>
      <w:spacing w:after="0" w:line="240" w:lineRule="auto"/>
    </w:pPr>
    <w:rPr>
      <w:color w:val="538135"/>
    </w:rPr>
    <w:tblPr>
      <w:tblCellMar>
        <w:left w:w="115" w:type="dxa"/>
        <w:right w:w="115" w:type="dxa"/>
      </w:tblCellMar>
    </w:tblPr>
    <w:tcPr>
      <w:shd w:val="clear" w:color="auto" w:fill="DEEBF6"/>
    </w:tcPr>
  </w:style>
  <w:style w:type="table" w:customStyle="1" w:styleId="95">
    <w:name w:val="_Style 95"/>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rPr>
      <w:tcPr>
        <w:tcBorders>
          <w:bottom w:val="single" w:color="FFD965" w:sz="12" w:space="0"/>
        </w:tcBorders>
      </w:tcPr>
    </w:tblStylePr>
    <w:tblStylePr w:type="lastRow">
      <w:rPr>
        <w:b/>
      </w:rPr>
      <w:tcPr>
        <w:tcBorders>
          <w:top w:val="single" w:color="FFD965" w:sz="4" w:space="0"/>
        </w:tcBorders>
      </w:tcPr>
    </w:tblStylePr>
    <w:tblStylePr w:type="firstCol">
      <w:rPr>
        <w:b/>
      </w:rPr>
    </w:tblStylePr>
    <w:tblStylePr w:type="lastCol">
      <w:rPr>
        <w:b/>
      </w:rPr>
    </w:tblStylePr>
  </w:style>
  <w:style w:type="table" w:customStyle="1" w:styleId="96">
    <w:name w:val="_Style 96"/>
    <w:basedOn w:val="26"/>
    <w:qFormat/>
    <w:uiPriority w:val="0"/>
    <w:tblPr>
      <w:tblCellMar>
        <w:top w:w="100" w:type="dxa"/>
        <w:left w:w="100" w:type="dxa"/>
        <w:bottom w:w="100" w:type="dxa"/>
        <w:right w:w="100" w:type="dxa"/>
      </w:tblCellMar>
    </w:tblPr>
  </w:style>
  <w:style w:type="table" w:customStyle="1" w:styleId="97">
    <w:name w:val="_Style 97"/>
    <w:basedOn w:val="26"/>
    <w:qFormat/>
    <w:uiPriority w:val="0"/>
    <w:tblPr>
      <w:tblCellMar>
        <w:top w:w="100" w:type="dxa"/>
        <w:left w:w="100" w:type="dxa"/>
        <w:bottom w:w="100" w:type="dxa"/>
        <w:right w:w="100" w:type="dxa"/>
      </w:tblCellMar>
    </w:tblPr>
  </w:style>
  <w:style w:type="table" w:customStyle="1" w:styleId="98">
    <w:name w:val="_Style 98"/>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rPr>
      <w:tcPr>
        <w:tcBorders>
          <w:top w:val="single" w:color="A5A5A5" w:sz="4" w:space="0"/>
        </w:tcBorders>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99">
    <w:name w:val="_Style 99"/>
    <w:basedOn w:val="26"/>
    <w:qFormat/>
    <w:uiPriority w:val="0"/>
    <w:pPr>
      <w:spacing w:after="0" w:line="240" w:lineRule="auto"/>
    </w:pPr>
    <w:rPr>
      <w:color w:val="538135"/>
    </w:rPr>
    <w:tblPr>
      <w:tblCellMar>
        <w:left w:w="115" w:type="dxa"/>
        <w:right w:w="115" w:type="dxa"/>
      </w:tblCellMar>
    </w:tblPr>
    <w:tcPr>
      <w:shd w:val="clear" w:color="auto" w:fill="DEEBF6"/>
    </w:tcPr>
  </w:style>
  <w:style w:type="table" w:customStyle="1" w:styleId="100">
    <w:name w:val="_Style 100"/>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rPr>
      <w:tcPr>
        <w:tcBorders>
          <w:bottom w:val="single" w:color="FFD965" w:sz="12" w:space="0"/>
        </w:tcBorders>
      </w:tcPr>
    </w:tblStylePr>
    <w:tblStylePr w:type="lastRow">
      <w:rPr>
        <w:b/>
      </w:rPr>
      <w:tcPr>
        <w:tcBorders>
          <w:top w:val="single" w:color="FFD965" w:sz="4" w:space="0"/>
        </w:tcBorders>
      </w:tcPr>
    </w:tblStylePr>
    <w:tblStylePr w:type="firstCol">
      <w:rPr>
        <w:b/>
      </w:rPr>
    </w:tblStylePr>
    <w:tblStylePr w:type="lastCol">
      <w:rPr>
        <w:b/>
      </w:rPr>
    </w:tblStylePr>
  </w:style>
  <w:style w:type="table" w:customStyle="1" w:styleId="101">
    <w:name w:val="_Style 101"/>
    <w:basedOn w:val="26"/>
    <w:qFormat/>
    <w:uiPriority w:val="0"/>
    <w:tblPr>
      <w:tblCellMar>
        <w:top w:w="100" w:type="dxa"/>
        <w:left w:w="100" w:type="dxa"/>
        <w:bottom w:w="100" w:type="dxa"/>
        <w:right w:w="100" w:type="dxa"/>
      </w:tblCellMar>
    </w:tblPr>
  </w:style>
  <w:style w:type="table" w:customStyle="1" w:styleId="102">
    <w:name w:val="_Style 102"/>
    <w:basedOn w:val="26"/>
    <w:qFormat/>
    <w:uiPriority w:val="0"/>
    <w:tblPr>
      <w:tblCellMar>
        <w:top w:w="100" w:type="dxa"/>
        <w:left w:w="100" w:type="dxa"/>
        <w:bottom w:w="100" w:type="dxa"/>
        <w:right w:w="100" w:type="dxa"/>
      </w:tblCellMar>
    </w:tblPr>
  </w:style>
  <w:style w:type="table" w:customStyle="1" w:styleId="103">
    <w:name w:val="_Style 103"/>
    <w:basedOn w:val="26"/>
    <w:qFormat/>
    <w:uiPriority w:val="0"/>
    <w:tblPr>
      <w:tblCellMar>
        <w:left w:w="115" w:type="dxa"/>
        <w:right w:w="115" w:type="dxa"/>
      </w:tblCellMar>
    </w:tblPr>
  </w:style>
  <w:style w:type="table" w:customStyle="1" w:styleId="104">
    <w:name w:val="_Style 104"/>
    <w:basedOn w:val="26"/>
    <w:qFormat/>
    <w:uiPriority w:val="0"/>
    <w:pPr>
      <w:spacing w:after="0" w:line="240" w:lineRule="auto"/>
    </w:pPr>
  </w:style>
  <w:style w:type="table" w:customStyle="1" w:styleId="105">
    <w:name w:val="_Style 105"/>
    <w:basedOn w:val="26"/>
    <w:qFormat/>
    <w:uiPriority w:val="0"/>
    <w:pPr>
      <w:spacing w:after="0" w:line="240" w:lineRule="auto"/>
    </w:pPr>
  </w:style>
  <w:style w:type="table" w:customStyle="1" w:styleId="106">
    <w:name w:val="_Style 106"/>
    <w:basedOn w:val="26"/>
    <w:qFormat/>
    <w:uiPriority w:val="0"/>
    <w:pPr>
      <w:spacing w:after="0" w:line="240" w:lineRule="auto"/>
    </w:pPr>
  </w:style>
  <w:style w:type="table" w:customStyle="1" w:styleId="107">
    <w:name w:val="_Style 107"/>
    <w:basedOn w:val="26"/>
    <w:qFormat/>
    <w:uiPriority w:val="0"/>
    <w:pPr>
      <w:spacing w:after="0" w:line="240" w:lineRule="auto"/>
    </w:pPr>
  </w:style>
  <w:style w:type="table" w:customStyle="1" w:styleId="108">
    <w:name w:val="_Style 108"/>
    <w:basedOn w:val="26"/>
    <w:qFormat/>
    <w:uiPriority w:val="0"/>
    <w:pPr>
      <w:spacing w:after="0" w:line="240" w:lineRule="auto"/>
    </w:pPr>
  </w:style>
  <w:style w:type="table" w:customStyle="1" w:styleId="109">
    <w:name w:val="_Style 109"/>
    <w:basedOn w:val="26"/>
    <w:qFormat/>
    <w:uiPriority w:val="0"/>
    <w:pPr>
      <w:spacing w:after="0" w:line="240" w:lineRule="auto"/>
    </w:pPr>
  </w:style>
  <w:style w:type="table" w:customStyle="1" w:styleId="110">
    <w:name w:val="_Style 110"/>
    <w:basedOn w:val="26"/>
    <w:qFormat/>
    <w:uiPriority w:val="0"/>
    <w:tblPr>
      <w:tblCellMar>
        <w:top w:w="10" w:type="dxa"/>
        <w:left w:w="10" w:type="dxa"/>
        <w:bottom w:w="10" w:type="dxa"/>
        <w:right w:w="10" w:type="dxa"/>
      </w:tblCellMar>
    </w:tblPr>
  </w:style>
  <w:style w:type="table" w:customStyle="1" w:styleId="111">
    <w:name w:val="_Style 111"/>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rPr>
      <w:tcPr>
        <w:tcBorders>
          <w:top w:val="single" w:color="A5A5A5" w:sz="4" w:space="0"/>
        </w:tcBorders>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12">
    <w:name w:val="_Style 112"/>
    <w:basedOn w:val="26"/>
    <w:qFormat/>
    <w:uiPriority w:val="0"/>
    <w:pPr>
      <w:spacing w:after="0" w:line="240" w:lineRule="auto"/>
    </w:pPr>
    <w:rPr>
      <w:color w:val="538135"/>
    </w:rPr>
    <w:tblPr>
      <w:tblCellMar>
        <w:left w:w="115" w:type="dxa"/>
        <w:right w:w="115" w:type="dxa"/>
      </w:tblCellMar>
    </w:tblPr>
    <w:tcPr>
      <w:shd w:val="clear" w:color="auto" w:fill="DEEBF6"/>
    </w:tcPr>
  </w:style>
  <w:style w:type="table" w:customStyle="1" w:styleId="113">
    <w:name w:val="_Style 113"/>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rPr>
      <w:tcPr>
        <w:tcBorders>
          <w:bottom w:val="single" w:color="FFD965" w:sz="12" w:space="0"/>
        </w:tcBorders>
      </w:tcPr>
    </w:tblStylePr>
    <w:tblStylePr w:type="lastRow">
      <w:rPr>
        <w:b/>
      </w:rPr>
      <w:tcPr>
        <w:tcBorders>
          <w:top w:val="single" w:color="FFD965" w:sz="4" w:space="0"/>
        </w:tcBorders>
      </w:tcPr>
    </w:tblStylePr>
    <w:tblStylePr w:type="firstCol">
      <w:rPr>
        <w:b/>
      </w:rPr>
    </w:tblStylePr>
    <w:tblStylePr w:type="lastCol">
      <w:rPr>
        <w:b/>
      </w:rPr>
    </w:tblStylePr>
  </w:style>
  <w:style w:type="table" w:customStyle="1" w:styleId="114">
    <w:name w:val="_Style 114"/>
    <w:basedOn w:val="26"/>
    <w:qFormat/>
    <w:uiPriority w:val="0"/>
    <w:tblPr>
      <w:tblCellMar>
        <w:top w:w="100" w:type="dxa"/>
        <w:left w:w="100" w:type="dxa"/>
        <w:bottom w:w="100" w:type="dxa"/>
        <w:right w:w="100" w:type="dxa"/>
      </w:tblCellMar>
    </w:tblPr>
  </w:style>
  <w:style w:type="table" w:customStyle="1" w:styleId="115">
    <w:name w:val="_Style 115"/>
    <w:basedOn w:val="26"/>
    <w:qFormat/>
    <w:uiPriority w:val="0"/>
    <w:tblPr>
      <w:tblCellMar>
        <w:top w:w="100" w:type="dxa"/>
        <w:left w:w="100" w:type="dxa"/>
        <w:bottom w:w="100" w:type="dxa"/>
        <w:right w:w="100" w:type="dxa"/>
      </w:tblCellMar>
    </w:tblPr>
  </w:style>
  <w:style w:type="table" w:customStyle="1" w:styleId="116">
    <w:name w:val="_Style 116"/>
    <w:basedOn w:val="26"/>
    <w:qFormat/>
    <w:uiPriority w:val="0"/>
    <w:tblPr>
      <w:tblCellMar>
        <w:left w:w="115" w:type="dxa"/>
        <w:right w:w="115" w:type="dxa"/>
      </w:tblCellMar>
    </w:tblPr>
  </w:style>
  <w:style w:type="table" w:customStyle="1" w:styleId="117">
    <w:name w:val="_Style 117"/>
    <w:basedOn w:val="26"/>
    <w:qFormat/>
    <w:uiPriority w:val="0"/>
    <w:pPr>
      <w:spacing w:after="0" w:line="240" w:lineRule="auto"/>
    </w:pPr>
  </w:style>
  <w:style w:type="table" w:customStyle="1" w:styleId="118">
    <w:name w:val="_Style 118"/>
    <w:basedOn w:val="26"/>
    <w:qFormat/>
    <w:uiPriority w:val="0"/>
    <w:pPr>
      <w:spacing w:after="0" w:line="240" w:lineRule="auto"/>
    </w:pPr>
  </w:style>
  <w:style w:type="table" w:customStyle="1" w:styleId="119">
    <w:name w:val="_Style 119"/>
    <w:basedOn w:val="26"/>
    <w:qFormat/>
    <w:uiPriority w:val="0"/>
    <w:pPr>
      <w:spacing w:after="0" w:line="240" w:lineRule="auto"/>
    </w:pPr>
  </w:style>
  <w:style w:type="table" w:customStyle="1" w:styleId="120">
    <w:name w:val="_Style 120"/>
    <w:basedOn w:val="26"/>
    <w:qFormat/>
    <w:uiPriority w:val="0"/>
    <w:pPr>
      <w:spacing w:after="0" w:line="240" w:lineRule="auto"/>
    </w:pPr>
  </w:style>
  <w:style w:type="table" w:customStyle="1" w:styleId="121">
    <w:name w:val="_Style 121"/>
    <w:basedOn w:val="26"/>
    <w:qFormat/>
    <w:uiPriority w:val="0"/>
    <w:pPr>
      <w:spacing w:after="0" w:line="240" w:lineRule="auto"/>
    </w:pPr>
  </w:style>
  <w:style w:type="table" w:customStyle="1" w:styleId="122">
    <w:name w:val="_Style 122"/>
    <w:basedOn w:val="26"/>
    <w:qFormat/>
    <w:uiPriority w:val="0"/>
    <w:pPr>
      <w:spacing w:after="0" w:line="240" w:lineRule="auto"/>
    </w:pPr>
  </w:style>
  <w:style w:type="table" w:customStyle="1" w:styleId="123">
    <w:name w:val="_Style 123"/>
    <w:basedOn w:val="26"/>
    <w:qFormat/>
    <w:uiPriority w:val="0"/>
    <w:tblPr>
      <w:tblCellMar>
        <w:top w:w="10" w:type="dxa"/>
        <w:left w:w="10" w:type="dxa"/>
        <w:bottom w:w="10" w:type="dxa"/>
        <w:right w:w="10" w:type="dxa"/>
      </w:tblCellMar>
    </w:tblPr>
  </w:style>
  <w:style w:type="table" w:customStyle="1" w:styleId="124">
    <w:name w:val="_Style 124"/>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rPr>
      <w:tcPr>
        <w:tcBorders>
          <w:top w:val="single" w:color="A5A5A5" w:sz="4" w:space="0"/>
        </w:tcBorders>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25">
    <w:name w:val="_Style 125"/>
    <w:basedOn w:val="26"/>
    <w:qFormat/>
    <w:uiPriority w:val="0"/>
    <w:pPr>
      <w:spacing w:after="0" w:line="240" w:lineRule="auto"/>
    </w:pPr>
    <w:rPr>
      <w:color w:val="538135"/>
    </w:rPr>
    <w:tblPr>
      <w:tblCellMar>
        <w:left w:w="115" w:type="dxa"/>
        <w:right w:w="115" w:type="dxa"/>
      </w:tblCellMar>
    </w:tblPr>
    <w:tcPr>
      <w:shd w:val="clear" w:color="auto" w:fill="DEEBF6"/>
    </w:tcPr>
  </w:style>
  <w:style w:type="table" w:customStyle="1" w:styleId="126">
    <w:name w:val="_Style 126"/>
    <w:basedOn w:val="26"/>
    <w:qFormat/>
    <w:uiPriority w:val="0"/>
    <w:pPr>
      <w:spacing w:after="0" w:line="240" w:lineRule="auto"/>
    </w:pPr>
    <w:rPr>
      <w:color w:val="538135"/>
    </w:rPr>
    <w:tblPr>
      <w:tblCellMar>
        <w:left w:w="115" w:type="dxa"/>
        <w:right w:w="115" w:type="dxa"/>
      </w:tblCellMar>
    </w:tblPr>
    <w:tcPr>
      <w:shd w:val="clear" w:color="auto" w:fill="DEEBF6"/>
    </w:tcPr>
    <w:tblStylePr w:type="firstRow">
      <w:rPr>
        <w:b/>
      </w:rPr>
      <w:tcPr>
        <w:tcBorders>
          <w:bottom w:val="single" w:color="FFD965" w:sz="12" w:space="0"/>
        </w:tcBorders>
      </w:tcPr>
    </w:tblStylePr>
    <w:tblStylePr w:type="lastRow">
      <w:rPr>
        <w:b/>
      </w:rPr>
      <w:tcPr>
        <w:tcBorders>
          <w:top w:val="single" w:color="FFD965" w:sz="4" w:space="0"/>
        </w:tcBorders>
      </w:tcPr>
    </w:tblStylePr>
    <w:tblStylePr w:type="firstCol">
      <w:rPr>
        <w:b/>
      </w:rPr>
    </w:tblStylePr>
    <w:tblStylePr w:type="lastCol">
      <w:rPr>
        <w:b/>
      </w:rPr>
    </w:tblStylePr>
  </w:style>
  <w:style w:type="table" w:customStyle="1" w:styleId="127">
    <w:name w:val="_Style 127"/>
    <w:basedOn w:val="26"/>
    <w:qFormat/>
    <w:uiPriority w:val="0"/>
    <w:tblPr>
      <w:tblCellMar>
        <w:top w:w="100" w:type="dxa"/>
        <w:left w:w="100" w:type="dxa"/>
        <w:bottom w:w="100" w:type="dxa"/>
        <w:right w:w="100" w:type="dxa"/>
      </w:tblCellMar>
    </w:tblPr>
  </w:style>
  <w:style w:type="table" w:customStyle="1" w:styleId="128">
    <w:name w:val="_Style 128"/>
    <w:basedOn w:val="26"/>
    <w:qFormat/>
    <w:uiPriority w:val="0"/>
    <w:tblPr>
      <w:tblCellMar>
        <w:top w:w="100" w:type="dxa"/>
        <w:left w:w="100" w:type="dxa"/>
        <w:bottom w:w="100" w:type="dxa"/>
        <w:right w:w="100" w:type="dxa"/>
      </w:tblCellMar>
    </w:tblPr>
  </w:style>
  <w:style w:type="table" w:customStyle="1" w:styleId="129">
    <w:name w:val="_Style 129"/>
    <w:basedOn w:val="26"/>
    <w:qFormat/>
    <w:uiPriority w:val="0"/>
    <w:tblPr>
      <w:tblCellMar>
        <w:left w:w="115" w:type="dxa"/>
        <w:right w:w="115" w:type="dxa"/>
      </w:tblCellMar>
    </w:tblPr>
  </w:style>
  <w:style w:type="table" w:customStyle="1" w:styleId="130">
    <w:name w:val="_Style 130"/>
    <w:basedOn w:val="26"/>
    <w:qFormat/>
    <w:uiPriority w:val="0"/>
    <w:tblPr>
      <w:tblCellMar>
        <w:top w:w="100" w:type="dxa"/>
        <w:left w:w="100" w:type="dxa"/>
        <w:bottom w:w="100" w:type="dxa"/>
        <w:right w:w="100" w:type="dxa"/>
      </w:tblCellMar>
    </w:tblPr>
  </w:style>
  <w:style w:type="table" w:customStyle="1" w:styleId="131">
    <w:name w:val="_Style 131"/>
    <w:basedOn w:val="26"/>
    <w:qFormat/>
    <w:uiPriority w:val="0"/>
    <w:pPr>
      <w:spacing w:after="0" w:line="240" w:lineRule="auto"/>
    </w:pPr>
  </w:style>
  <w:style w:type="table" w:customStyle="1" w:styleId="132">
    <w:name w:val="_Style 132"/>
    <w:basedOn w:val="26"/>
    <w:qFormat/>
    <w:uiPriority w:val="0"/>
    <w:pPr>
      <w:spacing w:after="0" w:line="240" w:lineRule="auto"/>
    </w:pPr>
  </w:style>
  <w:style w:type="table" w:customStyle="1" w:styleId="133">
    <w:name w:val="_Style 133"/>
    <w:basedOn w:val="26"/>
    <w:qFormat/>
    <w:uiPriority w:val="0"/>
    <w:pPr>
      <w:spacing w:after="0" w:line="240" w:lineRule="auto"/>
    </w:pPr>
  </w:style>
  <w:style w:type="table" w:customStyle="1" w:styleId="134">
    <w:name w:val="_Style 134"/>
    <w:basedOn w:val="26"/>
    <w:qFormat/>
    <w:uiPriority w:val="0"/>
    <w:pPr>
      <w:spacing w:after="0" w:line="240" w:lineRule="auto"/>
    </w:pPr>
  </w:style>
  <w:style w:type="table" w:customStyle="1" w:styleId="135">
    <w:name w:val="_Style 135"/>
    <w:basedOn w:val="26"/>
    <w:qFormat/>
    <w:uiPriority w:val="0"/>
    <w:pPr>
      <w:spacing w:after="0" w:line="240" w:lineRule="auto"/>
    </w:pPr>
  </w:style>
  <w:style w:type="table" w:customStyle="1" w:styleId="136">
    <w:name w:val="_Style 136"/>
    <w:basedOn w:val="26"/>
    <w:qFormat/>
    <w:uiPriority w:val="0"/>
    <w:tblPr>
      <w:tblCellMar>
        <w:top w:w="10" w:type="dxa"/>
        <w:left w:w="10" w:type="dxa"/>
        <w:bottom w:w="10" w:type="dxa"/>
        <w:right w:w="10" w:type="dxa"/>
      </w:tblCellMar>
    </w:tblPr>
  </w:style>
  <w:style w:type="table" w:customStyle="1" w:styleId="137">
    <w:name w:val="_Style 137"/>
    <w:basedOn w:val="26"/>
    <w:qFormat/>
    <w:uiPriority w:val="0"/>
    <w:pPr>
      <w:spacing w:after="0" w:line="240" w:lineRule="auto"/>
    </w:pPr>
    <w:rPr>
      <w:color w:val="538135"/>
    </w:rPr>
    <w:tblPr>
      <w:tblCellMar>
        <w:top w:w="0" w:type="dxa"/>
        <w:left w:w="115" w:type="dxa"/>
        <w:bottom w:w="0" w:type="dxa"/>
        <w:right w:w="115" w:type="dxa"/>
      </w:tblCellMar>
    </w:tblPr>
    <w:tcPr>
      <w:shd w:val="clear" w:color="auto" w:fill="DEEBF6"/>
    </w:tcPr>
    <w:tblStylePr w:type="firstRow">
      <w:rPr>
        <w:b/>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rPr>
      <w:tcPr>
        <w:tcBorders>
          <w:top w:val="single" w:color="A5A5A5" w:sz="4" w:space="0"/>
        </w:tcBorders>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38">
    <w:name w:val="_Style 138"/>
    <w:basedOn w:val="26"/>
    <w:qFormat/>
    <w:uiPriority w:val="0"/>
    <w:pPr>
      <w:spacing w:after="0" w:line="240" w:lineRule="auto"/>
    </w:pPr>
    <w:rPr>
      <w:color w:val="538135"/>
    </w:rPr>
    <w:tblPr>
      <w:tblCellMar>
        <w:top w:w="0" w:type="dxa"/>
        <w:left w:w="115" w:type="dxa"/>
        <w:bottom w:w="0" w:type="dxa"/>
        <w:right w:w="115" w:type="dxa"/>
      </w:tblCellMar>
    </w:tblPr>
    <w:tcPr>
      <w:shd w:val="clear" w:color="auto" w:fill="DEEBF6"/>
    </w:tcPr>
  </w:style>
  <w:style w:type="table" w:customStyle="1" w:styleId="139">
    <w:name w:val="_Style 139"/>
    <w:basedOn w:val="26"/>
    <w:qFormat/>
    <w:uiPriority w:val="0"/>
    <w:pPr>
      <w:spacing w:after="0" w:line="240" w:lineRule="auto"/>
    </w:pPr>
    <w:rPr>
      <w:color w:val="538135"/>
    </w:rPr>
    <w:tblPr>
      <w:tblCellMar>
        <w:top w:w="0" w:type="dxa"/>
        <w:left w:w="115" w:type="dxa"/>
        <w:bottom w:w="0" w:type="dxa"/>
        <w:right w:w="115" w:type="dxa"/>
      </w:tblCellMar>
    </w:tblPr>
    <w:tcPr>
      <w:shd w:val="clear" w:color="auto" w:fill="DEEBF6"/>
    </w:tcPr>
    <w:tblStylePr w:type="firstRow">
      <w:rPr>
        <w:b/>
      </w:rPr>
      <w:tcPr>
        <w:tcBorders>
          <w:bottom w:val="single" w:color="FFD965" w:sz="12" w:space="0"/>
        </w:tcBorders>
      </w:tcPr>
    </w:tblStylePr>
    <w:tblStylePr w:type="lastRow">
      <w:rPr>
        <w:b/>
      </w:rPr>
      <w:tcPr>
        <w:tcBorders>
          <w:top w:val="single" w:color="FFD965" w:sz="4" w:space="0"/>
        </w:tcBorders>
      </w:tcPr>
    </w:tblStylePr>
    <w:tblStylePr w:type="firstCol">
      <w:rPr>
        <w:b/>
      </w:rPr>
    </w:tblStylePr>
    <w:tblStylePr w:type="lastCol">
      <w:rPr>
        <w:b/>
      </w:rPr>
    </w:tblStylePr>
  </w:style>
  <w:style w:type="table" w:customStyle="1" w:styleId="140">
    <w:name w:val="_Style 140"/>
    <w:basedOn w:val="26"/>
    <w:qFormat/>
    <w:uiPriority w:val="0"/>
    <w:tblPr>
      <w:tblCellMar>
        <w:top w:w="100" w:type="dxa"/>
        <w:left w:w="100" w:type="dxa"/>
        <w:bottom w:w="100" w:type="dxa"/>
        <w:right w:w="100" w:type="dxa"/>
      </w:tblCellMar>
    </w:tblPr>
  </w:style>
  <w:style w:type="table" w:customStyle="1" w:styleId="141">
    <w:name w:val="_Style 141"/>
    <w:basedOn w:val="26"/>
    <w:qFormat/>
    <w:uiPriority w:val="0"/>
    <w:tblPr>
      <w:tblCellMar>
        <w:top w:w="100" w:type="dxa"/>
        <w:left w:w="100" w:type="dxa"/>
        <w:bottom w:w="100" w:type="dxa"/>
        <w:right w:w="100" w:type="dxa"/>
      </w:tblCellMar>
    </w:tblPr>
  </w:style>
  <w:style w:type="table" w:customStyle="1" w:styleId="142">
    <w:name w:val="_Style 142"/>
    <w:basedOn w:val="26"/>
    <w:qFormat/>
    <w:uiPriority w:val="0"/>
    <w:tblPr>
      <w:tblCellMar>
        <w:top w:w="0" w:type="dxa"/>
        <w:left w:w="115" w:type="dxa"/>
        <w:bottom w:w="0" w:type="dxa"/>
        <w:right w:w="115" w:type="dxa"/>
      </w:tblCellMar>
    </w:tblPr>
  </w:style>
  <w:style w:type="table" w:customStyle="1" w:styleId="143">
    <w:name w:val="_Style 143"/>
    <w:basedOn w:val="26"/>
    <w:qFormat/>
    <w:uiPriority w:val="0"/>
    <w:tblPr>
      <w:tblCellMar>
        <w:top w:w="100" w:type="dxa"/>
        <w:left w:w="100" w:type="dxa"/>
        <w:bottom w:w="100" w:type="dxa"/>
        <w:right w:w="100" w:type="dxa"/>
      </w:tblCellMar>
    </w:tblPr>
  </w:style>
  <w:style w:type="table" w:customStyle="1" w:styleId="144">
    <w:name w:val="_Style 144"/>
    <w:basedOn w:val="26"/>
    <w:qFormat/>
    <w:uiPriority w:val="0"/>
    <w:pPr>
      <w:spacing w:after="0" w:line="240" w:lineRule="auto"/>
    </w:pPr>
    <w:tblPr>
      <w:tblCellMar>
        <w:top w:w="0" w:type="dxa"/>
        <w:left w:w="108" w:type="dxa"/>
        <w:bottom w:w="0" w:type="dxa"/>
        <w:right w:w="108" w:type="dxa"/>
      </w:tblCellMar>
    </w:tblPr>
  </w:style>
  <w:style w:type="table" w:customStyle="1" w:styleId="145">
    <w:name w:val="_Style 145"/>
    <w:basedOn w:val="26"/>
    <w:qFormat/>
    <w:uiPriority w:val="0"/>
    <w:tblPr>
      <w:tblCellMar>
        <w:top w:w="100" w:type="dxa"/>
        <w:left w:w="100" w:type="dxa"/>
        <w:bottom w:w="100" w:type="dxa"/>
        <w:right w:w="100" w:type="dxa"/>
      </w:tblCellMar>
    </w:tblPr>
  </w:style>
  <w:style w:type="table" w:customStyle="1" w:styleId="146">
    <w:name w:val="_Style 146"/>
    <w:basedOn w:val="26"/>
    <w:qFormat/>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147">
    <w:name w:val="_Style 147"/>
    <w:basedOn w:val="26"/>
    <w:qFormat/>
    <w:uiPriority w:val="0"/>
    <w:tblPr>
      <w:tblCellMar>
        <w:top w:w="100" w:type="dxa"/>
        <w:left w:w="100" w:type="dxa"/>
        <w:bottom w:w="100" w:type="dxa"/>
        <w:right w:w="100" w:type="dxa"/>
      </w:tblCellMar>
    </w:tblPr>
  </w:style>
  <w:style w:type="table" w:customStyle="1" w:styleId="148">
    <w:name w:val="_Style 148"/>
    <w:basedOn w:val="26"/>
    <w:qFormat/>
    <w:uiPriority w:val="0"/>
    <w:tblPr>
      <w:tblCellMar>
        <w:top w:w="100" w:type="dxa"/>
        <w:left w:w="100" w:type="dxa"/>
        <w:bottom w:w="100" w:type="dxa"/>
        <w:right w:w="100" w:type="dxa"/>
      </w:tblCellMar>
    </w:tblPr>
  </w:style>
  <w:style w:type="table" w:customStyle="1" w:styleId="149">
    <w:name w:val="_Style 149"/>
    <w:basedOn w:val="26"/>
    <w:qFormat/>
    <w:uiPriority w:val="0"/>
    <w:tblPr>
      <w:tblCellMar>
        <w:top w:w="100" w:type="dxa"/>
        <w:left w:w="100" w:type="dxa"/>
        <w:bottom w:w="100" w:type="dxa"/>
        <w:right w:w="100" w:type="dxa"/>
      </w:tblCellMar>
    </w:tblPr>
  </w:style>
  <w:style w:type="table" w:customStyle="1" w:styleId="150">
    <w:name w:val="_Style 150"/>
    <w:basedOn w:val="26"/>
    <w:qFormat/>
    <w:uiPriority w:val="0"/>
    <w:tblPr>
      <w:tblCellMar>
        <w:top w:w="100" w:type="dxa"/>
        <w:left w:w="100" w:type="dxa"/>
        <w:bottom w:w="100" w:type="dxa"/>
        <w:right w:w="100" w:type="dxa"/>
      </w:tblCellMar>
    </w:tblPr>
  </w:style>
  <w:style w:type="table" w:customStyle="1" w:styleId="151">
    <w:name w:val="_Style 151"/>
    <w:basedOn w:val="26"/>
    <w:qFormat/>
    <w:uiPriority w:val="0"/>
    <w:pPr>
      <w:spacing w:after="0" w:line="240" w:lineRule="auto"/>
    </w:pPr>
    <w:tblPr>
      <w:tblCellMar>
        <w:top w:w="0" w:type="dxa"/>
        <w:left w:w="108" w:type="dxa"/>
        <w:bottom w:w="0" w:type="dxa"/>
        <w:right w:w="108" w:type="dxa"/>
      </w:tblCellMar>
    </w:tblPr>
  </w:style>
  <w:style w:type="table" w:customStyle="1" w:styleId="152">
    <w:name w:val="_Style 152"/>
    <w:basedOn w:val="26"/>
    <w:qFormat/>
    <w:uiPriority w:val="0"/>
    <w:tblPr>
      <w:tblCellMar>
        <w:top w:w="100" w:type="dxa"/>
        <w:left w:w="100" w:type="dxa"/>
        <w:bottom w:w="100" w:type="dxa"/>
        <w:right w:w="100" w:type="dxa"/>
      </w:tblCellMar>
    </w:tblPr>
  </w:style>
  <w:style w:type="table" w:customStyle="1" w:styleId="153">
    <w:name w:val="_Style 153"/>
    <w:basedOn w:val="26"/>
    <w:qFormat/>
    <w:uiPriority w:val="0"/>
    <w:pPr>
      <w:spacing w:after="0" w:line="240" w:lineRule="auto"/>
    </w:pPr>
    <w:tblPr>
      <w:tblCellMar>
        <w:top w:w="0" w:type="dxa"/>
        <w:left w:w="108" w:type="dxa"/>
        <w:bottom w:w="0" w:type="dxa"/>
        <w:right w:w="108" w:type="dxa"/>
      </w:tblCellMar>
    </w:tblPr>
  </w:style>
  <w:style w:type="table" w:customStyle="1" w:styleId="154">
    <w:name w:val="_Style 154"/>
    <w:basedOn w:val="26"/>
    <w:qFormat/>
    <w:uiPriority w:val="0"/>
    <w:pPr>
      <w:spacing w:after="0" w:line="240" w:lineRule="auto"/>
    </w:pPr>
    <w:tblPr>
      <w:tblCellMar>
        <w:top w:w="0" w:type="dxa"/>
        <w:left w:w="108" w:type="dxa"/>
        <w:bottom w:w="0" w:type="dxa"/>
        <w:right w:w="108" w:type="dxa"/>
      </w:tblCellMar>
    </w:tblPr>
  </w:style>
  <w:style w:type="table" w:customStyle="1" w:styleId="155">
    <w:name w:val="_Style 155"/>
    <w:basedOn w:val="26"/>
    <w:qFormat/>
    <w:uiPriority w:val="0"/>
    <w:pPr>
      <w:spacing w:after="0" w:line="240" w:lineRule="auto"/>
    </w:pPr>
    <w:tblPr>
      <w:tblCellMar>
        <w:top w:w="0" w:type="dxa"/>
        <w:left w:w="108" w:type="dxa"/>
        <w:bottom w:w="0" w:type="dxa"/>
        <w:right w:w="108" w:type="dxa"/>
      </w:tblCellMar>
    </w:tblPr>
  </w:style>
  <w:style w:type="table" w:customStyle="1" w:styleId="156">
    <w:name w:val="_Style 156"/>
    <w:basedOn w:val="26"/>
    <w:qFormat/>
    <w:uiPriority w:val="0"/>
    <w:tblPr>
      <w:tblCellMar>
        <w:top w:w="10" w:type="dxa"/>
        <w:left w:w="10" w:type="dxa"/>
        <w:bottom w:w="10" w:type="dxa"/>
        <w:right w:w="10" w:type="dxa"/>
      </w:tblCellMar>
    </w:tblPr>
  </w:style>
  <w:style w:type="table" w:customStyle="1" w:styleId="157">
    <w:name w:val="_Style 158"/>
    <w:qFormat/>
    <w:uiPriority w:val="0"/>
    <w:pPr>
      <w:spacing w:after="0" w:line="240" w:lineRule="auto"/>
    </w:pPr>
    <w:rPr>
      <w:color w:val="538135"/>
    </w:rPr>
    <w:tblPr>
      <w:tblCellMar>
        <w:top w:w="0" w:type="dxa"/>
        <w:left w:w="115" w:type="dxa"/>
        <w:bottom w:w="0" w:type="dxa"/>
        <w:right w:w="115" w:type="dxa"/>
      </w:tblCellMar>
    </w:tblPr>
    <w:tcPr>
      <w:shd w:val="clear" w:color="auto" w:fill="DEEBF6"/>
    </w:tcPr>
    <w:tblStylePr w:type="firstRow">
      <w:rPr>
        <w:b/>
        <w:bCs/>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cPr>
        <w:tcBorders>
          <w:top w:val="single" w:color="A5A5A5"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table" w:customStyle="1" w:styleId="158">
    <w:name w:val="_Style 159"/>
    <w:qFormat/>
    <w:uiPriority w:val="0"/>
    <w:pPr>
      <w:spacing w:after="0" w:line="240" w:lineRule="auto"/>
    </w:pPr>
    <w:rPr>
      <w:color w:val="538135"/>
    </w:rPr>
    <w:tblPr>
      <w:tblCellMar>
        <w:top w:w="0" w:type="dxa"/>
        <w:left w:w="115" w:type="dxa"/>
        <w:bottom w:w="0" w:type="dxa"/>
        <w:right w:w="115" w:type="dxa"/>
      </w:tblCellMar>
    </w:tblPr>
    <w:tcPr>
      <w:shd w:val="clear" w:color="auto" w:fill="DEEBF6"/>
    </w:tcPr>
  </w:style>
  <w:style w:type="table" w:customStyle="1" w:styleId="159">
    <w:name w:val="_Style 160"/>
    <w:qFormat/>
    <w:uiPriority w:val="0"/>
    <w:pPr>
      <w:spacing w:after="0" w:line="240" w:lineRule="auto"/>
    </w:pPr>
    <w:rPr>
      <w:color w:val="538135"/>
    </w:rPr>
    <w:tblPr>
      <w:tblCellMar>
        <w:top w:w="0" w:type="dxa"/>
        <w:left w:w="115" w:type="dxa"/>
        <w:bottom w:w="0" w:type="dxa"/>
        <w:right w:w="115" w:type="dxa"/>
      </w:tblCellMar>
    </w:tblPr>
    <w:tcPr>
      <w:shd w:val="clear" w:color="auto" w:fill="DEEBF6"/>
    </w:tcPr>
    <w:tblStylePr w:type="firstRow">
      <w:rPr>
        <w:b/>
        <w:bCs/>
      </w:rPr>
      <w:tcPr>
        <w:tcBorders>
          <w:bottom w:val="single" w:color="FFD965" w:sz="12" w:space="0"/>
        </w:tcBorders>
      </w:tcPr>
    </w:tblStylePr>
    <w:tblStylePr w:type="lastRow">
      <w:rPr>
        <w:b/>
        <w:bCs/>
      </w:rPr>
      <w:tcPr>
        <w:tcBorders>
          <w:top w:val="single" w:color="FFD965" w:sz="4" w:space="0"/>
        </w:tcBorders>
      </w:tcPr>
    </w:tblStylePr>
    <w:tblStylePr w:type="firstCol">
      <w:rPr>
        <w:b/>
        <w:bCs/>
      </w:rPr>
    </w:tblStylePr>
    <w:tblStylePr w:type="lastCol">
      <w:rPr>
        <w:b/>
        <w:bCs/>
      </w:rPr>
    </w:tblStylePr>
  </w:style>
  <w:style w:type="table" w:customStyle="1" w:styleId="160">
    <w:name w:val="_Style 161"/>
    <w:qFormat/>
    <w:uiPriority w:val="0"/>
    <w:tblPr>
      <w:tblCellMar>
        <w:top w:w="100" w:type="dxa"/>
        <w:left w:w="100" w:type="dxa"/>
        <w:bottom w:w="100" w:type="dxa"/>
        <w:right w:w="100" w:type="dxa"/>
      </w:tblCellMar>
    </w:tblPr>
  </w:style>
  <w:style w:type="table" w:customStyle="1" w:styleId="161">
    <w:name w:val="_Style 162"/>
    <w:qFormat/>
    <w:uiPriority w:val="0"/>
  </w:style>
  <w:style w:type="table" w:customStyle="1" w:styleId="162">
    <w:name w:val="_Style 163"/>
    <w:qFormat/>
    <w:uiPriority w:val="0"/>
    <w:tblPr>
      <w:tblCellMar>
        <w:top w:w="0" w:type="dxa"/>
        <w:left w:w="115" w:type="dxa"/>
        <w:bottom w:w="0" w:type="dxa"/>
        <w:right w:w="115" w:type="dxa"/>
      </w:tblCellMar>
    </w:tblPr>
  </w:style>
  <w:style w:type="table" w:customStyle="1" w:styleId="163">
    <w:name w:val="_Style 164"/>
    <w:qFormat/>
    <w:uiPriority w:val="0"/>
    <w:tblPr>
      <w:tblCellMar>
        <w:top w:w="100" w:type="dxa"/>
        <w:left w:w="100" w:type="dxa"/>
        <w:bottom w:w="100" w:type="dxa"/>
        <w:right w:w="100" w:type="dxa"/>
      </w:tblCellMar>
    </w:tblPr>
  </w:style>
  <w:style w:type="table" w:customStyle="1" w:styleId="164">
    <w:name w:val="_Style 165"/>
    <w:qFormat/>
    <w:uiPriority w:val="0"/>
    <w:pPr>
      <w:spacing w:after="0" w:line="240" w:lineRule="auto"/>
    </w:pPr>
    <w:tblPr>
      <w:tblCellMar>
        <w:top w:w="0" w:type="dxa"/>
        <w:left w:w="108" w:type="dxa"/>
        <w:bottom w:w="0" w:type="dxa"/>
        <w:right w:w="108" w:type="dxa"/>
      </w:tblCellMar>
    </w:tblPr>
  </w:style>
  <w:style w:type="table" w:customStyle="1" w:styleId="165">
    <w:name w:val="_Style 166"/>
    <w:qFormat/>
    <w:uiPriority w:val="0"/>
  </w:style>
  <w:style w:type="table" w:customStyle="1" w:styleId="166">
    <w:name w:val="_Style 167"/>
    <w:qFormat/>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167">
    <w:name w:val="_Style 168"/>
    <w:qFormat/>
    <w:uiPriority w:val="0"/>
    <w:tblPr>
      <w:tblCellMar>
        <w:top w:w="100" w:type="dxa"/>
        <w:left w:w="100" w:type="dxa"/>
        <w:bottom w:w="100" w:type="dxa"/>
        <w:right w:w="100" w:type="dxa"/>
      </w:tblCellMar>
    </w:tblPr>
  </w:style>
  <w:style w:type="table" w:customStyle="1" w:styleId="168">
    <w:name w:val="_Style 169"/>
    <w:qFormat/>
    <w:uiPriority w:val="0"/>
    <w:tblPr>
      <w:tblCellMar>
        <w:top w:w="100" w:type="dxa"/>
        <w:left w:w="100" w:type="dxa"/>
        <w:bottom w:w="100" w:type="dxa"/>
        <w:right w:w="100" w:type="dxa"/>
      </w:tblCellMar>
    </w:tblPr>
  </w:style>
  <w:style w:type="table" w:customStyle="1" w:styleId="169">
    <w:name w:val="_Style 170"/>
    <w:qFormat/>
    <w:uiPriority w:val="0"/>
    <w:tblPr>
      <w:tblCellMar>
        <w:top w:w="100" w:type="dxa"/>
        <w:left w:w="100" w:type="dxa"/>
        <w:bottom w:w="100" w:type="dxa"/>
        <w:right w:w="100" w:type="dxa"/>
      </w:tblCellMar>
    </w:tblPr>
  </w:style>
  <w:style w:type="table" w:customStyle="1" w:styleId="170">
    <w:name w:val="_Style 171"/>
    <w:qFormat/>
    <w:uiPriority w:val="0"/>
    <w:tblPr>
      <w:tblCellMar>
        <w:top w:w="100" w:type="dxa"/>
        <w:left w:w="100" w:type="dxa"/>
        <w:bottom w:w="100" w:type="dxa"/>
        <w:right w:w="100" w:type="dxa"/>
      </w:tblCellMar>
    </w:tblPr>
  </w:style>
  <w:style w:type="table" w:customStyle="1" w:styleId="171">
    <w:name w:val="_Style 172"/>
    <w:qFormat/>
    <w:uiPriority w:val="0"/>
    <w:pPr>
      <w:spacing w:after="0" w:line="240" w:lineRule="auto"/>
    </w:pPr>
    <w:tblPr>
      <w:tblCellMar>
        <w:top w:w="0" w:type="dxa"/>
        <w:left w:w="108" w:type="dxa"/>
        <w:bottom w:w="0" w:type="dxa"/>
        <w:right w:w="108" w:type="dxa"/>
      </w:tblCellMar>
    </w:tblPr>
  </w:style>
  <w:style w:type="table" w:customStyle="1" w:styleId="172">
    <w:name w:val="_Style 173"/>
    <w:qFormat/>
    <w:uiPriority w:val="0"/>
    <w:tblPr>
      <w:tblCellMar>
        <w:top w:w="100" w:type="dxa"/>
        <w:left w:w="100" w:type="dxa"/>
        <w:bottom w:w="100" w:type="dxa"/>
        <w:right w:w="100" w:type="dxa"/>
      </w:tblCellMar>
    </w:tblPr>
  </w:style>
  <w:style w:type="table" w:customStyle="1" w:styleId="173">
    <w:name w:val="_Style 174"/>
    <w:qFormat/>
    <w:uiPriority w:val="0"/>
    <w:pPr>
      <w:spacing w:after="0" w:line="240" w:lineRule="auto"/>
    </w:pPr>
    <w:tblPr>
      <w:tblCellMar>
        <w:top w:w="0" w:type="dxa"/>
        <w:left w:w="108" w:type="dxa"/>
        <w:bottom w:w="0" w:type="dxa"/>
        <w:right w:w="108" w:type="dxa"/>
      </w:tblCellMar>
    </w:tblPr>
  </w:style>
  <w:style w:type="table" w:customStyle="1" w:styleId="174">
    <w:name w:val="_Style 175"/>
    <w:qFormat/>
    <w:uiPriority w:val="0"/>
    <w:pPr>
      <w:spacing w:after="0" w:line="240" w:lineRule="auto"/>
    </w:pPr>
    <w:tblPr>
      <w:tblCellMar>
        <w:top w:w="0" w:type="dxa"/>
        <w:left w:w="108" w:type="dxa"/>
        <w:bottom w:w="0" w:type="dxa"/>
        <w:right w:w="108" w:type="dxa"/>
      </w:tblCellMar>
    </w:tblPr>
  </w:style>
  <w:style w:type="table" w:customStyle="1" w:styleId="175">
    <w:name w:val="_Style 176"/>
    <w:qFormat/>
    <w:uiPriority w:val="0"/>
    <w:pPr>
      <w:spacing w:after="0" w:line="240" w:lineRule="auto"/>
    </w:pPr>
    <w:tblPr>
      <w:tblCellMar>
        <w:top w:w="0" w:type="dxa"/>
        <w:left w:w="108" w:type="dxa"/>
        <w:bottom w:w="0" w:type="dxa"/>
        <w:right w:w="108" w:type="dxa"/>
      </w:tblCellMar>
    </w:tblPr>
  </w:style>
  <w:style w:type="table" w:customStyle="1" w:styleId="176">
    <w:name w:val="_Style 177"/>
    <w:qFormat/>
    <w:uiPriority w:val="0"/>
    <w:tblPr>
      <w:tblCellMar>
        <w:top w:w="10" w:type="dxa"/>
        <w:left w:w="10" w:type="dxa"/>
        <w:bottom w:w="1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tRsUS8DU+RKyaW8p+dn7TZqqQ==">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35</Pages>
  <Words>3133</Words>
  <Characters>16478</Characters>
  <TotalTime>298</TotalTime>
  <ScaleCrop>false</ScaleCrop>
  <LinksUpToDate>false</LinksUpToDate>
  <CharactersWithSpaces>20047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2025-02-28T12:29:00Z</dcterms:created>
  <dc:creator>Sachin Patange/Associate Solution Architect</dc:creator>
  <cp:lastModifiedBy>NCGTC Support</cp:lastModifiedBy>
  <dcterms:modified xsi:type="dcterms:W3CDTF">2026-08-03T12:30:11Z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0x010100DB55CF1879E9A1438074867E01CA9588</vt:lpwstr>
  </property>
  <property fmtid="{D5CDD505-2E9C-101B-9397-08002B2CF9AE}" pid="3" name="MediaServiceImageTags">
    <vt:lpwstr/>
  </property>
  <property fmtid="{D5CDD505-2E9C-101B-9397-08002B2CF9AE}" pid="4" name="KSOTemplateDocerSaveRecord">
    <vt:lpwstr>eyJoZGlkIjoiYjljYzc3M2JlNmMzZmM1Y2Y2YWM2ZGZiMzUxZDg4MjQiLCJ1c2VySWQiOiI1Njc2NDk1NzA5MDQifQ==</vt:lpwstr>
  </property>
  <property fmtid="{D5CDD505-2E9C-101B-9397-08002B2CF9AE}" pid="5" name="KSOProductBuildVer">
    <vt:lpwstr>1033-12.1.0.28032</vt:lpwstr>
  </property>
  <property fmtid="{D5CDD505-2E9C-101B-9397-08002B2CF9AE}" pid="6" name="ICV">
    <vt:lpwstr>1210C6B95F0C48CAB7CDD01101ACC431_12</vt:lpwstr>
  </property>
</Properties>
</file>