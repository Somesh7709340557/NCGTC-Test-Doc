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ind w:right="-450"/>
        <w:rPr/>
      </w:pPr>
      <w:r w:rsidDel="00000000" w:rsidR="00000000" w:rsidRPr="00000000">
        <w:rPr>
          <w:rtl w:val="0"/>
        </w:rPr>
        <w:t xml:space="preserve">re</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65250811"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3" name="Shape 3"/>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102" name="Shape 102"/>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104" name="Shape 10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106" name="Shape 106"/>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108" name="Shape 108"/>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110" name="Shape 110"/>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112" name="Shape 112"/>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114" name="Shape 11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116" name="Shape 116"/>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18" name="Shape 118"/>
                                          <wps:spPr>
                                            <a:xfrm>
                                              <a:off x="0" y="0"/>
                                              <a:ext cx="7315200" cy="1216152"/>
                                            </a:xfrm>
                                            <a:prstGeom prst="rect">
                                              <a:avLst/>
                                            </a:prstGeom>
                                            <a:blipFill rotWithShape="1">
                                              <a:blip r:embed="rId7">
                                                <a:alphaModFix/>
                                              </a:blip>
                                              <a:stretch>
                                                <a:fillRect b="0" l="0" r="-755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6525081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widowControl w:val="0"/>
        <w:spacing w:after="0" w:lin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06">
      <w:pPr>
        <w:widowControl w:val="0"/>
        <w:spacing w:after="0" w:line="240" w:lineRule="auto"/>
        <w:rPr>
          <w:b w:val="1"/>
          <w:bCs w:val="1"/>
          <w:sz w:val="40"/>
          <w:szCs w:val="40"/>
        </w:rPr>
      </w:pPr>
      <w:r w:rsidDel="00000000" w:rsidR="00000000" w:rsidRPr="00000000">
        <w:rPr>
          <w:rtl w:val="0"/>
        </w:rPr>
      </w:r>
    </w:p>
    <w:p w:rsidR="00000000" w:rsidDel="00000000" w:rsidP="00000000" w:rsidRDefault="00000000" w:rsidRPr="00000000" w14:paraId="00000007">
      <w:pPr>
        <w:widowControl w:val="0"/>
        <w:spacing w:after="0" w:line="240" w:lineRule="auto"/>
        <w:rPr>
          <w:b w:val="1"/>
          <w:bCs w:val="1"/>
          <w:sz w:val="40"/>
          <w:szCs w:val="40"/>
        </w:rPr>
      </w:pPr>
      <w:r w:rsidDel="00000000" w:rsidR="00000000" w:rsidRPr="00000000">
        <w:rPr>
          <w:rtl w:val="0"/>
        </w:rPr>
      </w:r>
    </w:p>
    <w:p w:rsidR="00000000" w:rsidDel="00000000" w:rsidP="00000000" w:rsidRDefault="00000000" w:rsidRPr="00000000" w14:paraId="00000008">
      <w:pPr>
        <w:widowControl w:val="0"/>
        <w:spacing w:after="0" w:line="240" w:lineRule="auto"/>
        <w:rPr>
          <w:b w:val="1"/>
          <w:bCs w:val="1"/>
          <w:sz w:val="40"/>
          <w:szCs w:val="40"/>
        </w:rPr>
      </w:pPr>
      <w:r w:rsidDel="00000000" w:rsidR="00000000" w:rsidRPr="00000000">
        <w:rPr>
          <w:b w:val="1"/>
          <w:bCs w:val="1"/>
          <w:sz w:val="40"/>
          <w:szCs w:val="40"/>
          <w:rtl w:val="0"/>
        </w:rPr>
        <w:t xml:space="preserve">                    BUSINESS REQUIREMENT DOCUMENT</w:t>
      </w:r>
    </w:p>
    <w:p w:rsidR="00000000" w:rsidDel="00000000" w:rsidP="00000000" w:rsidRDefault="00000000" w:rsidRPr="00000000" w14:paraId="00000009">
      <w:pPr>
        <w:widowControl w:val="0"/>
        <w:spacing w:after="0" w:line="240"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0A">
      <w:pPr>
        <w:widowControl w:val="0"/>
        <w:spacing w:after="0" w:line="240" w:lineRule="auto"/>
        <w:rPr>
          <w:b w:val="1"/>
          <w:bCs w:val="1"/>
          <w:color w:val="cc0000"/>
          <w:sz w:val="40"/>
          <w:szCs w:val="40"/>
        </w:rPr>
      </w:pPr>
      <w:r w:rsidDel="00000000" w:rsidR="00000000" w:rsidRPr="00000000">
        <w:rPr>
          <w:b w:val="1"/>
          <w:bCs w:val="1"/>
          <w:sz w:val="40"/>
          <w:szCs w:val="40"/>
          <w:rtl w:val="0"/>
        </w:rPr>
        <w:t xml:space="preserve">                 MUTUAL </w:t>
      </w:r>
      <w:r w:rsidDel="00000000" w:rsidR="00000000" w:rsidRPr="00000000">
        <w:rPr>
          <w:b w:val="1"/>
          <w:bCs w:val="1"/>
          <w:color w:val="cc0000"/>
          <w:sz w:val="40"/>
          <w:szCs w:val="40"/>
          <w:rtl w:val="0"/>
        </w:rPr>
        <w:t xml:space="preserve">CREDIT GUARANTEE SCHEMES FOR                 </w:t>
      </w:r>
    </w:p>
    <w:p w:rsidR="00000000" w:rsidDel="00000000" w:rsidP="00000000" w:rsidRDefault="00000000" w:rsidRPr="00000000" w14:paraId="0000000B">
      <w:pPr>
        <w:widowControl w:val="0"/>
        <w:spacing w:after="0" w:line="240" w:lineRule="auto"/>
        <w:rPr>
          <w:sz w:val="40"/>
          <w:szCs w:val="40"/>
        </w:rPr>
      </w:pPr>
      <w:r w:rsidDel="00000000" w:rsidR="00000000" w:rsidRPr="00000000">
        <w:rPr>
          <w:sz w:val="40"/>
          <w:szCs w:val="40"/>
          <w:rtl w:val="0"/>
        </w:rPr>
        <w:t xml:space="preserve">                                             MSMEs</w:t>
      </w:r>
    </w:p>
    <w:p w:rsidR="00000000" w:rsidDel="00000000" w:rsidP="00000000" w:rsidRDefault="00000000" w:rsidRPr="00000000" w14:paraId="0000000C">
      <w:pPr>
        <w:widowControl w:val="0"/>
        <w:spacing w:after="0" w:line="240"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0D">
      <w:pPr>
        <w:widowControl w:val="0"/>
        <w:spacing w:after="0" w:line="240" w:lineRule="auto"/>
        <w:rPr>
          <w:sz w:val="40"/>
          <w:szCs w:val="40"/>
        </w:rPr>
      </w:pPr>
      <w:r w:rsidDel="00000000" w:rsidR="00000000" w:rsidRPr="00000000">
        <w:rPr>
          <w:sz w:val="40"/>
          <w:szCs w:val="40"/>
          <w:rtl w:val="0"/>
        </w:rPr>
        <w:t xml:space="preserve">                        BY INFONEO TECHNOLOGIES PVT Ltd.</w:t>
      </w:r>
    </w:p>
    <w:p w:rsidR="00000000" w:rsidDel="00000000" w:rsidP="00000000" w:rsidRDefault="00000000" w:rsidRPr="00000000" w14:paraId="0000000E">
      <w:pPr>
        <w:rPr>
          <w:rFonts w:ascii="Arial Narrow" w:cs="Arial Narrow" w:eastAsia="Arial Narrow" w:hAnsi="Arial Narrow"/>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Arial Narrow" w:cs="Arial Narrow" w:eastAsia="Arial Narrow" w:hAnsi="Arial Narrow"/>
          <w:b w:val="1"/>
          <w:bCs w:val="1"/>
          <w:smallCaps w:val="1"/>
          <w:sz w:val="28"/>
          <w:szCs w:val="28"/>
        </w:rPr>
      </w:pPr>
      <w:r w:rsidDel="00000000" w:rsidR="00000000" w:rsidRPr="00000000">
        <w:rPr>
          <w:rFonts w:ascii="Arial Narrow" w:cs="Arial Narrow" w:eastAsia="Arial Narrow" w:hAnsi="Arial Narrow"/>
          <w:b w:val="1"/>
          <w:bCs w:val="1"/>
          <w:smallCaps w:val="1"/>
          <w:sz w:val="28"/>
          <w:szCs w:val="28"/>
          <w:rtl w:val="0"/>
        </w:rPr>
        <w:tab/>
        <w:tab/>
        <w:tab/>
      </w:r>
    </w:p>
    <w:p w:rsidR="00000000" w:rsidDel="00000000" w:rsidP="00000000" w:rsidRDefault="00000000" w:rsidRPr="00000000" w14:paraId="00000010">
      <w:pPr>
        <w:rPr>
          <w:b w:val="1"/>
          <w:bCs w:val="1"/>
          <w:color w:val="7f7f7f"/>
        </w:rPr>
      </w:pPr>
      <w:r w:rsidDel="00000000" w:rsidR="00000000" w:rsidRPr="00000000">
        <w:rPr>
          <w:b w:val="1"/>
          <w:bCs w:val="1"/>
          <w:color w:val="7f7f7f"/>
          <w:rtl w:val="0"/>
        </w:rPr>
        <w:t xml:space="preserve">Document Version History</w:t>
      </w:r>
    </w:p>
    <w:tbl>
      <w:tblPr>
        <w:tblStyle w:val="Table1"/>
        <w:tblW w:w="9360.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1351"/>
        <w:gridCol w:w="4299"/>
        <w:gridCol w:w="2180"/>
        <w:gridCol w:w="1530"/>
        <w:tblGridChange w:id="0">
          <w:tblGrid>
            <w:gridCol w:w="1351"/>
            <w:gridCol w:w="4299"/>
            <w:gridCol w:w="2180"/>
            <w:gridCol w:w="1530"/>
          </w:tblGrid>
        </w:tblGridChange>
      </w:tblGrid>
      <w:tr>
        <w:trPr>
          <w:cantSplit w:val="0"/>
          <w:tblHeader w:val="0"/>
        </w:trPr>
        <w:tc>
          <w:tcPr/>
          <w:p w:rsidR="00000000" w:rsidDel="00000000" w:rsidP="00000000" w:rsidRDefault="00000000" w:rsidRPr="00000000" w14:paraId="00000011">
            <w:pPr>
              <w:rPr>
                <w:sz w:val="20"/>
                <w:szCs w:val="20"/>
              </w:rPr>
            </w:pPr>
            <w:r w:rsidDel="00000000" w:rsidR="00000000" w:rsidRPr="00000000">
              <w:rPr>
                <w:b w:val="0"/>
                <w:bCs w:val="0"/>
                <w:sz w:val="20"/>
                <w:szCs w:val="20"/>
                <w:rtl w:val="0"/>
              </w:rPr>
              <w:t xml:space="preserve">Version No.</w:t>
            </w:r>
            <w:r w:rsidDel="00000000" w:rsidR="00000000" w:rsidRPr="00000000">
              <w:rPr>
                <w:rtl w:val="0"/>
              </w:rPr>
            </w:r>
          </w:p>
        </w:tc>
        <w:tc>
          <w:tcPr/>
          <w:p w:rsidR="00000000" w:rsidDel="00000000" w:rsidP="00000000" w:rsidRDefault="00000000" w:rsidRPr="00000000" w14:paraId="00000012">
            <w:pPr>
              <w:rPr>
                <w:sz w:val="20"/>
                <w:szCs w:val="20"/>
              </w:rPr>
            </w:pPr>
            <w:r w:rsidDel="00000000" w:rsidR="00000000" w:rsidRPr="00000000">
              <w:rPr>
                <w:b w:val="0"/>
                <w:bCs w:val="0"/>
                <w:sz w:val="20"/>
                <w:szCs w:val="20"/>
                <w:rtl w:val="0"/>
              </w:rPr>
              <w:t xml:space="preserve">Remarks</w:t>
            </w:r>
            <w:r w:rsidDel="00000000" w:rsidR="00000000" w:rsidRPr="00000000">
              <w:rPr>
                <w:rtl w:val="0"/>
              </w:rPr>
            </w:r>
          </w:p>
        </w:tc>
        <w:tc>
          <w:tcPr/>
          <w:p w:rsidR="00000000" w:rsidDel="00000000" w:rsidP="00000000" w:rsidRDefault="00000000" w:rsidRPr="00000000" w14:paraId="00000013">
            <w:pPr>
              <w:rPr>
                <w:sz w:val="20"/>
                <w:szCs w:val="20"/>
              </w:rPr>
            </w:pPr>
            <w:r w:rsidDel="00000000" w:rsidR="00000000" w:rsidRPr="00000000">
              <w:rPr>
                <w:b w:val="0"/>
                <w:bCs w:val="0"/>
                <w:sz w:val="20"/>
                <w:szCs w:val="20"/>
                <w:rtl w:val="0"/>
              </w:rPr>
              <w:t xml:space="preserve">Submitted Date</w:t>
            </w:r>
            <w:r w:rsidDel="00000000" w:rsidR="00000000" w:rsidRPr="00000000">
              <w:rPr>
                <w:rtl w:val="0"/>
              </w:rPr>
            </w:r>
          </w:p>
        </w:tc>
        <w:tc>
          <w:tcPr/>
          <w:p w:rsidR="00000000" w:rsidDel="00000000" w:rsidP="00000000" w:rsidRDefault="00000000" w:rsidRPr="00000000" w14:paraId="00000014">
            <w:pPr>
              <w:rPr>
                <w:sz w:val="20"/>
                <w:szCs w:val="20"/>
              </w:rPr>
            </w:pPr>
            <w:r w:rsidDel="00000000" w:rsidR="00000000" w:rsidRPr="00000000">
              <w:rPr>
                <w:b w:val="0"/>
                <w:bCs w:val="0"/>
                <w:sz w:val="20"/>
                <w:szCs w:val="2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15">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16">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0017">
            <w:pPr>
              <w:rPr>
                <w:sz w:val="20"/>
                <w:szCs w:val="20"/>
              </w:rPr>
            </w:pPr>
            <w:r w:rsidDel="00000000" w:rsidR="00000000" w:rsidRPr="00000000">
              <w:rPr>
                <w:sz w:val="20"/>
                <w:szCs w:val="20"/>
                <w:rtl w:val="0"/>
              </w:rPr>
              <w:t xml:space="preserve">03-Jan-2025</w:t>
            </w:r>
          </w:p>
        </w:tc>
        <w:tc>
          <w:tcPr/>
          <w:p w:rsidR="00000000" w:rsidDel="00000000" w:rsidP="00000000" w:rsidRDefault="00000000" w:rsidRPr="00000000" w14:paraId="00000018">
            <w:pPr>
              <w:rPr>
                <w:sz w:val="20"/>
                <w:szCs w:val="20"/>
              </w:rPr>
            </w:pPr>
            <w:r w:rsidDel="00000000" w:rsidR="00000000" w:rsidRPr="00000000">
              <w:rPr>
                <w:sz w:val="20"/>
                <w:szCs w:val="20"/>
                <w:rtl w:val="0"/>
              </w:rPr>
              <w:t xml:space="preserve">Jatin Sharma</w:t>
            </w:r>
          </w:p>
        </w:tc>
      </w:tr>
      <w:tr>
        <w:trPr>
          <w:cantSplit w:val="0"/>
          <w:tblHeader w:val="0"/>
        </w:trPr>
        <w:tc>
          <w:tcPr/>
          <w:p w:rsidR="00000000" w:rsidDel="00000000" w:rsidP="00000000" w:rsidRDefault="00000000" w:rsidRPr="00000000" w14:paraId="00000019">
            <w:pP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01A">
            <w:pPr>
              <w:rPr>
                <w:sz w:val="20"/>
                <w:szCs w:val="20"/>
              </w:rPr>
            </w:pPr>
            <w:r w:rsidDel="00000000" w:rsidR="00000000" w:rsidRPr="00000000">
              <w:rPr>
                <w:sz w:val="20"/>
                <w:szCs w:val="20"/>
                <w:rtl w:val="0"/>
              </w:rPr>
              <w:t xml:space="preserve">Updated</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28th - Feb-2025</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Jatin Sharma</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tbl>
      <w:tblPr>
        <w:tblStyle w:val="Table2"/>
        <w:tblW w:w="10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87"/>
        <w:gridCol w:w="292"/>
        <w:gridCol w:w="3154"/>
        <w:gridCol w:w="250"/>
        <w:gridCol w:w="1457"/>
        <w:gridCol w:w="292"/>
        <w:gridCol w:w="3408"/>
        <w:tblGridChange w:id="0">
          <w:tblGrid>
            <w:gridCol w:w="1387"/>
            <w:gridCol w:w="292"/>
            <w:gridCol w:w="3154"/>
            <w:gridCol w:w="250"/>
            <w:gridCol w:w="1457"/>
            <w:gridCol w:w="292"/>
            <w:gridCol w:w="3408"/>
          </w:tblGrid>
        </w:tblGridChange>
      </w:tblGrid>
      <w:tr>
        <w:trPr>
          <w:cantSplit w:val="0"/>
          <w:trHeight w:val="185" w:hRule="atLeast"/>
          <w:tblHeader w:val="0"/>
        </w:trPr>
        <w:tc>
          <w:tcPr/>
          <w:p w:rsidR="00000000" w:rsidDel="00000000" w:rsidP="00000000" w:rsidRDefault="00000000" w:rsidRPr="00000000" w14:paraId="0000001F">
            <w:pPr>
              <w:rPr>
                <w:b w:val="1"/>
                <w:bCs w:val="1"/>
              </w:rPr>
            </w:pPr>
            <w:r w:rsidDel="00000000" w:rsidR="00000000" w:rsidRPr="00000000">
              <w:rPr>
                <w:b w:val="1"/>
                <w:bCs w:val="1"/>
                <w:rtl w:val="0"/>
              </w:rPr>
              <w:t xml:space="preserve">Signature</w:t>
            </w:r>
          </w:p>
        </w:tc>
        <w:tc>
          <w:tcPr/>
          <w:p w:rsidR="00000000" w:rsidDel="00000000" w:rsidP="00000000" w:rsidRDefault="00000000" w:rsidRPr="00000000" w14:paraId="00000020">
            <w:pPr>
              <w:rPr/>
            </w:pPr>
            <w:r w:rsidDel="00000000" w:rsidR="00000000" w:rsidRPr="00000000">
              <w:rPr>
                <w:rtl w:val="0"/>
              </w:rPr>
              <w:t xml:space="preserve">:</w:t>
            </w:r>
          </w:p>
        </w:tc>
        <w:tc>
          <w:tcPr/>
          <w:p w:rsidR="00000000" w:rsidDel="00000000" w:rsidP="00000000" w:rsidRDefault="00000000" w:rsidRPr="00000000" w14:paraId="00000021">
            <w:pPr>
              <w:rPr>
                <w:b w:val="1"/>
                <w:bCs w:val="1"/>
              </w:rPr>
            </w:pPr>
            <w:r w:rsidDel="00000000" w:rsidR="00000000" w:rsidRPr="00000000">
              <w:rPr>
                <w:rtl w:val="0"/>
              </w:rPr>
            </w:r>
          </w:p>
        </w:tc>
        <w:tc>
          <w:tcPr/>
          <w:p w:rsidR="00000000" w:rsidDel="00000000" w:rsidP="00000000" w:rsidRDefault="00000000" w:rsidRPr="00000000" w14:paraId="00000022">
            <w:pPr>
              <w:rPr>
                <w:b w:val="1"/>
                <w:bCs w:val="1"/>
              </w:rPr>
            </w:pPr>
            <w:r w:rsidDel="00000000" w:rsidR="00000000" w:rsidRPr="00000000">
              <w:rPr>
                <w:rtl w:val="0"/>
              </w:rPr>
            </w:r>
          </w:p>
        </w:tc>
        <w:tc>
          <w:tcPr/>
          <w:p w:rsidR="00000000" w:rsidDel="00000000" w:rsidP="00000000" w:rsidRDefault="00000000" w:rsidRPr="00000000" w14:paraId="00000023">
            <w:pPr>
              <w:rPr>
                <w:b w:val="1"/>
                <w:bCs w:val="1"/>
              </w:rPr>
            </w:pPr>
            <w:r w:rsidDel="00000000" w:rsidR="00000000" w:rsidRPr="00000000">
              <w:rPr>
                <w:b w:val="1"/>
                <w:bCs w:val="1"/>
                <w:rtl w:val="0"/>
              </w:rPr>
              <w:t xml:space="preserve">Signature</w:t>
            </w:r>
          </w:p>
        </w:tc>
        <w:tc>
          <w:tcPr/>
          <w:p w:rsidR="00000000" w:rsidDel="00000000" w:rsidP="00000000" w:rsidRDefault="00000000" w:rsidRPr="00000000" w14:paraId="00000024">
            <w:pPr>
              <w:rPr>
                <w:b w:val="1"/>
                <w:bCs w:val="1"/>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25">
            <w:pPr>
              <w:rPr>
                <w:b w:val="1"/>
                <w:bCs w:val="1"/>
              </w:rPr>
            </w:pPr>
            <w:r w:rsidDel="00000000" w:rsidR="00000000" w:rsidRPr="00000000">
              <w:rPr>
                <w:b w:val="1"/>
                <w:bCs w:val="1"/>
                <w:rtl w:val="0"/>
              </w:rPr>
              <w:t xml:space="preserve">Jatin Sharma</w:t>
            </w:r>
          </w:p>
        </w:tc>
      </w:tr>
      <w:tr>
        <w:trPr>
          <w:cantSplit w:val="0"/>
          <w:trHeight w:val="185" w:hRule="atLeast"/>
          <w:tblHeader w:val="0"/>
        </w:trPr>
        <w:tc>
          <w:tcPr/>
          <w:p w:rsidR="00000000" w:rsidDel="00000000" w:rsidP="00000000" w:rsidRDefault="00000000" w:rsidRPr="00000000" w14:paraId="00000026">
            <w:pPr>
              <w:rPr>
                <w:b w:val="1"/>
                <w:bCs w:val="1"/>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b w:val="1"/>
                <w:bCs w:val="1"/>
              </w:rPr>
            </w:pPr>
            <w:r w:rsidDel="00000000" w:rsidR="00000000" w:rsidRPr="00000000">
              <w:rPr>
                <w:rtl w:val="0"/>
              </w:rPr>
            </w:r>
          </w:p>
        </w:tc>
        <w:tc>
          <w:tcPr/>
          <w:p w:rsidR="00000000" w:rsidDel="00000000" w:rsidP="00000000" w:rsidRDefault="00000000" w:rsidRPr="00000000" w14:paraId="00000029">
            <w:pPr>
              <w:rPr>
                <w:b w:val="1"/>
                <w:bCs w:val="1"/>
              </w:rPr>
            </w:pPr>
            <w:r w:rsidDel="00000000" w:rsidR="00000000" w:rsidRPr="00000000">
              <w:rPr>
                <w:rtl w:val="0"/>
              </w:rPr>
            </w:r>
          </w:p>
        </w:tc>
        <w:tc>
          <w:tcPr/>
          <w:p w:rsidR="00000000" w:rsidDel="00000000" w:rsidP="00000000" w:rsidRDefault="00000000" w:rsidRPr="00000000" w14:paraId="0000002A">
            <w:pPr>
              <w:rPr>
                <w:b w:val="1"/>
                <w:bCs w:val="1"/>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b w:val="1"/>
                <w:bCs w:val="1"/>
              </w:rPr>
            </w:pP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2D">
            <w:pPr>
              <w:rPr>
                <w:b w:val="1"/>
                <w:bCs w:val="1"/>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b w:val="1"/>
                <w:bCs w:val="1"/>
              </w:rPr>
            </w:pPr>
            <w:r w:rsidDel="00000000" w:rsidR="00000000" w:rsidRPr="00000000">
              <w:rPr>
                <w:rtl w:val="0"/>
              </w:rPr>
            </w:r>
          </w:p>
        </w:tc>
        <w:tc>
          <w:tcPr/>
          <w:p w:rsidR="00000000" w:rsidDel="00000000" w:rsidP="00000000" w:rsidRDefault="00000000" w:rsidRPr="00000000" w14:paraId="00000030">
            <w:pPr>
              <w:rPr>
                <w:b w:val="1"/>
                <w:bCs w:val="1"/>
              </w:rPr>
            </w:pPr>
            <w:r w:rsidDel="00000000" w:rsidR="00000000" w:rsidRPr="00000000">
              <w:rPr>
                <w:rtl w:val="0"/>
              </w:rPr>
            </w:r>
          </w:p>
        </w:tc>
        <w:tc>
          <w:tcPr/>
          <w:p w:rsidR="00000000" w:rsidDel="00000000" w:rsidP="00000000" w:rsidRDefault="00000000" w:rsidRPr="00000000" w14:paraId="00000031">
            <w:pPr>
              <w:rPr>
                <w:b w:val="1"/>
                <w:bCs w:val="1"/>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b w:val="1"/>
                <w:bCs w:val="1"/>
              </w:rPr>
            </w:pP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34">
            <w:pPr>
              <w:rPr>
                <w:b w:val="1"/>
                <w:bCs w:val="1"/>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b w:val="1"/>
                <w:bCs w:val="1"/>
              </w:rPr>
            </w:pPr>
            <w:r w:rsidDel="00000000" w:rsidR="00000000" w:rsidRPr="00000000">
              <w:rPr>
                <w:rtl w:val="0"/>
              </w:rPr>
            </w:r>
          </w:p>
        </w:tc>
        <w:tc>
          <w:tcPr/>
          <w:p w:rsidR="00000000" w:rsidDel="00000000" w:rsidP="00000000" w:rsidRDefault="00000000" w:rsidRPr="00000000" w14:paraId="00000037">
            <w:pPr>
              <w:rPr>
                <w:b w:val="1"/>
                <w:bCs w:val="1"/>
              </w:rPr>
            </w:pPr>
            <w:r w:rsidDel="00000000" w:rsidR="00000000" w:rsidRPr="00000000">
              <w:rPr>
                <w:rtl w:val="0"/>
              </w:rPr>
            </w:r>
          </w:p>
        </w:tc>
        <w:tc>
          <w:tcPr/>
          <w:p w:rsidR="00000000" w:rsidDel="00000000" w:rsidP="00000000" w:rsidRDefault="00000000" w:rsidRPr="00000000" w14:paraId="00000038">
            <w:pPr>
              <w:rPr>
                <w:b w:val="1"/>
                <w:bCs w:val="1"/>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b w:val="1"/>
                <w:bCs w:val="1"/>
              </w:rPr>
            </w:pP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3B">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3C">
            <w:pPr>
              <w:rPr/>
            </w:pPr>
            <w:r w:rsidDel="00000000" w:rsidR="00000000" w:rsidRPr="00000000">
              <w:rPr>
                <w:rtl w:val="0"/>
              </w:rPr>
              <w:t xml:space="preserve">:</w:t>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b w:val="1"/>
                <w:bCs w:val="1"/>
              </w:rPr>
            </w:pPr>
            <w:r w:rsidDel="00000000" w:rsidR="00000000" w:rsidRPr="00000000">
              <w:rPr>
                <w:rtl w:val="0"/>
              </w:rPr>
            </w:r>
          </w:p>
        </w:tc>
        <w:tc>
          <w:tcPr/>
          <w:p w:rsidR="00000000" w:rsidDel="00000000" w:rsidP="00000000" w:rsidRDefault="00000000" w:rsidRPr="00000000" w14:paraId="0000003F">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40">
            <w:pPr>
              <w:rPr>
                <w:b w:val="1"/>
                <w:bCs w:val="1"/>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41">
            <w:pPr>
              <w:rPr>
                <w:b w:val="1"/>
                <w:bCs w:val="1"/>
              </w:rPr>
            </w:pPr>
            <w:r w:rsidDel="00000000" w:rsidR="00000000" w:rsidRPr="00000000">
              <w:rPr>
                <w:rtl w:val="0"/>
              </w:rPr>
              <w:t xml:space="preserve">14-Jan-2025</w:t>
            </w: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42">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43">
            <w:pPr>
              <w:rPr/>
            </w:pPr>
            <w:r w:rsidDel="00000000" w:rsidR="00000000" w:rsidRPr="00000000">
              <w:rPr>
                <w:rtl w:val="0"/>
              </w:rPr>
              <w:t xml:space="preserve">:</w:t>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w:t>
            </w:r>
          </w:p>
        </w:tc>
        <w:tc>
          <w:tcPr/>
          <w:p w:rsidR="00000000" w:rsidDel="00000000" w:rsidP="00000000" w:rsidRDefault="00000000" w:rsidRPr="00000000" w14:paraId="00000048">
            <w:pPr>
              <w:rPr/>
            </w:pPr>
            <w:r w:rsidDel="00000000" w:rsidR="00000000" w:rsidRPr="00000000">
              <w:rPr>
                <w:rtl w:val="0"/>
              </w:rPr>
              <w:t xml:space="preserve">Jatin Sharma</w:t>
            </w:r>
          </w:p>
        </w:tc>
      </w:tr>
      <w:tr>
        <w:trPr>
          <w:cantSplit w:val="0"/>
          <w:trHeight w:val="559" w:hRule="atLeast"/>
          <w:tblHeader w:val="0"/>
        </w:trPr>
        <w:tc>
          <w:tcPr/>
          <w:p w:rsidR="00000000" w:rsidDel="00000000" w:rsidP="00000000" w:rsidRDefault="00000000" w:rsidRPr="00000000" w14:paraId="00000049">
            <w:pPr>
              <w:rPr>
                <w:b w:val="1"/>
                <w:bCs w:val="1"/>
              </w:rPr>
            </w:pPr>
            <w:r w:rsidDel="00000000" w:rsidR="00000000" w:rsidRPr="00000000">
              <w:rPr>
                <w:b w:val="1"/>
                <w:bCs w:val="1"/>
                <w:rtl w:val="0"/>
              </w:rPr>
              <w:t xml:space="preserve">Designation</w:t>
            </w:r>
          </w:p>
        </w:tc>
        <w:tc>
          <w:tcPr/>
          <w:p w:rsidR="00000000" w:rsidDel="00000000" w:rsidP="00000000" w:rsidRDefault="00000000" w:rsidRPr="00000000" w14:paraId="0000004A">
            <w:pPr>
              <w:rPr/>
            </w:pPr>
            <w:r w:rsidDel="00000000" w:rsidR="00000000" w:rsidRPr="00000000">
              <w:rPr>
                <w:rtl w:val="0"/>
              </w:rPr>
              <w:t xml:space="preserve">:</w:t>
            </w:r>
          </w:p>
        </w:tc>
        <w:tc>
          <w:tcPr/>
          <w:p w:rsidR="00000000" w:rsidDel="00000000" w:rsidP="00000000" w:rsidRDefault="00000000" w:rsidRPr="00000000" w14:paraId="0000004B">
            <w:pPr>
              <w:rPr/>
            </w:pPr>
            <w:r w:rsidDel="00000000" w:rsidR="00000000" w:rsidRPr="00000000">
              <w:rPr>
                <w:rtl w:val="0"/>
              </w:rPr>
              <w:t xml:space="preserve">National Credit Guarantee Trustee Company Ltd</w:t>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rtl w:val="0"/>
              </w:rPr>
              <w:t xml:space="preserve">Designation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w:t>
            </w:r>
          </w:p>
        </w:tc>
        <w:tc>
          <w:tcPr/>
          <w:p w:rsidR="00000000" w:rsidDel="00000000" w:rsidP="00000000" w:rsidRDefault="00000000" w:rsidRPr="00000000" w14:paraId="0000004F">
            <w:pPr>
              <w:rPr/>
            </w:pPr>
            <w:r w:rsidDel="00000000" w:rsidR="00000000" w:rsidRPr="00000000">
              <w:rPr>
                <w:rtl w:val="0"/>
              </w:rPr>
              <w:t xml:space="preserve">Project Manager</w:t>
            </w:r>
          </w:p>
          <w:p w:rsidR="00000000" w:rsidDel="00000000" w:rsidP="00000000" w:rsidRDefault="00000000" w:rsidRPr="00000000" w14:paraId="00000050">
            <w:pPr>
              <w:rPr/>
            </w:pPr>
            <w:r w:rsidDel="00000000" w:rsidR="00000000" w:rsidRPr="00000000">
              <w:rPr>
                <w:rtl w:val="0"/>
              </w:rPr>
              <w:t xml:space="preserve">Infoneo Technologies Pvt Ltd.</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color w:val="7f7f7f"/>
          <w:sz w:val="26"/>
          <w:szCs w:val="26"/>
        </w:rPr>
      </w:pPr>
      <w:r w:rsidDel="00000000" w:rsidR="00000000" w:rsidRPr="00000000">
        <w:rPr>
          <w:b w:val="1"/>
          <w:bCs w:val="1"/>
          <w:color w:val="7f7f7f"/>
          <w:sz w:val="26"/>
          <w:szCs w:val="26"/>
          <w:rtl w:val="0"/>
        </w:rPr>
        <w:t xml:space="preserve">TABLE OF CONTENT:</w:t>
      </w:r>
    </w:p>
    <w:sdt>
      <w:sdtPr>
        <w:id w:val="-261060588"/>
        <w:docPartObj>
          <w:docPartGallery w:val="Table of Contents"/>
          <w:docPartUnique w:val="1"/>
        </w:docPartObj>
      </w:sdtPr>
      <w:sdtContent>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MCGS- MSME Scheme Introduction</w:t>
              <w:tab/>
              <w:t xml:space="preserve">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Fund &amp; Docket Construct</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2wl4v8fu66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Steps Under MSME Scheme</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Issue of Fresh Guarantee i.e.Sanction Loan – Bulk Upload</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e2zb9knfl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New Credit Guarantees – Request for Quotes and Issue of Guarantees</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1nwgj5zrrp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CG Eligibility Criteria Checks - Issuance of fresh guarantee</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7bjeafmbf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1.6.1. Guarantee Issuance Roles:</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em5jq6cr8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1.6.2 Initial Contribution Calculation - Collection Integration</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1.7 MSME CG File Upload Validation &amp; Flow</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i w:val="0"/>
              <w:iCs w:val="0"/>
              <w:smallCaps w:val="0"/>
              <w:strike w:val="0"/>
              <w:color w:val="000000"/>
              <w:sz w:val="24"/>
              <w:szCs w:val="24"/>
              <w:u w:val="none"/>
              <w:shd w:fill="auto" w:val="clear"/>
              <w:vertAlign w:val="baseline"/>
            </w:rPr>
          </w:pPr>
          <w:hyperlink w:anchor="_heading=h.uq8naghib7n3">
            <w:r w:rsidDel="00000000" w:rsidR="00000000" w:rsidRPr="00000000">
              <w:rPr>
                <w:i w:val="0"/>
                <w:iCs w:val="0"/>
                <w:smallCaps w:val="0"/>
                <w:strike w:val="0"/>
                <w:color w:val="000000"/>
                <w:sz w:val="24"/>
                <w:szCs w:val="24"/>
                <w:u w:val="none"/>
                <w:shd w:fill="auto" w:val="clear"/>
                <w:vertAlign w:val="baseline"/>
                <w:rtl w:val="0"/>
              </w:rPr>
              <w:t xml:space="preserve">1.8 Generation of New Credit Guarantee</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i w:val="0"/>
              <w:iCs w:val="0"/>
              <w:smallCaps w:val="0"/>
              <w:strike w:val="0"/>
              <w:color w:val="000000"/>
              <w:sz w:val="24"/>
              <w:szCs w:val="24"/>
              <w:u w:val="none"/>
              <w:shd w:fill="auto" w:val="clear"/>
              <w:vertAlign w:val="baseline"/>
            </w:rPr>
          </w:pPr>
          <w:hyperlink w:anchor="_heading=h.ropkjvh2bkg">
            <w:r w:rsidDel="00000000" w:rsidR="00000000" w:rsidRPr="00000000">
              <w:rPr>
                <w:i w:val="0"/>
                <w:iCs w:val="0"/>
                <w:smallCaps w:val="0"/>
                <w:strike w:val="0"/>
                <w:color w:val="000000"/>
                <w:sz w:val="24"/>
                <w:szCs w:val="24"/>
                <w:u w:val="none"/>
                <w:shd w:fill="auto" w:val="clear"/>
                <w:vertAlign w:val="baseline"/>
                <w:rtl w:val="0"/>
              </w:rPr>
              <w:t xml:space="preserve">1.9 BATCHDAN- Demand Advice: New Guarantee Cover - Batch</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sj69lk17go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 MSME Disbursement Bulk Upload</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1.10.1 CG Fee Calculation:</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1.11 New Disbursement Eligibility Criteria Check/ Business Validation:</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mq97dfc96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1.11.1 Disbursement Roles:</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i w:val="0"/>
              <w:iCs w:val="0"/>
              <w:smallCaps w:val="0"/>
              <w:strike w:val="0"/>
              <w:color w:val="000000"/>
              <w:sz w:val="24"/>
              <w:szCs w:val="24"/>
              <w:u w:val="none"/>
              <w:shd w:fill="auto" w:val="clear"/>
              <w:vertAlign w:val="baseline"/>
            </w:rPr>
          </w:pPr>
          <w:hyperlink w:anchor="_heading=">
            <w:r w:rsidDel="00000000" w:rsidR="00000000" w:rsidRPr="00000000">
              <w:rPr>
                <w:i w:val="0"/>
                <w:iCs w:val="0"/>
                <w:smallCaps w:val="0"/>
                <w:strike w:val="0"/>
                <w:color w:val="000000"/>
                <w:sz w:val="24"/>
                <w:szCs w:val="24"/>
                <w:u w:val="none"/>
                <w:shd w:fill="auto" w:val="clear"/>
                <w:vertAlign w:val="baseline"/>
                <w:rtl w:val="0"/>
              </w:rPr>
              <w:t xml:space="preserve">1.12 Disbursement File Upload Functional Flow</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42k3xmls7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1.13 CG File Preparing Summary &amp; Steps</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vcamlvd2oo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1.14 Allotting Credit Guarantee Unique Identifiers - CGPAN</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dfaxyc9oh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STATUS CODE OF THE FRESH SANCTION/DISBURSEMENT</w:t>
              <w:tab/>
              <w:t xml:space="preserve">16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ck39yc7swl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1.15 Continuity</w:t>
              <w:tab/>
              <w:t xml:space="preserve">17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ri47cvere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1.15.1 Roles</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g976zcdf8x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1.15 Update Module-Bulk Upload</w:t>
              <w:tab/>
              <w:t xml:space="preserve">18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h1hzq3i3t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1.15.1 Roles</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edawkovnd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1.15.2 Status</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zp1oj8kir2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1.16 Claim Lodgement- Form Based</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u57a9a6fm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1.16.1  Interim Claim</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xk9lytha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Upload Documents</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23pp5hvpu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1.16.2  Final Claim</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70dzok6n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Upload Documents</w:t>
              <w:tab/>
              <w:t xml:space="preserve">26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rmh23ukvwt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1.17 Recovery</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5iosqr7p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1.17.1 Recovery Bulk Upload Format:</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sw7udz6x1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1.17.2 Roles</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buqnrdoxu1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1.18 Claim Settlement Roles</w:t>
              <w:tab/>
              <w:t xml:space="preserve">27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jtx3cul5it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1.19 Reports</w:t>
              <w:tab/>
              <w:t xml:space="preserve">28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nm6sm3doqf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1.20 MLI Wise claim payout under scheme (Annexure III)</w:t>
              <w:tab/>
              <w:t xml:space="preserve">28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8x0stupkdq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1.21 URN search (Udyam registration number) MLI &amp; NCGTC end.</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08etdom8f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1.22 Transfer of guarantee</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rPr>
          <w:smallCaps w:val="1"/>
          <w:sz w:val="28"/>
          <w:szCs w:val="28"/>
        </w:rPr>
      </w:pPr>
      <w:r w:rsidDel="00000000" w:rsidR="00000000" w:rsidRPr="00000000">
        <w:rPr>
          <w:rtl w:val="0"/>
        </w:rPr>
      </w:r>
    </w:p>
    <w:p w:rsidR="00000000" w:rsidDel="00000000" w:rsidP="00000000" w:rsidRDefault="00000000" w:rsidRPr="00000000" w14:paraId="00000079">
      <w:pPr>
        <w:rPr>
          <w:b w:val="1"/>
          <w:bCs w:val="1"/>
          <w:smallCaps w:val="1"/>
          <w:color w:val="7f7f7f"/>
          <w:sz w:val="28"/>
          <w:szCs w:val="28"/>
        </w:rPr>
      </w:pPr>
      <w:r w:rsidDel="00000000" w:rsidR="00000000" w:rsidRPr="00000000">
        <w:rPr>
          <w:b w:val="1"/>
          <w:bCs w:val="1"/>
          <w:smallCaps w:val="1"/>
          <w:color w:val="7f7f7f"/>
          <w:sz w:val="28"/>
          <w:szCs w:val="28"/>
          <w:rtl w:val="0"/>
        </w:rPr>
        <w:t xml:space="preserve">GLOSSARY</w:t>
      </w:r>
    </w:p>
    <w:p w:rsidR="00000000" w:rsidDel="00000000" w:rsidP="00000000" w:rsidRDefault="00000000" w:rsidRPr="00000000" w14:paraId="0000007A">
      <w:pPr>
        <w:jc w:val="both"/>
        <w:rPr/>
      </w:pPr>
      <w:r w:rsidDel="00000000" w:rsidR="00000000" w:rsidRPr="00000000">
        <w:rPr>
          <w:rtl w:val="0"/>
        </w:rPr>
        <w:t xml:space="preserve">Glossary of Important Terms used in this document.</w:t>
      </w:r>
    </w:p>
    <w:tbl>
      <w:tblPr>
        <w:tblStyle w:val="Table3"/>
        <w:tblW w:w="8924.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799"/>
        <w:gridCol w:w="1292"/>
        <w:gridCol w:w="6833"/>
        <w:tblGridChange w:id="0">
          <w:tblGrid>
            <w:gridCol w:w="799"/>
            <w:gridCol w:w="1292"/>
            <w:gridCol w:w="6833"/>
          </w:tblGrid>
        </w:tblGridChange>
      </w:tblGrid>
      <w:tr>
        <w:trPr>
          <w:cantSplit w:val="0"/>
          <w:trHeight w:val="308" w:hRule="atLeast"/>
          <w:tblHeader w:val="0"/>
        </w:trPr>
        <w:tc>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S. No.</w:t>
            </w:r>
          </w:p>
        </w:tc>
        <w:tc>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Term</w:t>
            </w:r>
          </w:p>
        </w:tc>
        <w:tc>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Description</w:t>
            </w:r>
          </w:p>
        </w:tc>
      </w:tr>
      <w:tr>
        <w:trPr>
          <w:cantSplit w:val="0"/>
          <w:trHeight w:val="308" w:hRule="atLeast"/>
          <w:tblHeader w:val="0"/>
        </w:trPr>
        <w:tc>
          <w:tcPr/>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CG</w:t>
            </w:r>
          </w:p>
        </w:tc>
        <w:tc>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Credit Guarantee</w:t>
            </w:r>
          </w:p>
        </w:tc>
      </w:tr>
      <w:tr>
        <w:trPr>
          <w:cantSplit w:val="0"/>
          <w:trHeight w:val="895" w:hRule="atLeast"/>
          <w:tblHeader w:val="0"/>
        </w:trPr>
        <w:tc>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CGPAN</w:t>
            </w:r>
          </w:p>
        </w:tc>
        <w:tc>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Credit Guarantee Permanent Account Number – a Unique Credit Guarantee Number generated by the NCGTC processing system while issuing the Credit Guarantee.</w:t>
            </w:r>
          </w:p>
        </w:tc>
      </w:tr>
      <w:tr>
        <w:trPr>
          <w:cantSplit w:val="0"/>
          <w:trHeight w:val="611" w:hRule="atLeast"/>
          <w:tblHeader w:val="0"/>
        </w:trPr>
        <w:tc>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MLI</w:t>
            </w:r>
          </w:p>
        </w:tc>
        <w:tc>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Member Leading Institute. These will be Banks, NBFCs and AIFIs predominantly in the business of Money Lending.</w:t>
            </w:r>
          </w:p>
        </w:tc>
      </w:tr>
      <w:tr>
        <w:trPr>
          <w:cantSplit w:val="0"/>
          <w:trHeight w:val="422" w:hRule="atLeast"/>
          <w:tblHeader w:val="0"/>
        </w:trPr>
        <w:tc>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NPA</w:t>
            </w:r>
          </w:p>
        </w:tc>
        <w:tc>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Non-Performing Asset </w:t>
            </w:r>
          </w:p>
        </w:tc>
      </w:tr>
      <w:tr>
        <w:trPr>
          <w:cantSplit w:val="0"/>
          <w:trHeight w:val="422" w:hRule="atLeast"/>
          <w:tblHeader w:val="0"/>
        </w:trPr>
        <w:tc>
          <w:tcPr/>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NCGTC</w:t>
            </w:r>
          </w:p>
        </w:tc>
        <w:tc>
          <w:tcPr/>
          <w:p w:rsidR="00000000" w:rsidDel="00000000" w:rsidP="00000000" w:rsidRDefault="00000000" w:rsidRPr="00000000" w14:paraId="0000008C">
            <w:pPr>
              <w:jc w:val="both"/>
              <w:rPr>
                <w:sz w:val="20"/>
                <w:szCs w:val="20"/>
              </w:rPr>
            </w:pPr>
            <w:r w:rsidDel="00000000" w:rsidR="00000000" w:rsidRPr="00000000">
              <w:rPr>
                <w:sz w:val="20"/>
                <w:szCs w:val="20"/>
                <w:rtl w:val="0"/>
              </w:rPr>
              <w:t xml:space="preserve">National Credit Guarantee Trustee Company Ltd</w:t>
            </w:r>
          </w:p>
        </w:tc>
      </w:tr>
      <w:tr>
        <w:trPr>
          <w:cantSplit w:val="0"/>
          <w:trHeight w:val="971" w:hRule="atLeast"/>
          <w:tblHeader w:val="0"/>
        </w:trPr>
        <w:tc>
          <w:tcPr/>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8E">
            <w:pPr>
              <w:jc w:val="both"/>
              <w:rPr>
                <w:sz w:val="20"/>
                <w:szCs w:val="20"/>
              </w:rPr>
            </w:pPr>
            <w:r w:rsidDel="00000000" w:rsidR="00000000" w:rsidRPr="00000000">
              <w:rPr>
                <w:sz w:val="20"/>
                <w:szCs w:val="20"/>
                <w:rtl w:val="0"/>
              </w:rPr>
              <w:t xml:space="preserve">SURGE</w:t>
            </w:r>
          </w:p>
        </w:tc>
        <w:tc>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Software System Developed and Commissioned by NCGTC for Managing Credit Guarantee Business Process.</w:t>
            </w:r>
          </w:p>
          <w:p w:rsidR="00000000" w:rsidDel="00000000" w:rsidP="00000000" w:rsidRDefault="00000000" w:rsidRPr="00000000" w14:paraId="00000090">
            <w:pPr>
              <w:jc w:val="both"/>
              <w:rPr>
                <w:sz w:val="20"/>
                <w:szCs w:val="20"/>
              </w:rPr>
            </w:pPr>
            <w:r w:rsidDel="00000000" w:rsidR="00000000" w:rsidRPr="00000000">
              <w:rPr>
                <w:i w:val="1"/>
                <w:iCs w:val="1"/>
                <w:sz w:val="20"/>
                <w:szCs w:val="20"/>
                <w:rtl w:val="0"/>
              </w:rPr>
              <w:t xml:space="preserve">SURGE – System for Underwriting, Reassurance &amp; Guarantee Endorsement</w:t>
            </w:r>
            <w:r w:rsidDel="00000000" w:rsidR="00000000" w:rsidRPr="00000000">
              <w:rPr>
                <w:rtl w:val="0"/>
              </w:rPr>
            </w:r>
          </w:p>
        </w:tc>
      </w:tr>
    </w:tbl>
    <w:p w:rsidR="00000000" w:rsidDel="00000000" w:rsidP="00000000" w:rsidRDefault="00000000" w:rsidRPr="00000000" w14:paraId="00000091">
      <w:pPr>
        <w:rPr>
          <w:rFonts w:ascii="Trebuchet MS" w:cs="Trebuchet MS" w:eastAsia="Trebuchet MS" w:hAnsi="Trebuchet MS"/>
          <w:b w:val="1"/>
          <w:bCs w:val="1"/>
          <w:color w:val="a6a6a6"/>
          <w:sz w:val="28"/>
          <w:szCs w:val="28"/>
        </w:rPr>
      </w:pPr>
      <w:r w:rsidDel="00000000" w:rsidR="00000000" w:rsidRPr="00000000">
        <w:rPr>
          <w:rtl w:val="0"/>
        </w:rPr>
      </w:r>
    </w:p>
    <w:p w:rsidR="00000000" w:rsidDel="00000000" w:rsidP="00000000" w:rsidRDefault="00000000" w:rsidRPr="00000000" w14:paraId="00000092">
      <w:pPr>
        <w:pStyle w:val="Heading1"/>
        <w:spacing w:after="60" w:before="60" w:line="276" w:lineRule="auto"/>
        <w:jc w:val="both"/>
        <w:rPr>
          <w:b w:val="1"/>
          <w:bCs w:val="1"/>
          <w:color w:val="7f7f7f"/>
          <w:sz w:val="26"/>
          <w:szCs w:val="26"/>
          <w:u w:val="single"/>
        </w:rPr>
      </w:pPr>
      <w:bookmarkStart w:colFirst="0" w:colLast="0" w:name="_heading=h.30j0zll" w:id="0"/>
      <w:bookmarkEnd w:id="0"/>
      <w:r w:rsidDel="00000000" w:rsidR="00000000" w:rsidRPr="00000000">
        <w:rPr>
          <w:b w:val="1"/>
          <w:bCs w:val="1"/>
          <w:color w:val="7f7f7f"/>
          <w:sz w:val="26"/>
          <w:szCs w:val="26"/>
          <w:u w:val="single"/>
          <w:rtl w:val="0"/>
        </w:rPr>
        <w:t xml:space="preserve">1.1 MCGS- MSME Scheme Introduction</w:t>
      </w:r>
    </w:p>
    <w:p w:rsidR="00000000" w:rsidDel="00000000" w:rsidP="00000000" w:rsidRDefault="00000000" w:rsidRPr="00000000" w14:paraId="00000093">
      <w:pPr>
        <w:spacing w:after="240" w:before="240" w:lineRule="auto"/>
        <w:jc w:val="both"/>
        <w:rPr/>
      </w:pPr>
      <w:bookmarkStart w:colFirst="0" w:colLast="0" w:name="_heading=h.3znysh7" w:id="1"/>
      <w:bookmarkEnd w:id="1"/>
      <w:r w:rsidDel="00000000" w:rsidR="00000000" w:rsidRPr="00000000">
        <w:rPr>
          <w:rtl w:val="0"/>
        </w:rPr>
        <w:t xml:space="preserve">The Mutual Credit Guarantee Scheme for MSME provides guarantee coverage for term loan assistance of upto Rs 100 crore to eligible </w:t>
      </w:r>
      <w:r w:rsidDel="00000000" w:rsidR="00000000" w:rsidRPr="00000000">
        <w:rPr>
          <w:highlight w:val="white"/>
          <w:rtl w:val="0"/>
        </w:rPr>
        <w:t xml:space="preserve">MSME for their projects involving purchase of equipment/machinery. </w:t>
      </w:r>
      <w:r w:rsidDel="00000000" w:rsidR="00000000" w:rsidRPr="00000000">
        <w:rPr>
          <w:rtl w:val="0"/>
        </w:rPr>
      </w:r>
    </w:p>
    <w:p w:rsidR="00000000" w:rsidDel="00000000" w:rsidP="00000000" w:rsidRDefault="00000000" w:rsidRPr="00000000" w14:paraId="00000094">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1fob9te" w:id="2"/>
      <w:bookmarkEnd w:id="2"/>
      <w:r w:rsidDel="00000000" w:rsidR="00000000" w:rsidRPr="00000000">
        <w:rPr>
          <w:b w:val="1"/>
          <w:bCs w:val="1"/>
          <w:color w:val="7f7f7f"/>
          <w:sz w:val="26"/>
          <w:szCs w:val="26"/>
          <w:rtl w:val="0"/>
        </w:rPr>
        <w:t xml:space="preserve">1.2 Fund &amp; Docket Construct </w:t>
      </w:r>
    </w:p>
    <w:p w:rsidR="00000000" w:rsidDel="00000000" w:rsidP="00000000" w:rsidRDefault="00000000" w:rsidRPr="00000000" w14:paraId="00000095">
      <w:pPr>
        <w:jc w:val="both"/>
        <w:rPr/>
      </w:pPr>
      <w:r w:rsidDel="00000000" w:rsidR="00000000" w:rsidRPr="00000000">
        <w:rPr>
          <w:highlight w:val="yellow"/>
          <w:rtl w:val="0"/>
        </w:rPr>
        <w:t xml:space="preserve">Currently it is being envisaged that this scheme has only one docket. This docket has a code - ‘GEN’. Schematic relation for the Trust, Fund, Scheme and Docket Relation is as below:</w:t>
      </w:r>
      <w:r w:rsidDel="00000000" w:rsidR="00000000" w:rsidRPr="00000000">
        <w:rPr/>
        <mc:AlternateContent>
          <mc:Choice Requires="wpg">
            <w:drawing>
              <wp:inline distB="0" distT="0" distL="0" distR="0">
                <wp:extent cx="5486400" cy="3200400"/>
                <wp:effectExtent b="0" l="0" r="0" t="0"/>
                <wp:docPr id="1665250806" name=""/>
                <a:graphic>
                  <a:graphicData uri="http://schemas.microsoft.com/office/word/2010/wordprocessingGroup">
                    <wpg:wgp>
                      <wpg:cNvGrpSpPr/>
                      <wpg:grpSpPr>
                        <a:xfrm>
                          <a:off x="2602800" y="2179800"/>
                          <a:ext cx="5486400" cy="3200400"/>
                          <a:chOff x="2602800" y="2179800"/>
                          <a:chExt cx="5486400" cy="3200400"/>
                        </a:xfrm>
                      </wpg:grpSpPr>
                      <wpg:grpSp>
                        <wpg:cNvGrpSpPr/>
                        <wpg:grpSpPr>
                          <a:xfrm>
                            <a:off x="2602800" y="2179800"/>
                            <a:ext cx="5486400" cy="3200400"/>
                            <a:chOff x="2602800" y="2179800"/>
                            <a:chExt cx="5486400" cy="3200400"/>
                          </a:xfrm>
                        </wpg:grpSpPr>
                        <wps:wsp>
                          <wps:cNvSpPr/>
                          <wps:cNvPr id="3" name="Shape 3"/>
                          <wps:spPr>
                            <a:xfrm>
                              <a:off x="2602800" y="217980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2179800"/>
                              <a:ext cx="5486400" cy="3200400"/>
                              <a:chOff x="2602800" y="2179800"/>
                              <a:chExt cx="5486400" cy="3200400"/>
                            </a:xfrm>
                          </wpg:grpSpPr>
                          <wps:wsp>
                            <wps:cNvSpPr/>
                            <wps:cNvPr id="5" name="Shape 5"/>
                            <wps:spPr>
                              <a:xfrm>
                                <a:off x="2602800" y="217980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2179800"/>
                                <a:ext cx="5486400" cy="3200400"/>
                                <a:chOff x="2602800" y="2179800"/>
                                <a:chExt cx="5486400" cy="3200400"/>
                              </a:xfrm>
                            </wpg:grpSpPr>
                            <wps:wsp>
                              <wps:cNvSpPr/>
                              <wps:cNvPr id="7" name="Shape 7"/>
                              <wps:spPr>
                                <a:xfrm>
                                  <a:off x="2602800" y="217980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2179800"/>
                                  <a:ext cx="5486400" cy="3200400"/>
                                  <a:chOff x="2597775" y="2179800"/>
                                  <a:chExt cx="5491425" cy="3200400"/>
                                </a:xfrm>
                              </wpg:grpSpPr>
                              <wps:wsp>
                                <wps:cNvSpPr/>
                                <wps:cNvPr id="9" name="Shape 9"/>
                                <wps:spPr>
                                  <a:xfrm>
                                    <a:off x="2597775" y="2179800"/>
                                    <a:ext cx="5491425"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2179800"/>
                                    <a:ext cx="5486400" cy="3200400"/>
                                    <a:chOff x="0" y="0"/>
                                    <a:chExt cx="5491425" cy="3200425"/>
                                  </a:xfrm>
                                </wpg:grpSpPr>
                                <wps:wsp>
                                  <wps:cNvSpPr/>
                                  <wps:cNvPr id="11" name="Shape 11"/>
                                  <wps:spPr>
                                    <a:xfrm>
                                      <a:off x="0" y="0"/>
                                      <a:ext cx="5491425" cy="320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86400" cy="3200400"/>
                                      <a:chOff x="0" y="0"/>
                                      <a:chExt cx="5486400" cy="3200400"/>
                                    </a:xfrm>
                                  </wpg:grpSpPr>
                                  <wps:wsp>
                                    <wps:cNvSpPr/>
                                    <wps:cNvPr id="13" name="Shape 1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799867" y="1554480"/>
                                        <a:ext cx="280864" cy="91440"/>
                                      </a:xfrm>
                                      <a:custGeom>
                                        <a:rect b="b" l="l" r="r" t="t"/>
                                        <a:pathLst>
                                          <a:path extrusionOk="0" h="120000" w="120000">
                                            <a:moveTo>
                                              <a:pt x="0" y="60000"/>
                                            </a:moveTo>
                                            <a:lnTo>
                                              <a:pt x="120000" y="60000"/>
                                            </a:lnTo>
                                          </a:path>
                                        </a:pathLst>
                                      </a:custGeom>
                                      <a:no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933278" y="1593178"/>
                                        <a:ext cx="14043" cy="1404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12700" spcFirstLastPara="1" rIns="12700" wrap="square" tIns="0">
                                      <a:noAutofit/>
                                    </wps:bodyPr>
                                  </wps:wsp>
                                  <wps:wsp>
                                    <wps:cNvSpPr/>
                                    <wps:cNvPr id="16" name="Shape 16"/>
                                    <wps:spPr>
                                      <a:xfrm>
                                        <a:off x="2114679" y="1554480"/>
                                        <a:ext cx="280864" cy="91440"/>
                                      </a:xfrm>
                                      <a:custGeom>
                                        <a:rect b="b" l="l" r="r" t="t"/>
                                        <a:pathLst>
                                          <a:path extrusionOk="0" h="120000" w="120000">
                                            <a:moveTo>
                                              <a:pt x="0" y="60000"/>
                                            </a:moveTo>
                                            <a:lnTo>
                                              <a:pt x="120000" y="60000"/>
                                            </a:lnTo>
                                          </a:path>
                                        </a:pathLst>
                                      </a:custGeom>
                                      <a:no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248090" y="1593178"/>
                                        <a:ext cx="14043" cy="1404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12700" spcFirstLastPara="1" rIns="12700" wrap="square" tIns="0">
                                      <a:noAutofit/>
                                    </wps:bodyPr>
                                  </wps:wsp>
                                  <wps:wsp>
                                    <wps:cNvSpPr/>
                                    <wps:cNvPr id="18" name="Shape 18"/>
                                    <wps:spPr>
                                      <a:xfrm>
                                        <a:off x="429492" y="1554480"/>
                                        <a:ext cx="280864" cy="91440"/>
                                      </a:xfrm>
                                      <a:custGeom>
                                        <a:rect b="b" l="l" r="r" t="t"/>
                                        <a:pathLst>
                                          <a:path extrusionOk="0" h="120000" w="120000">
                                            <a:moveTo>
                                              <a:pt x="0" y="60000"/>
                                            </a:moveTo>
                                            <a:lnTo>
                                              <a:pt x="120000" y="60000"/>
                                            </a:lnTo>
                                          </a:path>
                                        </a:pathLst>
                                      </a:custGeom>
                                      <a:noFill/>
                                      <a:ln cap="flat" cmpd="sng" w="127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562902" y="1593178"/>
                                        <a:ext cx="14043" cy="1404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12700" spcFirstLastPara="1" rIns="12700" wrap="square" tIns="0">
                                      <a:noAutofit/>
                                    </wps:bodyPr>
                                  </wps:wsp>
                                  <wps:wsp>
                                    <wps:cNvSpPr/>
                                    <wps:cNvPr id="20" name="Shape 20"/>
                                    <wps:spPr>
                                      <a:xfrm rot="-5400000">
                                        <a:off x="-911284" y="1386126"/>
                                        <a:ext cx="2253406" cy="428147"/>
                                      </a:xfrm>
                                      <a:prstGeom prst="rect">
                                        <a:avLst/>
                                      </a:prstGeom>
                                      <a:solidFill>
                                        <a:schemeClr val="accent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995631" y="1301778"/>
                                        <a:ext cx="2422100" cy="428147"/>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Trust  </w:t>
                                          </w:r>
                                        </w:p>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ctr" bIns="6350" lIns="6350" spcFirstLastPara="1" rIns="6350" wrap="square" tIns="6350">
                                      <a:noAutofit/>
                                    </wps:bodyPr>
                                  </wps:wsp>
                                  <wps:wsp>
                                    <wps:cNvSpPr/>
                                    <wps:cNvPr id="22" name="Shape 22"/>
                                    <wps:spPr>
                                      <a:xfrm>
                                        <a:off x="710356" y="1386126"/>
                                        <a:ext cx="1404323" cy="428147"/>
                                      </a:xfrm>
                                      <a:prstGeom prst="rect">
                                        <a:avLst/>
                                      </a:prstGeom>
                                      <a:solidFill>
                                        <a:schemeClr val="accent4"/>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773973" y="1436926"/>
                                        <a:ext cx="1404323" cy="428147"/>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Fund</w:t>
                                          </w:r>
                                        </w:p>
                                      </w:txbxContent>
                                    </wps:txbx>
                                    <wps:bodyPr anchorCtr="0" anchor="ctr" bIns="6350" lIns="6350" spcFirstLastPara="1" rIns="6350" wrap="square" tIns="6350">
                                      <a:noAutofit/>
                                    </wps:bodyPr>
                                  </wps:wsp>
                                  <wps:wsp>
                                    <wps:cNvSpPr/>
                                    <wps:cNvPr id="24" name="Shape 24"/>
                                    <wps:spPr>
                                      <a:xfrm>
                                        <a:off x="2395544" y="1386126"/>
                                        <a:ext cx="1404323" cy="428147"/>
                                      </a:xfrm>
                                      <a:prstGeom prst="rect">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2395544" y="1386126"/>
                                        <a:ext cx="1404323" cy="428147"/>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Scheme</w:t>
                                          </w:r>
                                        </w:p>
                                      </w:txbxContent>
                                    </wps:txbx>
                                    <wps:bodyPr anchorCtr="0" anchor="ctr" bIns="6350" lIns="6350" spcFirstLastPara="1" rIns="6350" wrap="square" tIns="6350">
                                      <a:noAutofit/>
                                    </wps:bodyPr>
                                  </wps:wsp>
                                  <wps:wsp>
                                    <wps:cNvSpPr/>
                                    <wps:cNvPr id="26" name="Shape 26"/>
                                    <wps:spPr>
                                      <a:xfrm>
                                        <a:off x="4080732" y="1386126"/>
                                        <a:ext cx="1404323" cy="428147"/>
                                      </a:xfrm>
                                      <a:prstGeom prst="rect">
                                        <a:avLst/>
                                      </a:prstGeom>
                                      <a:solidFill>
                                        <a:schemeClr val="accent6"/>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080732" y="1386126"/>
                                        <a:ext cx="1404323" cy="428147"/>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Docket - GEN</w:t>
                                          </w:r>
                                        </w:p>
                                      </w:txbxContent>
                                    </wps:txbx>
                                    <wps:bodyPr anchorCtr="0" anchor="ctr" bIns="6350" lIns="6350" spcFirstLastPara="1" rIns="6350" wrap="square" tIns="6350">
                                      <a:noAutofit/>
                                    </wps:bodyPr>
                                  </wps:wsp>
                                </wpg:grpSp>
                              </wpg:grpSp>
                            </wpg:grpSp>
                          </wpg:grpSp>
                        </wpg:grpSp>
                      </wpg:grpSp>
                    </wpg:wgp>
                  </a:graphicData>
                </a:graphic>
              </wp:inline>
            </w:drawing>
          </mc:Choice>
          <mc:Fallback>
            <w:drawing>
              <wp:inline distB="0" distT="0" distL="0" distR="0">
                <wp:extent cx="5486400" cy="3200400"/>
                <wp:effectExtent b="0" l="0" r="0" t="0"/>
                <wp:docPr id="166525080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6">
      <w:pPr>
        <w:pStyle w:val="Heading1"/>
        <w:spacing w:after="240" w:before="240" w:lineRule="auto"/>
        <w:jc w:val="both"/>
        <w:rPr>
          <w:b w:val="1"/>
          <w:bCs w:val="1"/>
          <w:color w:val="7f7f7f"/>
          <w:sz w:val="26"/>
          <w:szCs w:val="26"/>
          <w:u w:val="single"/>
        </w:rPr>
      </w:pPr>
      <w:bookmarkStart w:colFirst="0" w:colLast="0" w:name="_heading=h.s2wl4v8fu66j" w:id="3"/>
      <w:bookmarkEnd w:id="3"/>
      <w:r w:rsidDel="00000000" w:rsidR="00000000" w:rsidRPr="00000000">
        <w:rPr>
          <w:b w:val="1"/>
          <w:bCs w:val="1"/>
          <w:color w:val="7f7f7f"/>
          <w:sz w:val="26"/>
          <w:szCs w:val="26"/>
          <w:u w:val="single"/>
          <w:rtl w:val="0"/>
        </w:rPr>
        <w:t xml:space="preserve">1.3 Steps Under MSME Scheme</w:t>
      </w:r>
    </w:p>
    <w:p w:rsidR="00000000" w:rsidDel="00000000" w:rsidP="00000000" w:rsidRDefault="00000000" w:rsidRPr="00000000" w14:paraId="00000097">
      <w:pPr>
        <w:numPr>
          <w:ilvl w:val="0"/>
          <w:numId w:val="12"/>
        </w:numPr>
        <w:spacing w:after="0" w:line="278.00000000000006" w:lineRule="auto"/>
        <w:ind w:left="720" w:hanging="360"/>
        <w:rPr/>
      </w:pPr>
      <w:r w:rsidDel="00000000" w:rsidR="00000000" w:rsidRPr="00000000">
        <w:rPr>
          <w:rtl w:val="0"/>
        </w:rPr>
        <w:t xml:space="preserve">Issue of Fresh Guarantee i.e. </w:t>
      </w:r>
      <w:r w:rsidDel="00000000" w:rsidR="00000000" w:rsidRPr="00000000">
        <w:rPr>
          <w:i w:val="1"/>
          <w:iCs w:val="1"/>
          <w:rtl w:val="0"/>
        </w:rPr>
        <w:t xml:space="preserve">Sanction loan- Bulk Upload</w:t>
      </w:r>
      <w:r w:rsidDel="00000000" w:rsidR="00000000" w:rsidRPr="00000000">
        <w:rPr>
          <w:rtl w:val="0"/>
        </w:rPr>
      </w:r>
    </w:p>
    <w:p w:rsidR="00000000" w:rsidDel="00000000" w:rsidP="00000000" w:rsidRDefault="00000000" w:rsidRPr="00000000" w14:paraId="00000098">
      <w:pPr>
        <w:numPr>
          <w:ilvl w:val="0"/>
          <w:numId w:val="12"/>
        </w:numPr>
        <w:spacing w:after="0" w:line="278.00000000000006" w:lineRule="auto"/>
        <w:ind w:left="720" w:hanging="360"/>
        <w:rPr/>
      </w:pPr>
      <w:r w:rsidDel="00000000" w:rsidR="00000000" w:rsidRPr="00000000">
        <w:rPr>
          <w:rtl w:val="0"/>
        </w:rPr>
        <w:t xml:space="preserve">Disbursement Bulk Upload</w:t>
      </w:r>
    </w:p>
    <w:p w:rsidR="00000000" w:rsidDel="00000000" w:rsidP="00000000" w:rsidRDefault="00000000" w:rsidRPr="00000000" w14:paraId="00000099">
      <w:pPr>
        <w:numPr>
          <w:ilvl w:val="0"/>
          <w:numId w:val="12"/>
        </w:numPr>
        <w:spacing w:after="0" w:line="278.00000000000006" w:lineRule="auto"/>
        <w:ind w:left="720" w:hanging="360"/>
        <w:rPr/>
      </w:pPr>
      <w:r w:rsidDel="00000000" w:rsidR="00000000" w:rsidRPr="00000000">
        <w:rPr>
          <w:rtl w:val="0"/>
        </w:rPr>
        <w:t xml:space="preserve">Continuity</w:t>
      </w:r>
    </w:p>
    <w:p w:rsidR="00000000" w:rsidDel="00000000" w:rsidP="00000000" w:rsidRDefault="00000000" w:rsidRPr="00000000" w14:paraId="0000009A">
      <w:pPr>
        <w:numPr>
          <w:ilvl w:val="0"/>
          <w:numId w:val="12"/>
        </w:numPr>
        <w:spacing w:after="0" w:line="278.00000000000006" w:lineRule="auto"/>
        <w:ind w:left="720" w:hanging="360"/>
        <w:rPr/>
      </w:pPr>
      <w:r w:rsidDel="00000000" w:rsidR="00000000" w:rsidRPr="00000000">
        <w:rPr>
          <w:rtl w:val="0"/>
        </w:rPr>
        <w:t xml:space="preserve">Update Module-Bulk upload</w:t>
      </w:r>
    </w:p>
    <w:p w:rsidR="00000000" w:rsidDel="00000000" w:rsidP="00000000" w:rsidRDefault="00000000" w:rsidRPr="00000000" w14:paraId="0000009B">
      <w:pPr>
        <w:numPr>
          <w:ilvl w:val="0"/>
          <w:numId w:val="12"/>
        </w:numPr>
        <w:spacing w:after="0" w:line="278.00000000000006" w:lineRule="auto"/>
        <w:ind w:left="720" w:hanging="360"/>
        <w:rPr/>
      </w:pPr>
      <w:r w:rsidDel="00000000" w:rsidR="00000000" w:rsidRPr="00000000">
        <w:rPr>
          <w:rtl w:val="0"/>
        </w:rPr>
        <w:t xml:space="preserve">Claim Lodgement-Form Based</w:t>
      </w:r>
    </w:p>
    <w:p w:rsidR="00000000" w:rsidDel="00000000" w:rsidP="00000000" w:rsidRDefault="00000000" w:rsidRPr="00000000" w14:paraId="0000009C">
      <w:pPr>
        <w:numPr>
          <w:ilvl w:val="1"/>
          <w:numId w:val="12"/>
        </w:numPr>
        <w:spacing w:after="0" w:line="278.00000000000006" w:lineRule="auto"/>
        <w:ind w:left="1440" w:hanging="360"/>
        <w:rPr/>
      </w:pPr>
      <w:r w:rsidDel="00000000" w:rsidR="00000000" w:rsidRPr="00000000">
        <w:rPr>
          <w:rtl w:val="0"/>
        </w:rPr>
        <w:t xml:space="preserve">Interim Claim. </w:t>
      </w:r>
    </w:p>
    <w:p w:rsidR="00000000" w:rsidDel="00000000" w:rsidP="00000000" w:rsidRDefault="00000000" w:rsidRPr="00000000" w14:paraId="0000009D">
      <w:pPr>
        <w:numPr>
          <w:ilvl w:val="1"/>
          <w:numId w:val="12"/>
        </w:numPr>
        <w:spacing w:after="0" w:line="278.00000000000006" w:lineRule="auto"/>
        <w:ind w:left="1440" w:hanging="360"/>
        <w:rPr/>
      </w:pPr>
      <w:r w:rsidDel="00000000" w:rsidR="00000000" w:rsidRPr="00000000">
        <w:rPr>
          <w:rtl w:val="0"/>
        </w:rPr>
        <w:t xml:space="preserve">Final claim.</w:t>
      </w:r>
    </w:p>
    <w:p w:rsidR="00000000" w:rsidDel="00000000" w:rsidP="00000000" w:rsidRDefault="00000000" w:rsidRPr="00000000" w14:paraId="0000009E">
      <w:pPr>
        <w:numPr>
          <w:ilvl w:val="0"/>
          <w:numId w:val="12"/>
        </w:numPr>
        <w:spacing w:after="0" w:line="278.00000000000006" w:lineRule="auto"/>
        <w:ind w:left="720" w:hanging="360"/>
        <w:rPr/>
      </w:pPr>
      <w:r w:rsidDel="00000000" w:rsidR="00000000" w:rsidRPr="00000000">
        <w:rPr>
          <w:rtl w:val="0"/>
        </w:rPr>
        <w:t xml:space="preserve">Recovery </w:t>
      </w:r>
    </w:p>
    <w:p w:rsidR="00000000" w:rsidDel="00000000" w:rsidP="00000000" w:rsidRDefault="00000000" w:rsidRPr="00000000" w14:paraId="0000009F">
      <w:pPr>
        <w:numPr>
          <w:ilvl w:val="0"/>
          <w:numId w:val="12"/>
        </w:numPr>
        <w:spacing w:after="0" w:line="278.00000000000006" w:lineRule="auto"/>
        <w:ind w:left="720" w:hanging="360"/>
        <w:rPr/>
      </w:pPr>
      <w:r w:rsidDel="00000000" w:rsidR="00000000" w:rsidRPr="00000000">
        <w:rPr>
          <w:rtl w:val="0"/>
        </w:rPr>
        <w:t xml:space="preserve">Reports</w:t>
      </w:r>
    </w:p>
    <w:p w:rsidR="00000000" w:rsidDel="00000000" w:rsidP="00000000" w:rsidRDefault="00000000" w:rsidRPr="00000000" w14:paraId="000000A0">
      <w:pPr>
        <w:numPr>
          <w:ilvl w:val="0"/>
          <w:numId w:val="12"/>
        </w:numPr>
        <w:spacing w:after="0" w:line="278.00000000000006" w:lineRule="auto"/>
        <w:ind w:left="720" w:hanging="360"/>
        <w:rPr/>
      </w:pPr>
      <w:r w:rsidDel="00000000" w:rsidR="00000000" w:rsidRPr="00000000">
        <w:rPr>
          <w:rtl w:val="0"/>
        </w:rPr>
        <w:t xml:space="preserve">View CG/Search CG Based on CGPAN </w:t>
      </w:r>
    </w:p>
    <w:p w:rsidR="00000000" w:rsidDel="00000000" w:rsidP="00000000" w:rsidRDefault="00000000" w:rsidRPr="00000000" w14:paraId="000000A1">
      <w:pPr>
        <w:numPr>
          <w:ilvl w:val="0"/>
          <w:numId w:val="12"/>
        </w:numPr>
        <w:spacing w:after="0" w:line="278.00000000000006" w:lineRule="auto"/>
        <w:ind w:left="720" w:hanging="360"/>
        <w:rPr/>
      </w:pPr>
      <w:r w:rsidDel="00000000" w:rsidR="00000000" w:rsidRPr="00000000">
        <w:rPr>
          <w:rtl w:val="0"/>
        </w:rPr>
        <w:t xml:space="preserve">MLI Wise Claim Payout under scheme (Annexure III) </w:t>
      </w:r>
    </w:p>
    <w:p w:rsidR="00000000" w:rsidDel="00000000" w:rsidP="00000000" w:rsidRDefault="00000000" w:rsidRPr="00000000" w14:paraId="000000A2">
      <w:pPr>
        <w:numPr>
          <w:ilvl w:val="0"/>
          <w:numId w:val="12"/>
        </w:numPr>
        <w:spacing w:after="0" w:line="278.00000000000006" w:lineRule="auto"/>
        <w:ind w:left="720" w:hanging="360"/>
        <w:rPr/>
      </w:pPr>
      <w:r w:rsidDel="00000000" w:rsidR="00000000" w:rsidRPr="00000000">
        <w:rPr>
          <w:rtl w:val="0"/>
        </w:rPr>
        <w:t xml:space="preserve">URN Search (UDYAM Registration number) MLI &amp; NCGTC end.</w:t>
      </w:r>
    </w:p>
    <w:p w:rsidR="00000000" w:rsidDel="00000000" w:rsidP="00000000" w:rsidRDefault="00000000" w:rsidRPr="00000000" w14:paraId="000000A3">
      <w:pPr>
        <w:numPr>
          <w:ilvl w:val="0"/>
          <w:numId w:val="12"/>
        </w:numPr>
        <w:spacing w:after="0" w:line="278.00000000000006" w:lineRule="auto"/>
        <w:ind w:left="720" w:hanging="360"/>
        <w:rPr/>
      </w:pPr>
      <w:r w:rsidDel="00000000" w:rsidR="00000000" w:rsidRPr="00000000">
        <w:rPr>
          <w:rtl w:val="0"/>
        </w:rPr>
        <w:t xml:space="preserve">Management Certificate</w:t>
      </w:r>
    </w:p>
    <w:p w:rsidR="00000000" w:rsidDel="00000000" w:rsidP="00000000" w:rsidRDefault="00000000" w:rsidRPr="00000000" w14:paraId="000000A4">
      <w:pPr>
        <w:numPr>
          <w:ilvl w:val="0"/>
          <w:numId w:val="12"/>
        </w:numPr>
        <w:spacing w:after="0" w:line="278.00000000000006" w:lineRule="auto"/>
        <w:ind w:left="720" w:hanging="360"/>
        <w:rPr/>
      </w:pPr>
      <w:r w:rsidDel="00000000" w:rsidR="00000000" w:rsidRPr="00000000">
        <w:rPr>
          <w:rtl w:val="0"/>
        </w:rPr>
        <w:t xml:space="preserve">Transfer of Guarantee</w:t>
      </w:r>
      <w:sdt>
        <w:sdtPr>
          <w:id w:val="-1014987243"/>
          <w:tag w:val="goog_rdk_0"/>
        </w:sdtPr>
        <w:sdtContent>
          <w:del w:author="Pinkey Infoneo" w:id="0" w:date="2025-06-12T10:28:32Z">
            <w:r w:rsidDel="00000000" w:rsidR="00000000" w:rsidRPr="00000000">
              <w:rPr>
                <w:rtl w:val="0"/>
              </w:rPr>
              <w:delText xml:space="preserve"> </w:delText>
            </w:r>
          </w:del>
        </w:sdtContent>
      </w:sdt>
      <w:r w:rsidDel="00000000" w:rsidR="00000000" w:rsidRPr="00000000">
        <w:rPr>
          <w:rtl w:val="0"/>
        </w:rPr>
      </w:r>
    </w:p>
    <w:p w:rsidR="00000000" w:rsidDel="00000000" w:rsidP="00000000" w:rsidRDefault="00000000" w:rsidRPr="00000000" w14:paraId="000000A5">
      <w:pPr>
        <w:spacing w:after="0" w:line="278.00000000000006" w:lineRule="auto"/>
        <w:rPr/>
      </w:pPr>
      <w:r w:rsidDel="00000000" w:rsidR="00000000" w:rsidRPr="00000000">
        <w:rPr>
          <w:rtl w:val="0"/>
        </w:rPr>
      </w:r>
    </w:p>
    <w:p w:rsidR="00000000" w:rsidDel="00000000" w:rsidP="00000000" w:rsidRDefault="00000000" w:rsidRPr="00000000" w14:paraId="000000A6">
      <w:pPr>
        <w:spacing w:after="0" w:line="278.00000000000006" w:lineRule="auto"/>
        <w:rPr/>
      </w:pPr>
      <w:r w:rsidDel="00000000" w:rsidR="00000000" w:rsidRPr="00000000">
        <w:rPr>
          <w:rtl w:val="0"/>
        </w:rPr>
      </w:r>
    </w:p>
    <w:p w:rsidR="00000000" w:rsidDel="00000000" w:rsidP="00000000" w:rsidRDefault="00000000" w:rsidRPr="00000000" w14:paraId="000000A7">
      <w:pPr>
        <w:spacing w:line="278.00000000000006" w:lineRule="auto"/>
        <w:ind w:left="720" w:firstLine="0"/>
        <w:rPr>
          <w:color w:val="999999"/>
        </w:rPr>
      </w:pPr>
      <w:r w:rsidDel="00000000" w:rsidR="00000000" w:rsidRPr="00000000">
        <w:rPr>
          <w:rtl w:val="0"/>
        </w:rPr>
      </w:r>
    </w:p>
    <w:p w:rsidR="00000000" w:rsidDel="00000000" w:rsidP="00000000" w:rsidRDefault="00000000" w:rsidRPr="00000000" w14:paraId="000000A8">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2et92p0" w:id="4"/>
      <w:bookmarkEnd w:id="4"/>
      <w:r w:rsidDel="00000000" w:rsidR="00000000" w:rsidRPr="00000000">
        <w:rPr>
          <w:b w:val="1"/>
          <w:bCs w:val="1"/>
          <w:color w:val="7f7f7f"/>
          <w:sz w:val="26"/>
          <w:szCs w:val="26"/>
          <w:rtl w:val="0"/>
        </w:rPr>
        <w:t xml:space="preserve">1.4 Issue of Fresh Guarantee i.e.Sanction Loan – Bulk Upload</w:t>
      </w:r>
    </w:p>
    <w:p w:rsidR="00000000" w:rsidDel="00000000" w:rsidP="00000000" w:rsidRDefault="00000000" w:rsidRPr="00000000" w14:paraId="000000A9">
      <w:pPr>
        <w:ind w:right="-540"/>
        <w:jc w:val="both"/>
        <w:rPr/>
      </w:pPr>
      <w:r w:rsidDel="00000000" w:rsidR="00000000" w:rsidRPr="00000000">
        <w:rPr>
          <w:rtl w:val="0"/>
        </w:rPr>
        <w:t xml:space="preserve">  This section specifies the layout &amp; explanation of the input file which MLI’s need to send for their respective Loan  information to request issuance of the credit guarantees.</w:t>
      </w:r>
    </w:p>
    <w:p w:rsidR="00000000" w:rsidDel="00000000" w:rsidP="00000000" w:rsidRDefault="00000000" w:rsidRPr="00000000" w14:paraId="000000AA">
      <w:pPr>
        <w:ind w:left="180" w:firstLine="0"/>
        <w:rPr/>
      </w:pPr>
      <w:r w:rsidDel="00000000" w:rsidR="00000000" w:rsidRPr="00000000">
        <w:rPr>
          <w:rtl w:val="0"/>
        </w:rPr>
        <w:t xml:space="preserve">MSME Scheme CG Field Upload Format - New Input Layout for the fields included, Mandatory/optional Level, allowed characters and usage of codes wherever applicable.</w:t>
      </w:r>
    </w:p>
    <w:p w:rsidR="00000000" w:rsidDel="00000000" w:rsidP="00000000" w:rsidRDefault="00000000" w:rsidRPr="00000000" w14:paraId="000000AB">
      <w:pPr>
        <w:ind w:left="180" w:firstLine="0"/>
        <w:jc w:val="both"/>
        <w:rPr/>
      </w:pPr>
      <w:r w:rsidDel="00000000" w:rsidR="00000000" w:rsidRPr="00000000">
        <w:rPr>
          <w:rtl w:val="0"/>
        </w:rPr>
      </w:r>
    </w:p>
    <w:p w:rsidR="00000000" w:rsidDel="00000000" w:rsidP="00000000" w:rsidRDefault="00000000" w:rsidRPr="00000000" w14:paraId="000000AC">
      <w:pPr>
        <w:ind w:left="180" w:firstLine="0"/>
        <w:jc w:val="both"/>
        <w:rPr/>
      </w:pPr>
      <w:hyperlink r:id="rId9">
        <w:r w:rsidDel="00000000" w:rsidR="00000000" w:rsidRPr="00000000">
          <w:rPr>
            <w:color w:val="0000ee"/>
            <w:u w:val="single"/>
            <w:rtl w:val="0"/>
          </w:rPr>
          <w:t xml:space="preserve"> MSMEInput file.xlsx</w:t>
        </w:r>
      </w:hyperlink>
      <w:r w:rsidDel="00000000" w:rsidR="00000000" w:rsidRPr="00000000">
        <w:rPr>
          <w:rtl w:val="0"/>
        </w:rPr>
      </w:r>
    </w:p>
    <w:p w:rsidR="00000000" w:rsidDel="00000000" w:rsidP="00000000" w:rsidRDefault="00000000" w:rsidRPr="00000000" w14:paraId="000000AD">
      <w:pPr>
        <w:spacing w:line="278.00000000000006" w:lineRule="auto"/>
        <w:rPr/>
      </w:pPr>
      <w:r w:rsidDel="00000000" w:rsidR="00000000" w:rsidRPr="00000000">
        <w:rPr>
          <w:rtl w:val="0"/>
        </w:rPr>
      </w:r>
    </w:p>
    <w:tbl>
      <w:tblPr>
        <w:tblStyle w:val="Table4"/>
        <w:tblW w:w="1031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1"/>
        <w:gridCol w:w="4635"/>
        <w:gridCol w:w="1530"/>
        <w:gridCol w:w="1565"/>
        <w:tblGridChange w:id="0">
          <w:tblGrid>
            <w:gridCol w:w="2581"/>
            <w:gridCol w:w="4635"/>
            <w:gridCol w:w="1530"/>
            <w:gridCol w:w="156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0e0e3" w:val="clear"/>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0e0e3" w:val="clear"/>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0e0e3" w:val="clear"/>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jc w:val="center"/>
              <w:rPr/>
            </w:pPr>
            <w:r w:rsidDel="00000000" w:rsidR="00000000" w:rsidRPr="00000000">
              <w:rPr>
                <w:b w:val="1"/>
                <w:bCs w:val="1"/>
                <w:rtl w:val="0"/>
              </w:rPr>
              <w:t xml:space="preserve">Field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0e0e3"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jc w:val="center"/>
              <w:rPr/>
            </w:pPr>
            <w:r w:rsidDel="00000000" w:rsidR="00000000" w:rsidRPr="00000000">
              <w:rPr>
                <w:b w:val="1"/>
                <w:bCs w:val="1"/>
                <w:rtl w:val="0"/>
              </w:rPr>
              <w:t xml:space="preserve">Mandatory</w:t>
            </w:r>
            <w:r w:rsidDel="00000000" w:rsidR="00000000" w:rsidRPr="00000000">
              <w:rPr>
                <w:rtl w:val="0"/>
              </w:rPr>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2">
            <w:pPr>
              <w:widowControl w:val="0"/>
              <w:spacing w:after="0" w:line="276" w:lineRule="auto"/>
              <w:rPr/>
            </w:pPr>
            <w:r w:rsidDel="00000000" w:rsidR="00000000" w:rsidRPr="00000000">
              <w:rPr>
                <w:rtl w:val="0"/>
              </w:rPr>
              <w:t xml:space="preserve">Unit Name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3">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4">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5">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6">
            <w:pPr>
              <w:widowControl w:val="0"/>
              <w:spacing w:after="0" w:line="276" w:lineRule="auto"/>
              <w:rPr/>
            </w:pPr>
            <w:r w:rsidDel="00000000" w:rsidR="00000000" w:rsidRPr="00000000">
              <w:rPr>
                <w:rtl w:val="0"/>
              </w:rPr>
              <w:t xml:space="preserve">Unit ITPAN</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7">
            <w:pPr>
              <w:widowControl w:val="0"/>
              <w:spacing w:after="0" w:line="276" w:lineRule="auto"/>
              <w:rPr/>
            </w:pPr>
            <w:r w:rsidDel="00000000" w:rsidR="00000000" w:rsidRPr="00000000">
              <w:rPr>
                <w:rtl w:val="0"/>
              </w:rPr>
              <w:t xml:space="preserve">AlphaNumeric</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8">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9">
            <w:pPr>
              <w:widowControl w:val="0"/>
              <w:spacing w:after="0" w:line="276" w:lineRule="auto"/>
              <w:rPr/>
            </w:pPr>
            <w:r w:rsidDel="00000000" w:rsidR="00000000" w:rsidRPr="00000000">
              <w:rPr>
                <w:rtl w:val="0"/>
              </w:rPr>
              <w:t xml:space="preserve">Mandatory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A">
            <w:pPr>
              <w:widowControl w:val="0"/>
              <w:spacing w:after="0" w:line="276" w:lineRule="auto"/>
              <w:rPr/>
            </w:pPr>
            <w:r w:rsidDel="00000000" w:rsidR="00000000" w:rsidRPr="00000000">
              <w:rPr>
                <w:rtl w:val="0"/>
              </w:rPr>
              <w:t xml:space="preserve">Email Id of Borrower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B">
            <w:pPr>
              <w:widowControl w:val="0"/>
              <w:spacing w:after="0" w:line="276" w:lineRule="auto"/>
              <w:rPr/>
            </w:pPr>
            <w:r w:rsidDel="00000000" w:rsidR="00000000" w:rsidRPr="00000000">
              <w:rPr>
                <w:rtl w:val="0"/>
              </w:rPr>
              <w:t xml:space="preserve">Email id of borrower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C">
            <w:pPr>
              <w:widowControl w:val="0"/>
              <w:spacing w:after="0" w:line="276" w:lineRule="auto"/>
              <w:rPr/>
            </w:pPr>
            <w:r w:rsidDel="00000000" w:rsidR="00000000" w:rsidRPr="00000000">
              <w:rPr>
                <w:rtl w:val="0"/>
              </w:rPr>
              <w:t xml:space="preserve">Alphanumeric following Standard Email Rules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rPr/>
            </w:pPr>
            <w:r w:rsidDel="00000000" w:rsidR="00000000" w:rsidRPr="00000000">
              <w:rPr>
                <w:rtl w:val="0"/>
              </w:rPr>
              <w:t xml:space="preserve">Optional</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E">
            <w:pPr>
              <w:widowControl w:val="0"/>
              <w:spacing w:after="0" w:line="276" w:lineRule="auto"/>
              <w:rPr/>
            </w:pPr>
            <w:r w:rsidDel="00000000" w:rsidR="00000000" w:rsidRPr="00000000">
              <w:rPr>
                <w:rtl w:val="0"/>
              </w:rPr>
              <w:t xml:space="preserve">Mobile No.</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BF">
            <w:pPr>
              <w:widowControl w:val="0"/>
              <w:spacing w:after="0" w:line="276" w:lineRule="auto"/>
              <w:rPr/>
            </w:pPr>
            <w:r w:rsidDel="00000000" w:rsidR="00000000" w:rsidRPr="00000000">
              <w:rPr>
                <w:rtl w:val="0"/>
              </w:rPr>
              <w:t xml:space="preserve">Mobile no. of the borrower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0">
            <w:pPr>
              <w:widowControl w:val="0"/>
              <w:spacing w:after="0" w:line="276" w:lineRule="auto"/>
              <w:rPr/>
            </w:pPr>
            <w:r w:rsidDel="00000000" w:rsidR="00000000" w:rsidRPr="00000000">
              <w:rPr>
                <w:rtl w:val="0"/>
              </w:rPr>
              <w:t xml:space="preserve">Number (Upto 12 digits)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1">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2">
            <w:pPr>
              <w:widowControl w:val="0"/>
              <w:spacing w:after="0" w:line="276" w:lineRule="auto"/>
              <w:rPr/>
            </w:pPr>
            <w:r w:rsidDel="00000000" w:rsidR="00000000" w:rsidRPr="00000000">
              <w:rPr>
                <w:rtl w:val="0"/>
              </w:rPr>
              <w:t xml:space="preserve">Chief Promoter Gender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3">
            <w:pPr>
              <w:widowControl w:val="0"/>
              <w:spacing w:after="0" w:line="276" w:lineRule="auto"/>
              <w:rPr/>
            </w:pPr>
            <w:r w:rsidDel="00000000" w:rsidR="00000000" w:rsidRPr="00000000">
              <w:rPr>
                <w:rtl w:val="0"/>
              </w:rPr>
              <w:t xml:space="preserve">Text - M or F and T only to be used</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4">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5">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6">
            <w:pPr>
              <w:widowControl w:val="0"/>
              <w:spacing w:after="0" w:line="276" w:lineRule="auto"/>
              <w:rPr/>
            </w:pPr>
            <w:r w:rsidDel="00000000" w:rsidR="00000000" w:rsidRPr="00000000">
              <w:rPr>
                <w:rtl w:val="0"/>
              </w:rPr>
              <w:t xml:space="preserve">Constitution</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7">
            <w:pPr>
              <w:widowControl w:val="0"/>
              <w:spacing w:after="0" w:line="276" w:lineRule="auto"/>
              <w:rPr/>
            </w:pPr>
            <w:r w:rsidDel="00000000" w:rsidR="00000000" w:rsidRPr="00000000">
              <w:rPr>
                <w:rtl w:val="0"/>
              </w:rPr>
              <w:t xml:space="preserve">Copy the required value From Given List only</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8">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9">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A">
            <w:pPr>
              <w:widowControl w:val="0"/>
              <w:spacing w:after="0" w:line="276" w:lineRule="auto"/>
              <w:rPr/>
            </w:pPr>
            <w:r w:rsidDel="00000000" w:rsidR="00000000" w:rsidRPr="00000000">
              <w:rPr>
                <w:rtl w:val="0"/>
              </w:rPr>
              <w:t xml:space="preserve">Type of Entity</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B">
            <w:pPr>
              <w:widowControl w:val="0"/>
              <w:spacing w:after="0" w:line="276" w:lineRule="auto"/>
              <w:rPr/>
            </w:pPr>
            <w:r w:rsidDel="00000000" w:rsidR="00000000" w:rsidRPr="00000000">
              <w:rPr>
                <w:rtl w:val="0"/>
              </w:rPr>
              <w:t xml:space="preserve">Copy the required value From Given List only.Micro/Small/Medium</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C">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D">
            <w:pPr>
              <w:widowControl w:val="0"/>
              <w:spacing w:after="0" w:line="276" w:lineRule="auto"/>
              <w:rPr/>
            </w:pPr>
            <w:r w:rsidDel="00000000" w:rsidR="00000000" w:rsidRPr="00000000">
              <w:rPr>
                <w:rtl w:val="0"/>
              </w:rPr>
              <w:t xml:space="preserve">Mandatory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E">
            <w:pPr>
              <w:widowControl w:val="0"/>
              <w:spacing w:after="0" w:line="276" w:lineRule="auto"/>
              <w:rPr/>
            </w:pPr>
            <w:r w:rsidDel="00000000" w:rsidR="00000000" w:rsidRPr="00000000">
              <w:rPr>
                <w:rtl w:val="0"/>
              </w:rPr>
              <w:t xml:space="preserve">Udyam Registration Number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CF">
            <w:pPr>
              <w:widowControl w:val="0"/>
              <w:spacing w:after="0" w:line="276" w:lineRule="auto"/>
              <w:rPr/>
            </w:pPr>
            <w:r w:rsidDel="00000000" w:rsidR="00000000" w:rsidRPr="00000000">
              <w:rPr>
                <w:rtl w:val="0"/>
              </w:rPr>
              <w:t xml:space="preserve">19 digit Udyam Registration Number (i.e. UDYAM-XX-00-0000000).E.G. UDYAM-GJ-21-0123456</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0">
            <w:pPr>
              <w:widowControl w:val="0"/>
              <w:spacing w:after="0" w:line="276" w:lineRule="auto"/>
              <w:rPr/>
            </w:pPr>
            <w:r w:rsidDel="00000000" w:rsidR="00000000" w:rsidRPr="00000000">
              <w:rPr>
                <w:rtl w:val="0"/>
              </w:rPr>
              <w:t xml:space="preserve">Number (Upto 19 digits)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1">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2">
            <w:pPr>
              <w:widowControl w:val="0"/>
              <w:spacing w:after="0" w:line="276" w:lineRule="auto"/>
              <w:rPr/>
            </w:pPr>
            <w:r w:rsidDel="00000000" w:rsidR="00000000" w:rsidRPr="00000000">
              <w:rPr>
                <w:rtl w:val="0"/>
              </w:rPr>
              <w:t xml:space="preserve">Type of Borrower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3">
            <w:pPr>
              <w:widowControl w:val="0"/>
              <w:spacing w:after="0" w:line="276" w:lineRule="auto"/>
              <w:rPr/>
            </w:pPr>
            <w:r w:rsidDel="00000000" w:rsidR="00000000" w:rsidRPr="00000000">
              <w:rPr>
                <w:rtl w:val="0"/>
              </w:rPr>
              <w:t xml:space="preserve">Copy the required value From Given List only.Service/Retail Trade/Manufacturing</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5">
            <w:pPr>
              <w:widowControl w:val="0"/>
              <w:spacing w:after="0" w:line="276" w:lineRule="auto"/>
              <w:rPr/>
            </w:pPr>
            <w:r w:rsidDel="00000000" w:rsidR="00000000" w:rsidRPr="00000000">
              <w:rPr>
                <w:rtl w:val="0"/>
              </w:rPr>
              <w:t xml:space="preserve">Mandatory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6">
            <w:pPr>
              <w:widowControl w:val="0"/>
              <w:spacing w:after="0" w:line="276" w:lineRule="auto"/>
              <w:rPr/>
            </w:pPr>
            <w:r w:rsidDel="00000000" w:rsidR="00000000" w:rsidRPr="00000000">
              <w:rPr>
                <w:rtl w:val="0"/>
              </w:rPr>
              <w:t xml:space="preserve">Religion</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7">
            <w:pPr>
              <w:widowControl w:val="0"/>
              <w:spacing w:after="0" w:line="276" w:lineRule="auto"/>
              <w:rPr/>
            </w:pPr>
            <w:r w:rsidDel="00000000" w:rsidR="00000000" w:rsidRPr="00000000">
              <w:rPr>
                <w:rtl w:val="0"/>
              </w:rPr>
              <w:t xml:space="preserve">Borrower’s religion. Like Hindu/Muslim/Sikh etc.</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8">
            <w:pPr>
              <w:widowControl w:val="0"/>
              <w:spacing w:after="0" w:line="276" w:lineRule="auto"/>
              <w:rPr/>
            </w:pPr>
            <w:r w:rsidDel="00000000" w:rsidR="00000000" w:rsidRPr="00000000">
              <w:rPr>
                <w:rtl w:val="0"/>
              </w:rPr>
              <w:t xml:space="preserve">List - Available in surge Code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9">
            <w:pPr>
              <w:widowControl w:val="0"/>
              <w:spacing w:after="0" w:line="276" w:lineRule="auto"/>
              <w:rPr/>
            </w:pPr>
            <w:r w:rsidDel="00000000" w:rsidR="00000000" w:rsidRPr="00000000">
              <w:rPr>
                <w:rtl w:val="0"/>
              </w:rPr>
              <w:t xml:space="preserve">Mandatory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A">
            <w:pPr>
              <w:widowControl w:val="0"/>
              <w:spacing w:after="0" w:line="276" w:lineRule="auto"/>
              <w:rPr/>
            </w:pPr>
            <w:r w:rsidDel="00000000" w:rsidR="00000000" w:rsidRPr="00000000">
              <w:rPr>
                <w:rtl w:val="0"/>
              </w:rPr>
              <w:t xml:space="preserve">Caste Category</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B">
            <w:pPr>
              <w:widowControl w:val="0"/>
              <w:spacing w:after="0" w:line="276" w:lineRule="auto"/>
              <w:rPr/>
            </w:pPr>
            <w:r w:rsidDel="00000000" w:rsidR="00000000" w:rsidRPr="00000000">
              <w:rPr>
                <w:rtl w:val="0"/>
              </w:rPr>
              <w:t xml:space="preserve">Borrower’s caste category. Like SC/ST/OBC/NT etc.</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rPr/>
            </w:pPr>
            <w:r w:rsidDel="00000000" w:rsidR="00000000" w:rsidRPr="00000000">
              <w:rPr>
                <w:rtl w:val="0"/>
              </w:rPr>
              <w:t xml:space="preserve">List - Available in surge Code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D">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E">
            <w:pPr>
              <w:widowControl w:val="0"/>
              <w:spacing w:after="0" w:line="276" w:lineRule="auto"/>
              <w:rPr/>
            </w:pPr>
            <w:r w:rsidDel="00000000" w:rsidR="00000000" w:rsidRPr="00000000">
              <w:rPr>
                <w:rtl w:val="0"/>
              </w:rPr>
              <w:t xml:space="preserve">Present - Address Line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DF">
            <w:pPr>
              <w:widowControl w:val="0"/>
              <w:spacing w:after="0" w:line="276" w:lineRule="auto"/>
              <w:rPr/>
            </w:pPr>
            <w:r w:rsidDel="00000000" w:rsidR="00000000" w:rsidRPr="00000000">
              <w:rPr>
                <w:rtl w:val="0"/>
              </w:rPr>
              <w:t xml:space="preserve">Borrowers present address of residence - Room no. &amp; Building</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rPr/>
            </w:pPr>
            <w:r w:rsidDel="00000000" w:rsidR="00000000" w:rsidRPr="00000000">
              <w:rPr>
                <w:rtl w:val="0"/>
              </w:rPr>
              <w:t xml:space="preserve">Alphanumeric</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1">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2">
            <w:pPr>
              <w:widowControl w:val="0"/>
              <w:spacing w:after="0" w:line="276" w:lineRule="auto"/>
              <w:rPr/>
            </w:pPr>
            <w:r w:rsidDel="00000000" w:rsidR="00000000" w:rsidRPr="00000000">
              <w:rPr>
                <w:rtl w:val="0"/>
              </w:rPr>
              <w:t xml:space="preserve">Present - City/Town/Village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3">
            <w:pPr>
              <w:widowControl w:val="0"/>
              <w:spacing w:after="0" w:line="276" w:lineRule="auto"/>
              <w:rPr/>
            </w:pPr>
            <w:r w:rsidDel="00000000" w:rsidR="00000000" w:rsidRPr="00000000">
              <w:rPr>
                <w:rtl w:val="0"/>
              </w:rPr>
              <w:t xml:space="preserve">Borrowers present address of residence – City/Town/Village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4">
            <w:pPr>
              <w:widowControl w:val="0"/>
              <w:spacing w:after="0" w:line="276" w:lineRule="auto"/>
              <w:rPr/>
            </w:pPr>
            <w:r w:rsidDel="00000000" w:rsidR="00000000" w:rsidRPr="00000000">
              <w:rPr>
                <w:rtl w:val="0"/>
              </w:rPr>
              <w:t xml:space="preserve">Alphanumeric</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Mandatory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rPr/>
            </w:pPr>
            <w:r w:rsidDel="00000000" w:rsidR="00000000" w:rsidRPr="00000000">
              <w:rPr>
                <w:rtl w:val="0"/>
              </w:rPr>
              <w:t xml:space="preserve">Present - District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rPr/>
            </w:pPr>
            <w:r w:rsidDel="00000000" w:rsidR="00000000" w:rsidRPr="00000000">
              <w:rPr>
                <w:rtl w:val="0"/>
              </w:rPr>
              <w:t xml:space="preserve">Borrowers present address of residence – District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rPr/>
            </w:pPr>
            <w:r w:rsidDel="00000000" w:rsidR="00000000" w:rsidRPr="00000000">
              <w:rPr>
                <w:rtl w:val="0"/>
              </w:rPr>
              <w:t xml:space="preserve">List - Available in surge Code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Mandatory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Present - State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B">
            <w:pPr>
              <w:widowControl w:val="0"/>
              <w:spacing w:after="0" w:line="276" w:lineRule="auto"/>
              <w:rPr/>
            </w:pPr>
            <w:r w:rsidDel="00000000" w:rsidR="00000000" w:rsidRPr="00000000">
              <w:rPr>
                <w:rtl w:val="0"/>
              </w:rPr>
              <w:t xml:space="preserve">Borrowers present address of residence – State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List - Available in surge Code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rPr/>
            </w:pPr>
            <w:r w:rsidDel="00000000" w:rsidR="00000000" w:rsidRPr="00000000">
              <w:rPr>
                <w:rtl w:val="0"/>
              </w:rPr>
              <w:t xml:space="preserve">Present - Pin Code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rPr/>
            </w:pPr>
            <w:r w:rsidDel="00000000" w:rsidR="00000000" w:rsidRPr="00000000">
              <w:rPr>
                <w:rtl w:val="0"/>
              </w:rPr>
              <w:t xml:space="preserve">Borrowers present address of residence – Pin Code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Number (Upto 6 digits)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1">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Customer ID</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Unique Customer Id issued by the lending institution for the borrower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Alphanumeric</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rPr/>
            </w:pPr>
            <w:r w:rsidDel="00000000" w:rsidR="00000000" w:rsidRPr="00000000">
              <w:rPr>
                <w:rtl w:val="0"/>
              </w:rPr>
              <w:t xml:space="preserve">Loan a/c for new credit facilities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rPr/>
            </w:pPr>
            <w:r w:rsidDel="00000000" w:rsidR="00000000" w:rsidRPr="00000000">
              <w:rPr>
                <w:rtl w:val="0"/>
              </w:rPr>
              <w:t xml:space="preserve">Numeric / AlphaNumeric</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8">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Sanction Amount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Total Loan amount by MLI .Maximum Rs 100 crore per borrower on URN</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Number With 2 Decimals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Mandatory</w:t>
            </w:r>
          </w:p>
        </w:tc>
      </w:tr>
      <w:tr>
        <w:trPr>
          <w:cantSplit w:val="0"/>
          <w:trHeight w:val="840" w:hRule="atLeast"/>
          <w:tblHeader w:val="0"/>
        </w:trPr>
        <w:tc>
          <w:tcPr>
            <w:tcBorders>
              <w:top w:color="cccccc" w:space="0" w:sz="5" w:val="single"/>
              <w:left w:color="cccccc" w:space="0" w:sz="5" w:val="single"/>
              <w:bottom w:color="cccccc"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sanction Date</w:t>
            </w:r>
          </w:p>
        </w:tc>
        <w:tc>
          <w:tcPr>
            <w:tcBorders>
              <w:top w:color="cccccc" w:space="0" w:sz="5" w:val="single"/>
              <w:left w:color="cccccc"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Date of loan sanctioned by MLI as per scheme eligibility rules/guidance, from all the sanctions for this borrower. </w:t>
            </w:r>
          </w:p>
          <w:p w:rsidR="00000000" w:rsidDel="00000000" w:rsidP="00000000" w:rsidRDefault="00000000" w:rsidRPr="00000000" w14:paraId="00000100">
            <w:pPr>
              <w:widowControl w:val="0"/>
              <w:spacing w:after="0" w:line="276" w:lineRule="auto"/>
              <w:rPr/>
            </w:pPr>
            <w:r w:rsidDel="00000000" w:rsidR="00000000" w:rsidRPr="00000000">
              <w:rPr>
                <w:rtl w:val="0"/>
              </w:rPr>
            </w:r>
          </w:p>
          <w:p w:rsidR="00000000" w:rsidDel="00000000" w:rsidP="00000000" w:rsidRDefault="00000000" w:rsidRPr="00000000" w14:paraId="00000101">
            <w:pPr>
              <w:widowControl w:val="0"/>
              <w:spacing w:after="0" w:line="276" w:lineRule="auto"/>
              <w:rPr/>
            </w:pPr>
            <w:r w:rsidDel="00000000" w:rsidR="00000000" w:rsidRPr="00000000">
              <w:rPr>
                <w:rtl w:val="0"/>
              </w:rPr>
              <w:t xml:space="preserve">Sanction date &gt;= scheme notification date (27/01/2025), Sanction date &lt;= system date, sanction date &lt;= scheme close date which will be 4 years from 27/1/2025 or till loans cumulating to Rs.7 lakh crore are issued, whichever is earlier"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DD-MM-YYYY</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Interest Rate charged on new loan</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don't enter percentage sign, Only number allowed 0 to 100</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Number With 2 Decimals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8">
            <w:pPr>
              <w:widowControl w:val="0"/>
              <w:spacing w:after="0" w:line="276" w:lineRule="auto"/>
              <w:rPr/>
            </w:pPr>
            <w:r w:rsidDel="00000000" w:rsidR="00000000" w:rsidRPr="00000000">
              <w:rPr>
                <w:rtl w:val="0"/>
              </w:rPr>
              <w:t xml:space="preserve">Project Cost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Actual amounT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A">
            <w:pPr>
              <w:widowControl w:val="0"/>
              <w:spacing w:after="0" w:line="276" w:lineRule="auto"/>
              <w:rPr/>
            </w:pPr>
            <w:r w:rsidDel="00000000" w:rsidR="00000000" w:rsidRPr="00000000">
              <w:rPr>
                <w:rtl w:val="0"/>
              </w:rPr>
              <w:t xml:space="preserve">Number With 0 Decimals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Tenure of Loan</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Number only in months.Loan upto Rs 50 crore shall have upto 8 years tenure (96 months)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Number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0">
            <w:pPr>
              <w:widowControl w:val="0"/>
              <w:spacing w:after="0" w:line="276" w:lineRule="auto"/>
              <w:rPr/>
            </w:pPr>
            <w:r w:rsidDel="00000000" w:rsidR="00000000" w:rsidRPr="00000000">
              <w:rPr>
                <w:rtl w:val="0"/>
              </w:rPr>
              <w:t xml:space="preserve">Moratorium period</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Number only in months.Loan upto Rs 50 crore shall have upto 2 years moratorium (24 months)</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2">
            <w:pPr>
              <w:widowControl w:val="0"/>
              <w:spacing w:after="0" w:line="276" w:lineRule="auto"/>
              <w:rPr/>
            </w:pPr>
            <w:r w:rsidDel="00000000" w:rsidR="00000000" w:rsidRPr="00000000">
              <w:rPr>
                <w:rtl w:val="0"/>
              </w:rPr>
              <w:t xml:space="preserve">number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Collateral security amount at time of sanction</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rPr/>
            </w:pPr>
            <w:r w:rsidDel="00000000" w:rsidR="00000000" w:rsidRPr="00000000">
              <w:rPr>
                <w:rtl w:val="0"/>
              </w:rPr>
              <w:t xml:space="preserve">Number only - minimum 0 should be there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Number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rPr/>
            </w:pPr>
            <w:r w:rsidDel="00000000" w:rsidR="00000000" w:rsidRPr="00000000">
              <w:rPr>
                <w:rtl w:val="0"/>
              </w:rPr>
              <w:t xml:space="preserve">Industry Nature</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Copy the required value From Given List only</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Mandatory</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Industry Sector</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Copy the required value From Given List only</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E">
            <w:pPr>
              <w:widowControl w:val="0"/>
              <w:spacing w:after="0" w:line="276" w:lineRule="auto"/>
              <w:rPr/>
            </w:pPr>
            <w:r w:rsidDel="00000000" w:rsidR="00000000" w:rsidRPr="00000000">
              <w:rPr>
                <w:rtl w:val="0"/>
              </w:rPr>
              <w:t xml:space="preserve">TEXT</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Mandatory</w:t>
            </w:r>
          </w:p>
        </w:tc>
      </w:tr>
    </w:tbl>
    <w:p w:rsidR="00000000" w:rsidDel="00000000" w:rsidP="00000000" w:rsidRDefault="00000000" w:rsidRPr="00000000" w14:paraId="00000120">
      <w:pPr>
        <w:spacing w:line="278.00000000000006" w:lineRule="auto"/>
        <w:rPr/>
      </w:pPr>
      <w:r w:rsidDel="00000000" w:rsidR="00000000" w:rsidRPr="00000000">
        <w:rPr>
          <w:rtl w:val="0"/>
        </w:rPr>
      </w:r>
    </w:p>
    <w:p w:rsidR="00000000" w:rsidDel="00000000" w:rsidP="00000000" w:rsidRDefault="00000000" w:rsidRPr="00000000" w14:paraId="00000121">
      <w:pPr>
        <w:pStyle w:val="Heading1"/>
        <w:keepLines w:val="0"/>
        <w:pBdr>
          <w:bottom w:color="000000" w:space="1" w:sz="4" w:val="single"/>
        </w:pBdr>
        <w:tabs>
          <w:tab w:val="left" w:leader="none" w:pos="443"/>
          <w:tab w:val="left" w:leader="none" w:pos="720"/>
        </w:tabs>
        <w:spacing w:after="60" w:before="60" w:line="276" w:lineRule="auto"/>
        <w:ind w:right="-720"/>
        <w:rPr>
          <w:b w:val="1"/>
          <w:bCs w:val="1"/>
          <w:color w:val="7f7f7f"/>
          <w:sz w:val="26"/>
          <w:szCs w:val="26"/>
        </w:rPr>
      </w:pPr>
      <w:bookmarkStart w:colFirst="0" w:colLast="0" w:name="_heading=h.65e2zb9knfl5" w:id="5"/>
      <w:bookmarkEnd w:id="5"/>
      <w:r w:rsidDel="00000000" w:rsidR="00000000" w:rsidRPr="00000000">
        <w:rPr>
          <w:b w:val="1"/>
          <w:bCs w:val="1"/>
          <w:color w:val="7f7f7f"/>
          <w:sz w:val="26"/>
          <w:szCs w:val="26"/>
          <w:rtl w:val="0"/>
        </w:rPr>
        <w:t xml:space="preserve">1.5. New Credit Guarantees – Request for Quotes and Issue of Guarantees</w:t>
      </w:r>
    </w:p>
    <w:p w:rsidR="00000000" w:rsidDel="00000000" w:rsidP="00000000" w:rsidRDefault="00000000" w:rsidRPr="00000000" w14:paraId="00000122">
      <w:pPr>
        <w:spacing w:after="0" w:line="278.00000000000006" w:lineRule="auto"/>
        <w:rPr>
          <w:b w:val="1"/>
          <w:bCs w:val="1"/>
          <w:sz w:val="28"/>
          <w:szCs w:val="28"/>
          <w:u w:val="single"/>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As a part of MLI’s loan business at their end, they will sanction and disburse Loans to the borrower under the MSME Scheme. While doing these sanctions and disbursement, MLI’s will:</w:t>
      </w:r>
    </w:p>
    <w:p w:rsidR="00000000" w:rsidDel="00000000" w:rsidP="00000000" w:rsidRDefault="00000000" w:rsidRPr="00000000" w14:paraId="00000124">
      <w:pPr>
        <w:numPr>
          <w:ilvl w:val="0"/>
          <w:numId w:val="23"/>
        </w:numPr>
        <w:spacing w:after="0" w:lineRule="auto"/>
        <w:ind w:left="720" w:hanging="360"/>
        <w:jc w:val="both"/>
        <w:rPr/>
      </w:pPr>
      <w:r w:rsidDel="00000000" w:rsidR="00000000" w:rsidRPr="00000000">
        <w:rPr>
          <w:rtl w:val="0"/>
        </w:rPr>
        <w:t xml:space="preserve">Undertake various business checks and validations to ascertain the eligibility of the borrower.</w:t>
      </w:r>
    </w:p>
    <w:p w:rsidR="00000000" w:rsidDel="00000000" w:rsidP="00000000" w:rsidRDefault="00000000" w:rsidRPr="00000000" w14:paraId="00000125">
      <w:pPr>
        <w:numPr>
          <w:ilvl w:val="0"/>
          <w:numId w:val="23"/>
        </w:numPr>
        <w:spacing w:after="0" w:lineRule="auto"/>
        <w:ind w:left="720" w:hanging="360"/>
        <w:jc w:val="both"/>
        <w:rPr/>
      </w:pPr>
      <w:r w:rsidDel="00000000" w:rsidR="00000000" w:rsidRPr="00000000">
        <w:rPr>
          <w:rtl w:val="0"/>
        </w:rPr>
        <w:t xml:space="preserve">Disburse loan amount in full or in partial.</w:t>
      </w:r>
    </w:p>
    <w:p w:rsidR="00000000" w:rsidDel="00000000" w:rsidP="00000000" w:rsidRDefault="00000000" w:rsidRPr="00000000" w14:paraId="00000126">
      <w:pPr>
        <w:numPr>
          <w:ilvl w:val="0"/>
          <w:numId w:val="23"/>
        </w:numPr>
        <w:ind w:left="720" w:hanging="360"/>
        <w:jc w:val="both"/>
        <w:rPr/>
      </w:pPr>
      <w:r w:rsidDel="00000000" w:rsidR="00000000" w:rsidRPr="00000000">
        <w:rPr>
          <w:rtl w:val="0"/>
        </w:rPr>
        <w:t xml:space="preserve">Maintain relevant details of the loan account(s) in their IT system </w:t>
      </w:r>
      <w:r w:rsidDel="00000000" w:rsidR="00000000" w:rsidRPr="00000000">
        <w:rPr>
          <w:i w:val="1"/>
          <w:iCs w:val="1"/>
          <w:rtl w:val="0"/>
        </w:rPr>
        <w:t xml:space="preserve">(Presuming Core Banking System).</w:t>
      </w: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Whilst the above activities from the loan business perspective is being done by the MLI’s, they </w:t>
      </w:r>
      <w:r w:rsidDel="00000000" w:rsidR="00000000" w:rsidRPr="00000000">
        <w:rPr>
          <w:i w:val="1"/>
          <w:iCs w:val="1"/>
          <w:rtl w:val="0"/>
        </w:rPr>
        <w:t xml:space="preserve">may</w:t>
      </w:r>
      <w:r w:rsidDel="00000000" w:rsidR="00000000" w:rsidRPr="00000000">
        <w:rPr>
          <w:rtl w:val="0"/>
        </w:rPr>
        <w:t xml:space="preserve"> essentially leverage the benefit of NCGTC’s MSME Scheme. </w:t>
      </w:r>
    </w:p>
    <w:p w:rsidR="00000000" w:rsidDel="00000000" w:rsidP="00000000" w:rsidRDefault="00000000" w:rsidRPr="00000000" w14:paraId="00000128">
      <w:pPr>
        <w:jc w:val="both"/>
        <w:rPr/>
      </w:pPr>
      <w:r w:rsidDel="00000000" w:rsidR="00000000" w:rsidRPr="00000000">
        <w:rPr>
          <w:rtl w:val="0"/>
        </w:rPr>
        <w:t xml:space="preserve">As a part of this scheme, MLI’s are advised to send their requests to </w:t>
      </w:r>
      <w:r w:rsidDel="00000000" w:rsidR="00000000" w:rsidRPr="00000000">
        <w:rPr>
          <w:highlight w:val="yellow"/>
          <w:rtl w:val="0"/>
        </w:rPr>
        <w:t xml:space="preserve">NCGTC </w:t>
      </w:r>
      <w:r w:rsidDel="00000000" w:rsidR="00000000" w:rsidRPr="00000000">
        <w:rPr>
          <w:rtl w:val="0"/>
        </w:rPr>
        <w:t xml:space="preserve">for issuing credit guarantees in following steps:</w:t>
      </w:r>
    </w:p>
    <w:p w:rsidR="00000000" w:rsidDel="00000000" w:rsidP="00000000" w:rsidRDefault="00000000" w:rsidRPr="00000000" w14:paraId="00000129">
      <w:pPr>
        <w:numPr>
          <w:ilvl w:val="0"/>
          <w:numId w:val="9"/>
        </w:numPr>
        <w:spacing w:after="0" w:lineRule="auto"/>
        <w:ind w:left="720" w:hanging="360"/>
        <w:jc w:val="both"/>
        <w:rPr>
          <w:highlight w:val="white"/>
        </w:rPr>
      </w:pPr>
      <w:r w:rsidDel="00000000" w:rsidR="00000000" w:rsidRPr="00000000">
        <w:rPr>
          <w:highlight w:val="white"/>
          <w:rtl w:val="0"/>
        </w:rPr>
        <w:t xml:space="preserve">For New Credit Guarantee Request, for the first time (i.e. immediately after the enrolment with NCGTC for MSME Scheme) MLI’s will be permitted to extract and send the loan accounts for all those loan accounts created Post the scheme start in a file, called as ‘Input File – New CG Issuance’. Information to be extracted in the layout mentioned in section 1.1.2.</w:t>
      </w:r>
    </w:p>
    <w:p w:rsidR="00000000" w:rsidDel="00000000" w:rsidP="00000000" w:rsidRDefault="00000000" w:rsidRPr="00000000" w14:paraId="0000012A">
      <w:pPr>
        <w:numPr>
          <w:ilvl w:val="0"/>
          <w:numId w:val="9"/>
        </w:numPr>
        <w:spacing w:after="0" w:lineRule="auto"/>
        <w:ind w:left="720" w:hanging="360"/>
        <w:jc w:val="both"/>
        <w:rPr>
          <w:highlight w:val="white"/>
        </w:rPr>
      </w:pPr>
      <w:r w:rsidDel="00000000" w:rsidR="00000000" w:rsidRPr="00000000">
        <w:rPr>
          <w:highlight w:val="white"/>
          <w:rtl w:val="0"/>
        </w:rPr>
        <w:t xml:space="preserve">Upload CG file on the NCGTC system in </w:t>
      </w:r>
      <w:r w:rsidDel="00000000" w:rsidR="00000000" w:rsidRPr="00000000">
        <w:rPr>
          <w:i w:val="1"/>
          <w:iCs w:val="1"/>
          <w:highlight w:val="white"/>
          <w:rtl w:val="0"/>
        </w:rPr>
        <w:t xml:space="preserve">‘Non Approved’</w:t>
      </w:r>
      <w:r w:rsidDel="00000000" w:rsidR="00000000" w:rsidRPr="00000000">
        <w:rPr>
          <w:highlight w:val="white"/>
          <w:rtl w:val="0"/>
        </w:rPr>
        <w:t xml:space="preserve"> state by MLI user account. The file needs to be uploaded against a specific ‘Scheme’. Internally for this scheme, the system has one </w:t>
      </w:r>
      <w:r w:rsidDel="00000000" w:rsidR="00000000" w:rsidRPr="00000000">
        <w:rPr>
          <w:highlight w:val="yellow"/>
          <w:rtl w:val="0"/>
        </w:rPr>
        <w:t xml:space="preserve">docket which is – ‘GEN</w:t>
      </w:r>
      <w:r w:rsidDel="00000000" w:rsidR="00000000" w:rsidRPr="00000000">
        <w:rPr>
          <w:highlight w:val="white"/>
          <w:rtl w:val="0"/>
        </w:rPr>
        <w:t xml:space="preserve">’ – wherein certain scheme specific parameters are defined. System will extract and split the records for specific guarantee treatment/operations defined in the scheme dockets </w:t>
      </w:r>
      <w:r w:rsidDel="00000000" w:rsidR="00000000" w:rsidRPr="00000000">
        <w:rPr>
          <w:highlight w:val="yellow"/>
          <w:rtl w:val="0"/>
        </w:rPr>
        <w:t xml:space="preserve">which is – ‘GEN’. </w:t>
      </w:r>
      <w:r w:rsidDel="00000000" w:rsidR="00000000" w:rsidRPr="00000000">
        <w:rPr>
          <w:rtl w:val="0"/>
        </w:rPr>
      </w:r>
    </w:p>
    <w:p w:rsidR="00000000" w:rsidDel="00000000" w:rsidP="00000000" w:rsidRDefault="00000000" w:rsidRPr="00000000" w14:paraId="0000012B">
      <w:pPr>
        <w:numPr>
          <w:ilvl w:val="0"/>
          <w:numId w:val="9"/>
        </w:numPr>
        <w:spacing w:after="0" w:lineRule="auto"/>
        <w:ind w:left="720" w:hanging="360"/>
        <w:jc w:val="both"/>
        <w:rPr>
          <w:highlight w:val="white"/>
        </w:rPr>
      </w:pPr>
      <w:r w:rsidDel="00000000" w:rsidR="00000000" w:rsidRPr="00000000">
        <w:rPr>
          <w:highlight w:val="white"/>
          <w:rtl w:val="0"/>
        </w:rPr>
        <w:t xml:space="preserve">Till the specified period (communicated by NCGTC) MLI is permitted to upload and/or re-upload the input file multiple times. Thus, allowing MLI’s to append, edit and delete the NEW loan account information multiple times and in </w:t>
      </w:r>
      <w:r w:rsidDel="00000000" w:rsidR="00000000" w:rsidRPr="00000000">
        <w:rPr>
          <w:i w:val="1"/>
          <w:iCs w:val="1"/>
          <w:highlight w:val="white"/>
          <w:rtl w:val="0"/>
        </w:rPr>
        <w:t xml:space="preserve">‘Non Approved’</w:t>
      </w:r>
      <w:r w:rsidDel="00000000" w:rsidR="00000000" w:rsidRPr="00000000">
        <w:rPr>
          <w:highlight w:val="white"/>
          <w:rtl w:val="0"/>
        </w:rPr>
        <w:t xml:space="preserve"> state.</w:t>
      </w:r>
    </w:p>
    <w:p w:rsidR="00000000" w:rsidDel="00000000" w:rsidP="00000000" w:rsidRDefault="00000000" w:rsidRPr="00000000" w14:paraId="0000012C">
      <w:pPr>
        <w:numPr>
          <w:ilvl w:val="0"/>
          <w:numId w:val="9"/>
        </w:numPr>
        <w:spacing w:after="0" w:lineRule="auto"/>
        <w:ind w:left="720" w:hanging="360"/>
        <w:jc w:val="both"/>
        <w:rPr>
          <w:highlight w:val="white"/>
        </w:rPr>
      </w:pPr>
      <w:r w:rsidDel="00000000" w:rsidR="00000000" w:rsidRPr="00000000">
        <w:rPr>
          <w:highlight w:val="white"/>
          <w:rtl w:val="0"/>
        </w:rPr>
        <w:t xml:space="preserve">After final verification of the input file by the MLI approver user account (created by their own MLI Administrator)</w:t>
      </w:r>
      <w:r w:rsidDel="00000000" w:rsidR="00000000" w:rsidRPr="00000000">
        <w:rPr>
          <w:strike w:val="1"/>
          <w:highlight w:val="white"/>
          <w:rtl w:val="0"/>
        </w:rPr>
        <w:t xml:space="preserve">,</w:t>
      </w:r>
      <w:r w:rsidDel="00000000" w:rsidR="00000000" w:rsidRPr="00000000">
        <w:rPr>
          <w:highlight w:val="white"/>
          <w:rtl w:val="0"/>
        </w:rPr>
        <w:t xml:space="preserve"> the state of the input file is changed as </w:t>
      </w:r>
      <w:r w:rsidDel="00000000" w:rsidR="00000000" w:rsidRPr="00000000">
        <w:rPr>
          <w:i w:val="1"/>
          <w:iCs w:val="1"/>
          <w:highlight w:val="white"/>
          <w:rtl w:val="0"/>
        </w:rPr>
        <w:t xml:space="preserve">‘Approved’</w:t>
      </w:r>
      <w:r w:rsidDel="00000000" w:rsidR="00000000" w:rsidRPr="00000000">
        <w:rPr>
          <w:highlight w:val="white"/>
          <w:rtl w:val="0"/>
        </w:rPr>
        <w:t xml:space="preserve"> state.</w:t>
      </w:r>
    </w:p>
    <w:p w:rsidR="00000000" w:rsidDel="00000000" w:rsidP="00000000" w:rsidRDefault="00000000" w:rsidRPr="00000000" w14:paraId="0000012D">
      <w:pPr>
        <w:numPr>
          <w:ilvl w:val="0"/>
          <w:numId w:val="9"/>
        </w:numPr>
        <w:ind w:left="720" w:hanging="360"/>
        <w:jc w:val="both"/>
        <w:rPr>
          <w:highlight w:val="white"/>
        </w:rPr>
      </w:pPr>
      <w:r w:rsidDel="00000000" w:rsidR="00000000" w:rsidRPr="00000000">
        <w:rPr>
          <w:highlight w:val="white"/>
          <w:rtl w:val="0"/>
        </w:rPr>
        <w:t xml:space="preserve">Final submission of the </w:t>
      </w:r>
      <w:r w:rsidDel="00000000" w:rsidR="00000000" w:rsidRPr="00000000">
        <w:rPr>
          <w:i w:val="1"/>
          <w:iCs w:val="1"/>
          <w:highlight w:val="white"/>
          <w:rtl w:val="0"/>
        </w:rPr>
        <w:t xml:space="preserve">‘Approved’</w:t>
      </w:r>
      <w:r w:rsidDel="00000000" w:rsidR="00000000" w:rsidRPr="00000000">
        <w:rPr>
          <w:highlight w:val="white"/>
          <w:rtl w:val="0"/>
        </w:rPr>
        <w:t xml:space="preserve"> input file for further process of Statement of estimates Generation will be effective once MLI accepts the </w:t>
      </w:r>
      <w:r w:rsidDel="00000000" w:rsidR="00000000" w:rsidRPr="00000000">
        <w:rPr>
          <w:i w:val="1"/>
          <w:iCs w:val="1"/>
          <w:highlight w:val="white"/>
          <w:rtl w:val="0"/>
        </w:rPr>
        <w:t xml:space="preserve">‘Management certificate - Terms &amp; Conditions’.</w:t>
      </w: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1"/>
        <w:keepLines w:val="0"/>
        <w:pBdr>
          <w:bottom w:color="000000" w:space="1" w:sz="4" w:val="single"/>
        </w:pBdr>
        <w:tabs>
          <w:tab w:val="left" w:leader="none" w:pos="443"/>
          <w:tab w:val="left" w:leader="none" w:pos="720"/>
        </w:tabs>
        <w:spacing w:after="60" w:before="60" w:line="276" w:lineRule="auto"/>
        <w:rPr>
          <w:b w:val="1"/>
          <w:bCs w:val="1"/>
          <w:color w:val="7f7f7f"/>
          <w:sz w:val="26"/>
          <w:szCs w:val="26"/>
        </w:rPr>
      </w:pPr>
      <w:bookmarkStart w:colFirst="0" w:colLast="0" w:name="_heading=h.21nwgj5zrrp7" w:id="6"/>
      <w:bookmarkEnd w:id="6"/>
      <w:r w:rsidDel="00000000" w:rsidR="00000000" w:rsidRPr="00000000">
        <w:rPr>
          <w:b w:val="1"/>
          <w:bCs w:val="1"/>
          <w:color w:val="7f7f7f"/>
          <w:sz w:val="26"/>
          <w:szCs w:val="26"/>
          <w:rtl w:val="0"/>
        </w:rPr>
        <w:t xml:space="preserve">1.6. CG Eligibility Criteria Checks - Issuance of fresh guarantee</w:t>
      </w:r>
    </w:p>
    <w:p w:rsidR="00000000" w:rsidDel="00000000" w:rsidP="00000000" w:rsidRDefault="00000000" w:rsidRPr="00000000" w14:paraId="00000130">
      <w:pPr>
        <w:spacing w:after="0" w:line="278.00000000000006" w:lineRule="auto"/>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131">
      <w:pPr>
        <w:jc w:val="both"/>
        <w:rPr>
          <w:highlight w:val="yellow"/>
        </w:rPr>
      </w:pPr>
      <w:r w:rsidDel="00000000" w:rsidR="00000000" w:rsidRPr="00000000">
        <w:rPr>
          <w:rtl w:val="0"/>
        </w:rPr>
        <w:t xml:space="preserve">Following checks are performed on each MLI Loan Accounts to ascertain their eligibility for issuing credit guarantees. Approved Input file will be processed for each record and the record will be</w:t>
      </w:r>
      <w:r w:rsidDel="00000000" w:rsidR="00000000" w:rsidRPr="00000000">
        <w:rPr>
          <w:highlight w:val="yellow"/>
          <w:rtl w:val="0"/>
        </w:rPr>
        <w:t xml:space="preserve"> </w:t>
      </w:r>
      <w:r w:rsidDel="00000000" w:rsidR="00000000" w:rsidRPr="00000000">
        <w:rPr>
          <w:i w:val="1"/>
          <w:iCs w:val="1"/>
          <w:highlight w:val="yellow"/>
          <w:u w:val="single"/>
          <w:rtl w:val="0"/>
        </w:rPr>
        <w:t xml:space="preserve">Accepted if</w:t>
      </w:r>
      <w:r w:rsidDel="00000000" w:rsidR="00000000" w:rsidRPr="00000000">
        <w:rPr>
          <w:highlight w:val="yellow"/>
          <w:rtl w:val="0"/>
        </w:rPr>
        <w:t xml:space="preserve">:</w:t>
      </w:r>
    </w:p>
    <w:p w:rsidR="00000000" w:rsidDel="00000000" w:rsidP="00000000" w:rsidRDefault="00000000" w:rsidRPr="00000000" w14:paraId="00000132">
      <w:pPr>
        <w:numPr>
          <w:ilvl w:val="0"/>
          <w:numId w:val="24"/>
        </w:numPr>
        <w:spacing w:after="0" w:lineRule="auto"/>
        <w:ind w:left="720" w:hanging="360"/>
        <w:rPr>
          <w:highlight w:val="white"/>
        </w:rPr>
      </w:pPr>
      <w:r w:rsidDel="00000000" w:rsidR="00000000" w:rsidRPr="00000000">
        <w:rPr>
          <w:sz w:val="20"/>
          <w:szCs w:val="20"/>
          <w:rtl w:val="0"/>
        </w:rPr>
        <w:t xml:space="preserve">Unique Loan Account number of MLI in the credit guarantee database. (this is the check on MLI Id &amp; Loan A/c No. in CG Database)</w:t>
      </w:r>
      <w:r w:rsidDel="00000000" w:rsidR="00000000" w:rsidRPr="00000000">
        <w:rPr>
          <w:rtl w:val="0"/>
        </w:rPr>
      </w:r>
    </w:p>
    <w:p w:rsidR="00000000" w:rsidDel="00000000" w:rsidP="00000000" w:rsidRDefault="00000000" w:rsidRPr="00000000" w14:paraId="00000133">
      <w:pPr>
        <w:numPr>
          <w:ilvl w:val="0"/>
          <w:numId w:val="24"/>
        </w:numPr>
        <w:spacing w:after="0" w:lineRule="auto"/>
        <w:ind w:left="720" w:hanging="360"/>
        <w:rPr>
          <w:highlight w:val="white"/>
        </w:rPr>
      </w:pPr>
      <w:r w:rsidDel="00000000" w:rsidR="00000000" w:rsidRPr="00000000">
        <w:rPr>
          <w:highlight w:val="white"/>
          <w:rtl w:val="0"/>
        </w:rPr>
        <w:t xml:space="preserve">Records in the same input file presented by MLI have UNIQUE loan account numbers. (In such cases, the system will not accept the file and throw the error incase of repeated loan account numbers).</w:t>
      </w:r>
    </w:p>
    <w:p w:rsidR="00000000" w:rsidDel="00000000" w:rsidP="00000000" w:rsidRDefault="00000000" w:rsidRPr="00000000" w14:paraId="00000134">
      <w:pPr>
        <w:numPr>
          <w:ilvl w:val="0"/>
          <w:numId w:val="24"/>
        </w:numPr>
        <w:spacing w:after="0" w:lineRule="auto"/>
        <w:ind w:left="720" w:hanging="360"/>
        <w:jc w:val="both"/>
        <w:rPr/>
      </w:pPr>
      <w:r w:rsidDel="00000000" w:rsidR="00000000" w:rsidRPr="00000000">
        <w:rPr>
          <w:rtl w:val="0"/>
        </w:rPr>
        <w:t xml:space="preserve">Loan account should have a valid URN. (</w:t>
      </w:r>
      <w:r w:rsidDel="00000000" w:rsidR="00000000" w:rsidRPr="00000000">
        <w:rPr>
          <w:color w:val="ff0000"/>
          <w:rtl w:val="0"/>
        </w:rPr>
        <w:t xml:space="preserve">UDYAM-XX-00-0000000)</w:t>
      </w:r>
      <w:r w:rsidDel="00000000" w:rsidR="00000000" w:rsidRPr="00000000">
        <w:rPr>
          <w:rtl w:val="0"/>
        </w:rPr>
      </w:r>
    </w:p>
    <w:p w:rsidR="00000000" w:rsidDel="00000000" w:rsidP="00000000" w:rsidRDefault="00000000" w:rsidRPr="00000000" w14:paraId="00000135">
      <w:pPr>
        <w:numPr>
          <w:ilvl w:val="0"/>
          <w:numId w:val="24"/>
        </w:numPr>
        <w:pBdr>
          <w:top w:space="0" w:sz="0" w:val="nil"/>
          <w:left w:space="0" w:sz="0" w:val="nil"/>
          <w:bottom w:space="0" w:sz="0" w:val="nil"/>
          <w:right w:space="0" w:sz="0" w:val="nil"/>
          <w:between w:space="0" w:sz="0" w:val="nil"/>
        </w:pBdr>
        <w:spacing w:after="0" w:lineRule="auto"/>
        <w:ind w:left="720" w:hanging="360"/>
        <w:jc w:val="both"/>
        <w:rPr>
          <w:color w:val="000000"/>
          <w:sz w:val="20"/>
          <w:szCs w:val="20"/>
        </w:rPr>
      </w:pPr>
      <w:r w:rsidDel="00000000" w:rsidR="00000000" w:rsidRPr="00000000">
        <w:rPr>
          <w:color w:val="000000"/>
          <w:sz w:val="20"/>
          <w:szCs w:val="20"/>
          <w:rtl w:val="0"/>
        </w:rPr>
        <w:t xml:space="preserve">Following steps are needed for the condition - ‘ ‘Maximum Limit to Guarantee Issuance Allowed (INR)’:</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Rule="auto"/>
        <w:ind w:left="720" w:firstLine="0"/>
        <w:jc w:val="both"/>
        <w:rPr>
          <w:color w:val="000000"/>
          <w:sz w:val="20"/>
          <w:szCs w:val="20"/>
        </w:rPr>
      </w:pPr>
      <w:r w:rsidDel="00000000" w:rsidR="00000000" w:rsidRPr="00000000">
        <w:rPr>
          <w:color w:val="000000"/>
          <w:sz w:val="20"/>
          <w:szCs w:val="20"/>
          <w:rtl w:val="0"/>
        </w:rPr>
        <w:t xml:space="preserve">System first determines the summation of the Total Sanctioned Loan Amount/Limit for such borrower (URN based).System determines the summation of the Total Sanctioned Loan Amount/Limit -, for all the loan records </w:t>
      </w:r>
      <w:r w:rsidDel="00000000" w:rsidR="00000000" w:rsidRPr="00000000">
        <w:rPr>
          <w:sz w:val="20"/>
          <w:szCs w:val="20"/>
          <w:rtl w:val="0"/>
        </w:rPr>
        <w:t xml:space="preserve">having the same</w:t>
      </w:r>
      <w:r w:rsidDel="00000000" w:rsidR="00000000" w:rsidRPr="00000000">
        <w:rPr>
          <w:color w:val="000000"/>
          <w:sz w:val="20"/>
          <w:szCs w:val="20"/>
          <w:rtl w:val="0"/>
        </w:rPr>
        <w:t xml:space="preserve"> URN  for the loan records present in the CG Issuance database/Same file.</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ind w:left="720" w:firstLine="0"/>
        <w:jc w:val="both"/>
        <w:rPr>
          <w:sz w:val="20"/>
          <w:szCs w:val="2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Rule="auto"/>
        <w:ind w:left="720" w:firstLine="0"/>
        <w:jc w:val="both"/>
        <w:rPr>
          <w:color w:val="000000"/>
          <w:sz w:val="20"/>
          <w:szCs w:val="20"/>
        </w:rPr>
      </w:pPr>
      <w:r w:rsidDel="00000000" w:rsidR="00000000" w:rsidRPr="00000000">
        <w:rPr>
          <w:color w:val="000000"/>
          <w:sz w:val="20"/>
          <w:szCs w:val="20"/>
          <w:rtl w:val="0"/>
        </w:rPr>
        <w:t xml:space="preserve">Note that while determining this summation, system will compare the records in the file with the existing record in the database</w:t>
      </w:r>
    </w:p>
    <w:p w:rsidR="00000000" w:rsidDel="00000000" w:rsidP="00000000" w:rsidRDefault="00000000" w:rsidRPr="00000000" w14:paraId="00000139">
      <w:pPr>
        <w:numPr>
          <w:ilvl w:val="1"/>
          <w:numId w:val="21"/>
        </w:numPr>
        <w:pBdr>
          <w:top w:space="0" w:sz="0" w:val="nil"/>
          <w:left w:space="0" w:sz="0" w:val="nil"/>
          <w:bottom w:space="0" w:sz="0" w:val="nil"/>
          <w:right w:space="0" w:sz="0" w:val="nil"/>
          <w:between w:space="0" w:sz="0" w:val="nil"/>
        </w:pBdr>
        <w:spacing w:after="0" w:lineRule="auto"/>
        <w:ind w:left="1080" w:hanging="360"/>
        <w:jc w:val="both"/>
        <w:rPr>
          <w:color w:val="000000"/>
          <w:sz w:val="20"/>
          <w:szCs w:val="20"/>
        </w:rPr>
      </w:pPr>
      <w:r w:rsidDel="00000000" w:rsidR="00000000" w:rsidRPr="00000000">
        <w:rPr>
          <w:color w:val="000000"/>
          <w:sz w:val="20"/>
          <w:szCs w:val="20"/>
          <w:rtl w:val="0"/>
        </w:rPr>
        <w:t xml:space="preserve">If summation Exceeds ‘Maximum Limit to Guarantee Issuance Allowed (INR)’I.E. Rs 100 crore</w:t>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color w:val="000000"/>
          <w:sz w:val="20"/>
          <w:szCs w:val="20"/>
          <w:rtl w:val="0"/>
        </w:rPr>
        <w:t xml:space="preserve">Then, the records in the input file for this customer </w:t>
      </w:r>
      <w:r w:rsidDel="00000000" w:rsidR="00000000" w:rsidRPr="00000000">
        <w:rPr>
          <w:sz w:val="20"/>
          <w:szCs w:val="20"/>
          <w:rtl w:val="0"/>
        </w:rPr>
        <w:t xml:space="preserve">are rejected</w:t>
      </w:r>
      <w:r w:rsidDel="00000000" w:rsidR="00000000" w:rsidRPr="00000000">
        <w:rPr>
          <w:color w:val="000000"/>
          <w:sz w:val="20"/>
          <w:szCs w:val="20"/>
          <w:rtl w:val="0"/>
        </w:rPr>
        <w:t xml:space="preserve">.</w:t>
      </w:r>
    </w:p>
    <w:p w:rsidR="00000000" w:rsidDel="00000000" w:rsidP="00000000" w:rsidRDefault="00000000" w:rsidRPr="00000000" w14:paraId="0000013B">
      <w:pPr>
        <w:numPr>
          <w:ilvl w:val="0"/>
          <w:numId w:val="24"/>
        </w:numPr>
        <w:spacing w:after="0" w:lineRule="auto"/>
        <w:ind w:left="720" w:hanging="360"/>
        <w:jc w:val="both"/>
        <w:rPr>
          <w:highlight w:val="white"/>
        </w:rPr>
      </w:pPr>
      <w:r w:rsidDel="00000000" w:rsidR="00000000" w:rsidRPr="00000000">
        <w:rPr>
          <w:highlight w:val="white"/>
          <w:rtl w:val="0"/>
        </w:rPr>
        <w:t xml:space="preserve">Interest Rate : System should accept only the values between 0-100</w:t>
      </w:r>
    </w:p>
    <w:p w:rsidR="00000000" w:rsidDel="00000000" w:rsidP="00000000" w:rsidRDefault="00000000" w:rsidRPr="00000000" w14:paraId="0000013C">
      <w:pPr>
        <w:numPr>
          <w:ilvl w:val="0"/>
          <w:numId w:val="24"/>
        </w:numPr>
        <w:spacing w:after="0" w:lineRule="auto"/>
        <w:ind w:left="720" w:hanging="360"/>
        <w:jc w:val="both"/>
        <w:rPr>
          <w:highlight w:val="white"/>
        </w:rPr>
      </w:pPr>
      <w:r w:rsidDel="00000000" w:rsidR="00000000" w:rsidRPr="00000000">
        <w:rPr>
          <w:highlight w:val="white"/>
          <w:rtl w:val="0"/>
        </w:rPr>
        <w:t xml:space="preserve">Sanction date : Sanction date should be between scheme start date &amp; less than equal to present date,</w:t>
      </w:r>
    </w:p>
    <w:p w:rsidR="00000000" w:rsidDel="00000000" w:rsidP="00000000" w:rsidRDefault="00000000" w:rsidRPr="00000000" w14:paraId="0000013D">
      <w:pPr>
        <w:numPr>
          <w:ilvl w:val="0"/>
          <w:numId w:val="24"/>
        </w:numPr>
        <w:spacing w:after="0" w:lineRule="auto"/>
        <w:ind w:left="720" w:hanging="360"/>
        <w:jc w:val="both"/>
        <w:rPr>
          <w:highlight w:val="white"/>
        </w:rPr>
      </w:pPr>
      <w:r w:rsidDel="00000000" w:rsidR="00000000" w:rsidRPr="00000000">
        <w:rPr>
          <w:highlight w:val="white"/>
          <w:rtl w:val="0"/>
        </w:rPr>
        <w:t xml:space="preserve">Tenure of loan should be "Number only in months. Loan Upto Rs 50 crore shall have Upto 8 years tenure"(96 months), if more than 50 cr, tenure can by any period of time, </w:t>
      </w:r>
    </w:p>
    <w:p w:rsidR="00000000" w:rsidDel="00000000" w:rsidP="00000000" w:rsidRDefault="00000000" w:rsidRPr="00000000" w14:paraId="0000013E">
      <w:pPr>
        <w:numPr>
          <w:ilvl w:val="0"/>
          <w:numId w:val="24"/>
        </w:numPr>
        <w:spacing w:after="0" w:lineRule="auto"/>
        <w:ind w:left="720" w:hanging="360"/>
        <w:jc w:val="both"/>
        <w:rPr>
          <w:highlight w:val="white"/>
        </w:rPr>
      </w:pPr>
      <w:r w:rsidDel="00000000" w:rsidR="00000000" w:rsidRPr="00000000">
        <w:rPr>
          <w:highlight w:val="white"/>
          <w:rtl w:val="0"/>
        </w:rPr>
        <w:t xml:space="preserve">"Collateral Security Amount" should be "Number only(min-0), </w:t>
      </w:r>
    </w:p>
    <w:p w:rsidR="00000000" w:rsidDel="00000000" w:rsidP="00000000" w:rsidRDefault="00000000" w:rsidRPr="00000000" w14:paraId="0000013F">
      <w:pPr>
        <w:numPr>
          <w:ilvl w:val="0"/>
          <w:numId w:val="24"/>
        </w:numPr>
        <w:spacing w:after="0" w:lineRule="auto"/>
        <w:ind w:left="720" w:hanging="360"/>
        <w:jc w:val="both"/>
        <w:rPr>
          <w:highlight w:val="white"/>
        </w:rPr>
      </w:pPr>
      <w:r w:rsidDel="00000000" w:rsidR="00000000" w:rsidRPr="00000000">
        <w:rPr>
          <w:highlight w:val="white"/>
          <w:rtl w:val="0"/>
        </w:rPr>
        <w:t xml:space="preserve">Moratorium period : System should accept "Moratorium period" for 50 cr upto 24 months &amp; for above Rs 50 crore, moratorium can be any period</w:t>
      </w:r>
    </w:p>
    <w:p w:rsidR="00000000" w:rsidDel="00000000" w:rsidP="00000000" w:rsidRDefault="00000000" w:rsidRPr="00000000" w14:paraId="00000140">
      <w:pPr>
        <w:spacing w:after="0" w:lineRule="auto"/>
        <w:ind w:left="720" w:firstLine="0"/>
        <w:rPr>
          <w:highlight w:val="white"/>
        </w:rPr>
      </w:pPr>
      <w:r w:rsidDel="00000000" w:rsidR="00000000" w:rsidRPr="00000000">
        <w:rPr>
          <w:rtl w:val="0"/>
        </w:rPr>
      </w:r>
    </w:p>
    <w:p w:rsidR="00000000" w:rsidDel="00000000" w:rsidP="00000000" w:rsidRDefault="00000000" w:rsidRPr="00000000" w14:paraId="00000141">
      <w:pPr>
        <w:pStyle w:val="Heading2"/>
        <w:rPr>
          <w:b w:val="1"/>
          <w:bCs w:val="1"/>
          <w:color w:val="7f7f7f"/>
          <w:sz w:val="26"/>
          <w:szCs w:val="26"/>
          <w:u w:val="single"/>
        </w:rPr>
      </w:pPr>
      <w:bookmarkStart w:colFirst="0" w:colLast="0" w:name="_heading=h.kd7bjeafmbf6" w:id="7"/>
      <w:bookmarkEnd w:id="7"/>
      <w:r w:rsidDel="00000000" w:rsidR="00000000" w:rsidRPr="00000000">
        <w:rPr>
          <w:b w:val="1"/>
          <w:bCs w:val="1"/>
          <w:color w:val="7f7f7f"/>
          <w:sz w:val="26"/>
          <w:szCs w:val="26"/>
          <w:u w:val="single"/>
          <w:rtl w:val="0"/>
        </w:rPr>
        <w:t xml:space="preserve">1.6.1. Guarantee Issuance Roles:</w:t>
      </w:r>
    </w:p>
    <w:p w:rsidR="00000000" w:rsidDel="00000000" w:rsidP="00000000" w:rsidRDefault="00000000" w:rsidRPr="00000000" w14:paraId="00000142">
      <w:pPr>
        <w:spacing w:after="0" w:line="240" w:lineRule="auto"/>
        <w:rPr>
          <w:sz w:val="24"/>
          <w:szCs w:val="24"/>
        </w:rPr>
      </w:pP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b w:val="1"/>
          <w:bCs w:val="1"/>
          <w:rtl w:val="0"/>
        </w:rPr>
        <w:t xml:space="preserve">MLI Creator</w:t>
      </w:r>
      <w:r w:rsidDel="00000000" w:rsidR="00000000" w:rsidRPr="00000000">
        <w:rPr>
          <w:rtl w:val="0"/>
        </w:rPr>
        <w:t xml:space="preserve">- Upload</w:t>
      </w:r>
    </w:p>
    <w:p w:rsidR="00000000" w:rsidDel="00000000" w:rsidP="00000000" w:rsidRDefault="00000000" w:rsidRPr="00000000" w14:paraId="00000144">
      <w:pPr>
        <w:spacing w:after="0" w:line="240" w:lineRule="auto"/>
        <w:rPr/>
      </w:pPr>
      <w:r w:rsidDel="00000000" w:rsidR="00000000" w:rsidRPr="00000000">
        <w:rPr>
          <w:b w:val="1"/>
          <w:bCs w:val="1"/>
          <w:rtl w:val="0"/>
        </w:rPr>
        <w:t xml:space="preserve">MLI Approver</w:t>
      </w:r>
      <w:r w:rsidDel="00000000" w:rsidR="00000000" w:rsidRPr="00000000">
        <w:rPr>
          <w:rtl w:val="0"/>
        </w:rPr>
        <w:t xml:space="preserve">- Approve/Reject</w:t>
      </w:r>
    </w:p>
    <w:p w:rsidR="00000000" w:rsidDel="00000000" w:rsidP="00000000" w:rsidRDefault="00000000" w:rsidRPr="00000000" w14:paraId="00000145">
      <w:pPr>
        <w:spacing w:after="0" w:line="240" w:lineRule="auto"/>
        <w:rPr>
          <w:color w:val="999999"/>
        </w:rPr>
      </w:pPr>
      <w:r w:rsidDel="00000000" w:rsidR="00000000" w:rsidRPr="00000000">
        <w:rPr>
          <w:rtl w:val="0"/>
        </w:rPr>
      </w:r>
    </w:p>
    <w:p w:rsidR="00000000" w:rsidDel="00000000" w:rsidP="00000000" w:rsidRDefault="00000000" w:rsidRPr="00000000" w14:paraId="00000146">
      <w:pPr>
        <w:pStyle w:val="Heading2"/>
        <w:keepLines w:val="0"/>
        <w:pBdr>
          <w:bottom w:color="000000" w:space="1" w:sz="4" w:val="single"/>
        </w:pBdr>
        <w:tabs>
          <w:tab w:val="left" w:leader="none" w:pos="443"/>
          <w:tab w:val="left" w:leader="none" w:pos="720"/>
        </w:tabs>
        <w:spacing w:after="60" w:before="60" w:line="276" w:lineRule="auto"/>
        <w:rPr>
          <w:b w:val="1"/>
          <w:bCs w:val="1"/>
          <w:color w:val="7f7f7f"/>
          <w:sz w:val="26"/>
          <w:szCs w:val="26"/>
        </w:rPr>
      </w:pPr>
      <w:bookmarkStart w:colFirst="0" w:colLast="0" w:name="_heading=h.eoem5jq6cr83" w:id="8"/>
      <w:bookmarkEnd w:id="8"/>
      <w:r w:rsidDel="00000000" w:rsidR="00000000" w:rsidRPr="00000000">
        <w:rPr>
          <w:b w:val="1"/>
          <w:bCs w:val="1"/>
          <w:color w:val="7f7f7f"/>
          <w:sz w:val="26"/>
          <w:szCs w:val="26"/>
          <w:rtl w:val="0"/>
        </w:rPr>
        <w:t xml:space="preserve">1.6.2 Initial Contribution Calculation - Collection Integration</w:t>
      </w:r>
    </w:p>
    <w:p w:rsidR="00000000" w:rsidDel="00000000" w:rsidP="00000000" w:rsidRDefault="00000000" w:rsidRPr="00000000" w14:paraId="00000147">
      <w:pPr>
        <w:tabs>
          <w:tab w:val="left" w:leader="none" w:pos="443"/>
          <w:tab w:val="left" w:leader="none" w:pos="720"/>
        </w:tabs>
        <w:rPr/>
      </w:pPr>
      <w:r w:rsidDel="00000000" w:rsidR="00000000" w:rsidRPr="00000000">
        <w:rPr>
          <w:rtl w:val="0"/>
        </w:rPr>
      </w:r>
    </w:p>
    <w:p w:rsidR="00000000" w:rsidDel="00000000" w:rsidP="00000000" w:rsidRDefault="00000000" w:rsidRPr="00000000" w14:paraId="00000148">
      <w:pPr>
        <w:spacing w:line="278.00000000000006" w:lineRule="auto"/>
        <w:jc w:val="both"/>
        <w:rPr>
          <w:b w:val="1"/>
          <w:bCs w:val="1"/>
          <w:highlight w:val="yellow"/>
        </w:rPr>
      </w:pPr>
      <w:r w:rsidDel="00000000" w:rsidR="00000000" w:rsidRPr="00000000">
        <w:rPr>
          <w:rtl w:val="0"/>
        </w:rPr>
        <w:t xml:space="preserve">When a user uploads the initial CG input file for MSME, the initial contribution must be calculated using the following formula.</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9">
            <w:pPr>
              <w:spacing w:line="278.00000000000006" w:lineRule="auto"/>
              <w:jc w:val="both"/>
              <w:rPr>
                <w:b w:val="1"/>
                <w:bCs w:val="1"/>
                <w:highlight w:val="white"/>
              </w:rPr>
            </w:pPr>
            <w:r w:rsidDel="00000000" w:rsidR="00000000" w:rsidRPr="00000000">
              <w:rPr>
                <w:b w:val="1"/>
                <w:bCs w:val="1"/>
                <w:highlight w:val="white"/>
                <w:rtl w:val="0"/>
              </w:rPr>
              <w:t xml:space="preserve">Initial Contribution= 5% of (Loan amount-collateral amount at time of sanction). Maximum Rs 5 Cr</w:t>
            </w:r>
          </w:p>
        </w:tc>
      </w:tr>
    </w:tbl>
    <w:p w:rsidR="00000000" w:rsidDel="00000000" w:rsidP="00000000" w:rsidRDefault="00000000" w:rsidRPr="00000000" w14:paraId="0000014A">
      <w:pPr>
        <w:spacing w:line="278.00000000000006" w:lineRule="auto"/>
        <w:jc w:val="both"/>
        <w:rPr>
          <w:b w:val="1"/>
          <w:bCs w:val="1"/>
          <w:highlight w:val="white"/>
        </w:rPr>
      </w:pPr>
      <w:r w:rsidDel="00000000" w:rsidR="00000000" w:rsidRPr="00000000">
        <w:rPr>
          <w:rtl w:val="0"/>
        </w:rPr>
      </w:r>
    </w:p>
    <w:p w:rsidR="00000000" w:rsidDel="00000000" w:rsidP="00000000" w:rsidRDefault="00000000" w:rsidRPr="00000000" w14:paraId="0000014B">
      <w:pPr>
        <w:spacing w:line="278.00000000000006" w:lineRule="auto"/>
        <w:jc w:val="both"/>
        <w:rPr/>
      </w:pPr>
      <w:r w:rsidDel="00000000" w:rsidR="00000000" w:rsidRPr="00000000">
        <w:rPr>
          <w:rtl w:val="0"/>
        </w:rPr>
        <w:t xml:space="preserve">A separate demand of Initial Contribution will be generated for the MLIs post which MLI to to deposit with NCGTC</w:t>
      </w:r>
    </w:p>
    <w:p w:rsidR="00000000" w:rsidDel="00000000" w:rsidP="00000000" w:rsidRDefault="00000000" w:rsidRPr="00000000" w14:paraId="0000014C">
      <w:pPr>
        <w:spacing w:line="278.00000000000006" w:lineRule="auto"/>
        <w:jc w:val="both"/>
        <w:rPr/>
      </w:pPr>
      <w:r w:rsidDel="00000000" w:rsidR="00000000" w:rsidRPr="00000000">
        <w:rPr>
          <w:rtl w:val="0"/>
        </w:rPr>
      </w:r>
    </w:p>
    <w:p w:rsidR="00000000" w:rsidDel="00000000" w:rsidP="00000000" w:rsidRDefault="00000000" w:rsidRPr="00000000" w14:paraId="0000014D">
      <w:pPr>
        <w:spacing w:line="278.00000000000006" w:lineRule="auto"/>
        <w:jc w:val="both"/>
        <w:rPr>
          <w:b w:val="1"/>
          <w:bCs w:val="1"/>
          <w:sz w:val="24"/>
          <w:szCs w:val="24"/>
          <w:u w:val="single"/>
        </w:rPr>
      </w:pPr>
      <w:r w:rsidDel="00000000" w:rsidR="00000000" w:rsidRPr="00000000">
        <w:rPr>
          <w:b w:val="1"/>
          <w:bCs w:val="1"/>
          <w:sz w:val="24"/>
          <w:szCs w:val="24"/>
          <w:u w:val="single"/>
          <w:rtl w:val="0"/>
        </w:rPr>
        <w:t xml:space="preserve">Example : 1 :</w:t>
      </w:r>
    </w:p>
    <w:p w:rsidR="00000000" w:rsidDel="00000000" w:rsidP="00000000" w:rsidRDefault="00000000" w:rsidRPr="00000000" w14:paraId="0000014E">
      <w:pPr>
        <w:jc w:val="both"/>
        <w:rPr/>
      </w:pPr>
      <w:r w:rsidDel="00000000" w:rsidR="00000000" w:rsidRPr="00000000">
        <w:rPr>
          <w:rtl w:val="0"/>
        </w:rPr>
        <w:t xml:space="preserve">MLI uploads and approves the input file on the SURGE system. This input file contains Information of the borrower.The Loan Account has:</w:t>
      </w:r>
    </w:p>
    <w:p w:rsidR="00000000" w:rsidDel="00000000" w:rsidP="00000000" w:rsidRDefault="00000000" w:rsidRPr="00000000" w14:paraId="0000014F">
      <w:pPr>
        <w:numPr>
          <w:ilvl w:val="0"/>
          <w:numId w:val="4"/>
        </w:numPr>
        <w:spacing w:after="0" w:lineRule="auto"/>
        <w:ind w:left="720" w:hanging="360"/>
        <w:jc w:val="both"/>
        <w:rPr/>
      </w:pPr>
      <w:r w:rsidDel="00000000" w:rsidR="00000000" w:rsidRPr="00000000">
        <w:rPr>
          <w:rtl w:val="0"/>
        </w:rPr>
        <w:t xml:space="preserve">Sanction Amount= Rs 100 crore</w:t>
      </w:r>
    </w:p>
    <w:p w:rsidR="00000000" w:rsidDel="00000000" w:rsidP="00000000" w:rsidRDefault="00000000" w:rsidRPr="00000000" w14:paraId="00000150">
      <w:pPr>
        <w:numPr>
          <w:ilvl w:val="0"/>
          <w:numId w:val="4"/>
        </w:numPr>
        <w:spacing w:after="0" w:lineRule="auto"/>
        <w:ind w:left="720" w:hanging="360"/>
        <w:jc w:val="both"/>
        <w:rPr/>
      </w:pPr>
      <w:r w:rsidDel="00000000" w:rsidR="00000000" w:rsidRPr="00000000">
        <w:rPr>
          <w:rtl w:val="0"/>
        </w:rPr>
        <w:t xml:space="preserve">Collateral Loan amount at time of sanction- Rs 40 crore</w:t>
      </w:r>
    </w:p>
    <w:p w:rsidR="00000000" w:rsidDel="00000000" w:rsidP="00000000" w:rsidRDefault="00000000" w:rsidRPr="00000000" w14:paraId="00000151">
      <w:pPr>
        <w:numPr>
          <w:ilvl w:val="0"/>
          <w:numId w:val="4"/>
        </w:numPr>
        <w:ind w:left="720" w:hanging="360"/>
        <w:jc w:val="both"/>
        <w:rPr/>
      </w:pPr>
      <w:r w:rsidDel="00000000" w:rsidR="00000000" w:rsidRPr="00000000">
        <w:rPr>
          <w:rtl w:val="0"/>
        </w:rPr>
        <w:t xml:space="preserve">Initial Contribution = 5%(Sanction amount-Collateral amount)</w:t>
      </w:r>
    </w:p>
    <w:p w:rsidR="00000000" w:rsidDel="00000000" w:rsidP="00000000" w:rsidRDefault="00000000" w:rsidRPr="00000000" w14:paraId="00000152">
      <w:pPr>
        <w:jc w:val="both"/>
        <w:rPr/>
      </w:pPr>
      <w:r w:rsidDel="00000000" w:rsidR="00000000" w:rsidRPr="00000000">
        <w:rPr>
          <w:rtl w:val="0"/>
        </w:rPr>
        <w:t xml:space="preserve">                = 5% of (Rs 100 cr-40 cr)</w:t>
      </w:r>
    </w:p>
    <w:p w:rsidR="00000000" w:rsidDel="00000000" w:rsidP="00000000" w:rsidRDefault="00000000" w:rsidRPr="00000000" w14:paraId="00000153">
      <w:pPr>
        <w:jc w:val="both"/>
        <w:rPr/>
      </w:pPr>
      <w:r w:rsidDel="00000000" w:rsidR="00000000" w:rsidRPr="00000000">
        <w:rPr>
          <w:rtl w:val="0"/>
        </w:rPr>
        <w:t xml:space="preserve">                =5% *(Rs 60 cr)</w:t>
      </w:r>
    </w:p>
    <w:p w:rsidR="00000000" w:rsidDel="00000000" w:rsidP="00000000" w:rsidRDefault="00000000" w:rsidRPr="00000000" w14:paraId="00000154">
      <w:pPr>
        <w:jc w:val="both"/>
        <w:rPr/>
      </w:pPr>
      <w:r w:rsidDel="00000000" w:rsidR="00000000" w:rsidRPr="00000000">
        <w:rPr>
          <w:rtl w:val="0"/>
        </w:rPr>
        <w:t xml:space="preserve">                 =Rs  3 crore</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spacing w:line="278.00000000000006" w:lineRule="auto"/>
        <w:jc w:val="both"/>
        <w:rPr>
          <w:b w:val="1"/>
          <w:bCs w:val="1"/>
          <w:sz w:val="24"/>
          <w:szCs w:val="24"/>
          <w:u w:val="single"/>
        </w:rPr>
      </w:pPr>
      <w:r w:rsidDel="00000000" w:rsidR="00000000" w:rsidRPr="00000000">
        <w:rPr>
          <w:b w:val="1"/>
          <w:bCs w:val="1"/>
          <w:sz w:val="24"/>
          <w:szCs w:val="24"/>
          <w:u w:val="single"/>
          <w:rtl w:val="0"/>
        </w:rPr>
        <w:t xml:space="preserve">Example : 2 :</w:t>
      </w:r>
    </w:p>
    <w:p w:rsidR="00000000" w:rsidDel="00000000" w:rsidP="00000000" w:rsidRDefault="00000000" w:rsidRPr="00000000" w14:paraId="00000157">
      <w:pPr>
        <w:jc w:val="both"/>
        <w:rPr/>
      </w:pPr>
      <w:r w:rsidDel="00000000" w:rsidR="00000000" w:rsidRPr="00000000">
        <w:rPr>
          <w:rtl w:val="0"/>
        </w:rPr>
        <w:t xml:space="preserve">MLI uploads and approves the input file on the SURGE system. This input file contains Information of the borrower.The Loan Account has:</w:t>
      </w:r>
    </w:p>
    <w:p w:rsidR="00000000" w:rsidDel="00000000" w:rsidP="00000000" w:rsidRDefault="00000000" w:rsidRPr="00000000" w14:paraId="00000158">
      <w:pPr>
        <w:numPr>
          <w:ilvl w:val="0"/>
          <w:numId w:val="6"/>
        </w:numPr>
        <w:spacing w:after="0" w:lineRule="auto"/>
        <w:ind w:left="720" w:hanging="360"/>
        <w:jc w:val="both"/>
        <w:rPr/>
      </w:pPr>
      <w:r w:rsidDel="00000000" w:rsidR="00000000" w:rsidRPr="00000000">
        <w:rPr>
          <w:rtl w:val="0"/>
        </w:rPr>
        <w:t xml:space="preserve">Sanction Amount= Rs 50 crore</w:t>
      </w:r>
    </w:p>
    <w:p w:rsidR="00000000" w:rsidDel="00000000" w:rsidP="00000000" w:rsidRDefault="00000000" w:rsidRPr="00000000" w14:paraId="00000159">
      <w:pPr>
        <w:numPr>
          <w:ilvl w:val="0"/>
          <w:numId w:val="6"/>
        </w:numPr>
        <w:spacing w:after="0" w:lineRule="auto"/>
        <w:ind w:left="720" w:hanging="360"/>
        <w:jc w:val="both"/>
        <w:rPr/>
      </w:pPr>
      <w:r w:rsidDel="00000000" w:rsidR="00000000" w:rsidRPr="00000000">
        <w:rPr>
          <w:rtl w:val="0"/>
        </w:rPr>
        <w:t xml:space="preserve">Collateral Loan amount at time of sanction- Rs 10 crore</w:t>
      </w:r>
    </w:p>
    <w:p w:rsidR="00000000" w:rsidDel="00000000" w:rsidP="00000000" w:rsidRDefault="00000000" w:rsidRPr="00000000" w14:paraId="0000015A">
      <w:pPr>
        <w:numPr>
          <w:ilvl w:val="0"/>
          <w:numId w:val="6"/>
        </w:numPr>
        <w:ind w:left="720" w:hanging="360"/>
        <w:jc w:val="both"/>
        <w:rPr/>
      </w:pPr>
      <w:r w:rsidDel="00000000" w:rsidR="00000000" w:rsidRPr="00000000">
        <w:rPr>
          <w:rtl w:val="0"/>
        </w:rPr>
        <w:t xml:space="preserve">Initial Contribution = 5%(Sanction amount-Collateral amount)</w:t>
      </w:r>
    </w:p>
    <w:p w:rsidR="00000000" w:rsidDel="00000000" w:rsidP="00000000" w:rsidRDefault="00000000" w:rsidRPr="00000000" w14:paraId="0000015B">
      <w:pPr>
        <w:jc w:val="both"/>
        <w:rPr/>
      </w:pPr>
      <w:r w:rsidDel="00000000" w:rsidR="00000000" w:rsidRPr="00000000">
        <w:rPr>
          <w:rtl w:val="0"/>
        </w:rPr>
        <w:t xml:space="preserve">              = 5% of (Rs 50 cr-10 cr)</w:t>
      </w:r>
    </w:p>
    <w:p w:rsidR="00000000" w:rsidDel="00000000" w:rsidP="00000000" w:rsidRDefault="00000000" w:rsidRPr="00000000" w14:paraId="0000015C">
      <w:pPr>
        <w:jc w:val="both"/>
        <w:rPr/>
      </w:pPr>
      <w:r w:rsidDel="00000000" w:rsidR="00000000" w:rsidRPr="00000000">
        <w:rPr>
          <w:rtl w:val="0"/>
        </w:rPr>
        <w:t xml:space="preserve">              =5% *(Rs 40 cr)</w:t>
      </w:r>
    </w:p>
    <w:p w:rsidR="00000000" w:rsidDel="00000000" w:rsidP="00000000" w:rsidRDefault="00000000" w:rsidRPr="00000000" w14:paraId="0000015D">
      <w:pPr>
        <w:jc w:val="both"/>
        <w:rPr/>
      </w:pPr>
      <w:r w:rsidDel="00000000" w:rsidR="00000000" w:rsidRPr="00000000">
        <w:rPr>
          <w:rtl w:val="0"/>
        </w:rPr>
        <w:t xml:space="preserve">              =Rs  2 crore</w:t>
      </w:r>
    </w:p>
    <w:p w:rsidR="00000000" w:rsidDel="00000000" w:rsidP="00000000" w:rsidRDefault="00000000" w:rsidRPr="00000000" w14:paraId="0000015E">
      <w:pPr>
        <w:spacing w:line="278.00000000000006" w:lineRule="auto"/>
        <w:jc w:val="both"/>
        <w:rPr>
          <w:b w:val="1"/>
          <w:bCs w:val="1"/>
        </w:rPr>
      </w:pPr>
      <w:r w:rsidDel="00000000" w:rsidR="00000000" w:rsidRPr="00000000">
        <w:rPr>
          <w:rtl w:val="0"/>
        </w:rPr>
      </w:r>
    </w:p>
    <w:p w:rsidR="00000000" w:rsidDel="00000000" w:rsidP="00000000" w:rsidRDefault="00000000" w:rsidRPr="00000000" w14:paraId="0000015F">
      <w:pPr>
        <w:spacing w:line="278.00000000000006" w:lineRule="auto"/>
        <w:jc w:val="both"/>
        <w:rPr>
          <w:b w:val="1"/>
          <w:bCs w:val="1"/>
          <w:u w:val="single"/>
        </w:rPr>
      </w:pPr>
      <w:r w:rsidDel="00000000" w:rsidR="00000000" w:rsidRPr="00000000">
        <w:rPr>
          <w:b w:val="1"/>
          <w:bCs w:val="1"/>
          <w:u w:val="single"/>
          <w:rtl w:val="0"/>
        </w:rPr>
        <w:t xml:space="preserve">Example : 3 :</w:t>
      </w:r>
    </w:p>
    <w:p w:rsidR="00000000" w:rsidDel="00000000" w:rsidP="00000000" w:rsidRDefault="00000000" w:rsidRPr="00000000" w14:paraId="00000160">
      <w:pPr>
        <w:jc w:val="both"/>
        <w:rPr/>
      </w:pPr>
      <w:r w:rsidDel="00000000" w:rsidR="00000000" w:rsidRPr="00000000">
        <w:rPr>
          <w:rtl w:val="0"/>
        </w:rPr>
        <w:t xml:space="preserve">MLI uploads and approves the input file on the SURGE system. This file contains Information of the borrower.The Loan Account has:</w:t>
      </w:r>
    </w:p>
    <w:p w:rsidR="00000000" w:rsidDel="00000000" w:rsidP="00000000" w:rsidRDefault="00000000" w:rsidRPr="00000000" w14:paraId="00000161">
      <w:pPr>
        <w:numPr>
          <w:ilvl w:val="0"/>
          <w:numId w:val="1"/>
        </w:numPr>
        <w:spacing w:after="0" w:lineRule="auto"/>
        <w:ind w:left="720" w:hanging="360"/>
        <w:jc w:val="both"/>
        <w:rPr/>
      </w:pPr>
      <w:r w:rsidDel="00000000" w:rsidR="00000000" w:rsidRPr="00000000">
        <w:rPr>
          <w:rtl w:val="0"/>
        </w:rPr>
        <w:t xml:space="preserve">Sanction Amount= Rs 100 crore</w:t>
      </w:r>
    </w:p>
    <w:p w:rsidR="00000000" w:rsidDel="00000000" w:rsidP="00000000" w:rsidRDefault="00000000" w:rsidRPr="00000000" w14:paraId="00000162">
      <w:pPr>
        <w:numPr>
          <w:ilvl w:val="0"/>
          <w:numId w:val="1"/>
        </w:numPr>
        <w:spacing w:after="0" w:lineRule="auto"/>
        <w:ind w:left="720" w:hanging="360"/>
        <w:jc w:val="both"/>
        <w:rPr/>
      </w:pPr>
      <w:r w:rsidDel="00000000" w:rsidR="00000000" w:rsidRPr="00000000">
        <w:rPr>
          <w:rtl w:val="0"/>
        </w:rPr>
        <w:t xml:space="preserve">Collateral Loan amount at time of sanction- Rs 0 crore</w:t>
      </w:r>
    </w:p>
    <w:p w:rsidR="00000000" w:rsidDel="00000000" w:rsidP="00000000" w:rsidRDefault="00000000" w:rsidRPr="00000000" w14:paraId="00000163">
      <w:pPr>
        <w:numPr>
          <w:ilvl w:val="0"/>
          <w:numId w:val="1"/>
        </w:numPr>
        <w:ind w:left="720" w:hanging="360"/>
        <w:jc w:val="both"/>
        <w:rPr/>
      </w:pPr>
      <w:r w:rsidDel="00000000" w:rsidR="00000000" w:rsidRPr="00000000">
        <w:rPr>
          <w:rtl w:val="0"/>
        </w:rPr>
        <w:t xml:space="preserve">Initial Contribution = 5%(Sanction amount-Collateral amount)</w:t>
      </w:r>
    </w:p>
    <w:p w:rsidR="00000000" w:rsidDel="00000000" w:rsidP="00000000" w:rsidRDefault="00000000" w:rsidRPr="00000000" w14:paraId="00000164">
      <w:pPr>
        <w:jc w:val="both"/>
        <w:rPr/>
      </w:pPr>
      <w:r w:rsidDel="00000000" w:rsidR="00000000" w:rsidRPr="00000000">
        <w:rPr>
          <w:rtl w:val="0"/>
        </w:rPr>
        <w:t xml:space="preserve">               = 5%OF (Rs 100 cr-0)</w:t>
      </w:r>
    </w:p>
    <w:p w:rsidR="00000000" w:rsidDel="00000000" w:rsidP="00000000" w:rsidRDefault="00000000" w:rsidRPr="00000000" w14:paraId="00000165">
      <w:pPr>
        <w:jc w:val="both"/>
        <w:rPr/>
      </w:pPr>
      <w:r w:rsidDel="00000000" w:rsidR="00000000" w:rsidRPr="00000000">
        <w:rPr>
          <w:rtl w:val="0"/>
        </w:rPr>
        <w:t xml:space="preserve">               =5% *(Rs 100 crore)</w:t>
      </w:r>
    </w:p>
    <w:p w:rsidR="00000000" w:rsidDel="00000000" w:rsidP="00000000" w:rsidRDefault="00000000" w:rsidRPr="00000000" w14:paraId="00000166">
      <w:pPr>
        <w:jc w:val="both"/>
        <w:rPr/>
      </w:pPr>
      <w:r w:rsidDel="00000000" w:rsidR="00000000" w:rsidRPr="00000000">
        <w:rPr>
          <w:rtl w:val="0"/>
        </w:rPr>
        <w:t xml:space="preserve">               =Rs  5 crore</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pStyle w:val="Heading1"/>
        <w:keepLines w:val="0"/>
        <w:pBdr>
          <w:bottom w:color="000000" w:space="1" w:sz="4" w:val="single"/>
        </w:pBdr>
        <w:tabs>
          <w:tab w:val="left" w:leader="none" w:pos="443"/>
          <w:tab w:val="left" w:leader="none" w:pos="720"/>
        </w:tabs>
        <w:spacing w:after="60" w:before="60" w:line="276" w:lineRule="auto"/>
        <w:rPr>
          <w:b w:val="1"/>
          <w:bCs w:val="1"/>
          <w:color w:val="7f7f7f"/>
          <w:sz w:val="26"/>
          <w:szCs w:val="26"/>
        </w:rPr>
      </w:pPr>
      <w:r w:rsidDel="00000000" w:rsidR="00000000" w:rsidRPr="00000000">
        <w:rPr>
          <w:b w:val="1"/>
          <w:bCs w:val="1"/>
          <w:color w:val="7f7f7f"/>
          <w:sz w:val="26"/>
          <w:szCs w:val="26"/>
          <w:rtl w:val="0"/>
        </w:rPr>
        <w:t xml:space="preserve">1.7 MSME CG File Upload Validation &amp; Flow</w:t>
      </w:r>
    </w:p>
    <w:p w:rsidR="00000000" w:rsidDel="00000000" w:rsidP="00000000" w:rsidRDefault="00000000" w:rsidRPr="00000000" w14:paraId="0000016A">
      <w:pPr>
        <w:jc w:val="both"/>
        <w:rPr>
          <w:sz w:val="24"/>
          <w:szCs w:val="24"/>
        </w:rPr>
      </w:pPr>
      <w:bookmarkStart w:colFirst="0" w:colLast="0" w:name="_heading=h.us6iym9bs1fb" w:id="9"/>
      <w:bookmarkEnd w:id="9"/>
      <w:r w:rsidDel="00000000" w:rsidR="00000000" w:rsidRPr="00000000">
        <w:rPr>
          <w:rtl w:val="0"/>
        </w:rPr>
      </w:r>
    </w:p>
    <w:p w:rsidR="00000000" w:rsidDel="00000000" w:rsidP="00000000" w:rsidRDefault="00000000" w:rsidRPr="00000000" w14:paraId="0000016B">
      <w:pPr>
        <w:numPr>
          <w:ilvl w:val="0"/>
          <w:numId w:val="19"/>
        </w:numPr>
        <w:ind w:left="630" w:hanging="360"/>
        <w:jc w:val="both"/>
        <w:rPr>
          <w:b w:val="1"/>
          <w:bCs w:val="1"/>
        </w:rPr>
      </w:pPr>
      <w:bookmarkStart w:colFirst="0" w:colLast="0" w:name="_heading=h.i8pnx06gnym1" w:id="10"/>
      <w:bookmarkEnd w:id="10"/>
      <w:r w:rsidDel="00000000" w:rsidR="00000000" w:rsidRPr="00000000">
        <w:rPr>
          <w:b w:val="1"/>
          <w:bCs w:val="1"/>
          <w:u w:val="single"/>
          <w:rtl w:val="0"/>
        </w:rPr>
        <w:t xml:space="preserve">Columns/Headers Match Validation </w:t>
      </w:r>
      <w:r w:rsidDel="00000000" w:rsidR="00000000" w:rsidRPr="00000000">
        <w:rPr>
          <w:b w:val="1"/>
          <w:bCs w:val="1"/>
          <w:i w:val="1"/>
          <w:iCs w:val="1"/>
          <w:u w:val="single"/>
          <w:rtl w:val="0"/>
        </w:rPr>
        <w:t xml:space="preserve">(MSME MLI Creator)</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16C">
      <w:pPr>
        <w:jc w:val="both"/>
        <w:rPr/>
      </w:pPr>
      <w:bookmarkStart w:colFirst="0" w:colLast="0" w:name="_heading=h.hr80x2lvy7ja" w:id="11"/>
      <w:bookmarkEnd w:id="11"/>
      <w:r w:rsidDel="00000000" w:rsidR="00000000" w:rsidRPr="00000000">
        <w:rPr>
          <w:rtl w:val="0"/>
        </w:rPr>
        <w:t xml:space="preserve">             MSME MLI Creator needs to upload the CG file through Input File management module by </w:t>
      </w:r>
    </w:p>
    <w:p w:rsidR="00000000" w:rsidDel="00000000" w:rsidP="00000000" w:rsidRDefault="00000000" w:rsidRPr="00000000" w14:paraId="0000016D">
      <w:pPr>
        <w:jc w:val="both"/>
        <w:rPr/>
      </w:pPr>
      <w:bookmarkStart w:colFirst="0" w:colLast="0" w:name="_heading=h.2s62ka5khhz5" w:id="12"/>
      <w:bookmarkEnd w:id="12"/>
      <w:r w:rsidDel="00000000" w:rsidR="00000000" w:rsidRPr="00000000">
        <w:rPr>
          <w:rtl w:val="0"/>
        </w:rPr>
        <w:t xml:space="preserve">             selecting the CG File dropdown under Input file management module and application first match      </w:t>
      </w:r>
    </w:p>
    <w:p w:rsidR="00000000" w:rsidDel="00000000" w:rsidP="00000000" w:rsidRDefault="00000000" w:rsidRPr="00000000" w14:paraId="0000016E">
      <w:pPr>
        <w:jc w:val="both"/>
        <w:rPr/>
      </w:pPr>
      <w:bookmarkStart w:colFirst="0" w:colLast="0" w:name="_heading=h.i8tregazk3ab" w:id="13"/>
      <w:bookmarkEnd w:id="13"/>
      <w:r w:rsidDel="00000000" w:rsidR="00000000" w:rsidRPr="00000000">
        <w:rPr>
          <w:rtl w:val="0"/>
        </w:rPr>
        <w:t xml:space="preserve">             the CG bulk upload column headers.</w:t>
      </w:r>
    </w:p>
    <w:p w:rsidR="00000000" w:rsidDel="00000000" w:rsidP="00000000" w:rsidRDefault="00000000" w:rsidRPr="00000000" w14:paraId="0000016F">
      <w:pPr>
        <w:jc w:val="both"/>
        <w:rPr/>
      </w:pPr>
      <w:bookmarkStart w:colFirst="0" w:colLast="0" w:name="_heading=h.1stj02pdxq5x" w:id="14"/>
      <w:bookmarkEnd w:id="14"/>
      <w:r w:rsidDel="00000000" w:rsidR="00000000" w:rsidRPr="00000000">
        <w:rPr>
          <w:rtl w:val="0"/>
        </w:rPr>
      </w:r>
    </w:p>
    <w:p w:rsidR="00000000" w:rsidDel="00000000" w:rsidP="00000000" w:rsidRDefault="00000000" w:rsidRPr="00000000" w14:paraId="00000170">
      <w:pPr>
        <w:numPr>
          <w:ilvl w:val="0"/>
          <w:numId w:val="19"/>
        </w:numPr>
        <w:ind w:left="630" w:hanging="360"/>
        <w:jc w:val="both"/>
        <w:rPr>
          <w:b w:val="1"/>
          <w:bCs w:val="1"/>
        </w:rPr>
      </w:pPr>
      <w:r w:rsidDel="00000000" w:rsidR="00000000" w:rsidRPr="00000000">
        <w:rPr>
          <w:b w:val="1"/>
          <w:bCs w:val="1"/>
          <w:u w:val="single"/>
          <w:rtl w:val="0"/>
        </w:rPr>
        <w:t xml:space="preserve">Valid &amp; Invalid Records </w:t>
      </w:r>
      <w:r w:rsidDel="00000000" w:rsidR="00000000" w:rsidRPr="00000000">
        <w:rPr>
          <w:b w:val="1"/>
          <w:bCs w:val="1"/>
          <w:i w:val="1"/>
          <w:iCs w:val="1"/>
          <w:u w:val="single"/>
          <w:rtl w:val="0"/>
        </w:rPr>
        <w:t xml:space="preserve">(Row wise validation) </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171">
      <w:pPr>
        <w:jc w:val="both"/>
        <w:rPr/>
      </w:pPr>
      <w:bookmarkStart w:colFirst="0" w:colLast="0" w:name="_heading=h.ej173pod5mtp" w:id="15"/>
      <w:bookmarkEnd w:id="15"/>
      <w:r w:rsidDel="00000000" w:rsidR="00000000" w:rsidRPr="00000000">
        <w:rPr>
          <w:b w:val="1"/>
          <w:bCs w:val="1"/>
          <w:rtl w:val="0"/>
        </w:rPr>
        <w:t xml:space="preserve">             </w:t>
      </w:r>
      <w:r w:rsidDel="00000000" w:rsidR="00000000" w:rsidRPr="00000000">
        <w:rPr>
          <w:rtl w:val="0"/>
        </w:rPr>
        <w:t xml:space="preserve">Post CG bulk upload column headers validation , application accepts the bulk upload uploaded by    </w:t>
      </w:r>
    </w:p>
    <w:p w:rsidR="00000000" w:rsidDel="00000000" w:rsidP="00000000" w:rsidRDefault="00000000" w:rsidRPr="00000000" w14:paraId="00000172">
      <w:pPr>
        <w:ind w:right="-630"/>
        <w:jc w:val="both"/>
        <w:rPr/>
      </w:pPr>
      <w:bookmarkStart w:colFirst="0" w:colLast="0" w:name="_heading=h.xdj68f735ghm" w:id="16"/>
      <w:bookmarkEnd w:id="16"/>
      <w:r w:rsidDel="00000000" w:rsidR="00000000" w:rsidRPr="00000000">
        <w:rPr>
          <w:rtl w:val="0"/>
        </w:rPr>
        <w:t xml:space="preserve">             the MLI creator and a service will run which will check the row wise records validation and after    </w:t>
      </w:r>
    </w:p>
    <w:p w:rsidR="00000000" w:rsidDel="00000000" w:rsidP="00000000" w:rsidRDefault="00000000" w:rsidRPr="00000000" w14:paraId="00000173">
      <w:pPr>
        <w:ind w:right="-360"/>
        <w:jc w:val="both"/>
        <w:rPr/>
      </w:pPr>
      <w:bookmarkStart w:colFirst="0" w:colLast="0" w:name="_heading=h.95fm2crllai7" w:id="17"/>
      <w:bookmarkEnd w:id="17"/>
      <w:r w:rsidDel="00000000" w:rsidR="00000000" w:rsidRPr="00000000">
        <w:rPr>
          <w:rtl w:val="0"/>
        </w:rPr>
        <w:t xml:space="preserve">             successfully processed it will show the valid , invalid records mapped under respective excels in the    </w:t>
      </w:r>
    </w:p>
    <w:p w:rsidR="00000000" w:rsidDel="00000000" w:rsidP="00000000" w:rsidRDefault="00000000" w:rsidRPr="00000000" w14:paraId="00000174">
      <w:pPr>
        <w:jc w:val="both"/>
        <w:rPr/>
      </w:pPr>
      <w:bookmarkStart w:colFirst="0" w:colLast="0" w:name="_heading=h.8sqthmt0blr" w:id="18"/>
      <w:bookmarkEnd w:id="18"/>
      <w:r w:rsidDel="00000000" w:rsidR="00000000" w:rsidRPr="00000000">
        <w:rPr>
          <w:rtl w:val="0"/>
        </w:rPr>
        <w:t xml:space="preserve">             right side of the screen along with a number of row counts.</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numPr>
          <w:ilvl w:val="0"/>
          <w:numId w:val="10"/>
        </w:numPr>
        <w:ind w:left="630" w:hanging="360"/>
        <w:jc w:val="both"/>
        <w:rPr>
          <w:b w:val="1"/>
          <w:bCs w:val="1"/>
        </w:rPr>
      </w:pPr>
      <w:bookmarkStart w:colFirst="0" w:colLast="0" w:name="_heading=h.vowb0jm6wzot" w:id="19"/>
      <w:bookmarkEnd w:id="19"/>
      <w:r w:rsidDel="00000000" w:rsidR="00000000" w:rsidRPr="00000000">
        <w:rPr>
          <w:b w:val="1"/>
          <w:bCs w:val="1"/>
          <w:rtl w:val="0"/>
        </w:rPr>
        <w:t xml:space="preserve"> </w:t>
      </w:r>
      <w:r w:rsidDel="00000000" w:rsidR="00000000" w:rsidRPr="00000000">
        <w:rPr>
          <w:b w:val="1"/>
          <w:bCs w:val="1"/>
          <w:u w:val="single"/>
          <w:rtl w:val="0"/>
        </w:rPr>
        <w:t xml:space="preserve">Database Tables &amp; Understanding:</w:t>
      </w:r>
      <w:r w:rsidDel="00000000" w:rsidR="00000000" w:rsidRPr="00000000">
        <w:rPr>
          <w:rtl w:val="0"/>
        </w:rPr>
      </w:r>
    </w:p>
    <w:p w:rsidR="00000000" w:rsidDel="00000000" w:rsidP="00000000" w:rsidRDefault="00000000" w:rsidRPr="00000000" w14:paraId="00000177">
      <w:pPr>
        <w:jc w:val="both"/>
        <w:rPr/>
      </w:pPr>
      <w:bookmarkStart w:colFirst="0" w:colLast="0" w:name="_heading=h.gh0i5aqfjbhz" w:id="20"/>
      <w:bookmarkEnd w:id="20"/>
      <w:r w:rsidDel="00000000" w:rsidR="00000000" w:rsidRPr="00000000">
        <w:rPr>
          <w:rtl w:val="0"/>
        </w:rPr>
        <w:t xml:space="preserve">             Data will be pushed to temp valid and temp invalid tables , MLI creator will be able to send    </w:t>
      </w:r>
    </w:p>
    <w:p w:rsidR="00000000" w:rsidDel="00000000" w:rsidP="00000000" w:rsidRDefault="00000000" w:rsidRPr="00000000" w14:paraId="00000178">
      <w:pPr>
        <w:jc w:val="both"/>
        <w:rPr/>
      </w:pPr>
      <w:bookmarkStart w:colFirst="0" w:colLast="0" w:name="_heading=h.imydliz3uhrl" w:id="21"/>
      <w:bookmarkEnd w:id="21"/>
      <w:r w:rsidDel="00000000" w:rsidR="00000000" w:rsidRPr="00000000">
        <w:rPr>
          <w:rtl w:val="0"/>
        </w:rPr>
        <w:t xml:space="preserve">             validated records for approval to the MLI approver for review and approval.</w:t>
      </w:r>
    </w:p>
    <w:p w:rsidR="00000000" w:rsidDel="00000000" w:rsidP="00000000" w:rsidRDefault="00000000" w:rsidRPr="00000000" w14:paraId="00000179">
      <w:pPr>
        <w:jc w:val="both"/>
        <w:rPr>
          <w:sz w:val="24"/>
          <w:szCs w:val="24"/>
        </w:rPr>
      </w:pPr>
      <w:bookmarkStart w:colFirst="0" w:colLast="0" w:name="_heading=h.lsu7ozyb746a" w:id="22"/>
      <w:bookmarkEnd w:id="22"/>
      <w:r w:rsidDel="00000000" w:rsidR="00000000" w:rsidRPr="00000000">
        <w:rPr>
          <w:rtl w:val="0"/>
        </w:rPr>
      </w:r>
    </w:p>
    <w:p w:rsidR="00000000" w:rsidDel="00000000" w:rsidP="00000000" w:rsidRDefault="00000000" w:rsidRPr="00000000" w14:paraId="0000017A">
      <w:pPr>
        <w:numPr>
          <w:ilvl w:val="0"/>
          <w:numId w:val="19"/>
        </w:numPr>
        <w:ind w:left="630" w:hanging="360"/>
        <w:jc w:val="both"/>
        <w:rPr>
          <w:b w:val="1"/>
          <w:bCs w:val="1"/>
        </w:rPr>
      </w:pPr>
      <w:r w:rsidDel="00000000" w:rsidR="00000000" w:rsidRPr="00000000">
        <w:rPr>
          <w:b w:val="1"/>
          <w:bCs w:val="1"/>
          <w:u w:val="single"/>
          <w:rtl w:val="0"/>
        </w:rPr>
        <w:t xml:space="preserve">Send for approval </w:t>
      </w:r>
      <w:r w:rsidDel="00000000" w:rsidR="00000000" w:rsidRPr="00000000">
        <w:rPr>
          <w:b w:val="1"/>
          <w:bCs w:val="1"/>
          <w:i w:val="1"/>
          <w:iCs w:val="1"/>
          <w:u w:val="single"/>
          <w:rtl w:val="0"/>
        </w:rPr>
        <w:t xml:space="preserve">( Only Validated records)</w:t>
      </w:r>
      <w:r w:rsidDel="00000000" w:rsidR="00000000" w:rsidRPr="00000000">
        <w:rPr>
          <w:i w:val="1"/>
          <w:iCs w:val="1"/>
          <w:u w:val="single"/>
          <w:rtl w:val="0"/>
        </w:rPr>
        <w:t xml:space="preserve"> (MSME MLI Creator)</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17B">
      <w:pPr>
        <w:jc w:val="both"/>
        <w:rPr/>
      </w:pPr>
      <w:bookmarkStart w:colFirst="0" w:colLast="0" w:name="_heading=h.s6ijtyu416kl" w:id="23"/>
      <w:bookmarkEnd w:id="23"/>
      <w:r w:rsidDel="00000000" w:rsidR="00000000" w:rsidRPr="00000000">
        <w:rPr>
          <w:b w:val="1"/>
          <w:bCs w:val="1"/>
          <w:rtl w:val="0"/>
        </w:rPr>
        <w:t xml:space="preserve">             </w:t>
      </w:r>
      <w:r w:rsidDel="00000000" w:rsidR="00000000" w:rsidRPr="00000000">
        <w:rPr>
          <w:rtl w:val="0"/>
        </w:rPr>
        <w:t xml:space="preserve"> MSME MLI creator will be able to send validated data for approval to MLI approver. </w:t>
      </w:r>
    </w:p>
    <w:p w:rsidR="00000000" w:rsidDel="00000000" w:rsidP="00000000" w:rsidRDefault="00000000" w:rsidRPr="00000000" w14:paraId="0000017C">
      <w:pPr>
        <w:jc w:val="both"/>
        <w:rPr/>
      </w:pPr>
      <w:bookmarkStart w:colFirst="0" w:colLast="0" w:name="_heading=h.sjaecydsv3sa" w:id="24"/>
      <w:bookmarkEnd w:id="24"/>
      <w:r w:rsidDel="00000000" w:rsidR="00000000" w:rsidRPr="00000000">
        <w:rPr>
          <w:rtl w:val="0"/>
        </w:rPr>
      </w:r>
    </w:p>
    <w:p w:rsidR="00000000" w:rsidDel="00000000" w:rsidP="00000000" w:rsidRDefault="00000000" w:rsidRPr="00000000" w14:paraId="0000017D">
      <w:pPr>
        <w:numPr>
          <w:ilvl w:val="0"/>
          <w:numId w:val="19"/>
        </w:numPr>
        <w:ind w:left="630" w:hanging="360"/>
        <w:jc w:val="both"/>
        <w:rPr>
          <w:b w:val="1"/>
          <w:bCs w:val="1"/>
        </w:rPr>
      </w:pPr>
      <w:r w:rsidDel="00000000" w:rsidR="00000000" w:rsidRPr="00000000">
        <w:rPr>
          <w:b w:val="1"/>
          <w:bCs w:val="1"/>
          <w:u w:val="single"/>
          <w:rtl w:val="0"/>
        </w:rPr>
        <w:t xml:space="preserve">MLI Approver Take Action on CG File:</w:t>
      </w:r>
      <w:r w:rsidDel="00000000" w:rsidR="00000000" w:rsidRPr="00000000">
        <w:rPr>
          <w:rtl w:val="0"/>
        </w:rPr>
      </w:r>
    </w:p>
    <w:p w:rsidR="00000000" w:rsidDel="00000000" w:rsidP="00000000" w:rsidRDefault="00000000" w:rsidRPr="00000000" w14:paraId="0000017E">
      <w:pPr>
        <w:jc w:val="both"/>
        <w:rPr/>
      </w:pPr>
      <w:bookmarkStart w:colFirst="0" w:colLast="0" w:name="_heading=h.kpmskn8kvddi" w:id="25"/>
      <w:bookmarkEnd w:id="25"/>
      <w:r w:rsidDel="00000000" w:rsidR="00000000" w:rsidRPr="00000000">
        <w:rPr>
          <w:b w:val="1"/>
          <w:bCs w:val="1"/>
          <w:rtl w:val="0"/>
        </w:rPr>
        <w:t xml:space="preserve">              </w:t>
      </w:r>
      <w:r w:rsidDel="00000000" w:rsidR="00000000" w:rsidRPr="00000000">
        <w:rPr>
          <w:rtl w:val="0"/>
        </w:rPr>
        <w:t xml:space="preserve">MLI Approver will be able to take actions such as Accept/Reject on the CG File shared by    </w:t>
      </w:r>
    </w:p>
    <w:p w:rsidR="00000000" w:rsidDel="00000000" w:rsidP="00000000" w:rsidRDefault="00000000" w:rsidRPr="00000000" w14:paraId="0000017F">
      <w:pPr>
        <w:jc w:val="both"/>
        <w:rPr/>
      </w:pPr>
      <w:bookmarkStart w:colFirst="0" w:colLast="0" w:name="_heading=h.swt7t5bi91jr" w:id="26"/>
      <w:bookmarkEnd w:id="26"/>
      <w:r w:rsidDel="00000000" w:rsidR="00000000" w:rsidRPr="00000000">
        <w:rPr>
          <w:rtl w:val="0"/>
        </w:rPr>
        <w:t xml:space="preserve">              the MLI Creator.</w:t>
      </w:r>
    </w:p>
    <w:p w:rsidR="00000000" w:rsidDel="00000000" w:rsidP="00000000" w:rsidRDefault="00000000" w:rsidRPr="00000000" w14:paraId="00000180">
      <w:pPr>
        <w:jc w:val="both"/>
        <w:rPr/>
      </w:pPr>
      <w:bookmarkStart w:colFirst="0" w:colLast="0" w:name="_heading=h.4tbgryyn6rcb" w:id="27"/>
      <w:bookmarkEnd w:id="27"/>
      <w:r w:rsidDel="00000000" w:rsidR="00000000" w:rsidRPr="00000000">
        <w:rPr>
          <w:rtl w:val="0"/>
        </w:rPr>
      </w:r>
    </w:p>
    <w:p w:rsidR="00000000" w:rsidDel="00000000" w:rsidP="00000000" w:rsidRDefault="00000000" w:rsidRPr="00000000" w14:paraId="00000181">
      <w:pPr>
        <w:numPr>
          <w:ilvl w:val="0"/>
          <w:numId w:val="19"/>
        </w:numPr>
        <w:ind w:left="630" w:hanging="360"/>
        <w:jc w:val="both"/>
        <w:rPr>
          <w:b w:val="1"/>
          <w:bCs w:val="1"/>
        </w:rPr>
      </w:pPr>
      <w:r w:rsidDel="00000000" w:rsidR="00000000" w:rsidRPr="00000000">
        <w:rPr>
          <w:b w:val="1"/>
          <w:bCs w:val="1"/>
          <w:u w:val="single"/>
          <w:rtl w:val="0"/>
        </w:rPr>
        <w:t xml:space="preserve">CGPAN Generation:</w:t>
      </w:r>
      <w:r w:rsidDel="00000000" w:rsidR="00000000" w:rsidRPr="00000000">
        <w:rPr>
          <w:rtl w:val="0"/>
        </w:rPr>
      </w:r>
    </w:p>
    <w:p w:rsidR="00000000" w:rsidDel="00000000" w:rsidP="00000000" w:rsidRDefault="00000000" w:rsidRPr="00000000" w14:paraId="00000182">
      <w:pPr>
        <w:jc w:val="both"/>
        <w:rPr/>
      </w:pPr>
      <w:bookmarkStart w:colFirst="0" w:colLast="0" w:name="_heading=h.pzn4jl2wglu3" w:id="28"/>
      <w:bookmarkEnd w:id="28"/>
      <w:r w:rsidDel="00000000" w:rsidR="00000000" w:rsidRPr="00000000">
        <w:rPr>
          <w:b w:val="1"/>
          <w:bCs w:val="1"/>
          <w:rtl w:val="0"/>
        </w:rPr>
        <w:t xml:space="preserve">             </w:t>
      </w:r>
      <w:r w:rsidDel="00000000" w:rsidR="00000000" w:rsidRPr="00000000">
        <w:rPr>
          <w:rtl w:val="0"/>
        </w:rPr>
        <w:t xml:space="preserve">Once MLI Approver approved the CG file , a unique number CGPAN against every row will be  </w:t>
      </w:r>
    </w:p>
    <w:p w:rsidR="00000000" w:rsidDel="00000000" w:rsidP="00000000" w:rsidRDefault="00000000" w:rsidRPr="00000000" w14:paraId="00000183">
      <w:pPr>
        <w:jc w:val="both"/>
        <w:rPr/>
      </w:pPr>
      <w:bookmarkStart w:colFirst="0" w:colLast="0" w:name="_heading=h.n0s2m0say2ic" w:id="29"/>
      <w:bookmarkEnd w:id="29"/>
      <w:r w:rsidDel="00000000" w:rsidR="00000000" w:rsidRPr="00000000">
        <w:rPr>
          <w:rtl w:val="0"/>
        </w:rPr>
        <w:t xml:space="preserve">            generated and pushed to the loan application table. A separate Demand for Initial Contribution</w:t>
      </w:r>
    </w:p>
    <w:p w:rsidR="00000000" w:rsidDel="00000000" w:rsidP="00000000" w:rsidRDefault="00000000" w:rsidRPr="00000000" w14:paraId="00000184">
      <w:pPr>
        <w:jc w:val="both"/>
        <w:rPr/>
      </w:pPr>
      <w:bookmarkStart w:colFirst="0" w:colLast="0" w:name="_heading=h.wom8rhwa0ohc" w:id="30"/>
      <w:bookmarkEnd w:id="30"/>
      <w:r w:rsidDel="00000000" w:rsidR="00000000" w:rsidRPr="00000000">
        <w:rPr>
          <w:rtl w:val="0"/>
        </w:rPr>
        <w:t xml:space="preserve">            will be generated.</w:t>
      </w:r>
    </w:p>
    <w:p w:rsidR="00000000" w:rsidDel="00000000" w:rsidP="00000000" w:rsidRDefault="00000000" w:rsidRPr="00000000" w14:paraId="00000185">
      <w:pPr>
        <w:jc w:val="both"/>
        <w:rPr/>
      </w:pPr>
      <w:bookmarkStart w:colFirst="0" w:colLast="0" w:name="_heading=h.2ei66qefrukx" w:id="31"/>
      <w:bookmarkEnd w:id="31"/>
      <w:r w:rsidDel="00000000" w:rsidR="00000000" w:rsidRPr="00000000">
        <w:rPr>
          <w:rtl w:val="0"/>
        </w:rPr>
      </w:r>
    </w:p>
    <w:p w:rsidR="00000000" w:rsidDel="00000000" w:rsidP="00000000" w:rsidRDefault="00000000" w:rsidRPr="00000000" w14:paraId="00000186">
      <w:pPr>
        <w:numPr>
          <w:ilvl w:val="0"/>
          <w:numId w:val="19"/>
        </w:numPr>
        <w:ind w:left="630" w:hanging="360"/>
        <w:jc w:val="both"/>
        <w:rPr>
          <w:b w:val="1"/>
          <w:bCs w:val="1"/>
          <w:u w:val="single"/>
        </w:rPr>
      </w:pPr>
      <w:r w:rsidDel="00000000" w:rsidR="00000000" w:rsidRPr="00000000">
        <w:rPr>
          <w:b w:val="1"/>
          <w:bCs w:val="1"/>
          <w:u w:val="single"/>
          <w:rtl w:val="0"/>
        </w:rPr>
        <w:t xml:space="preserve">Payment Integration</w:t>
      </w:r>
    </w:p>
    <w:p w:rsidR="00000000" w:rsidDel="00000000" w:rsidP="00000000" w:rsidRDefault="00000000" w:rsidRPr="00000000" w14:paraId="00000187">
      <w:pPr>
        <w:tabs>
          <w:tab w:val="left" w:leader="none" w:pos="7267"/>
        </w:tabs>
        <w:jc w:val="both"/>
        <w:rPr>
          <w:color w:val="a6a6a6"/>
          <w:sz w:val="20"/>
          <w:szCs w:val="20"/>
          <w:shd w:fill="ff9900" w:val="clear"/>
        </w:rPr>
      </w:pPr>
      <w:bookmarkStart w:colFirst="0" w:colLast="0" w:name="_heading=h.2l7p2fj9sxz0" w:id="32"/>
      <w:bookmarkEnd w:id="32"/>
      <w:r w:rsidDel="00000000" w:rsidR="00000000" w:rsidRPr="00000000">
        <w:rPr>
          <w:rtl w:val="0"/>
        </w:rPr>
        <w:t xml:space="preserve">         MLIs are required to pay Initial Contribution through VAN. </w:t>
      </w: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pStyle w:val="Heading1"/>
        <w:keepLines w:val="0"/>
        <w:pBdr>
          <w:bottom w:color="000000" w:space="1" w:sz="4" w:val="single"/>
        </w:pBdr>
        <w:tabs>
          <w:tab w:val="left" w:leader="none" w:pos="443"/>
          <w:tab w:val="left" w:leader="none" w:pos="720"/>
        </w:tabs>
        <w:spacing w:after="60" w:before="60" w:line="276" w:lineRule="auto"/>
        <w:rPr/>
      </w:pPr>
      <w:bookmarkStart w:colFirst="0" w:colLast="0" w:name="_heading=h.uq8naghib7n3" w:id="33"/>
      <w:bookmarkEnd w:id="33"/>
      <w:r w:rsidDel="00000000" w:rsidR="00000000" w:rsidRPr="00000000">
        <w:rPr>
          <w:b w:val="1"/>
          <w:bCs w:val="1"/>
          <w:color w:val="7f7f7f"/>
          <w:sz w:val="26"/>
          <w:szCs w:val="26"/>
          <w:rtl w:val="0"/>
        </w:rPr>
        <w:t xml:space="preserve">1.8 Generation of New Credit Guarantee</w:t>
      </w: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System initiates processing of input file for on upload and approval of loan data file from MLI’s (along with acceptance to the terms &amp; conditions of Management certificate) for a given batch execution.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28577</wp:posOffset>
                </wp:positionH>
                <wp:positionV relativeFrom="paragraph">
                  <wp:posOffset>419216</wp:posOffset>
                </wp:positionV>
                <wp:extent cx="6379845" cy="2015689"/>
                <wp:effectExtent b="0" l="0" r="0" t="0"/>
                <wp:wrapSquare wrapText="bothSides" distB="0" distT="0" distL="114300" distR="114300"/>
                <wp:docPr id="1665250812" name=""/>
                <a:graphic>
                  <a:graphicData uri="http://schemas.microsoft.com/office/word/2010/wordprocessingGroup">
                    <wpg:wgp>
                      <wpg:cNvGrpSpPr/>
                      <wpg:grpSpPr>
                        <a:xfrm>
                          <a:off x="2156075" y="2772150"/>
                          <a:ext cx="6379845" cy="2015689"/>
                          <a:chOff x="2156075" y="2772150"/>
                          <a:chExt cx="6379850" cy="2015700"/>
                        </a:xfrm>
                      </wpg:grpSpPr>
                      <wpg:grpSp>
                        <wpg:cNvGrpSpPr/>
                        <wpg:grpSpPr>
                          <a:xfrm>
                            <a:off x="2156078" y="2772156"/>
                            <a:ext cx="6379845" cy="2015689"/>
                            <a:chOff x="0" y="0"/>
                            <a:chExt cx="6379825" cy="2013600"/>
                          </a:xfrm>
                        </wpg:grpSpPr>
                        <wps:wsp>
                          <wps:cNvSpPr/>
                          <wps:cNvPr id="3" name="Shape 3"/>
                          <wps:spPr>
                            <a:xfrm>
                              <a:off x="0" y="0"/>
                              <a:ext cx="6379825" cy="201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379825" cy="2013585"/>
                              <a:chOff x="0" y="0"/>
                              <a:chExt cx="6379825" cy="2013585"/>
                            </a:xfrm>
                          </wpg:grpSpPr>
                          <wps:wsp>
                            <wps:cNvSpPr/>
                            <wps:cNvPr id="121" name="Shape 121"/>
                            <wps:spPr>
                              <a:xfrm>
                                <a:off x="0" y="0"/>
                                <a:ext cx="6379825" cy="201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478488" y="0"/>
                                <a:ext cx="5422868" cy="2013585"/>
                              </a:xfrm>
                              <a:prstGeom prst="rightArrow">
                                <a:avLst>
                                  <a:gd fmla="val 50000" name="adj1"/>
                                  <a:gd fmla="val 50000" name="adj2"/>
                                </a:avLst>
                              </a:prstGeom>
                              <a:solidFill>
                                <a:srgbClr val="F7D5C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1869" y="604075"/>
                                <a:ext cx="1125195" cy="805434"/>
                              </a:xfrm>
                              <a:prstGeom prst="roundRect">
                                <a:avLst>
                                  <a:gd fmla="val 16667" name="adj"/>
                                </a:avLst>
                              </a:prstGeom>
                              <a:gradFill>
                                <a:gsLst>
                                  <a:gs pos="0">
                                    <a:srgbClr val="F7BCA2"/>
                                  </a:gs>
                                  <a:gs pos="50000">
                                    <a:srgbClr val="F4B093"/>
                                  </a:gs>
                                  <a:gs pos="100000">
                                    <a:srgbClr val="F7A47F"/>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41187"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Extract The Input file Content to Staging Area and approved by MLI</w:t>
                                  </w:r>
                                </w:p>
                              </w:txbxContent>
                            </wps:txbx>
                            <wps:bodyPr anchorCtr="0" anchor="ctr" bIns="38100" lIns="38100" spcFirstLastPara="1" rIns="38100" wrap="square" tIns="38100">
                              <a:noAutofit/>
                            </wps:bodyPr>
                          </wps:wsp>
                          <wps:wsp>
                            <wps:cNvSpPr/>
                            <wps:cNvPr id="125" name="Shape 125"/>
                            <wps:spPr>
                              <a:xfrm>
                                <a:off x="1314596" y="604075"/>
                                <a:ext cx="1125195" cy="805434"/>
                              </a:xfrm>
                              <a:prstGeom prst="roundRect">
                                <a:avLst>
                                  <a:gd fmla="val 16667" name="adj"/>
                                </a:avLst>
                              </a:prstGeom>
                              <a:gradFill>
                                <a:gsLst>
                                  <a:gs pos="0">
                                    <a:srgbClr val="EABAAB"/>
                                  </a:gs>
                                  <a:gs pos="50000">
                                    <a:srgbClr val="E5AE9D"/>
                                  </a:gs>
                                  <a:gs pos="100000">
                                    <a:srgbClr val="E5A18B"/>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1353914"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Allotment of the CGPAN</w:t>
                                  </w:r>
                                </w:p>
                                <w:p w:rsidR="00000000" w:rsidDel="00000000" w:rsidP="00000000" w:rsidRDefault="00000000" w:rsidRPr="00000000">
                                  <w:pPr>
                                    <w:spacing w:after="0" w:before="7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(Allot CGPAN)</w:t>
                                  </w:r>
                                </w:p>
                              </w:txbxContent>
                            </wps:txbx>
                            <wps:bodyPr anchorCtr="0" anchor="ctr" bIns="38100" lIns="38100" spcFirstLastPara="1" rIns="38100" wrap="square" tIns="38100">
                              <a:noAutofit/>
                            </wps:bodyPr>
                          </wps:wsp>
                          <wps:wsp>
                            <wps:cNvSpPr/>
                            <wps:cNvPr id="127" name="Shape 127"/>
                            <wps:spPr>
                              <a:xfrm>
                                <a:off x="2627324" y="604075"/>
                                <a:ext cx="1125195" cy="805434"/>
                              </a:xfrm>
                              <a:prstGeom prst="roundRect">
                                <a:avLst>
                                  <a:gd fmla="val 16667" name="adj"/>
                                </a:avLst>
                              </a:prstGeom>
                              <a:gradFill>
                                <a:gsLst>
                                  <a:gs pos="0">
                                    <a:srgbClr val="DFBEB7"/>
                                  </a:gs>
                                  <a:gs pos="50000">
                                    <a:srgbClr val="D9B1A9"/>
                                  </a:gs>
                                  <a:gs pos="100000">
                                    <a:srgbClr val="D6A59B"/>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2666642"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Calculate CG Charges &amp; Cover (Generate BATCHDAN)</w:t>
                                  </w:r>
                                </w:p>
                              </w:txbxContent>
                            </wps:txbx>
                            <wps:bodyPr anchorCtr="0" anchor="ctr" bIns="38100" lIns="38100" spcFirstLastPara="1" rIns="38100" wrap="square" tIns="38100">
                              <a:noAutofit/>
                            </wps:bodyPr>
                          </wps:wsp>
                          <wps:wsp>
                            <wps:cNvSpPr/>
                            <wps:cNvPr id="129" name="Shape 129"/>
                            <wps:spPr>
                              <a:xfrm>
                                <a:off x="3940052" y="604075"/>
                                <a:ext cx="1125195" cy="805434"/>
                              </a:xfrm>
                              <a:prstGeom prst="roundRect">
                                <a:avLst>
                                  <a:gd fmla="val 16667" name="adj"/>
                                </a:avLst>
                              </a:prstGeom>
                              <a:gradFill>
                                <a:gsLst>
                                  <a:gs pos="0">
                                    <a:srgbClr val="D7C5C3"/>
                                  </a:gs>
                                  <a:gs pos="50000">
                                    <a:srgbClr val="CFBAB7"/>
                                  </a:gs>
                                  <a:gs pos="100000">
                                    <a:srgbClr val="C9AFAD"/>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3979370"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CG Charges Payment </w:t>
                                  </w:r>
                                </w:p>
                              </w:txbxContent>
                            </wps:txbx>
                            <wps:bodyPr anchorCtr="0" anchor="ctr" bIns="38100" lIns="38100" spcFirstLastPara="1" rIns="38100" wrap="square" tIns="38100">
                              <a:noAutofit/>
                            </wps:bodyPr>
                          </wps:wsp>
                          <wps:wsp>
                            <wps:cNvSpPr/>
                            <wps:cNvPr id="131" name="Shape 131"/>
                            <wps:spPr>
                              <a:xfrm>
                                <a:off x="5252780" y="604075"/>
                                <a:ext cx="1125195" cy="805434"/>
                              </a:xfrm>
                              <a:prstGeom prst="roundRect">
                                <a:avLst>
                                  <a:gd fmla="val 16667" name="adj"/>
                                </a:avLst>
                              </a:prstGeom>
                              <a:gradFill>
                                <a:gsLst>
                                  <a:gs pos="0">
                                    <a:srgbClr val="D0D0D0"/>
                                  </a:gs>
                                  <a:gs pos="50000">
                                    <a:srgbClr val="C7C7C7"/>
                                  </a:gs>
                                  <a:gs pos="100000">
                                    <a:srgbClr val="BFBFBF"/>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5292098"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Issue of New Credit Guarantees</w:t>
                                  </w:r>
                                </w:p>
                              </w:txbxContent>
                            </wps:txbx>
                            <wps:bodyPr anchorCtr="0" anchor="ctr" bIns="38100" lIns="38100" spcFirstLastPara="1" rIns="381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28577</wp:posOffset>
                </wp:positionH>
                <wp:positionV relativeFrom="paragraph">
                  <wp:posOffset>419216</wp:posOffset>
                </wp:positionV>
                <wp:extent cx="6379845" cy="2015689"/>
                <wp:effectExtent b="0" l="0" r="0" t="0"/>
                <wp:wrapSquare wrapText="bothSides" distB="0" distT="0" distL="114300" distR="114300"/>
                <wp:docPr id="166525081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379845" cy="2015689"/>
                        </a:xfrm>
                        <a:prstGeom prst="rect"/>
                        <a:ln/>
                      </pic:spPr>
                    </pic:pic>
                  </a:graphicData>
                </a:graphic>
              </wp:anchor>
            </w:drawing>
          </mc:Fallback>
        </mc:AlternateContent>
      </w:r>
    </w:p>
    <w:p w:rsidR="00000000" w:rsidDel="00000000" w:rsidP="00000000" w:rsidRDefault="00000000" w:rsidRPr="00000000" w14:paraId="0000018B">
      <w:pPr>
        <w:jc w:val="both"/>
        <w:rPr/>
      </w:pPr>
      <w:r w:rsidDel="00000000" w:rsidR="00000000" w:rsidRPr="00000000">
        <w:rPr>
          <w:rtl w:val="0"/>
        </w:rPr>
        <w:t xml:space="preserve">Steps involved in the batch execution for generating the NEW credit guarantees entails following steps:</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 xml:space="preserve">The above is a schematic representation of various processes which will execute in batch mode of the NCGTC system. Status reports will be generated at the end of each process to keep NCGTC end users informed and take corrective actions.</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pStyle w:val="Heading1"/>
        <w:keepLines w:val="0"/>
        <w:pBdr>
          <w:bottom w:color="000000" w:space="1" w:sz="4" w:val="single"/>
        </w:pBdr>
        <w:tabs>
          <w:tab w:val="left" w:leader="none" w:pos="443"/>
          <w:tab w:val="left" w:leader="none" w:pos="720"/>
        </w:tabs>
        <w:spacing w:after="60" w:before="60" w:line="276" w:lineRule="auto"/>
        <w:rPr>
          <w:b w:val="1"/>
          <w:bCs w:val="1"/>
          <w:color w:val="7f7f7f"/>
          <w:sz w:val="26"/>
          <w:szCs w:val="26"/>
        </w:rPr>
      </w:pPr>
      <w:bookmarkStart w:colFirst="0" w:colLast="0" w:name="_heading=h.ropkjvh2bkg" w:id="34"/>
      <w:bookmarkEnd w:id="34"/>
      <w:r w:rsidDel="00000000" w:rsidR="00000000" w:rsidRPr="00000000">
        <w:rPr>
          <w:b w:val="1"/>
          <w:bCs w:val="1"/>
          <w:color w:val="7f7f7f"/>
          <w:sz w:val="26"/>
          <w:szCs w:val="26"/>
          <w:rtl w:val="0"/>
        </w:rPr>
        <w:t xml:space="preserve">1.9 BATCHDAN- Demand Advice: New Guarantee Cover - Batch </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Payments from MLI will be accepted for all the eligible records submitted by him i.e. at the batch level (batch here means the file submitted for quote request). To achieve this, the system needs to aggregate CG Charges of all eligible records and raise the demand. A unique demand advice number called as ‘BATCHDAN’ is allotted to the batch of these eligible records in the format as below:</w:t>
      </w:r>
    </w:p>
    <w:p w:rsidR="00000000" w:rsidDel="00000000" w:rsidP="00000000" w:rsidRDefault="00000000" w:rsidRPr="00000000" w14:paraId="00000192">
      <w:pPr>
        <w:jc w:val="both"/>
        <w:rPr>
          <w:b w:val="1"/>
          <w:bCs w:val="1"/>
        </w:rPr>
      </w:pPr>
      <w:r w:rsidDel="00000000" w:rsidR="00000000" w:rsidRPr="00000000">
        <w:rPr>
          <w:b w:val="1"/>
          <w:bCs w:val="1"/>
          <w:rtl w:val="0"/>
        </w:rPr>
        <w:t xml:space="preserve">Batch DAN Format for Batch of eligible records – New Credit Guarantee Batch:</w:t>
      </w:r>
    </w:p>
    <w:p w:rsidR="00000000" w:rsidDel="00000000" w:rsidP="00000000" w:rsidRDefault="00000000" w:rsidRPr="00000000" w14:paraId="00000193">
      <w:pPr>
        <w:jc w:val="both"/>
        <w:rPr/>
      </w:pPr>
      <w:r w:rsidDel="00000000" w:rsidR="00000000" w:rsidRPr="00000000">
        <w:rPr/>
        <mc:AlternateContent>
          <mc:Choice Requires="wpg">
            <w:drawing>
              <wp:inline distB="0" distT="0" distL="0" distR="0">
                <wp:extent cx="5486400" cy="1626060"/>
                <wp:effectExtent b="0" l="0" r="0" t="0"/>
                <wp:docPr id="1665250807" name=""/>
                <a:graphic>
                  <a:graphicData uri="http://schemas.microsoft.com/office/word/2010/wordprocessingGroup">
                    <wpg:wgp>
                      <wpg:cNvGrpSpPr/>
                      <wpg:grpSpPr>
                        <a:xfrm>
                          <a:off x="2602800" y="2961775"/>
                          <a:ext cx="5486400" cy="1626060"/>
                          <a:chOff x="2602800" y="2961775"/>
                          <a:chExt cx="5486400" cy="1631275"/>
                        </a:xfrm>
                      </wpg:grpSpPr>
                      <wpg:grpSp>
                        <wpg:cNvGrpSpPr/>
                        <wpg:grpSpPr>
                          <a:xfrm>
                            <a:off x="2602800" y="2966970"/>
                            <a:ext cx="5486400" cy="1626060"/>
                            <a:chOff x="233350" y="0"/>
                            <a:chExt cx="4193600" cy="1243500"/>
                          </a:xfrm>
                        </wpg:grpSpPr>
                        <wps:wsp>
                          <wps:cNvSpPr/>
                          <wps:cNvPr id="3" name="Shape 3"/>
                          <wps:spPr>
                            <a:xfrm>
                              <a:off x="233350" y="0"/>
                              <a:ext cx="4193600" cy="124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3350" y="0"/>
                              <a:ext cx="4189415" cy="1238025"/>
                              <a:chOff x="1297100" y="0"/>
                              <a:chExt cx="4189415" cy="1238025"/>
                            </a:xfrm>
                          </wpg:grpSpPr>
                          <wps:wsp>
                            <wps:cNvSpPr/>
                            <wps:cNvPr id="30" name="Shape 30"/>
                            <wps:spPr>
                              <a:xfrm>
                                <a:off x="1297100" y="0"/>
                                <a:ext cx="4189415" cy="123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SpPr/>
                            <wps:cNvPr id="31" name="Shape 31"/>
                            <wps:spPr>
                              <a:xfrm>
                                <a:off x="1416043" y="897"/>
                                <a:ext cx="1240333" cy="489600"/>
                              </a:xfrm>
                              <a:prstGeom prst="rect">
                                <a:avLst/>
                              </a:prstGeom>
                              <a:solidFill>
                                <a:schemeClr val="accent3"/>
                              </a:solidFill>
                              <a:ln cap="flat" cmpd="sng" w="12700">
                                <a:solidFill>
                                  <a:schemeClr val="accent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416043" y="897"/>
                                <a:ext cx="1240200" cy="489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Scheme Code</w:t>
                                  </w:r>
                                </w:p>
                              </w:txbxContent>
                            </wps:txbx>
                            <wps:bodyPr anchorCtr="0" anchor="ctr" bIns="40625" lIns="71100" spcFirstLastPara="1" rIns="71100" wrap="square" tIns="40625">
                              <a:noAutofit/>
                            </wps:bodyPr>
                          </wps:wsp>
                          <wps:wsp>
                            <wps:cNvSpPr/>
                            <wps:cNvPr id="33" name="Shape 33"/>
                            <wps:spPr>
                              <a:xfrm>
                                <a:off x="1416043" y="490498"/>
                                <a:ext cx="1240333" cy="746639"/>
                              </a:xfrm>
                              <a:prstGeom prst="rect">
                                <a:avLst/>
                              </a:prstGeom>
                              <a:solidFill>
                                <a:srgbClr val="E0E0E0">
                                  <a:alpha val="89411"/>
                                </a:srgbClr>
                              </a:solidFill>
                              <a:ln cap="flat" cmpd="sng" w="12700">
                                <a:solidFill>
                                  <a:srgbClr val="E0E0E0">
                                    <a:alpha val="8941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1416043" y="490498"/>
                                <a:ext cx="1240333" cy="746639"/>
                              </a:xfrm>
                              <a:prstGeom prst="rect">
                                <a:avLst/>
                              </a:prstGeom>
                              <a:noFill/>
                              <a:ln>
                                <a:noFill/>
                              </a:ln>
                            </wps:spPr>
                            <wps:txbx>
                              <w:txbxContent>
                                <w:p w:rsidR="00000000" w:rsidDel="00000000" w:rsidP="00000000" w:rsidRDefault="00000000" w:rsidRPr="00000000">
                                  <w:pPr>
                                    <w:spacing w:after="0" w:before="0" w:line="215.9999942779541"/>
                                    <w:ind w:left="90" w:right="0" w:firstLine="1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MSME Scheme  code is - ‘MSME'</w:t>
                                  </w:r>
                                </w:p>
                              </w:txbxContent>
                            </wps:txbx>
                            <wps:bodyPr anchorCtr="0" anchor="t" bIns="80000" lIns="53325" spcFirstLastPara="1" rIns="71100" wrap="square" tIns="53325">
                              <a:noAutofit/>
                            </wps:bodyPr>
                          </wps:wsp>
                          <wps:wsp>
                            <wps:cNvSpPr/>
                            <wps:cNvPr id="35" name="Shape 35"/>
                            <wps:spPr>
                              <a:xfrm>
                                <a:off x="2830023" y="897"/>
                                <a:ext cx="1240333" cy="489600"/>
                              </a:xfrm>
                              <a:prstGeom prst="rect">
                                <a:avLst/>
                              </a:prstGeom>
                              <a:solidFill>
                                <a:schemeClr val="accent4"/>
                              </a:solidFill>
                              <a:ln cap="flat" cmpd="sng" w="127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830023" y="897"/>
                                <a:ext cx="1240333" cy="489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Date Stamp</w:t>
                                  </w:r>
                                </w:p>
                              </w:txbxContent>
                            </wps:txbx>
                            <wps:bodyPr anchorCtr="0" anchor="ctr" bIns="40625" lIns="71100" spcFirstLastPara="1" rIns="71100" wrap="square" tIns="40625">
                              <a:noAutofit/>
                            </wps:bodyPr>
                          </wps:wsp>
                          <wps:wsp>
                            <wps:cNvSpPr/>
                            <wps:cNvPr id="37" name="Shape 37"/>
                            <wps:spPr>
                              <a:xfrm>
                                <a:off x="2830023" y="490498"/>
                                <a:ext cx="1240333" cy="746639"/>
                              </a:xfrm>
                              <a:prstGeom prst="rect">
                                <a:avLst/>
                              </a:prstGeom>
                              <a:solidFill>
                                <a:srgbClr val="FFE8CA">
                                  <a:alpha val="89411"/>
                                </a:srgbClr>
                              </a:solidFill>
                              <a:ln cap="flat" cmpd="sng" w="12700">
                                <a:solidFill>
                                  <a:srgbClr val="FFE8CA">
                                    <a:alpha val="8941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2830023" y="490498"/>
                                <a:ext cx="1240333" cy="746639"/>
                              </a:xfrm>
                              <a:prstGeom prst="rect">
                                <a:avLst/>
                              </a:prstGeom>
                              <a:noFill/>
                              <a:ln>
                                <a:noFill/>
                              </a:ln>
                            </wps:spPr>
                            <wps:txbx>
                              <w:txbxContent>
                                <w:p w:rsidR="00000000" w:rsidDel="00000000" w:rsidP="00000000" w:rsidRDefault="00000000" w:rsidRPr="00000000">
                                  <w:pPr>
                                    <w:spacing w:after="0" w:before="0" w:line="215.9999942779541"/>
                                    <w:ind w:left="90" w:right="0" w:firstLine="1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Date as DDMMYYYY - On which BATCHDAN is issued</w:t>
                                  </w:r>
                                </w:p>
                              </w:txbxContent>
                            </wps:txbx>
                            <wps:bodyPr anchorCtr="0" anchor="t" bIns="80000" lIns="53325" spcFirstLastPara="1" rIns="71100" wrap="square" tIns="53325">
                              <a:noAutofit/>
                            </wps:bodyPr>
                          </wps:wsp>
                          <wps:wsp>
                            <wps:cNvSpPr/>
                            <wps:cNvPr id="39" name="Shape 39"/>
                            <wps:spPr>
                              <a:xfrm>
                                <a:off x="4244003" y="897"/>
                                <a:ext cx="1240333" cy="489600"/>
                              </a:xfrm>
                              <a:prstGeom prst="rect">
                                <a:avLst/>
                              </a:prstGeom>
                              <a:solidFill>
                                <a:srgbClr val="4372C3"/>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4244003" y="897"/>
                                <a:ext cx="1240333" cy="489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Unique Number</w:t>
                                  </w:r>
                                </w:p>
                              </w:txbxContent>
                            </wps:txbx>
                            <wps:bodyPr anchorCtr="0" anchor="ctr" bIns="40625" lIns="71100" spcFirstLastPara="1" rIns="71100" wrap="square" tIns="40625">
                              <a:noAutofit/>
                            </wps:bodyPr>
                          </wps:wsp>
                          <wps:wsp>
                            <wps:cNvSpPr/>
                            <wps:cNvPr id="41" name="Shape 41"/>
                            <wps:spPr>
                              <a:xfrm>
                                <a:off x="4244003" y="490498"/>
                                <a:ext cx="1240333" cy="746639"/>
                              </a:xfrm>
                              <a:prstGeom prst="rect">
                                <a:avLst/>
                              </a:prstGeom>
                              <a:solidFill>
                                <a:srgbClr val="CCD3EA">
                                  <a:alpha val="89411"/>
                                </a:srgbClr>
                              </a:solidFill>
                              <a:ln cap="flat" cmpd="sng" w="12700">
                                <a:solidFill>
                                  <a:srgbClr val="CCD3EA">
                                    <a:alpha val="89411"/>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4244003" y="490498"/>
                                <a:ext cx="1240333" cy="746639"/>
                              </a:xfrm>
                              <a:prstGeom prst="rect">
                                <a:avLst/>
                              </a:prstGeom>
                              <a:noFill/>
                              <a:ln>
                                <a:noFill/>
                              </a:ln>
                            </wps:spPr>
                            <wps:txbx>
                              <w:txbxContent>
                                <w:p w:rsidR="00000000" w:rsidDel="00000000" w:rsidP="00000000" w:rsidRDefault="00000000" w:rsidRPr="00000000">
                                  <w:pPr>
                                    <w:spacing w:after="0" w:before="0" w:line="215.9999942779541"/>
                                    <w:ind w:left="90" w:right="0" w:firstLine="1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A 4 digit running number </w:t>
                                  </w:r>
                                </w:p>
                              </w:txbxContent>
                            </wps:txbx>
                            <wps:bodyPr anchorCtr="0" anchor="t" bIns="80000" lIns="53325" spcFirstLastPara="1" rIns="71100" wrap="square" tIns="53325">
                              <a:noAutofit/>
                            </wps:bodyPr>
                          </wps:wsp>
                        </wpg:grpSp>
                      </wpg:grpSp>
                    </wpg:wgp>
                  </a:graphicData>
                </a:graphic>
              </wp:inline>
            </w:drawing>
          </mc:Choice>
          <mc:Fallback>
            <w:drawing>
              <wp:inline distB="0" distT="0" distL="0" distR="0">
                <wp:extent cx="5486400" cy="1626060"/>
                <wp:effectExtent b="0" l="0" r="0" t="0"/>
                <wp:docPr id="166525080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486400" cy="16260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pStyle w:val="Heading1"/>
        <w:keepLines w:val="0"/>
        <w:pBdr>
          <w:bottom w:color="000000" w:space="1" w:sz="4" w:val="single"/>
        </w:pBdr>
        <w:tabs>
          <w:tab w:val="left" w:leader="none" w:pos="443"/>
          <w:tab w:val="left" w:leader="none" w:pos="720"/>
        </w:tabs>
        <w:spacing w:after="60" w:before="60" w:line="276" w:lineRule="auto"/>
        <w:rPr>
          <w:b w:val="1"/>
          <w:bCs w:val="1"/>
          <w:color w:val="7f7f7f"/>
          <w:sz w:val="26"/>
          <w:szCs w:val="26"/>
        </w:rPr>
      </w:pPr>
      <w:bookmarkStart w:colFirst="0" w:colLast="0" w:name="_heading=h.5sj69lk17gos" w:id="35"/>
      <w:bookmarkEnd w:id="35"/>
      <w:r w:rsidDel="00000000" w:rsidR="00000000" w:rsidRPr="00000000">
        <w:rPr>
          <w:b w:val="1"/>
          <w:bCs w:val="1"/>
          <w:color w:val="7f7f7f"/>
          <w:sz w:val="26"/>
          <w:szCs w:val="26"/>
          <w:rtl w:val="0"/>
        </w:rPr>
        <w:t xml:space="preserve">1.10 MSME Disbursement Bulk Upload</w:t>
      </w:r>
    </w:p>
    <w:p w:rsidR="00000000" w:rsidDel="00000000" w:rsidP="00000000" w:rsidRDefault="00000000" w:rsidRPr="00000000" w14:paraId="00000196">
      <w:pPr>
        <w:jc w:val="both"/>
        <w:rPr/>
      </w:pPr>
      <w:bookmarkStart w:colFirst="0" w:colLast="0" w:name="_heading=h.b67am2hjp92h" w:id="36"/>
      <w:bookmarkEnd w:id="36"/>
      <w:r w:rsidDel="00000000" w:rsidR="00000000" w:rsidRPr="00000000">
        <w:rPr>
          <w:rtl w:val="0"/>
        </w:rPr>
      </w:r>
    </w:p>
    <w:p w:rsidR="00000000" w:rsidDel="00000000" w:rsidP="00000000" w:rsidRDefault="00000000" w:rsidRPr="00000000" w14:paraId="00000197">
      <w:pPr>
        <w:jc w:val="both"/>
        <w:rPr>
          <w:rFonts w:ascii="Aptos" w:cs="Aptos" w:eastAsia="Aptos" w:hAnsi="Aptos"/>
          <w:b w:val="1"/>
          <w:bCs w:val="1"/>
        </w:rPr>
      </w:pPr>
      <w:bookmarkStart w:colFirst="0" w:colLast="0" w:name="_heading=h.8n1pu3uf3bir" w:id="37"/>
      <w:bookmarkEnd w:id="37"/>
      <w:r w:rsidDel="00000000" w:rsidR="00000000" w:rsidRPr="00000000">
        <w:rPr>
          <w:rtl w:val="0"/>
        </w:rPr>
        <w:t xml:space="preserve">MLI Should update the loan account wise disbursement through the following Disbursement bulk upload and this step should be done post CGPAN creation only.</w:t>
        <w:br w:type="textWrapping"/>
      </w:r>
      <w:r w:rsidDel="00000000" w:rsidR="00000000" w:rsidRPr="00000000">
        <w:rPr>
          <w:rtl w:val="0"/>
        </w:rPr>
      </w:r>
    </w:p>
    <w:sdt>
      <w:sdtPr>
        <w:lock w:val="contentLocked"/>
        <w:id w:val="-595604158"/>
        <w:tag w:val="goog_rdk_1"/>
      </w:sdtPr>
      <w:sdtContent>
        <w:tbl>
          <w:tblPr>
            <w:tblStyle w:val="Table6"/>
            <w:tblW w:w="10425.0" w:type="dxa"/>
            <w:jc w:val="left"/>
            <w:tblLayout w:type="fixed"/>
            <w:tblLook w:val="0400"/>
          </w:tblPr>
          <w:tblGrid>
            <w:gridCol w:w="841"/>
            <w:gridCol w:w="2010"/>
            <w:gridCol w:w="4860"/>
            <w:gridCol w:w="1433"/>
            <w:gridCol w:w="1281"/>
            <w:tblGridChange w:id="0">
              <w:tblGrid>
                <w:gridCol w:w="841"/>
                <w:gridCol w:w="2010"/>
                <w:gridCol w:w="4860"/>
                <w:gridCol w:w="1433"/>
                <w:gridCol w:w="1281"/>
              </w:tblGrid>
            </w:tblGridChange>
          </w:tblGrid>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shd w:fill="d0e0e3" w:val="clear"/>
                <w:vAlign w:val="center"/>
              </w:tcPr>
              <w:p w:rsidR="00000000" w:rsidDel="00000000" w:rsidP="00000000" w:rsidRDefault="00000000" w:rsidRPr="00000000" w14:paraId="00000198">
                <w:pPr>
                  <w:spacing w:after="0"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S. No.</w:t>
                </w:r>
              </w:p>
            </w:tc>
            <w:tc>
              <w:tcPr>
                <w:tcBorders>
                  <w:top w:color="000000" w:space="0" w:sz="4" w:val="single"/>
                  <w:left w:color="000000" w:space="0" w:sz="0" w:val="nil"/>
                  <w:bottom w:color="000000" w:space="0" w:sz="4" w:val="single"/>
                  <w:right w:color="000000" w:space="0" w:sz="4" w:val="single"/>
                </w:tcBorders>
                <w:shd w:fill="d0e0e3" w:val="clear"/>
                <w:vAlign w:val="center"/>
              </w:tcPr>
              <w:p w:rsidR="00000000" w:rsidDel="00000000" w:rsidP="00000000" w:rsidRDefault="00000000" w:rsidRPr="00000000" w14:paraId="00000199">
                <w:pPr>
                  <w:spacing w:after="0"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Field Name</w:t>
                </w:r>
              </w:p>
            </w:tc>
            <w:tc>
              <w:tcPr>
                <w:tcBorders>
                  <w:top w:color="000000" w:space="0" w:sz="4" w:val="single"/>
                  <w:left w:color="000000" w:space="0" w:sz="0" w:val="nil"/>
                  <w:bottom w:color="000000" w:space="0" w:sz="4" w:val="single"/>
                  <w:right w:color="000000" w:space="0" w:sz="4" w:val="single"/>
                </w:tcBorders>
                <w:shd w:fill="d0e0e3" w:val="clear"/>
                <w:vAlign w:val="center"/>
              </w:tcPr>
              <w:p w:rsidR="00000000" w:rsidDel="00000000" w:rsidP="00000000" w:rsidRDefault="00000000" w:rsidRPr="00000000" w14:paraId="0000019A">
                <w:pPr>
                  <w:spacing w:after="0"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Description</w:t>
                </w:r>
              </w:p>
            </w:tc>
            <w:tc>
              <w:tcPr>
                <w:tcBorders>
                  <w:top w:color="000000" w:space="0" w:sz="4" w:val="single"/>
                  <w:left w:color="000000" w:space="0" w:sz="0" w:val="nil"/>
                  <w:bottom w:color="000000" w:space="0" w:sz="4" w:val="single"/>
                  <w:right w:color="000000" w:space="0" w:sz="4" w:val="single"/>
                </w:tcBorders>
                <w:shd w:fill="d0e0e3" w:val="clear"/>
                <w:vAlign w:val="center"/>
              </w:tcPr>
              <w:p w:rsidR="00000000" w:rsidDel="00000000" w:rsidP="00000000" w:rsidRDefault="00000000" w:rsidRPr="00000000" w14:paraId="0000019B">
                <w:pPr>
                  <w:spacing w:after="0"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Type</w:t>
                </w:r>
              </w:p>
            </w:tc>
            <w:tc>
              <w:tcPr>
                <w:tcBorders>
                  <w:top w:color="000000" w:space="0" w:sz="4" w:val="single"/>
                  <w:left w:color="000000" w:space="0" w:sz="0" w:val="nil"/>
                  <w:bottom w:color="000000" w:space="0" w:sz="4" w:val="single"/>
                  <w:right w:color="000000" w:space="0" w:sz="4" w:val="single"/>
                </w:tcBorders>
                <w:shd w:fill="d0e0e3" w:val="clear"/>
                <w:vAlign w:val="center"/>
              </w:tcPr>
              <w:p w:rsidR="00000000" w:rsidDel="00000000" w:rsidP="00000000" w:rsidRDefault="00000000" w:rsidRPr="00000000" w14:paraId="0000019C">
                <w:pPr>
                  <w:spacing w:after="0"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Mandatory / Optional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2cc" w:val="clear"/>
                <w:vAlign w:val="bottom"/>
              </w:tcPr>
              <w:p w:rsidR="00000000" w:rsidDel="00000000" w:rsidP="00000000" w:rsidRDefault="00000000" w:rsidRPr="00000000" w14:paraId="0000019D">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9E">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CGPAN</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9F">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System generated unique ID</w:t>
                </w:r>
              </w:p>
            </w:tc>
            <w:tc>
              <w:tcPr>
                <w:tcBorders>
                  <w:top w:color="000000" w:space="0" w:sz="0" w:val="nil"/>
                  <w:left w:color="000000" w:space="0" w:sz="4" w:val="single"/>
                  <w:bottom w:color="000000" w:space="0" w:sz="4" w:val="single"/>
                  <w:right w:color="000000" w:space="0" w:sz="4" w:val="single"/>
                </w:tcBorders>
                <w:shd w:fill="fff2cc" w:val="clear"/>
                <w:vAlign w:val="bottom"/>
              </w:tcPr>
              <w:p w:rsidR="00000000" w:rsidDel="00000000" w:rsidP="00000000" w:rsidRDefault="00000000" w:rsidRPr="00000000" w14:paraId="000001A0">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Alphanumeric</w:t>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1A1">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Mandatory</w:t>
                </w:r>
              </w:p>
            </w:tc>
          </w:tr>
          <w:tr>
            <w:trPr>
              <w:cantSplit w:val="0"/>
              <w:trHeight w:val="302" w:hRule="atLeast"/>
              <w:tblHeader w:val="0"/>
            </w:trPr>
            <w:tc>
              <w:tcPr>
                <w:tcBorders>
                  <w:top w:color="000000" w:space="0" w:sz="0" w:val="nil"/>
                  <w:left w:color="000000" w:space="0" w:sz="4" w:val="single"/>
                  <w:bottom w:color="000000" w:space="0" w:sz="4" w:val="single"/>
                  <w:right w:color="000000" w:space="0" w:sz="4" w:val="single"/>
                </w:tcBorders>
                <w:shd w:fill="fff2cc" w:val="clear"/>
                <w:vAlign w:val="bottom"/>
              </w:tcPr>
              <w:p w:rsidR="00000000" w:rsidDel="00000000" w:rsidP="00000000" w:rsidRDefault="00000000" w:rsidRPr="00000000" w14:paraId="000001A2">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A3">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Loan Account Number</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A4">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As mentioned in NEW CG File</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A5">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Alphanumeric</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A6">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Mandatory</w:t>
                </w:r>
              </w:p>
            </w:tc>
          </w:tr>
          <w:tr>
            <w:trPr>
              <w:cantSplit w:val="0"/>
              <w:trHeight w:val="749" w:hRule="atLeast"/>
              <w:tblHeader w:val="0"/>
            </w:trPr>
            <w:tc>
              <w:tcPr>
                <w:tcBorders>
                  <w:top w:color="000000" w:space="0" w:sz="0" w:val="nil"/>
                  <w:left w:color="000000" w:space="0" w:sz="4" w:val="single"/>
                  <w:bottom w:color="000000" w:space="0" w:sz="4" w:val="single"/>
                  <w:right w:color="000000" w:space="0" w:sz="4" w:val="single"/>
                </w:tcBorders>
                <w:shd w:fill="fff2cc" w:val="clear"/>
                <w:vAlign w:val="bottom"/>
              </w:tcPr>
              <w:p w:rsidR="00000000" w:rsidDel="00000000" w:rsidP="00000000" w:rsidRDefault="00000000" w:rsidRPr="00000000" w14:paraId="000001A7">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A8">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Loan Amount –Disbursement</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A9">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Amount of disbursement as and when disbursed (Summation of All disbursement should be less than or equal to sanction amount &amp; &gt;0) </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1AA">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Amount in Rs.</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1AB">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Mandatory</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ff2cc" w:val="clear"/>
                <w:vAlign w:val="bottom"/>
              </w:tcPr>
              <w:p w:rsidR="00000000" w:rsidDel="00000000" w:rsidP="00000000" w:rsidRDefault="00000000" w:rsidRPr="00000000" w14:paraId="000001AC">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AD">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Date of Disbursement</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AE">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Date of disbursement as and when disbursed but date should be same or after sanction date.</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AF">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Date </w:t>
                </w:r>
              </w:p>
            </w:tc>
            <w:tc>
              <w:tcPr>
                <w:tcBorders>
                  <w:top w:color="000000" w:space="0" w:sz="0" w:val="nil"/>
                  <w:left w:color="000000" w:space="0" w:sz="0" w:val="nil"/>
                  <w:bottom w:color="000000" w:space="0" w:sz="4" w:val="single"/>
                  <w:right w:color="000000" w:space="0" w:sz="4" w:val="single"/>
                </w:tcBorders>
                <w:shd w:fill="fff2cc" w:val="clear"/>
                <w:vAlign w:val="bottom"/>
              </w:tcPr>
              <w:p w:rsidR="00000000" w:rsidDel="00000000" w:rsidP="00000000" w:rsidRDefault="00000000" w:rsidRPr="00000000" w14:paraId="000001B0">
                <w:pPr>
                  <w:spacing w:after="0" w:line="240"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Mandatory</w:t>
                </w:r>
              </w:p>
            </w:tc>
          </w:tr>
        </w:tbl>
      </w:sdtContent>
    </w:sdt>
    <w:p w:rsidR="00000000" w:rsidDel="00000000" w:rsidP="00000000" w:rsidRDefault="00000000" w:rsidRPr="00000000" w14:paraId="000001B1">
      <w:pPr>
        <w:numPr>
          <w:ilvl w:val="0"/>
          <w:numId w:val="13"/>
        </w:numPr>
        <w:spacing w:before="240" w:line="278.00000000000006" w:lineRule="auto"/>
        <w:ind w:left="720" w:hanging="360"/>
        <w:jc w:val="both"/>
        <w:rPr/>
      </w:pPr>
      <w:r w:rsidDel="00000000" w:rsidR="00000000" w:rsidRPr="00000000">
        <w:rPr>
          <w:rtl w:val="0"/>
        </w:rPr>
        <w:t xml:space="preserve">Summation of All disbursement should be less than or equal to sanction amount &amp; &gt;0. </w:t>
      </w:r>
    </w:p>
    <w:p w:rsidR="00000000" w:rsidDel="00000000" w:rsidP="00000000" w:rsidRDefault="00000000" w:rsidRPr="00000000" w14:paraId="000001B2">
      <w:pPr>
        <w:numPr>
          <w:ilvl w:val="0"/>
          <w:numId w:val="13"/>
        </w:numPr>
        <w:spacing w:before="240" w:line="278.00000000000006" w:lineRule="auto"/>
        <w:ind w:left="720" w:hanging="360"/>
        <w:jc w:val="both"/>
        <w:rPr/>
      </w:pPr>
      <w:r w:rsidDel="00000000" w:rsidR="00000000" w:rsidRPr="00000000">
        <w:rPr>
          <w:rtl w:val="0"/>
        </w:rPr>
        <w:t xml:space="preserve">Disbursement to be entered in the portal within 7 days of each disbursement in reference to current date.</w:t>
      </w:r>
    </w:p>
    <w:p w:rsidR="00000000" w:rsidDel="00000000" w:rsidP="00000000" w:rsidRDefault="00000000" w:rsidRPr="00000000" w14:paraId="000001B3">
      <w:pPr>
        <w:numPr>
          <w:ilvl w:val="0"/>
          <w:numId w:val="13"/>
        </w:numPr>
        <w:spacing w:before="240" w:line="278.00000000000006" w:lineRule="auto"/>
        <w:ind w:left="720" w:hanging="360"/>
        <w:jc w:val="both"/>
        <w:rPr/>
      </w:pPr>
      <w:r w:rsidDel="00000000" w:rsidR="00000000" w:rsidRPr="00000000">
        <w:rPr>
          <w:rtl w:val="0"/>
        </w:rPr>
        <w:t xml:space="preserve">All disbursement amount and separate date to be stored.</w:t>
      </w:r>
    </w:p>
    <w:p w:rsidR="00000000" w:rsidDel="00000000" w:rsidP="00000000" w:rsidRDefault="00000000" w:rsidRPr="00000000" w14:paraId="000001B4">
      <w:pPr>
        <w:spacing w:before="240" w:line="278.00000000000006" w:lineRule="auto"/>
        <w:ind w:left="720" w:firstLine="0"/>
        <w:jc w:val="both"/>
        <w:rPr>
          <w:rFonts w:ascii="Aptos Narrow" w:cs="Aptos Narrow" w:eastAsia="Aptos Narrow" w:hAnsi="Aptos Narrow"/>
          <w:b w:val="1"/>
          <w:bCs w:val="1"/>
        </w:rPr>
      </w:pPr>
      <w:hyperlink r:id="rId10">
        <w:r w:rsidDel="00000000" w:rsidR="00000000" w:rsidRPr="00000000">
          <w:rPr>
            <w:rFonts w:ascii="Aptos Narrow" w:cs="Aptos Narrow" w:eastAsia="Aptos Narrow" w:hAnsi="Aptos Narrow"/>
            <w:color w:val="0000ee"/>
            <w:u w:val="single"/>
            <w:rtl w:val="0"/>
          </w:rPr>
          <w:t xml:space="preserve">MSME Disbursement File Upload</w:t>
        </w:r>
      </w:hyperlink>
      <w:r w:rsidDel="00000000" w:rsidR="00000000" w:rsidRPr="00000000">
        <w:rPr>
          <w:rtl w:val="0"/>
        </w:rPr>
      </w:r>
    </w:p>
    <w:p w:rsidR="00000000" w:rsidDel="00000000" w:rsidP="00000000" w:rsidRDefault="00000000" w:rsidRPr="00000000" w14:paraId="000001B5">
      <w:pPr>
        <w:spacing w:before="240" w:line="278.00000000000006" w:lineRule="auto"/>
        <w:ind w:left="720" w:firstLine="0"/>
        <w:jc w:val="both"/>
        <w:rPr>
          <w:rFonts w:ascii="Aptos Narrow" w:cs="Aptos Narrow" w:eastAsia="Aptos Narrow" w:hAnsi="Aptos Narrow"/>
          <w:b w:val="1"/>
          <w:bCs w:val="1"/>
        </w:rPr>
      </w:pPr>
      <w:bookmarkStart w:colFirst="0" w:colLast="0" w:name="_heading=h.2ovbdhlmj8v4" w:id="38"/>
      <w:bookmarkEnd w:id="38"/>
      <w:r w:rsidDel="00000000" w:rsidR="00000000" w:rsidRPr="00000000">
        <w:rPr>
          <w:rtl w:val="0"/>
        </w:rPr>
      </w:r>
    </w:p>
    <w:p w:rsidR="00000000" w:rsidDel="00000000" w:rsidP="00000000" w:rsidRDefault="00000000" w:rsidRPr="00000000" w14:paraId="000001B6">
      <w:pPr>
        <w:pStyle w:val="Heading3"/>
        <w:keepLines w:val="0"/>
        <w:pBdr>
          <w:bottom w:color="000000" w:space="1" w:sz="4" w:val="single"/>
        </w:pBdr>
        <w:tabs>
          <w:tab w:val="left" w:leader="none" w:pos="443"/>
          <w:tab w:val="left" w:leader="none" w:pos="720"/>
        </w:tabs>
        <w:spacing w:after="60" w:before="60" w:line="276" w:lineRule="auto"/>
        <w:rPr>
          <w:b w:val="1"/>
          <w:bCs w:val="1"/>
          <w:color w:val="666666"/>
          <w:sz w:val="26"/>
          <w:szCs w:val="26"/>
        </w:rPr>
      </w:pPr>
      <w:r w:rsidDel="00000000" w:rsidR="00000000" w:rsidRPr="00000000">
        <w:rPr>
          <w:b w:val="1"/>
          <w:bCs w:val="1"/>
          <w:color w:val="666666"/>
          <w:sz w:val="26"/>
          <w:szCs w:val="26"/>
          <w:rtl w:val="0"/>
        </w:rPr>
        <w:t xml:space="preserve">1.10.1 </w:t>
      </w:r>
      <w:r w:rsidDel="00000000" w:rsidR="00000000" w:rsidRPr="00000000">
        <w:rPr>
          <w:rFonts w:ascii="Aptos Narrow" w:cs="Aptos Narrow" w:eastAsia="Aptos Narrow" w:hAnsi="Aptos Narrow"/>
          <w:b w:val="1"/>
          <w:bCs w:val="1"/>
          <w:color w:val="666666"/>
          <w:sz w:val="22"/>
          <w:szCs w:val="22"/>
          <w:rtl w:val="0"/>
        </w:rPr>
        <w:t xml:space="preserve">CG Fee Calculation:</w:t>
      </w:r>
      <w:r w:rsidDel="00000000" w:rsidR="00000000" w:rsidRPr="00000000">
        <w:rPr>
          <w:rtl w:val="0"/>
        </w:rPr>
      </w:r>
    </w:p>
    <w:p w:rsidR="00000000" w:rsidDel="00000000" w:rsidP="00000000" w:rsidRDefault="00000000" w:rsidRPr="00000000" w14:paraId="000001B7">
      <w:pPr>
        <w:pStyle w:val="Heading3"/>
        <w:jc w:val="both"/>
        <w:rPr/>
      </w:pPr>
      <w:bookmarkStart w:colFirst="0" w:colLast="0" w:name="_heading=h.878yl1im6l9r" w:id="39"/>
      <w:bookmarkEnd w:id="39"/>
      <w:r w:rsidDel="00000000" w:rsidR="00000000" w:rsidRPr="00000000">
        <w:rPr>
          <w:rtl w:val="0"/>
        </w:rPr>
      </w:r>
    </w:p>
    <w:p w:rsidR="00000000" w:rsidDel="00000000" w:rsidP="00000000" w:rsidRDefault="00000000" w:rsidRPr="00000000" w14:paraId="000001B8">
      <w:pPr>
        <w:jc w:val="both"/>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01B9">
      <w:pPr>
        <w:jc w:val="both"/>
        <w:rPr/>
      </w:pPr>
      <w:r w:rsidDel="00000000" w:rsidR="00000000" w:rsidRPr="00000000">
        <w:rPr>
          <w:rtl w:val="0"/>
        </w:rPr>
        <w:t xml:space="preserve">MLI uploads and approves the Disbursement file on the SURGE system. This file contains Information of the borrower. The Loan Account has:</w:t>
      </w:r>
    </w:p>
    <w:p w:rsidR="00000000" w:rsidDel="00000000" w:rsidP="00000000" w:rsidRDefault="00000000" w:rsidRPr="00000000" w14:paraId="000001BA">
      <w:pPr>
        <w:ind w:firstLine="720"/>
        <w:jc w:val="both"/>
        <w:rPr>
          <w:b w:val="1"/>
          <w:bCs w:val="1"/>
        </w:rPr>
      </w:pPr>
      <w:r w:rsidDel="00000000" w:rsidR="00000000" w:rsidRPr="00000000">
        <w:rPr>
          <w:b w:val="1"/>
          <w:bCs w:val="1"/>
          <w:rtl w:val="0"/>
        </w:rPr>
        <w:t xml:space="preserve">Tranche 1</w:t>
      </w:r>
    </w:p>
    <w:p w:rsidR="00000000" w:rsidDel="00000000" w:rsidP="00000000" w:rsidRDefault="00000000" w:rsidRPr="00000000" w14:paraId="000001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Sanction Amount= Rs 100 crore</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Sanction Date- 27/01/2025</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Collateral Loan amount at time of sanction (C)- Rs 40 crore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Disbursement Date- 30/01/2025</w:t>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Disbursement Amount (D1)– Rs 50 crore</w:t>
      </w:r>
    </w:p>
    <w:p w:rsidR="00000000" w:rsidDel="00000000" w:rsidP="00000000" w:rsidRDefault="00000000" w:rsidRPr="00000000" w14:paraId="000001C0">
      <w:pPr>
        <w:ind w:firstLine="720"/>
        <w:jc w:val="both"/>
        <w:rPr>
          <w:b w:val="1"/>
          <w:bCs w:val="1"/>
        </w:rPr>
      </w:pPr>
      <w:r w:rsidDel="00000000" w:rsidR="00000000" w:rsidRPr="00000000">
        <w:rPr>
          <w:b w:val="1"/>
          <w:bCs w:val="1"/>
          <w:rtl w:val="0"/>
        </w:rPr>
        <w:t xml:space="preserve">CG Fees- Nil since Sanction and Disbursement done in same FY</w:t>
      </w:r>
    </w:p>
    <w:p w:rsidR="00000000" w:rsidDel="00000000" w:rsidP="00000000" w:rsidRDefault="00000000" w:rsidRPr="00000000" w14:paraId="000001C1">
      <w:pPr>
        <w:ind w:firstLine="720"/>
        <w:jc w:val="both"/>
        <w:rPr>
          <w:b w:val="1"/>
          <w:bCs w:val="1"/>
        </w:rPr>
      </w:pPr>
      <w:r w:rsidDel="00000000" w:rsidR="00000000" w:rsidRPr="00000000">
        <w:rPr>
          <w:rtl w:val="0"/>
        </w:rPr>
      </w:r>
    </w:p>
    <w:p w:rsidR="00000000" w:rsidDel="00000000" w:rsidP="00000000" w:rsidRDefault="00000000" w:rsidRPr="00000000" w14:paraId="000001C2">
      <w:pPr>
        <w:ind w:firstLine="720"/>
        <w:jc w:val="both"/>
        <w:rPr>
          <w:b w:val="1"/>
          <w:bCs w:val="1"/>
        </w:rPr>
      </w:pPr>
      <w:r w:rsidDel="00000000" w:rsidR="00000000" w:rsidRPr="00000000">
        <w:rPr>
          <w:b w:val="1"/>
          <w:bCs w:val="1"/>
          <w:rtl w:val="0"/>
        </w:rPr>
        <w:t xml:space="preserve">Tranche 2</w:t>
      </w:r>
    </w:p>
    <w:p w:rsidR="00000000" w:rsidDel="00000000" w:rsidP="00000000" w:rsidRDefault="00000000" w:rsidRPr="00000000" w14:paraId="000001C3">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Additional Disbursement Amount (D2)– Rs 40 crore </w:t>
      </w:r>
    </w:p>
    <w:p w:rsidR="00000000" w:rsidDel="00000000" w:rsidP="00000000" w:rsidRDefault="00000000" w:rsidRPr="00000000" w14:paraId="000001C4">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Disbursement Date- 30/04/2025</w:t>
      </w:r>
    </w:p>
    <w:p w:rsidR="00000000" w:rsidDel="00000000" w:rsidP="00000000" w:rsidRDefault="00000000" w:rsidRPr="00000000" w14:paraId="000001C5">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(D1) +(D2)- (C)</w:t>
      </w:r>
    </w:p>
    <w:p w:rsidR="00000000" w:rsidDel="00000000" w:rsidP="00000000" w:rsidRDefault="00000000" w:rsidRPr="00000000" w14:paraId="000001C6">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50+40-40=50 cr  (Q1)</w:t>
      </w:r>
    </w:p>
    <w:p w:rsidR="00000000" w:rsidDel="00000000" w:rsidP="00000000" w:rsidRDefault="00000000" w:rsidRPr="00000000" w14:paraId="000001C7">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CG Fees = Q1*1.5%*( No of days from Date of disbursement till end of FY/No of days in FY)</w:t>
      </w:r>
    </w:p>
    <w:p w:rsidR="00000000" w:rsidDel="00000000" w:rsidP="00000000" w:rsidRDefault="00000000" w:rsidRPr="00000000" w14:paraId="000001C8">
      <w:pPr>
        <w:numPr>
          <w:ilvl w:val="0"/>
          <w:numId w:val="20"/>
        </w:numPr>
        <w:pBdr>
          <w:top w:space="0" w:sz="0" w:val="nil"/>
          <w:left w:space="0" w:sz="0" w:val="nil"/>
          <w:bottom w:space="0" w:sz="0" w:val="nil"/>
          <w:right w:space="0" w:sz="0" w:val="nil"/>
          <w:between w:space="0" w:sz="0" w:val="nil"/>
        </w:pBdr>
        <w:ind w:left="720" w:hanging="360"/>
        <w:jc w:val="both"/>
        <w:rPr>
          <w:color w:val="000000"/>
          <w:highlight w:val="yellow"/>
        </w:rPr>
      </w:pPr>
      <w:r w:rsidDel="00000000" w:rsidR="00000000" w:rsidRPr="00000000">
        <w:rPr>
          <w:color w:val="000000"/>
          <w:highlight w:val="yellow"/>
          <w:rtl w:val="0"/>
        </w:rPr>
        <w:t xml:space="preserve">=5,00,000,000* 1.5%*(336/365)</w:t>
      </w:r>
    </w:p>
    <w:p w:rsidR="00000000" w:rsidDel="00000000" w:rsidP="00000000" w:rsidRDefault="00000000" w:rsidRPr="00000000" w14:paraId="000001C9">
      <w:pPr>
        <w:jc w:val="both"/>
        <w:rPr>
          <w:rFonts w:ascii="Aptos Narrow" w:cs="Aptos Narrow" w:eastAsia="Aptos Narrow" w:hAnsi="Aptos Narrow"/>
          <w:color w:val="000000"/>
        </w:rPr>
      </w:pPr>
      <w:r w:rsidDel="00000000" w:rsidR="00000000" w:rsidRPr="00000000">
        <w:rPr>
          <w:rtl w:val="0"/>
        </w:rPr>
        <w:t xml:space="preserve">      </w:t>
        <w:tab/>
        <w:t xml:space="preserve"> CG Fees= </w:t>
      </w:r>
      <w:r w:rsidDel="00000000" w:rsidR="00000000" w:rsidRPr="00000000">
        <w:rPr>
          <w:rFonts w:ascii="Aptos Narrow" w:cs="Aptos Narrow" w:eastAsia="Aptos Narrow" w:hAnsi="Aptos Narrow"/>
          <w:color w:val="000000"/>
          <w:rtl w:val="0"/>
        </w:rPr>
        <w:t xml:space="preserve">Rs 69,04,109.59 </w:t>
      </w:r>
    </w:p>
    <w:p w:rsidR="00000000" w:rsidDel="00000000" w:rsidP="00000000" w:rsidRDefault="00000000" w:rsidRPr="00000000" w14:paraId="000001CA">
      <w:pPr>
        <w:ind w:firstLine="720"/>
        <w:jc w:val="both"/>
        <w:rPr>
          <w:b w:val="1"/>
          <w:bCs w:val="1"/>
        </w:rPr>
      </w:pPr>
      <w:r w:rsidDel="00000000" w:rsidR="00000000" w:rsidRPr="00000000">
        <w:rPr>
          <w:rtl w:val="0"/>
        </w:rPr>
      </w:r>
    </w:p>
    <w:p w:rsidR="00000000" w:rsidDel="00000000" w:rsidP="00000000" w:rsidRDefault="00000000" w:rsidRPr="00000000" w14:paraId="000001CB">
      <w:pPr>
        <w:ind w:firstLine="720"/>
        <w:jc w:val="both"/>
        <w:rPr>
          <w:b w:val="1"/>
          <w:bCs w:val="1"/>
        </w:rPr>
      </w:pPr>
      <w:r w:rsidDel="00000000" w:rsidR="00000000" w:rsidRPr="00000000">
        <w:rPr>
          <w:b w:val="1"/>
          <w:bCs w:val="1"/>
          <w:rtl w:val="0"/>
        </w:rPr>
        <w:t xml:space="preserve">Tranche 3</w:t>
      </w:r>
    </w:p>
    <w:p w:rsidR="00000000" w:rsidDel="00000000" w:rsidP="00000000" w:rsidRDefault="00000000" w:rsidRPr="00000000" w14:paraId="000001CC">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Additional Disbursement Amount (D3)– Rs 10 crore </w:t>
      </w:r>
    </w:p>
    <w:p w:rsidR="00000000" w:rsidDel="00000000" w:rsidP="00000000" w:rsidRDefault="00000000" w:rsidRPr="00000000" w14:paraId="000001CD">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Disbursement Date- 30/05/2026</w:t>
      </w:r>
    </w:p>
    <w:p w:rsidR="00000000" w:rsidDel="00000000" w:rsidP="00000000" w:rsidRDefault="00000000" w:rsidRPr="00000000" w14:paraId="000001CE">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(D1) +(D2) + (D3) - (C) -Already calculated fees (Q1)</w:t>
      </w:r>
    </w:p>
    <w:p w:rsidR="00000000" w:rsidDel="00000000" w:rsidP="00000000" w:rsidRDefault="00000000" w:rsidRPr="00000000" w14:paraId="000001CF">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=500000000+400000000+10000000-400000000- 500000000= 100000000 (Q2)</w:t>
      </w:r>
    </w:p>
    <w:p w:rsidR="00000000" w:rsidDel="00000000" w:rsidP="00000000" w:rsidRDefault="00000000" w:rsidRPr="00000000" w14:paraId="000001D0">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CG Fees =Q2*1.5%*(No of days from Date of disbursement till end of FY/No of days in FY) </w:t>
      </w:r>
    </w:p>
    <w:p w:rsidR="00000000" w:rsidDel="00000000" w:rsidP="00000000" w:rsidRDefault="00000000" w:rsidRPr="00000000" w14:paraId="000001D1">
      <w:pPr>
        <w:numPr>
          <w:ilvl w:val="0"/>
          <w:numId w:val="2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=100000000* 1.5%*(306/365)</w:t>
      </w:r>
    </w:p>
    <w:p w:rsidR="00000000" w:rsidDel="00000000" w:rsidP="00000000" w:rsidRDefault="00000000" w:rsidRPr="00000000" w14:paraId="000001D2">
      <w:pPr>
        <w:ind w:firstLine="360"/>
        <w:jc w:val="both"/>
        <w:rPr>
          <w:rFonts w:ascii="Aptos Narrow" w:cs="Aptos Narrow" w:eastAsia="Aptos Narrow" w:hAnsi="Aptos Narrow"/>
          <w:color w:val="000000"/>
        </w:rPr>
      </w:pPr>
      <w:r w:rsidDel="00000000" w:rsidR="00000000" w:rsidRPr="00000000">
        <w:rPr>
          <w:b w:val="1"/>
          <w:bCs w:val="1"/>
          <w:rtl w:val="0"/>
        </w:rPr>
        <w:t xml:space="preserve">CG Fees=</w:t>
      </w:r>
      <w:r w:rsidDel="00000000" w:rsidR="00000000" w:rsidRPr="00000000">
        <w:rPr>
          <w:rFonts w:ascii="Aptos Narrow" w:cs="Aptos Narrow" w:eastAsia="Aptos Narrow" w:hAnsi="Aptos Narrow"/>
          <w:color w:val="000000"/>
          <w:rtl w:val="0"/>
        </w:rPr>
        <w:t xml:space="preserve">Rs    12,57,534.25 </w:t>
      </w:r>
    </w:p>
    <w:p w:rsidR="00000000" w:rsidDel="00000000" w:rsidP="00000000" w:rsidRDefault="00000000" w:rsidRPr="00000000" w14:paraId="000001D3">
      <w:pPr>
        <w:spacing w:after="240" w:before="240" w:lineRule="auto"/>
        <w:jc w:val="both"/>
        <w:rPr>
          <w:rFonts w:ascii="Aptos Narrow" w:cs="Aptos Narrow" w:eastAsia="Aptos Narrow" w:hAnsi="Aptos Narrow"/>
          <w:b w:val="1"/>
          <w:bCs w:val="1"/>
        </w:rPr>
      </w:pPr>
      <w:bookmarkStart w:colFirst="0" w:colLast="0" w:name="_heading=h.3iobvgpb4yx8" w:id="40"/>
      <w:bookmarkEnd w:id="40"/>
      <w:r w:rsidDel="00000000" w:rsidR="00000000" w:rsidRPr="00000000">
        <w:rPr>
          <w:b w:val="1"/>
          <w:bCs w:val="1"/>
          <w:rtl w:val="0"/>
        </w:rPr>
        <w:t xml:space="preserve">Note</w:t>
      </w:r>
      <w:r w:rsidDel="00000000" w:rsidR="00000000" w:rsidRPr="00000000">
        <w:rPr>
          <w:rtl w:val="0"/>
        </w:rPr>
        <w:t xml:space="preserve">: For the next 3 years, the interest rate will be 1.5%, and after 3 years, it will be calculated at 1%.</w:t>
      </w:r>
      <w:r w:rsidDel="00000000" w:rsidR="00000000" w:rsidRPr="00000000">
        <w:rPr>
          <w:rtl w:val="0"/>
        </w:rPr>
      </w:r>
    </w:p>
    <w:p w:rsidR="00000000" w:rsidDel="00000000" w:rsidP="00000000" w:rsidRDefault="00000000" w:rsidRPr="00000000" w14:paraId="000001D4">
      <w:pPr>
        <w:pStyle w:val="Heading3"/>
        <w:jc w:val="both"/>
        <w:rPr>
          <w:b w:val="1"/>
          <w:bCs w:val="1"/>
          <w:color w:val="7f7f7f"/>
        </w:rPr>
      </w:pPr>
      <w:bookmarkStart w:colFirst="0" w:colLast="0" w:name="_heading=h.nl9ms4piewrt" w:id="41"/>
      <w:bookmarkEnd w:id="41"/>
      <w:r w:rsidDel="00000000" w:rsidR="00000000" w:rsidRPr="00000000">
        <w:rPr>
          <w:rtl w:val="0"/>
        </w:rPr>
      </w:r>
    </w:p>
    <w:p w:rsidR="00000000" w:rsidDel="00000000" w:rsidP="00000000" w:rsidRDefault="00000000" w:rsidRPr="00000000" w14:paraId="000001D5">
      <w:pPr>
        <w:pStyle w:val="Heading1"/>
        <w:keepLines w:val="0"/>
        <w:pBdr>
          <w:bottom w:color="000000" w:space="1" w:sz="4" w:val="single"/>
        </w:pBdr>
        <w:tabs>
          <w:tab w:val="left" w:leader="none" w:pos="443"/>
          <w:tab w:val="left" w:leader="none" w:pos="720"/>
        </w:tabs>
        <w:spacing w:after="60" w:before="60" w:line="276" w:lineRule="auto"/>
        <w:rPr>
          <w:b w:val="1"/>
          <w:bCs w:val="1"/>
          <w:color w:val="7f7f7f"/>
          <w:sz w:val="26"/>
          <w:szCs w:val="26"/>
        </w:rPr>
      </w:pPr>
      <w:r w:rsidDel="00000000" w:rsidR="00000000" w:rsidRPr="00000000">
        <w:rPr>
          <w:b w:val="1"/>
          <w:bCs w:val="1"/>
          <w:color w:val="7f7f7f"/>
          <w:sz w:val="26"/>
          <w:szCs w:val="26"/>
          <w:rtl w:val="0"/>
        </w:rPr>
        <w:t xml:space="preserve">1.11 New Disbursement Eligibility Criteria Check/ Business Validation:</w:t>
      </w:r>
    </w:p>
    <w:p w:rsidR="00000000" w:rsidDel="00000000" w:rsidP="00000000" w:rsidRDefault="00000000" w:rsidRPr="00000000" w14:paraId="000001D6">
      <w:pPr>
        <w:jc w:val="both"/>
        <w:rPr>
          <w:rFonts w:ascii="Aptos Narrow" w:cs="Aptos Narrow" w:eastAsia="Aptos Narrow" w:hAnsi="Aptos Narrow"/>
          <w:b w:val="1"/>
          <w:bCs w:val="1"/>
        </w:rPr>
      </w:pPr>
      <w:r w:rsidDel="00000000" w:rsidR="00000000" w:rsidRPr="00000000">
        <w:rPr>
          <w:rtl w:val="0"/>
        </w:rPr>
      </w:r>
    </w:p>
    <w:p w:rsidR="00000000" w:rsidDel="00000000" w:rsidP="00000000" w:rsidRDefault="00000000" w:rsidRPr="00000000" w14:paraId="000001D7">
      <w:pPr>
        <w:jc w:val="both"/>
        <w:rPr>
          <w:highlight w:val="yellow"/>
        </w:rPr>
      </w:pPr>
      <w:r w:rsidDel="00000000" w:rsidR="00000000" w:rsidRPr="00000000">
        <w:rPr>
          <w:rtl w:val="0"/>
        </w:rPr>
        <w:t xml:space="preserve">Following checks are performed on each MLI Loan Accounts to ascertain their eligibility for issuing credit guarantees. Approved Input files will be processed for each record and the record will be</w:t>
      </w:r>
      <w:r w:rsidDel="00000000" w:rsidR="00000000" w:rsidRPr="00000000">
        <w:rPr>
          <w:highlight w:val="yellow"/>
          <w:rtl w:val="0"/>
        </w:rPr>
        <w:t xml:space="preserve"> </w:t>
      </w:r>
      <w:r w:rsidDel="00000000" w:rsidR="00000000" w:rsidRPr="00000000">
        <w:rPr>
          <w:i w:val="1"/>
          <w:iCs w:val="1"/>
          <w:highlight w:val="yellow"/>
          <w:u w:val="single"/>
          <w:rtl w:val="0"/>
        </w:rPr>
        <w:t xml:space="preserve">Accepted if</w:t>
      </w:r>
      <w:r w:rsidDel="00000000" w:rsidR="00000000" w:rsidRPr="00000000">
        <w:rPr>
          <w:highlight w:val="yellow"/>
          <w:rtl w:val="0"/>
        </w:rPr>
        <w:t xml:space="preserve">:</w:t>
      </w:r>
    </w:p>
    <w:p w:rsidR="00000000" w:rsidDel="00000000" w:rsidP="00000000" w:rsidRDefault="00000000" w:rsidRPr="00000000" w14:paraId="000001D8">
      <w:pPr>
        <w:spacing w:after="0" w:lineRule="auto"/>
        <w:jc w:val="both"/>
        <w:rPr>
          <w:highlight w:val="yellow"/>
        </w:rPr>
      </w:pPr>
      <w:r w:rsidDel="00000000" w:rsidR="00000000" w:rsidRPr="00000000">
        <w:rPr>
          <w:rtl w:val="0"/>
        </w:rPr>
      </w:r>
    </w:p>
    <w:p w:rsidR="00000000" w:rsidDel="00000000" w:rsidP="00000000" w:rsidRDefault="00000000" w:rsidRPr="00000000" w14:paraId="000001D9">
      <w:pPr>
        <w:numPr>
          <w:ilvl w:val="0"/>
          <w:numId w:val="11"/>
        </w:numPr>
        <w:spacing w:after="0" w:lineRule="auto"/>
        <w:ind w:left="720" w:hanging="360"/>
        <w:rPr/>
      </w:pPr>
      <w:r w:rsidDel="00000000" w:rsidR="00000000" w:rsidRPr="00000000">
        <w:rPr>
          <w:rtl w:val="0"/>
        </w:rPr>
        <w:t xml:space="preserve">The ‘Loan Account Number’ and CGPAN specified DOES EXISTs in the SURGE System Database The combination of Loan Account number + CGPAN to be used for updating disbursement data</w:t>
      </w:r>
    </w:p>
    <w:p w:rsidR="00000000" w:rsidDel="00000000" w:rsidP="00000000" w:rsidRDefault="00000000" w:rsidRPr="00000000" w14:paraId="000001DA">
      <w:pPr>
        <w:numPr>
          <w:ilvl w:val="0"/>
          <w:numId w:val="11"/>
        </w:numPr>
        <w:spacing w:after="0" w:lineRule="auto"/>
        <w:ind w:left="720" w:hanging="360"/>
        <w:rPr/>
      </w:pPr>
      <w:r w:rsidDel="00000000" w:rsidR="00000000" w:rsidRPr="00000000">
        <w:rPr>
          <w:rtl w:val="0"/>
        </w:rPr>
        <w:t xml:space="preserve">Records in the same input file presented by MLI could have repeated/same account number; this is an accepted scenario. </w:t>
      </w:r>
    </w:p>
    <w:p w:rsidR="00000000" w:rsidDel="00000000" w:rsidP="00000000" w:rsidRDefault="00000000" w:rsidRPr="00000000" w14:paraId="000001DB">
      <w:pPr>
        <w:numPr>
          <w:ilvl w:val="0"/>
          <w:numId w:val="11"/>
        </w:numPr>
        <w:spacing w:after="0" w:line="278.00000000000006" w:lineRule="auto"/>
        <w:ind w:left="720" w:hanging="360"/>
        <w:jc w:val="both"/>
        <w:rPr/>
      </w:pPr>
      <w:r w:rsidDel="00000000" w:rsidR="00000000" w:rsidRPr="00000000">
        <w:rPr>
          <w:rtl w:val="0"/>
        </w:rPr>
        <w:t xml:space="preserve">Disbursement amount should be equal and less than the sanction amount.</w:t>
      </w:r>
    </w:p>
    <w:p w:rsidR="00000000" w:rsidDel="00000000" w:rsidP="00000000" w:rsidRDefault="00000000" w:rsidRPr="00000000" w14:paraId="000001DC">
      <w:pPr>
        <w:numPr>
          <w:ilvl w:val="0"/>
          <w:numId w:val="11"/>
        </w:numPr>
        <w:spacing w:after="0" w:line="278.00000000000006" w:lineRule="auto"/>
        <w:ind w:left="720" w:hanging="360"/>
        <w:jc w:val="both"/>
        <w:rPr/>
      </w:pPr>
      <w:r w:rsidDel="00000000" w:rsidR="00000000" w:rsidRPr="00000000">
        <w:rPr>
          <w:rtl w:val="0"/>
        </w:rPr>
        <w:t xml:space="preserve">Disbursement date should be equal and greater than sanction date and not greater than current system date.</w:t>
      </w:r>
    </w:p>
    <w:p w:rsidR="00000000" w:rsidDel="00000000" w:rsidP="00000000" w:rsidRDefault="00000000" w:rsidRPr="00000000" w14:paraId="000001DD">
      <w:pPr>
        <w:numPr>
          <w:ilvl w:val="0"/>
          <w:numId w:val="11"/>
        </w:numPr>
        <w:spacing w:line="278.00000000000006" w:lineRule="auto"/>
        <w:ind w:left="720" w:hanging="360"/>
        <w:jc w:val="both"/>
        <w:rPr/>
      </w:pPr>
      <w:r w:rsidDel="00000000" w:rsidR="00000000" w:rsidRPr="00000000">
        <w:rPr>
          <w:rtl w:val="0"/>
        </w:rPr>
        <w:t xml:space="preserve">Disbursement details to be uploaded on the portal within 7 days of the disbursement date.</w:t>
      </w:r>
    </w:p>
    <w:p w:rsidR="00000000" w:rsidDel="00000000" w:rsidP="00000000" w:rsidRDefault="00000000" w:rsidRPr="00000000" w14:paraId="000001DE">
      <w:pPr>
        <w:spacing w:before="240" w:line="278.00000000000006" w:lineRule="auto"/>
        <w:ind w:left="360" w:firstLine="0"/>
        <w:jc w:val="both"/>
        <w:rPr/>
      </w:pPr>
      <w:r w:rsidDel="00000000" w:rsidR="00000000" w:rsidRPr="00000000">
        <w:rPr>
          <w:rtl w:val="0"/>
        </w:rPr>
        <w:t xml:space="preserve">Note: If any disbursement date is in the same FY of sanction date, No CG FEE to be calculated. All disbursement amount and separate date to be stored.</w:t>
      </w:r>
    </w:p>
    <w:p w:rsidR="00000000" w:rsidDel="00000000" w:rsidP="00000000" w:rsidRDefault="00000000" w:rsidRPr="00000000" w14:paraId="000001DF">
      <w:pPr>
        <w:spacing w:after="0" w:line="24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1E0">
      <w:pPr>
        <w:pStyle w:val="Heading2"/>
        <w:rPr>
          <w:b w:val="1"/>
          <w:bCs w:val="1"/>
          <w:color w:val="7f7f7f"/>
          <w:sz w:val="26"/>
          <w:szCs w:val="26"/>
          <w:u w:val="single"/>
        </w:rPr>
      </w:pPr>
      <w:bookmarkStart w:colFirst="0" w:colLast="0" w:name="_heading=h.7smq97dfc961" w:id="42"/>
      <w:bookmarkEnd w:id="42"/>
      <w:r w:rsidDel="00000000" w:rsidR="00000000" w:rsidRPr="00000000">
        <w:rPr>
          <w:b w:val="1"/>
          <w:bCs w:val="1"/>
          <w:color w:val="7f7f7f"/>
          <w:sz w:val="26"/>
          <w:szCs w:val="26"/>
          <w:u w:val="single"/>
          <w:rtl w:val="0"/>
        </w:rPr>
        <w:t xml:space="preserve">1.11.1 Disbursement Roles:</w:t>
      </w:r>
    </w:p>
    <w:p w:rsidR="00000000" w:rsidDel="00000000" w:rsidP="00000000" w:rsidRDefault="00000000" w:rsidRPr="00000000" w14:paraId="000001E1">
      <w:pPr>
        <w:spacing w:after="0" w:line="240" w:lineRule="auto"/>
        <w:rPr>
          <w:sz w:val="24"/>
          <w:szCs w:val="24"/>
        </w:rPr>
      </w:pPr>
      <w:r w:rsidDel="00000000" w:rsidR="00000000" w:rsidRPr="00000000">
        <w:rPr>
          <w:rtl w:val="0"/>
        </w:rPr>
      </w:r>
    </w:p>
    <w:p w:rsidR="00000000" w:rsidDel="00000000" w:rsidP="00000000" w:rsidRDefault="00000000" w:rsidRPr="00000000" w14:paraId="000001E2">
      <w:pPr>
        <w:numPr>
          <w:ilvl w:val="0"/>
          <w:numId w:val="13"/>
        </w:numPr>
        <w:spacing w:after="0" w:line="240" w:lineRule="auto"/>
        <w:ind w:left="720" w:hanging="360"/>
        <w:rPr/>
      </w:pPr>
      <w:r w:rsidDel="00000000" w:rsidR="00000000" w:rsidRPr="00000000">
        <w:rPr>
          <w:rtl w:val="0"/>
        </w:rPr>
        <w:t xml:space="preserve">MLI Creator- Upload</w:t>
      </w:r>
    </w:p>
    <w:p w:rsidR="00000000" w:rsidDel="00000000" w:rsidP="00000000" w:rsidRDefault="00000000" w:rsidRPr="00000000" w14:paraId="000001E3">
      <w:pPr>
        <w:numPr>
          <w:ilvl w:val="0"/>
          <w:numId w:val="13"/>
        </w:numPr>
        <w:spacing w:line="278.00000000000006" w:lineRule="auto"/>
        <w:ind w:left="720" w:hanging="360"/>
        <w:jc w:val="both"/>
        <w:rPr/>
      </w:pPr>
      <w:r w:rsidDel="00000000" w:rsidR="00000000" w:rsidRPr="00000000">
        <w:rPr>
          <w:rtl w:val="0"/>
        </w:rPr>
        <w:t xml:space="preserve">MLI Approver- Approve/Reject</w:t>
      </w:r>
    </w:p>
    <w:p w:rsidR="00000000" w:rsidDel="00000000" w:rsidP="00000000" w:rsidRDefault="00000000" w:rsidRPr="00000000" w14:paraId="000001E4">
      <w:pPr>
        <w:jc w:val="both"/>
        <w:rPr/>
      </w:pPr>
      <w:bookmarkStart w:colFirst="0" w:colLast="0" w:name="_heading=h.62nr9qawgns0" w:id="43"/>
      <w:bookmarkEnd w:id="43"/>
      <w:r w:rsidDel="00000000" w:rsidR="00000000" w:rsidRPr="00000000">
        <w:rPr>
          <w:rtl w:val="0"/>
        </w:rPr>
      </w:r>
    </w:p>
    <w:p w:rsidR="00000000" w:rsidDel="00000000" w:rsidP="00000000" w:rsidRDefault="00000000" w:rsidRPr="00000000" w14:paraId="000001E5">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r w:rsidDel="00000000" w:rsidR="00000000" w:rsidRPr="00000000">
        <w:rPr>
          <w:b w:val="1"/>
          <w:bCs w:val="1"/>
          <w:color w:val="7f7f7f"/>
          <w:sz w:val="26"/>
          <w:szCs w:val="26"/>
          <w:rtl w:val="0"/>
        </w:rPr>
        <w:t xml:space="preserve">1.12 Disbursement File Upload Functional Flow</w:t>
      </w:r>
    </w:p>
    <w:p w:rsidR="00000000" w:rsidDel="00000000" w:rsidP="00000000" w:rsidRDefault="00000000" w:rsidRPr="00000000" w14:paraId="000001E6">
      <w:pPr>
        <w:numPr>
          <w:ilvl w:val="0"/>
          <w:numId w:val="19"/>
        </w:numPr>
        <w:ind w:left="630" w:hanging="360"/>
        <w:jc w:val="both"/>
        <w:rPr>
          <w:b w:val="1"/>
          <w:bCs w:val="1"/>
        </w:rPr>
      </w:pPr>
      <w:bookmarkStart w:colFirst="0" w:colLast="0" w:name="_heading=h.10i39ru9hnbc" w:id="44"/>
      <w:bookmarkEnd w:id="44"/>
      <w:r w:rsidDel="00000000" w:rsidR="00000000" w:rsidRPr="00000000">
        <w:rPr>
          <w:b w:val="1"/>
          <w:bCs w:val="1"/>
          <w:u w:val="single"/>
          <w:rtl w:val="0"/>
        </w:rPr>
        <w:t xml:space="preserve">Columns/Headers Match Validation </w:t>
      </w:r>
      <w:r w:rsidDel="00000000" w:rsidR="00000000" w:rsidRPr="00000000">
        <w:rPr>
          <w:b w:val="1"/>
          <w:bCs w:val="1"/>
          <w:i w:val="1"/>
          <w:iCs w:val="1"/>
          <w:u w:val="single"/>
          <w:rtl w:val="0"/>
        </w:rPr>
        <w:t xml:space="preserve">(MSME MLI Creator)</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             MSME MLI Creator needs to upload the Disbursement Excel File upload through Input File </w:t>
      </w:r>
    </w:p>
    <w:p w:rsidR="00000000" w:rsidDel="00000000" w:rsidP="00000000" w:rsidRDefault="00000000" w:rsidRPr="00000000" w14:paraId="000001E8">
      <w:pPr>
        <w:jc w:val="both"/>
        <w:rPr/>
      </w:pPr>
      <w:bookmarkStart w:colFirst="0" w:colLast="0" w:name="_heading=h.f9r2k9l1nmlf" w:id="45"/>
      <w:bookmarkEnd w:id="45"/>
      <w:r w:rsidDel="00000000" w:rsidR="00000000" w:rsidRPr="00000000">
        <w:rPr>
          <w:rtl w:val="0"/>
        </w:rPr>
        <w:t xml:space="preserve">             management module by selecting the Disbursement dropdown under Input File Management. </w:t>
      </w:r>
    </w:p>
    <w:p w:rsidR="00000000" w:rsidDel="00000000" w:rsidP="00000000" w:rsidRDefault="00000000" w:rsidRPr="00000000" w14:paraId="000001E9">
      <w:pPr>
        <w:jc w:val="both"/>
        <w:rPr/>
      </w:pPr>
      <w:bookmarkStart w:colFirst="0" w:colLast="0" w:name="_heading=h.mfcarwtm1wfu" w:id="46"/>
      <w:bookmarkEnd w:id="46"/>
      <w:r w:rsidDel="00000000" w:rsidR="00000000" w:rsidRPr="00000000">
        <w:rPr>
          <w:rtl w:val="0"/>
        </w:rPr>
        <w:t xml:space="preserve">             Applications first match the disbursement bulk upload column headers and upon successful   </w:t>
      </w:r>
    </w:p>
    <w:p w:rsidR="00000000" w:rsidDel="00000000" w:rsidP="00000000" w:rsidRDefault="00000000" w:rsidRPr="00000000" w14:paraId="000001EA">
      <w:pPr>
        <w:jc w:val="both"/>
        <w:rPr/>
      </w:pPr>
      <w:bookmarkStart w:colFirst="0" w:colLast="0" w:name="_heading=h.3wxeg9n8vayy" w:id="47"/>
      <w:bookmarkEnd w:id="47"/>
      <w:r w:rsidDel="00000000" w:rsidR="00000000" w:rsidRPr="00000000">
        <w:rPr>
          <w:rtl w:val="0"/>
        </w:rPr>
        <w:t xml:space="preserve">             validation accepts the bulk upload.</w:t>
      </w:r>
    </w:p>
    <w:p w:rsidR="00000000" w:rsidDel="00000000" w:rsidP="00000000" w:rsidRDefault="00000000" w:rsidRPr="00000000" w14:paraId="000001EB">
      <w:pPr>
        <w:jc w:val="both"/>
        <w:rPr/>
      </w:pPr>
      <w:bookmarkStart w:colFirst="0" w:colLast="0" w:name="_heading=h.sk45gil5h0ei" w:id="48"/>
      <w:bookmarkEnd w:id="48"/>
      <w:r w:rsidDel="00000000" w:rsidR="00000000" w:rsidRPr="00000000">
        <w:rPr>
          <w:rtl w:val="0"/>
        </w:rPr>
      </w:r>
    </w:p>
    <w:p w:rsidR="00000000" w:rsidDel="00000000" w:rsidP="00000000" w:rsidRDefault="00000000" w:rsidRPr="00000000" w14:paraId="000001EC">
      <w:pPr>
        <w:numPr>
          <w:ilvl w:val="0"/>
          <w:numId w:val="19"/>
        </w:numPr>
        <w:ind w:left="630" w:hanging="360"/>
        <w:jc w:val="both"/>
        <w:rPr>
          <w:b w:val="1"/>
          <w:bCs w:val="1"/>
        </w:rPr>
      </w:pPr>
      <w:r w:rsidDel="00000000" w:rsidR="00000000" w:rsidRPr="00000000">
        <w:rPr>
          <w:b w:val="1"/>
          <w:bCs w:val="1"/>
          <w:u w:val="single"/>
          <w:rtl w:val="0"/>
        </w:rPr>
        <w:t xml:space="preserve">Valid &amp; Invalid Records </w:t>
      </w:r>
      <w:r w:rsidDel="00000000" w:rsidR="00000000" w:rsidRPr="00000000">
        <w:rPr>
          <w:b w:val="1"/>
          <w:bCs w:val="1"/>
          <w:i w:val="1"/>
          <w:iCs w:val="1"/>
          <w:u w:val="single"/>
          <w:rtl w:val="0"/>
        </w:rPr>
        <w:t xml:space="preserve">(Row wise validation) </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1ED">
      <w:pPr>
        <w:jc w:val="both"/>
        <w:rPr/>
      </w:pPr>
      <w:r w:rsidDel="00000000" w:rsidR="00000000" w:rsidRPr="00000000">
        <w:rPr>
          <w:b w:val="1"/>
          <w:bCs w:val="1"/>
          <w:rtl w:val="0"/>
        </w:rPr>
        <w:t xml:space="preserve">             </w:t>
      </w:r>
      <w:r w:rsidDel="00000000" w:rsidR="00000000" w:rsidRPr="00000000">
        <w:rPr>
          <w:rtl w:val="0"/>
        </w:rPr>
        <w:t xml:space="preserve">Post CG bulk upload column headers validation , application accepts the bulk upload uploaded by    </w:t>
      </w:r>
    </w:p>
    <w:p w:rsidR="00000000" w:rsidDel="00000000" w:rsidP="00000000" w:rsidRDefault="00000000" w:rsidRPr="00000000" w14:paraId="000001EE">
      <w:pPr>
        <w:ind w:right="-630"/>
        <w:jc w:val="both"/>
        <w:rPr/>
      </w:pPr>
      <w:r w:rsidDel="00000000" w:rsidR="00000000" w:rsidRPr="00000000">
        <w:rPr>
          <w:rtl w:val="0"/>
        </w:rPr>
        <w:t xml:space="preserve">             the MLI creator and a service will run which will check the row wise records validation and after    </w:t>
      </w:r>
    </w:p>
    <w:p w:rsidR="00000000" w:rsidDel="00000000" w:rsidP="00000000" w:rsidRDefault="00000000" w:rsidRPr="00000000" w14:paraId="000001EF">
      <w:pPr>
        <w:ind w:right="-360"/>
        <w:jc w:val="both"/>
        <w:rPr/>
      </w:pPr>
      <w:r w:rsidDel="00000000" w:rsidR="00000000" w:rsidRPr="00000000">
        <w:rPr>
          <w:rtl w:val="0"/>
        </w:rPr>
        <w:t xml:space="preserve">             successfully processed it will show the valid , invalid records mapped under respective excels in the    </w:t>
      </w:r>
    </w:p>
    <w:p w:rsidR="00000000" w:rsidDel="00000000" w:rsidP="00000000" w:rsidRDefault="00000000" w:rsidRPr="00000000" w14:paraId="000001F0">
      <w:pPr>
        <w:jc w:val="both"/>
        <w:rPr/>
      </w:pPr>
      <w:r w:rsidDel="00000000" w:rsidR="00000000" w:rsidRPr="00000000">
        <w:rPr>
          <w:rtl w:val="0"/>
        </w:rPr>
        <w:t xml:space="preserve">             right side of the screen along with a number of row counts.</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numPr>
          <w:ilvl w:val="0"/>
          <w:numId w:val="19"/>
        </w:numPr>
        <w:ind w:left="630" w:hanging="360"/>
        <w:jc w:val="both"/>
        <w:rPr>
          <w:b w:val="1"/>
          <w:bCs w:val="1"/>
        </w:rPr>
      </w:pPr>
      <w:r w:rsidDel="00000000" w:rsidR="00000000" w:rsidRPr="00000000">
        <w:rPr>
          <w:b w:val="1"/>
          <w:bCs w:val="1"/>
          <w:u w:val="single"/>
          <w:rtl w:val="0"/>
        </w:rPr>
        <w:t xml:space="preserve">Send for approval </w:t>
      </w:r>
      <w:r w:rsidDel="00000000" w:rsidR="00000000" w:rsidRPr="00000000">
        <w:rPr>
          <w:b w:val="1"/>
          <w:bCs w:val="1"/>
          <w:i w:val="1"/>
          <w:iCs w:val="1"/>
          <w:u w:val="single"/>
          <w:rtl w:val="0"/>
        </w:rPr>
        <w:t xml:space="preserve">( Only Validated records)</w:t>
      </w:r>
      <w:r w:rsidDel="00000000" w:rsidR="00000000" w:rsidRPr="00000000">
        <w:rPr>
          <w:i w:val="1"/>
          <w:iCs w:val="1"/>
          <w:u w:val="single"/>
          <w:rtl w:val="0"/>
        </w:rPr>
        <w:t xml:space="preserve"> (MSME MLI Creator)</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1F3">
      <w:pPr>
        <w:jc w:val="both"/>
        <w:rPr/>
      </w:pPr>
      <w:r w:rsidDel="00000000" w:rsidR="00000000" w:rsidRPr="00000000">
        <w:rPr>
          <w:b w:val="1"/>
          <w:bCs w:val="1"/>
          <w:rtl w:val="0"/>
        </w:rPr>
        <w:t xml:space="preserve">             </w:t>
      </w:r>
      <w:r w:rsidDel="00000000" w:rsidR="00000000" w:rsidRPr="00000000">
        <w:rPr>
          <w:rtl w:val="0"/>
        </w:rPr>
        <w:t xml:space="preserve"> MSME MLI creator will be able to send validated data for approval to MLI approval. </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numPr>
          <w:ilvl w:val="0"/>
          <w:numId w:val="19"/>
        </w:numPr>
        <w:ind w:left="630" w:hanging="360"/>
        <w:jc w:val="both"/>
        <w:rPr>
          <w:b w:val="1"/>
          <w:bCs w:val="1"/>
        </w:rPr>
      </w:pPr>
      <w:r w:rsidDel="00000000" w:rsidR="00000000" w:rsidRPr="00000000">
        <w:rPr>
          <w:b w:val="1"/>
          <w:bCs w:val="1"/>
          <w:u w:val="single"/>
          <w:rtl w:val="0"/>
        </w:rPr>
        <w:t xml:space="preserve">MLI Approver Take Action on CG File:</w:t>
      </w:r>
      <w:r w:rsidDel="00000000" w:rsidR="00000000" w:rsidRPr="00000000">
        <w:rPr>
          <w:rtl w:val="0"/>
        </w:rPr>
      </w:r>
    </w:p>
    <w:p w:rsidR="00000000" w:rsidDel="00000000" w:rsidP="00000000" w:rsidRDefault="00000000" w:rsidRPr="00000000" w14:paraId="000001F6">
      <w:pPr>
        <w:jc w:val="both"/>
        <w:rPr/>
      </w:pPr>
      <w:r w:rsidDel="00000000" w:rsidR="00000000" w:rsidRPr="00000000">
        <w:rPr>
          <w:b w:val="1"/>
          <w:bCs w:val="1"/>
          <w:rtl w:val="0"/>
        </w:rPr>
        <w:t xml:space="preserve">              </w:t>
      </w:r>
      <w:r w:rsidDel="00000000" w:rsidR="00000000" w:rsidRPr="00000000">
        <w:rPr>
          <w:rtl w:val="0"/>
        </w:rPr>
        <w:t xml:space="preserve">MLI Approver will be able to take actions such as Accept/Reject on the CG File shared by    </w:t>
      </w:r>
    </w:p>
    <w:p w:rsidR="00000000" w:rsidDel="00000000" w:rsidP="00000000" w:rsidRDefault="00000000" w:rsidRPr="00000000" w14:paraId="000001F7">
      <w:pPr>
        <w:jc w:val="both"/>
        <w:rPr>
          <w:b w:val="1"/>
          <w:bCs w:val="1"/>
        </w:rPr>
      </w:pPr>
      <w:bookmarkStart w:colFirst="0" w:colLast="0" w:name="_heading=h.36tnoggtj0wz" w:id="49"/>
      <w:bookmarkEnd w:id="49"/>
      <w:r w:rsidDel="00000000" w:rsidR="00000000" w:rsidRPr="00000000">
        <w:rPr>
          <w:rtl w:val="0"/>
        </w:rPr>
        <w:t xml:space="preserve">              the MLI Creator. On successful approval , status will be changed to the process.</w:t>
      </w:r>
      <w:r w:rsidDel="00000000" w:rsidR="00000000" w:rsidRPr="00000000">
        <w:rPr>
          <w:rtl w:val="0"/>
        </w:rPr>
      </w:r>
    </w:p>
    <w:p w:rsidR="00000000" w:rsidDel="00000000" w:rsidP="00000000" w:rsidRDefault="00000000" w:rsidRPr="00000000" w14:paraId="000001F8">
      <w:pPr>
        <w:jc w:val="both"/>
        <w:rPr>
          <w:b w:val="1"/>
          <w:bCs w:val="1"/>
          <w:u w:val="single"/>
        </w:rPr>
      </w:pPr>
      <w:r w:rsidDel="00000000" w:rsidR="00000000" w:rsidRPr="00000000">
        <w:rPr>
          <w:rtl w:val="0"/>
        </w:rPr>
      </w:r>
    </w:p>
    <w:p w:rsidR="00000000" w:rsidDel="00000000" w:rsidP="00000000" w:rsidRDefault="00000000" w:rsidRPr="00000000" w14:paraId="000001F9">
      <w:pPr>
        <w:numPr>
          <w:ilvl w:val="0"/>
          <w:numId w:val="20"/>
        </w:numPr>
        <w:pBdr>
          <w:top w:space="0" w:sz="0" w:val="nil"/>
          <w:left w:space="0" w:sz="0" w:val="nil"/>
          <w:bottom w:space="0" w:sz="0" w:val="nil"/>
          <w:right w:space="0" w:sz="0" w:val="nil"/>
          <w:between w:space="0" w:sz="0" w:val="nil"/>
        </w:pBdr>
        <w:ind w:left="720" w:hanging="360"/>
        <w:jc w:val="both"/>
        <w:rPr>
          <w:b w:val="1"/>
          <w:bCs w:val="1"/>
          <w:u w:val="single"/>
        </w:rPr>
      </w:pPr>
      <w:bookmarkStart w:colFirst="0" w:colLast="0" w:name="_heading=h.b5y6ee4x9c61" w:id="50"/>
      <w:bookmarkEnd w:id="50"/>
      <w:r w:rsidDel="00000000" w:rsidR="00000000" w:rsidRPr="00000000">
        <w:rPr>
          <w:b w:val="1"/>
          <w:bCs w:val="1"/>
          <w:u w:val="single"/>
          <w:rtl w:val="0"/>
        </w:rPr>
        <w:t xml:space="preserve">Payment Integration</w:t>
      </w:r>
    </w:p>
    <w:p w:rsidR="00000000" w:rsidDel="00000000" w:rsidP="00000000" w:rsidRDefault="00000000" w:rsidRPr="00000000" w14:paraId="000001FA">
      <w:pPr>
        <w:ind w:left="720" w:firstLine="0"/>
        <w:jc w:val="both"/>
        <w:rPr>
          <w:b w:val="1"/>
          <w:bCs w:val="1"/>
          <w:color w:val="7f7f7f"/>
          <w:sz w:val="26"/>
          <w:szCs w:val="26"/>
        </w:rPr>
      </w:pPr>
      <w:r w:rsidDel="00000000" w:rsidR="00000000" w:rsidRPr="00000000">
        <w:rPr>
          <w:rtl w:val="0"/>
        </w:rPr>
        <w:t xml:space="preserve">MLIs are required to pay CG Fee for the cases where disbursement and sanction is not in same FY through VAN</w:t>
      </w:r>
      <w:r w:rsidDel="00000000" w:rsidR="00000000" w:rsidRPr="00000000">
        <w:rPr>
          <w:rtl w:val="0"/>
        </w:rPr>
      </w:r>
    </w:p>
    <w:p w:rsidR="00000000" w:rsidDel="00000000" w:rsidP="00000000" w:rsidRDefault="00000000" w:rsidRPr="00000000" w14:paraId="000001FB">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tprys6tpwwi" w:id="51"/>
      <w:bookmarkEnd w:id="51"/>
      <w:r w:rsidDel="00000000" w:rsidR="00000000" w:rsidRPr="00000000">
        <w:rPr>
          <w:rtl w:val="0"/>
        </w:rPr>
      </w:r>
    </w:p>
    <w:p w:rsidR="00000000" w:rsidDel="00000000" w:rsidP="00000000" w:rsidRDefault="00000000" w:rsidRPr="00000000" w14:paraId="000001FC">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bvcamlvd2oo3" w:id="52"/>
      <w:bookmarkEnd w:id="52"/>
      <w:r w:rsidDel="00000000" w:rsidR="00000000" w:rsidRPr="00000000">
        <w:rPr>
          <w:b w:val="1"/>
          <w:bCs w:val="1"/>
          <w:color w:val="7f7f7f"/>
          <w:sz w:val="26"/>
          <w:szCs w:val="26"/>
          <w:rtl w:val="0"/>
        </w:rPr>
        <w:t xml:space="preserve">1.14 Allotting Credit Guarantee Unique Identifiers - CGPAN </w:t>
        <w:tab/>
      </w:r>
    </w:p>
    <w:p w:rsidR="00000000" w:rsidDel="00000000" w:rsidP="00000000" w:rsidRDefault="00000000" w:rsidRPr="00000000" w14:paraId="000001FD">
      <w:pPr>
        <w:jc w:val="both"/>
        <w:rPr/>
      </w:pPr>
      <w:bookmarkStart w:colFirst="0" w:colLast="0" w:name="_heading=h.f1nil5ibc5zp" w:id="53"/>
      <w:bookmarkEnd w:id="53"/>
      <w:r w:rsidDel="00000000" w:rsidR="00000000" w:rsidRPr="00000000">
        <w:rPr>
          <w:rtl w:val="0"/>
        </w:rPr>
        <w:t xml:space="preserve">The eligible records system allocates a unique identification number to the processed loan account, called CGPAN – Credit Guarantee Permanent Account Number, for traceability and management of CG in the SURGE system. </w:t>
      </w:r>
    </w:p>
    <w:p w:rsidR="00000000" w:rsidDel="00000000" w:rsidP="00000000" w:rsidRDefault="00000000" w:rsidRPr="00000000" w14:paraId="000001FE">
      <w:pPr>
        <w:jc w:val="both"/>
        <w:rPr/>
      </w:pPr>
      <w:r w:rsidDel="00000000" w:rsidR="00000000" w:rsidRPr="00000000">
        <w:rPr>
          <w:rtl w:val="0"/>
        </w:rPr>
        <w:t xml:space="preserve">CGPAN follows a specific format: </w:t>
      </w:r>
    </w:p>
    <w:p w:rsidR="00000000" w:rsidDel="00000000" w:rsidP="00000000" w:rsidRDefault="00000000" w:rsidRPr="00000000" w14:paraId="000001FF">
      <w:pPr>
        <w:jc w:val="both"/>
        <w:rPr>
          <w:b w:val="1"/>
          <w:bCs w:val="1"/>
        </w:rPr>
      </w:pPr>
      <w:r w:rsidDel="00000000" w:rsidR="00000000" w:rsidRPr="00000000">
        <w:rPr>
          <w:b w:val="1"/>
          <w:bCs w:val="1"/>
          <w:rtl w:val="0"/>
        </w:rPr>
        <w:t xml:space="preserve">CGPAN Format for General Scheme:</w:t>
      </w:r>
    </w:p>
    <w:p w:rsidR="00000000" w:rsidDel="00000000" w:rsidP="00000000" w:rsidRDefault="00000000" w:rsidRPr="00000000" w14:paraId="00000200">
      <w:pPr>
        <w:jc w:val="both"/>
        <w:rPr>
          <w:b w:val="1"/>
          <w:bCs w:val="1"/>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mc:AlternateContent>
          <mc:Choice Requires="wpg">
            <w:drawing>
              <wp:inline distB="0" distT="0" distL="0" distR="0">
                <wp:extent cx="5486400" cy="1262442"/>
                <wp:effectExtent b="0" l="0" r="0" t="0"/>
                <wp:docPr id="1665250808" name=""/>
                <a:graphic>
                  <a:graphicData uri="http://schemas.microsoft.com/office/word/2010/wordprocessingGroup">
                    <wpg:wgp>
                      <wpg:cNvGrpSpPr/>
                      <wpg:grpSpPr>
                        <a:xfrm>
                          <a:off x="2602800" y="3148775"/>
                          <a:ext cx="5486400" cy="1262442"/>
                          <a:chOff x="2602800" y="3148775"/>
                          <a:chExt cx="5486400" cy="1262450"/>
                        </a:xfrm>
                      </wpg:grpSpPr>
                      <wpg:grpSp>
                        <wpg:cNvGrpSpPr/>
                        <wpg:grpSpPr>
                          <a:xfrm>
                            <a:off x="2602800" y="3148779"/>
                            <a:ext cx="5486400" cy="1262442"/>
                            <a:chOff x="2602800" y="3148775"/>
                            <a:chExt cx="5486400" cy="1262450"/>
                          </a:xfrm>
                        </wpg:grpSpPr>
                        <wps:wsp>
                          <wps:cNvSpPr/>
                          <wps:cNvPr id="3" name="Shape 3"/>
                          <wps:spPr>
                            <a:xfrm>
                              <a:off x="2602800" y="3148775"/>
                              <a:ext cx="5486400" cy="126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3148779"/>
                              <a:ext cx="5486400" cy="1262442"/>
                              <a:chOff x="2602800" y="3157175"/>
                              <a:chExt cx="5486400" cy="1245650"/>
                            </a:xfrm>
                          </wpg:grpSpPr>
                          <wps:wsp>
                            <wps:cNvSpPr/>
                            <wps:cNvPr id="45" name="Shape 45"/>
                            <wps:spPr>
                              <a:xfrm>
                                <a:off x="2602800" y="3157175"/>
                                <a:ext cx="5486400" cy="124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3157194"/>
                                <a:ext cx="5486400" cy="1245612"/>
                                <a:chOff x="2602800" y="3157175"/>
                                <a:chExt cx="5486400" cy="1245650"/>
                              </a:xfrm>
                            </wpg:grpSpPr>
                            <wps:wsp>
                              <wps:cNvSpPr/>
                              <wps:cNvPr id="47" name="Shape 47"/>
                              <wps:spPr>
                                <a:xfrm>
                                  <a:off x="2602800" y="3157175"/>
                                  <a:ext cx="5486400" cy="124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3157194"/>
                                  <a:ext cx="5486400" cy="1245612"/>
                                  <a:chOff x="2602800" y="3157175"/>
                                  <a:chExt cx="5486400" cy="1245650"/>
                                </a:xfrm>
                              </wpg:grpSpPr>
                              <wps:wsp>
                                <wps:cNvSpPr/>
                                <wps:cNvPr id="49" name="Shape 49"/>
                                <wps:spPr>
                                  <a:xfrm>
                                    <a:off x="2602800" y="3157175"/>
                                    <a:ext cx="5486400" cy="124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3157194"/>
                                    <a:ext cx="5486400" cy="1245612"/>
                                    <a:chOff x="2602800" y="3157175"/>
                                    <a:chExt cx="5486400" cy="1245650"/>
                                  </a:xfrm>
                                </wpg:grpSpPr>
                                <wps:wsp>
                                  <wps:cNvSpPr/>
                                  <wps:cNvPr id="51" name="Shape 51"/>
                                  <wps:spPr>
                                    <a:xfrm>
                                      <a:off x="2602800" y="3157175"/>
                                      <a:ext cx="5486400" cy="124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3157194"/>
                                      <a:ext cx="5486400" cy="1245612"/>
                                      <a:chOff x="2602800" y="3157175"/>
                                      <a:chExt cx="5486400" cy="1245650"/>
                                    </a:xfrm>
                                  </wpg:grpSpPr>
                                  <wps:wsp>
                                    <wps:cNvSpPr/>
                                    <wps:cNvPr id="53" name="Shape 53"/>
                                    <wps:spPr>
                                      <a:xfrm>
                                        <a:off x="2602800" y="3157175"/>
                                        <a:ext cx="5486400" cy="124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3157194"/>
                                        <a:ext cx="5486400" cy="1245612"/>
                                        <a:chOff x="2602800" y="3157175"/>
                                        <a:chExt cx="5486400" cy="1245650"/>
                                      </a:xfrm>
                                    </wpg:grpSpPr>
                                    <wps:wsp>
                                      <wps:cNvSpPr/>
                                      <wps:cNvPr id="55" name="Shape 55"/>
                                      <wps:spPr>
                                        <a:xfrm>
                                          <a:off x="2602800" y="3157175"/>
                                          <a:ext cx="5486400" cy="124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3157194"/>
                                          <a:ext cx="5486400" cy="1245612"/>
                                          <a:chOff x="0" y="0"/>
                                          <a:chExt cx="5490150" cy="1238025"/>
                                        </a:xfrm>
                                      </wpg:grpSpPr>
                                      <wps:wsp>
                                        <wps:cNvSpPr/>
                                        <wps:cNvPr id="57" name="Shape 57"/>
                                        <wps:spPr>
                                          <a:xfrm>
                                            <a:off x="0" y="0"/>
                                            <a:ext cx="5490150" cy="123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86400" cy="1238025"/>
                                            <a:chOff x="0" y="0"/>
                                            <a:chExt cx="5486400" cy="1238025"/>
                                          </a:xfrm>
                                        </wpg:grpSpPr>
                                        <wps:wsp>
                                          <wps:cNvSpPr/>
                                          <wps:cNvPr id="59" name="Shape 59"/>
                                          <wps:spPr>
                                            <a:xfrm>
                                              <a:off x="0" y="0"/>
                                              <a:ext cx="5486400" cy="123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077535" y="56405"/>
                                              <a:ext cx="985800" cy="288000"/>
                                            </a:xfrm>
                                            <a:prstGeom prst="rect">
                                              <a:avLst/>
                                            </a:prstGeom>
                                            <a:solidFill>
                                              <a:schemeClr val="accent2"/>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1118357" y="56405"/>
                                              <a:ext cx="985800" cy="2880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Identifier</w:t>
                                                </w:r>
                                              </w:p>
                                            </w:txbxContent>
                                          </wps:txbx>
                                          <wps:bodyPr anchorCtr="0" anchor="ctr" bIns="40625" lIns="71100" spcFirstLastPara="1" rIns="71100" wrap="square" tIns="40625">
                                            <a:noAutofit/>
                                          </wps:bodyPr>
                                        </wps:wsp>
                                        <wps:wsp>
                                          <wps:cNvSpPr/>
                                          <wps:cNvPr id="62" name="Shape 62"/>
                                          <wps:spPr>
                                            <a:xfrm>
                                              <a:off x="1077535" y="344405"/>
                                              <a:ext cx="985800" cy="837300"/>
                                            </a:xfrm>
                                            <a:prstGeom prst="rect">
                                              <a:avLst/>
                                            </a:prstGeom>
                                            <a:solidFill>
                                              <a:srgbClr val="F7D5CB">
                                                <a:alpha val="86666"/>
                                              </a:srgbClr>
                                            </a:solidFill>
                                            <a:ln cap="flat" cmpd="sng" w="12700">
                                              <a:solidFill>
                                                <a:srgbClr val="F7D5CB">
                                                  <a:alpha val="86666"/>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1097946" y="344405"/>
                                              <a:ext cx="985800" cy="837300"/>
                                            </a:xfrm>
                                            <a:prstGeom prst="rect">
                                              <a:avLst/>
                                            </a:prstGeom>
                                            <a:noFill/>
                                            <a:ln>
                                              <a:noFill/>
                                            </a:ln>
                                          </wps:spPr>
                                          <wps:txbx>
                                            <w:txbxContent>
                                              <w:p w:rsidR="00000000" w:rsidDel="00000000" w:rsidP="00000000" w:rsidRDefault="00000000" w:rsidRPr="00000000">
                                                <w:pPr>
                                                  <w:spacing w:after="0" w:before="0" w:line="215.00000953674316"/>
                                                  <w:ind w:left="90" w:right="0" w:firstLine="81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A fixed identifier - 'CG'</w:t>
                                                </w:r>
                                              </w:p>
                                            </w:txbxContent>
                                          </wps:txbx>
                                          <wps:bodyPr anchorCtr="0" anchor="t" bIns="80000" lIns="53325" spcFirstLastPara="1" rIns="71100" wrap="square" tIns="53325">
                                            <a:noAutofit/>
                                          </wps:bodyPr>
                                        </wps:wsp>
                                        <wps:wsp>
                                          <wps:cNvSpPr/>
                                          <wps:cNvPr id="64" name="Shape 64"/>
                                          <wps:spPr>
                                            <a:xfrm>
                                              <a:off x="2216351" y="56367"/>
                                              <a:ext cx="985800" cy="288000"/>
                                            </a:xfrm>
                                            <a:prstGeom prst="rect">
                                              <a:avLst/>
                                            </a:prstGeom>
                                            <a:solidFill>
                                              <a:schemeClr val="accent3"/>
                                            </a:solidFill>
                                            <a:ln cap="flat" cmpd="sng" w="12700">
                                              <a:solidFill>
                                                <a:schemeClr val="accent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2194582" y="56375"/>
                                              <a:ext cx="901200" cy="2880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Scheme Code</w:t>
                                                </w:r>
                                              </w:p>
                                            </w:txbxContent>
                                          </wps:txbx>
                                          <wps:bodyPr anchorCtr="0" anchor="ctr" bIns="40625" lIns="71100" spcFirstLastPara="1" rIns="71100" wrap="square" tIns="40625">
                                            <a:noAutofit/>
                                          </wps:bodyPr>
                                        </wps:wsp>
                                        <wps:wsp>
                                          <wps:cNvSpPr/>
                                          <wps:cNvPr id="66" name="Shape 66"/>
                                          <wps:spPr>
                                            <a:xfrm>
                                              <a:off x="2216351" y="344368"/>
                                              <a:ext cx="985800" cy="837300"/>
                                            </a:xfrm>
                                            <a:prstGeom prst="rect">
                                              <a:avLst/>
                                            </a:prstGeom>
                                            <a:solidFill>
                                              <a:srgbClr val="E0E0E0">
                                                <a:alpha val="86666"/>
                                              </a:srgbClr>
                                            </a:solidFill>
                                            <a:ln cap="flat" cmpd="sng" w="12700">
                                              <a:solidFill>
                                                <a:srgbClr val="E0E0E0">
                                                  <a:alpha val="86666"/>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2270782" y="344375"/>
                                              <a:ext cx="901200" cy="837300"/>
                                            </a:xfrm>
                                            <a:prstGeom prst="rect">
                                              <a:avLst/>
                                            </a:prstGeom>
                                            <a:noFill/>
                                            <a:ln>
                                              <a:noFill/>
                                            </a:ln>
                                          </wps:spPr>
                                          <wps:txbx>
                                            <w:txbxContent>
                                              <w:p w:rsidR="00000000" w:rsidDel="00000000" w:rsidP="00000000" w:rsidRDefault="00000000" w:rsidRPr="00000000">
                                                <w:pPr>
                                                  <w:spacing w:after="0" w:before="0" w:line="215.00000953674316"/>
                                                  <w:ind w:left="90" w:right="0" w:firstLine="81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Loan the code is -MSM </w:t>
                                                </w:r>
                                              </w:p>
                                            </w:txbxContent>
                                          </wps:txbx>
                                          <wps:bodyPr anchorCtr="0" anchor="t" bIns="80000" lIns="53325" spcFirstLastPara="1" rIns="71100" wrap="square" tIns="53325">
                                            <a:noAutofit/>
                                          </wps:bodyPr>
                                        </wps:wsp>
                                        <wps:wsp>
                                          <wps:cNvSpPr/>
                                          <wps:cNvPr id="68" name="Shape 68"/>
                                          <wps:spPr>
                                            <a:xfrm>
                                              <a:off x="3374136" y="56405"/>
                                              <a:ext cx="985800" cy="288000"/>
                                            </a:xfrm>
                                            <a:prstGeom prst="rect">
                                              <a:avLst/>
                                            </a:prstGeom>
                                            <a:solidFill>
                                              <a:srgbClr val="4372C3"/>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3374136" y="344405"/>
                                              <a:ext cx="985800" cy="837300"/>
                                            </a:xfrm>
                                            <a:prstGeom prst="rect">
                                              <a:avLst/>
                                            </a:prstGeom>
                                            <a:solidFill>
                                              <a:srgbClr val="CCD3EA">
                                                <a:alpha val="86666"/>
                                              </a:srgbClr>
                                            </a:solidFill>
                                            <a:ln cap="flat" cmpd="sng" w="12700">
                                              <a:solidFill>
                                                <a:srgbClr val="CCD3EA">
                                                  <a:alpha val="86666"/>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3355184" y="344405"/>
                                              <a:ext cx="985800" cy="837300"/>
                                            </a:xfrm>
                                            <a:prstGeom prst="rect">
                                              <a:avLst/>
                                            </a:prstGeom>
                                            <a:noFill/>
                                            <a:ln>
                                              <a:noFill/>
                                            </a:ln>
                                          </wps:spPr>
                                          <wps:txbx>
                                            <w:txbxContent>
                                              <w:p w:rsidR="00000000" w:rsidDel="00000000" w:rsidP="00000000" w:rsidRDefault="00000000" w:rsidRPr="00000000">
                                                <w:pPr>
                                                  <w:spacing w:after="0" w:before="0" w:line="215.00000953674316"/>
                                                  <w:ind w:left="90" w:right="0" w:firstLine="81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Date Stamp as DDMMYYYY - On which CGPAN is issued</w:t>
                                                </w:r>
                                              </w:p>
                                            </w:txbxContent>
                                          </wps:txbx>
                                          <wps:bodyPr anchorCtr="0" anchor="t" bIns="80000" lIns="53325" spcFirstLastPara="1" rIns="71100" wrap="square" tIns="53325">
                                            <a:noAutofit/>
                                          </wps:bodyPr>
                                        </wps:wsp>
                                        <wps:wsp>
                                          <wps:cNvSpPr/>
                                          <wps:cNvPr id="71" name="Shape 71"/>
                                          <wps:spPr>
                                            <a:xfrm>
                                              <a:off x="4497990" y="56405"/>
                                              <a:ext cx="985800" cy="288000"/>
                                            </a:xfrm>
                                            <a:prstGeom prst="rect">
                                              <a:avLst/>
                                            </a:prstGeom>
                                            <a:solidFill>
                                              <a:schemeClr val="accent6"/>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4497990" y="56405"/>
                                              <a:ext cx="985800" cy="2880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Unique Number</w:t>
                                                </w:r>
                                              </w:p>
                                            </w:txbxContent>
                                          </wps:txbx>
                                          <wps:bodyPr anchorCtr="0" anchor="ctr" bIns="40625" lIns="71100" spcFirstLastPara="1" rIns="71100" wrap="square" tIns="40625">
                                            <a:noAutofit/>
                                          </wps:bodyPr>
                                        </wps:wsp>
                                        <wps:wsp>
                                          <wps:cNvSpPr/>
                                          <wps:cNvPr id="73" name="Shape 73"/>
                                          <wps:spPr>
                                            <a:xfrm>
                                              <a:off x="4497990" y="344405"/>
                                              <a:ext cx="985800" cy="837300"/>
                                            </a:xfrm>
                                            <a:prstGeom prst="rect">
                                              <a:avLst/>
                                            </a:prstGeom>
                                            <a:solidFill>
                                              <a:srgbClr val="D4E2CE">
                                                <a:alpha val="86666"/>
                                              </a:srgbClr>
                                            </a:solidFill>
                                            <a:ln cap="flat" cmpd="sng" w="12700">
                                              <a:solidFill>
                                                <a:srgbClr val="D4E2CE">
                                                  <a:alpha val="86666"/>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4497990" y="344405"/>
                                              <a:ext cx="985800" cy="837300"/>
                                            </a:xfrm>
                                            <a:prstGeom prst="rect">
                                              <a:avLst/>
                                            </a:prstGeom>
                                            <a:noFill/>
                                            <a:ln>
                                              <a:noFill/>
                                            </a:ln>
                                          </wps:spPr>
                                          <wps:txbx>
                                            <w:txbxContent>
                                              <w:p w:rsidR="00000000" w:rsidDel="00000000" w:rsidP="00000000" w:rsidRDefault="00000000" w:rsidRPr="00000000">
                                                <w:pPr>
                                                  <w:spacing w:after="0" w:before="0" w:line="215.00000953674316"/>
                                                  <w:ind w:left="90" w:right="0" w:firstLine="81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A 8 digit running number </w:t>
                                                </w:r>
                                              </w:p>
                                            </w:txbxContent>
                                          </wps:txbx>
                                          <wps:bodyPr anchorCtr="0" anchor="t" bIns="80000" lIns="53325" spcFirstLastPara="1" rIns="71100" wrap="square" tIns="53325">
                                            <a:noAutofit/>
                                          </wps:bodyPr>
                                        </wps:wsp>
                                        <wps:wsp>
                                          <wps:cNvSpPr/>
                                          <wps:cNvPr id="75" name="Shape 75"/>
                                          <wps:spPr>
                                            <a:xfrm>
                                              <a:off x="3358949" y="56405"/>
                                              <a:ext cx="985800" cy="2880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Date Stamp</w:t>
                                                </w:r>
                                              </w:p>
                                            </w:txbxContent>
                                          </wps:txbx>
                                          <wps:bodyPr anchorCtr="0" anchor="ctr" bIns="40625" lIns="71100" spcFirstLastPara="1" rIns="71100" wrap="square" tIns="40625">
                                            <a:noAutofit/>
                                          </wps:bodyPr>
                                        </wps:wsp>
                                      </wpg:grpSp>
                                    </wpg:grpSp>
                                  </wpg:grpSp>
                                </wpg:grpSp>
                              </wpg:grpSp>
                            </wpg:grpSp>
                          </wpg:grpSp>
                        </wpg:grpSp>
                      </wpg:grpSp>
                    </wpg:wgp>
                  </a:graphicData>
                </a:graphic>
              </wp:inline>
            </w:drawing>
          </mc:Choice>
          <mc:Fallback>
            <w:drawing>
              <wp:inline distB="0" distT="0" distL="0" distR="0">
                <wp:extent cx="5486400" cy="1262442"/>
                <wp:effectExtent b="0" l="0" r="0" t="0"/>
                <wp:docPr id="166525080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486400" cy="12624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2">
      <w:pPr>
        <w:jc w:val="both"/>
        <w:rPr>
          <w:color w:val="a6a6a6"/>
          <w:sz w:val="20"/>
          <w:szCs w:val="20"/>
        </w:rPr>
      </w:pPr>
      <w:bookmarkStart w:colFirst="0" w:colLast="0" w:name="_heading=h.m80juy8xw97f" w:id="54"/>
      <w:bookmarkEnd w:id="54"/>
      <w:r w:rsidDel="00000000" w:rsidR="00000000" w:rsidRPr="00000000">
        <w:rPr>
          <w:rtl w:val="0"/>
        </w:rPr>
        <w:tab/>
      </w: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40" w:lineRule="auto"/>
        <w:rPr>
          <w:color w:val="a6a6a6"/>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t xml:space="preserve">CGPAN signifies a unique identification to the credit guarantee in the SURGE system. Subsequently it is used to integrate with the Accounting Subsystem and for payment reconciliations. </w:t>
      </w:r>
    </w:p>
    <w:p w:rsidR="00000000" w:rsidDel="00000000" w:rsidP="00000000" w:rsidRDefault="00000000" w:rsidRPr="00000000" w14:paraId="00000205">
      <w:pPr>
        <w:tabs>
          <w:tab w:val="left" w:leader="none" w:pos="7267"/>
        </w:tabs>
        <w:jc w:val="both"/>
        <w:rPr/>
      </w:pPr>
      <w:r w:rsidDel="00000000" w:rsidR="00000000" w:rsidRPr="00000000">
        <w:rPr>
          <w:rtl w:val="0"/>
        </w:rPr>
        <w:t xml:space="preserve">Post CGPAN allotment, SURGE updates the status of the loan guarantee record: </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09">
      <w:pPr>
        <w:pStyle w:val="Heading3"/>
        <w:rPr>
          <w:b w:val="1"/>
          <w:bCs w:val="1"/>
          <w:color w:val="000000"/>
          <w:sz w:val="24"/>
          <w:szCs w:val="24"/>
        </w:rPr>
      </w:pPr>
      <w:bookmarkStart w:colFirst="0" w:colLast="0" w:name="_heading=h.tdfaxyc9oh7" w:id="55"/>
      <w:bookmarkEnd w:id="55"/>
      <w:r w:rsidDel="00000000" w:rsidR="00000000" w:rsidRPr="00000000">
        <w:rPr>
          <w:b w:val="1"/>
          <w:bCs w:val="1"/>
          <w:color w:val="000000"/>
          <w:sz w:val="24"/>
          <w:szCs w:val="24"/>
          <w:rtl w:val="0"/>
        </w:rPr>
        <w:t xml:space="preserve">STATUS CODE OF THE FRESH SANCTION/DISBURSEMENT  </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i.e. Guarantee in force/Provisional Guarantee /Disbursement in force / Provisional disbursement</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tbl>
      <w:tblPr>
        <w:tblStyle w:val="Table7"/>
        <w:tblW w:w="9900.0" w:type="dxa"/>
        <w:jc w:val="left"/>
        <w:tblInd w:w="-15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2790"/>
        <w:gridCol w:w="3015"/>
        <w:tblGridChange w:id="0">
          <w:tblGrid>
            <w:gridCol w:w="4095"/>
            <w:gridCol w:w="2790"/>
            <w:gridCol w:w="301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20E">
            <w:pPr>
              <w:widowControl w:val="0"/>
              <w:spacing w:after="0" w:line="276" w:lineRule="auto"/>
              <w:jc w:val="center"/>
              <w:rPr>
                <w:b w:val="1"/>
                <w:bCs w:val="1"/>
                <w:sz w:val="24"/>
                <w:szCs w:val="24"/>
              </w:rPr>
            </w:pPr>
            <w:r w:rsidDel="00000000" w:rsidR="00000000" w:rsidRPr="00000000">
              <w:rPr>
                <w:b w:val="1"/>
                <w:bCs w:val="1"/>
                <w:sz w:val="24"/>
                <w:szCs w:val="24"/>
                <w:rtl w:val="0"/>
              </w:rPr>
              <w:t xml:space="preserve">UI Status</w:t>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20F">
            <w:pPr>
              <w:widowControl w:val="0"/>
              <w:spacing w:after="0" w:line="276" w:lineRule="auto"/>
              <w:jc w:val="center"/>
              <w:rPr>
                <w:rFonts w:ascii="Arial" w:cs="Arial" w:eastAsia="Arial" w:hAnsi="Arial"/>
                <w:sz w:val="20"/>
                <w:szCs w:val="20"/>
              </w:rPr>
            </w:pPr>
            <w:r w:rsidDel="00000000" w:rsidR="00000000" w:rsidRPr="00000000">
              <w:rPr>
                <w:b w:val="1"/>
                <w:bCs w:val="1"/>
                <w:sz w:val="24"/>
                <w:szCs w:val="24"/>
                <w:rtl w:val="0"/>
              </w:rPr>
              <w:t xml:space="preserve">Status Code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sz w:val="18"/>
                <w:szCs w:val="18"/>
              </w:rPr>
            </w:pPr>
            <w:r w:rsidDel="00000000" w:rsidR="00000000" w:rsidRPr="00000000">
              <w:rPr>
                <w:color w:val="1d1c1d"/>
                <w:rtl w:val="0"/>
              </w:rPr>
              <w:t xml:space="preserve">CG File Upload Draft Mode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1">
            <w:pPr>
              <w:widowControl w:val="0"/>
              <w:spacing w:after="0" w:line="276" w:lineRule="auto"/>
              <w:jc w:val="center"/>
              <w:rPr/>
            </w:pPr>
            <w:r w:rsidDel="00000000" w:rsidR="00000000" w:rsidRPr="00000000">
              <w:rPr>
                <w:rtl w:val="0"/>
              </w:rPr>
              <w:t xml:space="preserve">Draft</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jc w:val="center"/>
              <w:rPr>
                <w:rFonts w:ascii="Arial" w:cs="Arial" w:eastAsia="Arial" w:hAnsi="Arial"/>
                <w:sz w:val="18"/>
                <w:szCs w:val="18"/>
              </w:rPr>
            </w:pPr>
            <w:r w:rsidDel="00000000" w:rsidR="00000000" w:rsidRPr="00000000">
              <w:rPr>
                <w:rtl w:val="0"/>
              </w:rPr>
              <w:t xml:space="preserve">30007</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18"/>
                <w:szCs w:val="18"/>
              </w:rPr>
            </w:pPr>
            <w:r w:rsidDel="00000000" w:rsidR="00000000" w:rsidRPr="00000000">
              <w:rPr>
                <w:color w:val="1d1c1d"/>
                <w:rtl w:val="0"/>
              </w:rPr>
              <w:t xml:space="preserve">CG File Validated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jc w:val="center"/>
              <w:rPr/>
            </w:pPr>
            <w:r w:rsidDel="00000000" w:rsidR="00000000" w:rsidRPr="00000000">
              <w:rPr>
                <w:rtl w:val="0"/>
              </w:rPr>
              <w:t xml:space="preserve">Validated</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5">
            <w:pPr>
              <w:widowControl w:val="0"/>
              <w:spacing w:after="0" w:line="276" w:lineRule="auto"/>
              <w:jc w:val="center"/>
              <w:rPr>
                <w:rFonts w:ascii="Arial" w:cs="Arial" w:eastAsia="Arial" w:hAnsi="Arial"/>
                <w:sz w:val="18"/>
                <w:szCs w:val="18"/>
              </w:rPr>
            </w:pPr>
            <w:r w:rsidDel="00000000" w:rsidR="00000000" w:rsidRPr="00000000">
              <w:rPr>
                <w:rtl w:val="0"/>
              </w:rPr>
              <w:t xml:space="preserve">30015</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18"/>
                <w:szCs w:val="18"/>
              </w:rPr>
            </w:pPr>
            <w:r w:rsidDel="00000000" w:rsidR="00000000" w:rsidRPr="00000000">
              <w:rPr>
                <w:color w:val="1d1c1d"/>
                <w:rtl w:val="0"/>
              </w:rPr>
              <w:t xml:space="preserve">CG File Requested by maker for approval ( Approver Awaited)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7">
            <w:pPr>
              <w:widowControl w:val="0"/>
              <w:spacing w:after="0" w:line="276" w:lineRule="auto"/>
              <w:jc w:val="center"/>
              <w:rPr/>
            </w:pPr>
            <w:r w:rsidDel="00000000" w:rsidR="00000000" w:rsidRPr="00000000">
              <w:rPr>
                <w:rtl w:val="0"/>
              </w:rPr>
              <w:t xml:space="preserve">Approver Awaited</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8">
            <w:pPr>
              <w:widowControl w:val="0"/>
              <w:spacing w:after="0" w:line="276" w:lineRule="auto"/>
              <w:jc w:val="center"/>
              <w:rPr>
                <w:rFonts w:ascii="Arial" w:cs="Arial" w:eastAsia="Arial" w:hAnsi="Arial"/>
                <w:sz w:val="18"/>
                <w:szCs w:val="18"/>
              </w:rPr>
            </w:pPr>
            <w:r w:rsidDel="00000000" w:rsidR="00000000" w:rsidRPr="00000000">
              <w:rPr>
                <w:rtl w:val="0"/>
              </w:rPr>
              <w:t xml:space="preserve">30016</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18"/>
                <w:szCs w:val="18"/>
              </w:rPr>
            </w:pPr>
            <w:r w:rsidDel="00000000" w:rsidR="00000000" w:rsidRPr="00000000">
              <w:rPr>
                <w:color w:val="1d1c1d"/>
                <w:rtl w:val="0"/>
              </w:rPr>
              <w:t xml:space="preserve">IF CG File Approved then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jc w:val="center"/>
              <w:rPr/>
            </w:pPr>
            <w:r w:rsidDel="00000000" w:rsidR="00000000" w:rsidRPr="00000000">
              <w:rPr>
                <w:rtl w:val="0"/>
              </w:rPr>
              <w:t xml:space="preserve">Approved </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B">
            <w:pPr>
              <w:widowControl w:val="0"/>
              <w:spacing w:after="0" w:line="276" w:lineRule="auto"/>
              <w:jc w:val="center"/>
              <w:rPr>
                <w:rFonts w:ascii="Arial" w:cs="Arial" w:eastAsia="Arial" w:hAnsi="Arial"/>
                <w:sz w:val="18"/>
                <w:szCs w:val="18"/>
              </w:rPr>
            </w:pPr>
            <w:r w:rsidDel="00000000" w:rsidR="00000000" w:rsidRPr="00000000">
              <w:rPr>
                <w:rtl w:val="0"/>
              </w:rPr>
              <w:t xml:space="preserve">30004</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rPr>
                <w:color w:val="1d1c1d"/>
              </w:rPr>
            </w:pPr>
            <w:r w:rsidDel="00000000" w:rsidR="00000000" w:rsidRPr="00000000">
              <w:rPr>
                <w:color w:val="1d1c1d"/>
                <w:rtl w:val="0"/>
              </w:rPr>
              <w:t xml:space="preserve">CG File Guarantee Inforce (Post Approved)</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D">
            <w:pPr>
              <w:widowControl w:val="0"/>
              <w:spacing w:after="0" w:line="276" w:lineRule="auto"/>
              <w:jc w:val="center"/>
              <w:rPr/>
            </w:pPr>
            <w:r w:rsidDel="00000000" w:rsidR="00000000" w:rsidRPr="00000000">
              <w:rPr>
                <w:rtl w:val="0"/>
              </w:rPr>
              <w:t xml:space="preserve">Guarantee In Provisional</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jc w:val="center"/>
              <w:rPr/>
            </w:pPr>
            <w:r w:rsidDel="00000000" w:rsidR="00000000" w:rsidRPr="00000000">
              <w:rPr>
                <w:rtl w:val="0"/>
              </w:rPr>
              <w:t xml:space="preserve">30036</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rPr>
                <w:rFonts w:ascii="Arial" w:cs="Arial" w:eastAsia="Arial" w:hAnsi="Arial"/>
                <w:sz w:val="18"/>
                <w:szCs w:val="18"/>
              </w:rPr>
            </w:pPr>
            <w:r w:rsidDel="00000000" w:rsidR="00000000" w:rsidRPr="00000000">
              <w:rPr>
                <w:color w:val="1d1c1d"/>
                <w:rtl w:val="0"/>
              </w:rPr>
              <w:t xml:space="preserve">If CG file rejected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0">
            <w:pPr>
              <w:widowControl w:val="0"/>
              <w:spacing w:after="0" w:line="276" w:lineRule="auto"/>
              <w:jc w:val="center"/>
              <w:rPr/>
            </w:pPr>
            <w:r w:rsidDel="00000000" w:rsidR="00000000" w:rsidRPr="00000000">
              <w:rPr>
                <w:rtl w:val="0"/>
              </w:rPr>
              <w:t xml:space="preserve">Rejected</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1">
            <w:pPr>
              <w:widowControl w:val="0"/>
              <w:spacing w:after="0" w:line="276" w:lineRule="auto"/>
              <w:jc w:val="center"/>
              <w:rPr>
                <w:rFonts w:ascii="Arial" w:cs="Arial" w:eastAsia="Arial" w:hAnsi="Arial"/>
                <w:sz w:val="18"/>
                <w:szCs w:val="18"/>
              </w:rPr>
            </w:pPr>
            <w:r w:rsidDel="00000000" w:rsidR="00000000" w:rsidRPr="00000000">
              <w:rPr>
                <w:rtl w:val="0"/>
              </w:rPr>
              <w:t xml:space="preserve">30006</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18"/>
                <w:szCs w:val="18"/>
              </w:rPr>
            </w:pPr>
            <w:r w:rsidDel="00000000" w:rsidR="00000000" w:rsidRPr="00000000">
              <w:rPr>
                <w:color w:val="1d1c1d"/>
                <w:rtl w:val="0"/>
              </w:rPr>
              <w:t xml:space="preserve">If MSME  Guarantee issue provisional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3">
            <w:pPr>
              <w:widowControl w:val="0"/>
              <w:spacing w:after="0" w:line="276" w:lineRule="auto"/>
              <w:jc w:val="center"/>
              <w:rPr/>
            </w:pPr>
            <w:r w:rsidDel="00000000" w:rsidR="00000000" w:rsidRPr="00000000">
              <w:rPr>
                <w:rtl w:val="0"/>
              </w:rPr>
              <w:t xml:space="preserve">Guarantee In Provisional</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4">
            <w:pPr>
              <w:widowControl w:val="0"/>
              <w:spacing w:after="0" w:line="276" w:lineRule="auto"/>
              <w:jc w:val="center"/>
              <w:rPr>
                <w:rFonts w:ascii="Arial" w:cs="Arial" w:eastAsia="Arial" w:hAnsi="Arial"/>
                <w:sz w:val="18"/>
                <w:szCs w:val="18"/>
              </w:rPr>
            </w:pPr>
            <w:r w:rsidDel="00000000" w:rsidR="00000000" w:rsidRPr="00000000">
              <w:rPr>
                <w:rtl w:val="0"/>
              </w:rPr>
              <w:t xml:space="preserve">30036</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18"/>
                <w:szCs w:val="18"/>
              </w:rPr>
            </w:pPr>
            <w:r w:rsidDel="00000000" w:rsidR="00000000" w:rsidRPr="00000000">
              <w:rPr>
                <w:color w:val="1d1c1d"/>
                <w:rtl w:val="0"/>
              </w:rPr>
              <w:t xml:space="preserve">When Tax invoice generated ) Guarantee inforce then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6">
            <w:pPr>
              <w:widowControl w:val="0"/>
              <w:spacing w:after="0" w:line="276" w:lineRule="auto"/>
              <w:rPr/>
            </w:pPr>
            <w:r w:rsidDel="00000000" w:rsidR="00000000" w:rsidRPr="00000000">
              <w:rPr>
                <w:color w:val="1d1c1d"/>
                <w:rtl w:val="0"/>
              </w:rPr>
              <w:t xml:space="preserve">    Guarantee inforce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7">
            <w:pPr>
              <w:widowControl w:val="0"/>
              <w:spacing w:after="0" w:line="276" w:lineRule="auto"/>
              <w:jc w:val="center"/>
              <w:rPr>
                <w:rFonts w:ascii="Arial" w:cs="Arial" w:eastAsia="Arial" w:hAnsi="Arial"/>
                <w:sz w:val="18"/>
                <w:szCs w:val="18"/>
              </w:rPr>
            </w:pPr>
            <w:r w:rsidDel="00000000" w:rsidR="00000000" w:rsidRPr="00000000">
              <w:rPr>
                <w:rtl w:val="0"/>
              </w:rPr>
              <w:t xml:space="preserve">30010</w:t>
            </w:r>
            <w:r w:rsidDel="00000000" w:rsidR="00000000" w:rsidRPr="00000000">
              <w:rPr>
                <w:rtl w:val="0"/>
              </w:rPr>
            </w:r>
          </w:p>
        </w:tc>
      </w:tr>
      <w:tr>
        <w:trPr>
          <w:cantSplit w:val="0"/>
          <w:trHeight w:val="77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color w:val="1d1c1d"/>
              </w:rPr>
            </w:pPr>
            <w:r w:rsidDel="00000000" w:rsidR="00000000" w:rsidRPr="00000000">
              <w:rPr>
                <w:color w:val="1d1c1d"/>
                <w:rtl w:val="0"/>
              </w:rPr>
              <w:t xml:space="preserve">Disbursement File Uploads</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9">
            <w:pPr>
              <w:widowControl w:val="0"/>
              <w:spacing w:after="0" w:line="276" w:lineRule="auto"/>
              <w:jc w:val="center"/>
              <w:rPr/>
            </w:pPr>
            <w:r w:rsidDel="00000000" w:rsidR="00000000" w:rsidRPr="00000000">
              <w:rPr>
                <w:rtl w:val="0"/>
              </w:rPr>
              <w:t xml:space="preserve">Draft</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A">
            <w:pPr>
              <w:widowControl w:val="0"/>
              <w:spacing w:after="0" w:line="276" w:lineRule="auto"/>
              <w:jc w:val="center"/>
              <w:rPr/>
            </w:pPr>
            <w:r w:rsidDel="00000000" w:rsidR="00000000" w:rsidRPr="00000000">
              <w:rPr>
                <w:rtl w:val="0"/>
              </w:rPr>
              <w:t xml:space="preserve">30007</w:t>
            </w:r>
          </w:p>
        </w:tc>
      </w:tr>
      <w:tr>
        <w:trPr>
          <w:cantSplit w:val="0"/>
          <w:trHeight w:val="77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color w:val="1d1c1d"/>
              </w:rPr>
            </w:pPr>
            <w:r w:rsidDel="00000000" w:rsidR="00000000" w:rsidRPr="00000000">
              <w:rPr>
                <w:color w:val="1d1c1d"/>
                <w:rtl w:val="0"/>
              </w:rPr>
              <w:t xml:space="preserve">Disbursement file sends for validation</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C">
            <w:pPr>
              <w:widowControl w:val="0"/>
              <w:spacing w:after="0" w:line="276" w:lineRule="auto"/>
              <w:jc w:val="center"/>
              <w:rPr/>
            </w:pPr>
            <w:r w:rsidDel="00000000" w:rsidR="00000000" w:rsidRPr="00000000">
              <w:rPr>
                <w:rtl w:val="0"/>
              </w:rPr>
              <w:t xml:space="preserve">Validated</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D">
            <w:pPr>
              <w:widowControl w:val="0"/>
              <w:spacing w:after="0" w:line="276" w:lineRule="auto"/>
              <w:jc w:val="center"/>
              <w:rPr/>
            </w:pPr>
            <w:r w:rsidDel="00000000" w:rsidR="00000000" w:rsidRPr="00000000">
              <w:rPr>
                <w:rtl w:val="0"/>
              </w:rPr>
              <w:t xml:space="preserve">30015</w:t>
            </w:r>
          </w:p>
        </w:tc>
      </w:tr>
      <w:tr>
        <w:trPr>
          <w:cantSplit w:val="0"/>
          <w:trHeight w:val="77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color w:val="1d1c1d"/>
              </w:rPr>
            </w:pPr>
            <w:r w:rsidDel="00000000" w:rsidR="00000000" w:rsidRPr="00000000">
              <w:rPr>
                <w:color w:val="1d1c1d"/>
                <w:rtl w:val="0"/>
              </w:rPr>
              <w:t xml:space="preserve">Disbursement  Requested by maker for approval ( Approver Awaited)</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2F">
            <w:pPr>
              <w:widowControl w:val="0"/>
              <w:spacing w:after="0" w:line="276" w:lineRule="auto"/>
              <w:jc w:val="center"/>
              <w:rPr/>
            </w:pPr>
            <w:r w:rsidDel="00000000" w:rsidR="00000000" w:rsidRPr="00000000">
              <w:rPr>
                <w:rtl w:val="0"/>
              </w:rPr>
              <w:t xml:space="preserve">Approver Awaited</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30">
            <w:pPr>
              <w:widowControl w:val="0"/>
              <w:spacing w:after="0" w:line="276" w:lineRule="auto"/>
              <w:jc w:val="center"/>
              <w:rPr/>
            </w:pPr>
            <w:r w:rsidDel="00000000" w:rsidR="00000000" w:rsidRPr="00000000">
              <w:rPr>
                <w:rtl w:val="0"/>
              </w:rPr>
              <w:t xml:space="preserve">30016</w:t>
            </w:r>
          </w:p>
        </w:tc>
      </w:tr>
      <w:tr>
        <w:trPr>
          <w:cantSplit w:val="0"/>
          <w:trHeight w:val="77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18"/>
                <w:szCs w:val="18"/>
              </w:rPr>
            </w:pPr>
            <w:r w:rsidDel="00000000" w:rsidR="00000000" w:rsidRPr="00000000">
              <w:rPr>
                <w:color w:val="1d1c1d"/>
                <w:rtl w:val="0"/>
              </w:rPr>
              <w:t xml:space="preserve">IF Disbursement File Approved then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32">
            <w:pPr>
              <w:widowControl w:val="0"/>
              <w:spacing w:after="0" w:line="276" w:lineRule="auto"/>
              <w:jc w:val="center"/>
              <w:rPr/>
            </w:pPr>
            <w:r w:rsidDel="00000000" w:rsidR="00000000" w:rsidRPr="00000000">
              <w:rPr>
                <w:rtl w:val="0"/>
              </w:rPr>
              <w:t xml:space="preserve">Guarantee In Provisional</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33">
            <w:pPr>
              <w:widowControl w:val="0"/>
              <w:spacing w:after="0" w:line="276" w:lineRule="auto"/>
              <w:jc w:val="center"/>
              <w:rPr>
                <w:rFonts w:ascii="Arial" w:cs="Arial" w:eastAsia="Arial" w:hAnsi="Arial"/>
                <w:sz w:val="18"/>
                <w:szCs w:val="18"/>
              </w:rPr>
            </w:pPr>
            <w:r w:rsidDel="00000000" w:rsidR="00000000" w:rsidRPr="00000000">
              <w:rPr>
                <w:rtl w:val="0"/>
              </w:rPr>
              <w:t xml:space="preserve">30004</w:t>
            </w:r>
            <w:r w:rsidDel="00000000" w:rsidR="00000000" w:rsidRPr="00000000">
              <w:rPr>
                <w:rtl w:val="0"/>
              </w:rPr>
            </w:r>
          </w:p>
        </w:tc>
      </w:tr>
      <w:tr>
        <w:trPr>
          <w:cantSplit w:val="0"/>
          <w:trHeight w:val="77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18"/>
                <w:szCs w:val="18"/>
              </w:rPr>
            </w:pPr>
            <w:r w:rsidDel="00000000" w:rsidR="00000000" w:rsidRPr="00000000">
              <w:rPr>
                <w:color w:val="1d1c1d"/>
                <w:rtl w:val="0"/>
              </w:rPr>
              <w:t xml:space="preserve">If Disbursement file rejected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35">
            <w:pPr>
              <w:widowControl w:val="0"/>
              <w:spacing w:after="0" w:line="276" w:lineRule="auto"/>
              <w:jc w:val="center"/>
              <w:rPr/>
            </w:pPr>
            <w:r w:rsidDel="00000000" w:rsidR="00000000" w:rsidRPr="00000000">
              <w:rPr>
                <w:rtl w:val="0"/>
              </w:rPr>
              <w:t xml:space="preserve">Rejected</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36">
            <w:pPr>
              <w:widowControl w:val="0"/>
              <w:spacing w:after="0" w:line="276" w:lineRule="auto"/>
              <w:jc w:val="center"/>
              <w:rPr>
                <w:rFonts w:ascii="Arial" w:cs="Arial" w:eastAsia="Arial" w:hAnsi="Arial"/>
                <w:sz w:val="18"/>
                <w:szCs w:val="18"/>
              </w:rPr>
            </w:pPr>
            <w:r w:rsidDel="00000000" w:rsidR="00000000" w:rsidRPr="00000000">
              <w:rPr>
                <w:rtl w:val="0"/>
              </w:rPr>
              <w:t xml:space="preserve">30006</w:t>
            </w:r>
            <w:r w:rsidDel="00000000" w:rsidR="00000000" w:rsidRPr="00000000">
              <w:rPr>
                <w:rtl w:val="0"/>
              </w:rPr>
            </w:r>
          </w:p>
        </w:tc>
      </w:tr>
      <w:tr>
        <w:trPr>
          <w:cantSplit w:val="0"/>
          <w:trHeight w:val="77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color w:val="1d1c1d"/>
              </w:rPr>
            </w:pPr>
            <w:r w:rsidDel="00000000" w:rsidR="00000000" w:rsidRPr="00000000">
              <w:rPr>
                <w:color w:val="1d1c1d"/>
                <w:rtl w:val="0"/>
              </w:rPr>
              <w:t xml:space="preserve">Disbursement Provisional if cg fee is calculated </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38">
            <w:pPr>
              <w:widowControl w:val="0"/>
              <w:spacing w:after="0" w:line="276" w:lineRule="auto"/>
              <w:jc w:val="center"/>
              <w:rPr/>
            </w:pPr>
            <w:r w:rsidDel="00000000" w:rsidR="00000000" w:rsidRPr="00000000">
              <w:rPr>
                <w:rtl w:val="0"/>
              </w:rPr>
              <w:t xml:space="preserve">Disbursement Provisional</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39">
            <w:pPr>
              <w:widowControl w:val="0"/>
              <w:spacing w:after="0" w:line="276" w:lineRule="auto"/>
              <w:jc w:val="center"/>
              <w:rPr/>
            </w:pPr>
            <w:r w:rsidDel="00000000" w:rsidR="00000000" w:rsidRPr="00000000">
              <w:rPr>
                <w:rtl w:val="0"/>
              </w:rPr>
              <w:t xml:space="preserve">140012</w:t>
            </w:r>
          </w:p>
        </w:tc>
      </w:tr>
      <w:tr>
        <w:trPr>
          <w:cantSplit w:val="0"/>
          <w:trHeight w:val="77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color w:val="1d1c1d"/>
              </w:rPr>
            </w:pPr>
            <w:r w:rsidDel="00000000" w:rsidR="00000000" w:rsidRPr="00000000">
              <w:rPr>
                <w:color w:val="1d1c1d"/>
                <w:rtl w:val="0"/>
              </w:rPr>
              <w:t xml:space="preserve">Disbursement inforce </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3B">
            <w:pPr>
              <w:widowControl w:val="0"/>
              <w:spacing w:after="0" w:line="276" w:lineRule="auto"/>
              <w:jc w:val="center"/>
              <w:rPr/>
            </w:pPr>
            <w:r w:rsidDel="00000000" w:rsidR="00000000" w:rsidRPr="00000000">
              <w:rPr>
                <w:rtl w:val="0"/>
              </w:rPr>
              <w:t xml:space="preserve">Disbursement inforce</w:t>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23C">
            <w:pPr>
              <w:widowControl w:val="0"/>
              <w:spacing w:after="0" w:line="276" w:lineRule="auto"/>
              <w:jc w:val="center"/>
              <w:rPr/>
            </w:pPr>
            <w:r w:rsidDel="00000000" w:rsidR="00000000" w:rsidRPr="00000000">
              <w:rPr>
                <w:rtl w:val="0"/>
              </w:rPr>
              <w:t xml:space="preserve">140013</w:t>
            </w:r>
          </w:p>
        </w:tc>
      </w:tr>
    </w:tbl>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pStyle w:val="Heading1"/>
        <w:keepLines w:val="0"/>
        <w:pBdr>
          <w:bottom w:color="000000" w:space="1" w:sz="4" w:val="single"/>
        </w:pBdr>
        <w:tabs>
          <w:tab w:val="left" w:leader="none" w:pos="0"/>
          <w:tab w:val="left" w:leader="none" w:pos="720"/>
        </w:tabs>
        <w:spacing w:after="60" w:before="60" w:line="276" w:lineRule="auto"/>
        <w:rPr/>
      </w:pPr>
      <w:bookmarkStart w:colFirst="0" w:colLast="0" w:name="_heading=h.dck39yc7swl4" w:id="56"/>
      <w:bookmarkEnd w:id="56"/>
      <w:r w:rsidDel="00000000" w:rsidR="00000000" w:rsidRPr="00000000">
        <w:rPr>
          <w:b w:val="1"/>
          <w:bCs w:val="1"/>
          <w:color w:val="7f7f7f"/>
          <w:sz w:val="26"/>
          <w:szCs w:val="26"/>
          <w:rtl w:val="0"/>
        </w:rPr>
        <w:t xml:space="preserve">1.15 Continuity - Continuing Credit Guarantee</w:t>
        <w:tab/>
      </w:r>
      <w:r w:rsidDel="00000000" w:rsidR="00000000" w:rsidRPr="00000000">
        <w:rPr>
          <w:rtl w:val="0"/>
        </w:rPr>
      </w:r>
    </w:p>
    <w:p w:rsidR="00000000" w:rsidDel="00000000" w:rsidP="00000000" w:rsidRDefault="00000000" w:rsidRPr="00000000" w14:paraId="00000240">
      <w:pPr>
        <w:tabs>
          <w:tab w:val="left" w:leader="none" w:pos="0"/>
          <w:tab w:val="left" w:leader="none" w:pos="720"/>
        </w:tabs>
        <w:rPr/>
      </w:pP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t xml:space="preserve">System initiates processing of input file for ‘Continuing’ Guarantees on upload and approval of loan data file from MLI’s (along with acceptance to the terms &amp; conditions of Management certificate) for a given batch execution.</w:t>
      </w:r>
    </w:p>
    <w:p w:rsidR="00000000" w:rsidDel="00000000" w:rsidP="00000000" w:rsidRDefault="00000000" w:rsidRPr="00000000" w14:paraId="00000242">
      <w:pPr>
        <w:spacing w:before="240" w:line="278.00000000000006" w:lineRule="auto"/>
        <w:jc w:val="both"/>
        <w:rPr/>
      </w:pPr>
      <w:r w:rsidDel="00000000" w:rsidR="00000000" w:rsidRPr="00000000">
        <w:rPr>
          <w:b w:val="1"/>
          <w:bCs w:val="1"/>
          <w:u w:val="single"/>
          <w:rtl w:val="0"/>
        </w:rPr>
        <w:t xml:space="preserve">Note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43">
      <w:pPr>
        <w:numPr>
          <w:ilvl w:val="0"/>
          <w:numId w:val="15"/>
        </w:numPr>
        <w:spacing w:after="0" w:before="240" w:line="278.00000000000006" w:lineRule="auto"/>
        <w:ind w:left="720" w:hanging="360"/>
        <w:jc w:val="both"/>
        <w:rPr>
          <w:u w:val="none"/>
        </w:rPr>
      </w:pPr>
      <w:r w:rsidDel="00000000" w:rsidR="00000000" w:rsidRPr="00000000">
        <w:rPr>
          <w:rtl w:val="0"/>
        </w:rPr>
        <w:t xml:space="preserve">Member Lending Institutions must update CG Continuity File against guaranteed loans latest by the 30</w:t>
      </w:r>
      <w:r w:rsidDel="00000000" w:rsidR="00000000" w:rsidRPr="00000000">
        <w:rPr>
          <w:vertAlign w:val="superscript"/>
          <w:rtl w:val="0"/>
        </w:rPr>
        <w:t xml:space="preserve">th</w:t>
      </w:r>
      <w:r w:rsidDel="00000000" w:rsidR="00000000" w:rsidRPr="00000000">
        <w:rPr>
          <w:rtl w:val="0"/>
        </w:rPr>
        <w:t xml:space="preserve"> of April of that year-based loan amount outstanding on March 31 of the previous year. -</w:t>
      </w:r>
      <w:r w:rsidDel="00000000" w:rsidR="00000000" w:rsidRPr="00000000">
        <w:rPr>
          <w:b w:val="1"/>
          <w:bCs w:val="1"/>
          <w:rtl w:val="0"/>
        </w:rPr>
        <w:t xml:space="preserve"> collection integration</w:t>
      </w:r>
      <w:r w:rsidDel="00000000" w:rsidR="00000000" w:rsidRPr="00000000">
        <w:rPr>
          <w:rtl w:val="0"/>
        </w:rPr>
      </w:r>
    </w:p>
    <w:p w:rsidR="00000000" w:rsidDel="00000000" w:rsidP="00000000" w:rsidRDefault="00000000" w:rsidRPr="00000000" w14:paraId="00000244">
      <w:pPr>
        <w:numPr>
          <w:ilvl w:val="0"/>
          <w:numId w:val="15"/>
        </w:numPr>
        <w:spacing w:before="0" w:line="278.00000000000006" w:lineRule="auto"/>
        <w:ind w:left="720" w:hanging="360"/>
        <w:jc w:val="both"/>
        <w:rPr>
          <w:u w:val="none"/>
        </w:rPr>
      </w:pPr>
      <w:r w:rsidDel="00000000" w:rsidR="00000000" w:rsidRPr="00000000">
        <w:rPr>
          <w:rtl w:val="0"/>
        </w:rPr>
        <w:t xml:space="preserve">Marking of account as close, Standard or NPA as follows (for NPA accounts reporting should be done within 180 days):</w:t>
      </w: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t xml:space="preserve">Steps involved in the batch execution for continuing the credit guarantees entails following steps: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279400</wp:posOffset>
                </wp:positionV>
                <wp:extent cx="6379845" cy="2013585"/>
                <wp:effectExtent b="0" l="0" r="0" t="0"/>
                <wp:wrapSquare wrapText="bothSides" distB="0" distT="0" distL="114300" distR="114300"/>
                <wp:docPr id="1665250809" name=""/>
                <a:graphic>
                  <a:graphicData uri="http://schemas.microsoft.com/office/word/2010/wordprocessingGroup">
                    <wpg:wgp>
                      <wpg:cNvGrpSpPr/>
                      <wpg:grpSpPr>
                        <a:xfrm>
                          <a:off x="2156075" y="2773200"/>
                          <a:ext cx="6379845" cy="2013585"/>
                          <a:chOff x="2156075" y="2773200"/>
                          <a:chExt cx="6379850" cy="2013600"/>
                        </a:xfrm>
                      </wpg:grpSpPr>
                      <wpg:grpSp>
                        <wpg:cNvGrpSpPr/>
                        <wpg:grpSpPr>
                          <a:xfrm>
                            <a:off x="2156078" y="2773208"/>
                            <a:ext cx="6379845" cy="2013585"/>
                            <a:chOff x="0" y="0"/>
                            <a:chExt cx="6379825" cy="2013600"/>
                          </a:xfrm>
                        </wpg:grpSpPr>
                        <wps:wsp>
                          <wps:cNvSpPr/>
                          <wps:cNvPr id="3" name="Shape 3"/>
                          <wps:spPr>
                            <a:xfrm>
                              <a:off x="0" y="0"/>
                              <a:ext cx="6379825" cy="201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379825" cy="2013585"/>
                              <a:chOff x="0" y="0"/>
                              <a:chExt cx="6379825" cy="2013585"/>
                            </a:xfrm>
                          </wpg:grpSpPr>
                          <wps:wsp>
                            <wps:cNvSpPr/>
                            <wps:cNvPr id="78" name="Shape 78"/>
                            <wps:spPr>
                              <a:xfrm>
                                <a:off x="0" y="0"/>
                                <a:ext cx="6379825" cy="201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478488" y="0"/>
                                <a:ext cx="5422868" cy="2013585"/>
                              </a:xfrm>
                              <a:prstGeom prst="rightArrow">
                                <a:avLst>
                                  <a:gd fmla="val 50000" name="adj1"/>
                                  <a:gd fmla="val 50000" name="adj2"/>
                                </a:avLst>
                              </a:prstGeom>
                              <a:solidFill>
                                <a:srgbClr val="F7D5C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1869" y="604075"/>
                                <a:ext cx="1125195" cy="805434"/>
                              </a:xfrm>
                              <a:prstGeom prst="roundRect">
                                <a:avLst>
                                  <a:gd fmla="val 16667" name="adj"/>
                                </a:avLst>
                              </a:prstGeom>
                              <a:gradFill>
                                <a:gsLst>
                                  <a:gs pos="0">
                                    <a:srgbClr val="F7BCA2"/>
                                  </a:gs>
                                  <a:gs pos="50000">
                                    <a:srgbClr val="F4B093"/>
                                  </a:gs>
                                  <a:gs pos="100000">
                                    <a:srgbClr val="F7A47F"/>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41187"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Extract The Input file Content to Staging Area</w:t>
                                  </w:r>
                                </w:p>
                              </w:txbxContent>
                            </wps:txbx>
                            <wps:bodyPr anchorCtr="0" anchor="ctr" bIns="38100" lIns="38100" spcFirstLastPara="1" rIns="38100" wrap="square" tIns="38100">
                              <a:noAutofit/>
                            </wps:bodyPr>
                          </wps:wsp>
                          <wps:wsp>
                            <wps:cNvSpPr/>
                            <wps:cNvPr id="82" name="Shape 82"/>
                            <wps:spPr>
                              <a:xfrm>
                                <a:off x="1314596" y="604075"/>
                                <a:ext cx="1125195" cy="805434"/>
                              </a:xfrm>
                              <a:prstGeom prst="roundRect">
                                <a:avLst>
                                  <a:gd fmla="val 16667" name="adj"/>
                                </a:avLst>
                              </a:prstGeom>
                              <a:gradFill>
                                <a:gsLst>
                                  <a:gs pos="0">
                                    <a:srgbClr val="EABAAB"/>
                                  </a:gs>
                                  <a:gs pos="50000">
                                    <a:srgbClr val="E5AE9D"/>
                                  </a:gs>
                                  <a:gs pos="100000">
                                    <a:srgbClr val="E5A18B"/>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1353914"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Checks for Eligibility Criteria’s</w:t>
                                  </w:r>
                                </w:p>
                              </w:txbxContent>
                            </wps:txbx>
                            <wps:bodyPr anchorCtr="0" anchor="ctr" bIns="38100" lIns="38100" spcFirstLastPara="1" rIns="38100" wrap="square" tIns="38100">
                              <a:noAutofit/>
                            </wps:bodyPr>
                          </wps:wsp>
                          <wps:wsp>
                            <wps:cNvSpPr/>
                            <wps:cNvPr id="84" name="Shape 84"/>
                            <wps:spPr>
                              <a:xfrm>
                                <a:off x="2627324" y="604075"/>
                                <a:ext cx="1125195" cy="805434"/>
                              </a:xfrm>
                              <a:prstGeom prst="roundRect">
                                <a:avLst>
                                  <a:gd fmla="val 16667" name="adj"/>
                                </a:avLst>
                              </a:prstGeom>
                              <a:gradFill>
                                <a:gsLst>
                                  <a:gs pos="0">
                                    <a:srgbClr val="DFBEB7"/>
                                  </a:gs>
                                  <a:gs pos="50000">
                                    <a:srgbClr val="D9B1A9"/>
                                  </a:gs>
                                  <a:gs pos="100000">
                                    <a:srgbClr val="D6A59B"/>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2666642"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Calculate CG Charges &amp; Cover (Generate CGDAN &amp; BATCHDAN)</w:t>
                                  </w:r>
                                </w:p>
                              </w:txbxContent>
                            </wps:txbx>
                            <wps:bodyPr anchorCtr="0" anchor="ctr" bIns="38100" lIns="38100" spcFirstLastPara="1" rIns="38100" wrap="square" tIns="38100">
                              <a:noAutofit/>
                            </wps:bodyPr>
                          </wps:wsp>
                          <wps:wsp>
                            <wps:cNvSpPr/>
                            <wps:cNvPr id="86" name="Shape 86"/>
                            <wps:spPr>
                              <a:xfrm>
                                <a:off x="3940052" y="604075"/>
                                <a:ext cx="1125195" cy="805434"/>
                              </a:xfrm>
                              <a:prstGeom prst="roundRect">
                                <a:avLst>
                                  <a:gd fmla="val 16667" name="adj"/>
                                </a:avLst>
                              </a:prstGeom>
                              <a:gradFill>
                                <a:gsLst>
                                  <a:gs pos="0">
                                    <a:srgbClr val="D7C5C3"/>
                                  </a:gs>
                                  <a:gs pos="50000">
                                    <a:srgbClr val="CFBAB7"/>
                                  </a:gs>
                                  <a:gs pos="100000">
                                    <a:srgbClr val="C9AFAD"/>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3979370"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CG Charges Payment </w:t>
                                  </w:r>
                                </w:p>
                              </w:txbxContent>
                            </wps:txbx>
                            <wps:bodyPr anchorCtr="0" anchor="ctr" bIns="38100" lIns="38100" spcFirstLastPara="1" rIns="38100" wrap="square" tIns="38100">
                              <a:noAutofit/>
                            </wps:bodyPr>
                          </wps:wsp>
                          <wps:wsp>
                            <wps:cNvSpPr/>
                            <wps:cNvPr id="88" name="Shape 88"/>
                            <wps:spPr>
                              <a:xfrm>
                                <a:off x="5252780" y="604075"/>
                                <a:ext cx="1125195" cy="805434"/>
                              </a:xfrm>
                              <a:prstGeom prst="roundRect">
                                <a:avLst>
                                  <a:gd fmla="val 16667" name="adj"/>
                                </a:avLst>
                              </a:prstGeom>
                              <a:gradFill>
                                <a:gsLst>
                                  <a:gs pos="0">
                                    <a:srgbClr val="D0D0D0"/>
                                  </a:gs>
                                  <a:gs pos="50000">
                                    <a:srgbClr val="C7C7C7"/>
                                  </a:gs>
                                  <a:gs pos="100000">
                                    <a:srgbClr val="BFBFBF"/>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5292098" y="643393"/>
                                <a:ext cx="1046559" cy="72679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Continue Credit Guarantees</w:t>
                                  </w:r>
                                </w:p>
                              </w:txbxContent>
                            </wps:txbx>
                            <wps:bodyPr anchorCtr="0" anchor="ctr" bIns="38100" lIns="38100" spcFirstLastPara="1" rIns="381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279400</wp:posOffset>
                </wp:positionV>
                <wp:extent cx="6379845" cy="2013585"/>
                <wp:effectExtent b="0" l="0" r="0" t="0"/>
                <wp:wrapSquare wrapText="bothSides" distB="0" distT="0" distL="114300" distR="114300"/>
                <wp:docPr id="166525080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379845" cy="2013585"/>
                        </a:xfrm>
                        <a:prstGeom prst="rect"/>
                        <a:ln/>
                      </pic:spPr>
                    </pic:pic>
                  </a:graphicData>
                </a:graphic>
              </wp:anchor>
            </w:drawing>
          </mc:Fallback>
        </mc:AlternateContent>
      </w:r>
    </w:p>
    <w:p w:rsidR="00000000" w:rsidDel="00000000" w:rsidP="00000000" w:rsidRDefault="00000000" w:rsidRPr="00000000" w14:paraId="00000246">
      <w:pPr>
        <w:jc w:val="both"/>
        <w:rPr/>
      </w:pPr>
      <w:r w:rsidDel="00000000" w:rsidR="00000000" w:rsidRPr="00000000">
        <w:rPr>
          <w:rtl w:val="0"/>
        </w:rPr>
        <w:t xml:space="preserve">The above is a schematic representation of various processes which will execute in batch mode of NCGTC system. </w:t>
      </w:r>
    </w:p>
    <w:p w:rsidR="00000000" w:rsidDel="00000000" w:rsidP="00000000" w:rsidRDefault="00000000" w:rsidRPr="00000000" w14:paraId="00000247">
      <w:pPr>
        <w:jc w:val="both"/>
        <w:rPr/>
      </w:pPr>
      <w:r w:rsidDel="00000000" w:rsidR="00000000" w:rsidRPr="00000000">
        <w:rPr>
          <w:rtl w:val="0"/>
        </w:rPr>
        <w:t xml:space="preserve">Continuity of CG are independent of previous state of CG, following are possible ‘Continuity’ flows handled by SURGE:</w:t>
      </w:r>
    </w:p>
    <w:p w:rsidR="00000000" w:rsidDel="00000000" w:rsidP="00000000" w:rsidRDefault="00000000" w:rsidRPr="00000000" w14:paraId="00000248">
      <w:pPr>
        <w:jc w:val="both"/>
        <w:rPr/>
      </w:pPr>
      <w:r w:rsidDel="00000000" w:rsidR="00000000" w:rsidRPr="00000000">
        <w:rPr>
          <w:u w:val="single"/>
          <w:rtl w:val="0"/>
        </w:rPr>
        <w:t xml:space="preserve">Scenario 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-76198</wp:posOffset>
                </wp:positionH>
                <wp:positionV relativeFrom="paragraph">
                  <wp:posOffset>266700</wp:posOffset>
                </wp:positionV>
                <wp:extent cx="6429375" cy="921196"/>
                <wp:effectExtent b="0" l="0" r="0" t="0"/>
                <wp:wrapSquare wrapText="bothSides" distB="0" distT="0" distL="114300" distR="114300"/>
                <wp:docPr id="1665250810" name=""/>
                <a:graphic>
                  <a:graphicData uri="http://schemas.microsoft.com/office/word/2010/wordprocessingGroup">
                    <wpg:wgp>
                      <wpg:cNvGrpSpPr/>
                      <wpg:grpSpPr>
                        <a:xfrm>
                          <a:off x="2131300" y="3319400"/>
                          <a:ext cx="6429375" cy="921196"/>
                          <a:chOff x="2131300" y="3319400"/>
                          <a:chExt cx="6429400" cy="921200"/>
                        </a:xfrm>
                      </wpg:grpSpPr>
                      <wpg:grpSp>
                        <wpg:cNvGrpSpPr/>
                        <wpg:grpSpPr>
                          <a:xfrm>
                            <a:off x="2131313" y="3319402"/>
                            <a:ext cx="6429375" cy="921196"/>
                            <a:chOff x="2124950" y="3321200"/>
                            <a:chExt cx="6440525" cy="917600"/>
                          </a:xfrm>
                        </wpg:grpSpPr>
                        <wps:wsp>
                          <wps:cNvSpPr/>
                          <wps:cNvPr id="3" name="Shape 3"/>
                          <wps:spPr>
                            <a:xfrm>
                              <a:off x="2124950" y="3321200"/>
                              <a:ext cx="6440525" cy="91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1313" y="3327563"/>
                              <a:ext cx="6429375" cy="904875"/>
                              <a:chOff x="0" y="0"/>
                              <a:chExt cx="6429375" cy="904875"/>
                            </a:xfrm>
                          </wpg:grpSpPr>
                          <wps:wsp>
                            <wps:cNvSpPr/>
                            <wps:cNvPr id="92" name="Shape 92"/>
                            <wps:spPr>
                              <a:xfrm>
                                <a:off x="0" y="0"/>
                                <a:ext cx="6429375" cy="90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0"/>
                                <a:ext cx="1133475" cy="904875"/>
                              </a:xfrm>
                              <a:prstGeom prst="roundRect">
                                <a:avLst>
                                  <a:gd fmla="val 16667" name="adj"/>
                                </a:avLst>
                              </a:prstGeom>
                              <a:solidFill>
                                <a:schemeClr val="lt1"/>
                              </a:solidFill>
                              <a:ln cap="flat" cmpd="sng" w="127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160" w:before="0" w:line="259.0000820159912"/>
                                    <w:ind w:left="0" w:right="0" w:firstLine="0"/>
                                    <w:jc w:val="left"/>
                                    <w:textDirection w:val="btLr"/>
                                  </w:pP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6"/>
                                      <w:vertAlign w:val="baseline"/>
                                    </w:rPr>
                                    <w:t xml:space="preserve">MLI Maker Uploads</w:t>
                                  </w:r>
                                </w:p>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r>
                                  <w:r w:rsidDel="00000000" w:rsidR="00000000" w:rsidRPr="00000000">
                                    <w:rPr>
                                      <w:rFonts w:ascii="Calibri" w:cs="Calibri" w:eastAsia="Calibri" w:hAnsi="Calibri"/>
                                      <w:b w:val="0"/>
                                      <w:i w:val="0"/>
                                      <w:smallCaps w:val="0"/>
                                      <w:strike w:val="0"/>
                                      <w:color w:val="000000"/>
                                      <w:sz w:val="16"/>
                                      <w:vertAlign w:val="baseline"/>
                                    </w:rPr>
                                    <w:t xml:space="preserve">Excel in Continuity Module </w:t>
                                  </w:r>
                                </w:p>
                              </w:txbxContent>
                            </wps:txbx>
                            <wps:bodyPr anchorCtr="0" anchor="ctr" bIns="45700" lIns="91425" spcFirstLastPara="1" rIns="91425" wrap="square" tIns="45700">
                              <a:noAutofit/>
                            </wps:bodyPr>
                          </wps:wsp>
                          <wps:wsp>
                            <wps:cNvSpPr/>
                            <wps:cNvPr id="94" name="Shape 94"/>
                            <wps:spPr>
                              <a:xfrm>
                                <a:off x="1362075" y="161925"/>
                                <a:ext cx="1714500" cy="561975"/>
                              </a:xfrm>
                              <a:prstGeom prst="roundRect">
                                <a:avLst>
                                  <a:gd fmla="val 16667" name="adj"/>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System Validate the Excel , once validated Maker will able to send for approval</w:t>
                                  </w:r>
                                </w:p>
                              </w:txbxContent>
                            </wps:txbx>
                            <wps:bodyPr anchorCtr="0" anchor="ctr" bIns="45700" lIns="91425" spcFirstLastPara="1" rIns="91425" wrap="square" tIns="45700">
                              <a:noAutofit/>
                            </wps:bodyPr>
                          </wps:wsp>
                          <wps:wsp>
                            <wps:cNvSpPr/>
                            <wps:cNvPr id="95" name="Shape 95"/>
                            <wps:spPr>
                              <a:xfrm>
                                <a:off x="3333750" y="0"/>
                                <a:ext cx="1133475" cy="904875"/>
                              </a:xfrm>
                              <a:prstGeom prst="roundRect">
                                <a:avLst>
                                  <a:gd fmla="val 16667" name="adj"/>
                                </a:avLst>
                              </a:prstGeom>
                              <a:solidFill>
                                <a:schemeClr val="lt1"/>
                              </a:solidFill>
                              <a:ln cap="flat" cmpd="sng" w="127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MLI Checker review</w:t>
                                  </w:r>
                                </w:p>
                              </w:txbxContent>
                            </wps:txbx>
                            <wps:bodyPr anchorCtr="0" anchor="ctr" bIns="45700" lIns="91425" spcFirstLastPara="1" rIns="91425" wrap="square" tIns="45700">
                              <a:noAutofit/>
                            </wps:bodyPr>
                          </wps:wsp>
                          <wps:wsp>
                            <wps:cNvCnPr/>
                            <wps:spPr>
                              <a:xfrm>
                                <a:off x="1133475" y="457200"/>
                                <a:ext cx="228600" cy="0"/>
                              </a:xfrm>
                              <a:prstGeom prst="straightConnector1">
                                <a:avLst/>
                              </a:prstGeom>
                              <a:noFill/>
                              <a:ln cap="flat" cmpd="sng" w="9525">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095625" y="457200"/>
                                <a:ext cx="228600" cy="0"/>
                              </a:xfrm>
                              <a:prstGeom prst="straightConnector1">
                                <a:avLst/>
                              </a:prstGeom>
                              <a:noFill/>
                              <a:ln cap="flat" cmpd="sng" w="9525">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wps:wsp>
                            <wps:cNvSpPr/>
                            <wps:cNvPr id="98" name="Shape 98"/>
                            <wps:spPr>
                              <a:xfrm>
                                <a:off x="4714875" y="142875"/>
                                <a:ext cx="1714500" cy="561975"/>
                              </a:xfrm>
                              <a:prstGeom prst="roundRect">
                                <a:avLst>
                                  <a:gd fmla="val 16667" name="adj"/>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In Approved then CG Fee will be generated and post payment it will get In Forced</w:t>
                                  </w:r>
                                </w:p>
                              </w:txbxContent>
                            </wps:txbx>
                            <wps:bodyPr anchorCtr="0" anchor="ctr" bIns="45700" lIns="91425" spcFirstLastPara="1" rIns="91425" wrap="square" tIns="45700">
                              <a:noAutofit/>
                            </wps:bodyPr>
                          </wps:wsp>
                          <wps:wsp>
                            <wps:cNvCnPr/>
                            <wps:spPr>
                              <a:xfrm>
                                <a:off x="4486275" y="457200"/>
                                <a:ext cx="228600" cy="0"/>
                              </a:xfrm>
                              <a:prstGeom prst="straightConnector1">
                                <a:avLst/>
                              </a:prstGeom>
                              <a:noFill/>
                              <a:ln cap="flat" cmpd="sng" w="9525">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-76198</wp:posOffset>
                </wp:positionH>
                <wp:positionV relativeFrom="paragraph">
                  <wp:posOffset>266700</wp:posOffset>
                </wp:positionV>
                <wp:extent cx="6429375" cy="921196"/>
                <wp:effectExtent b="0" l="0" r="0" t="0"/>
                <wp:wrapSquare wrapText="bothSides" distB="0" distT="0" distL="114300" distR="114300"/>
                <wp:docPr id="1665250810"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429375" cy="921196"/>
                        </a:xfrm>
                        <a:prstGeom prst="rect"/>
                        <a:ln/>
                      </pic:spPr>
                    </pic:pic>
                  </a:graphicData>
                </a:graphic>
              </wp:anchor>
            </w:drawing>
          </mc:Fallback>
        </mc:AlternateContent>
      </w:r>
    </w:p>
    <w:p w:rsidR="00000000" w:rsidDel="00000000" w:rsidP="00000000" w:rsidRDefault="00000000" w:rsidRPr="00000000" w14:paraId="00000249">
      <w:pPr>
        <w:jc w:val="both"/>
        <w:rPr>
          <w:b w:val="1"/>
          <w:bCs w:val="1"/>
        </w:rPr>
      </w:pPr>
      <w:r w:rsidDel="00000000" w:rsidR="00000000" w:rsidRPr="00000000">
        <w:rPr>
          <w:b w:val="1"/>
          <w:bCs w:val="1"/>
          <w:u w:val="single"/>
          <w:rtl w:val="0"/>
        </w:rPr>
        <w:t xml:space="preserve">Scenario 2:</w:t>
      </w: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t xml:space="preserve">Continuity of CG is NOT Allowed for following Cases:</w:t>
      </w:r>
    </w:p>
    <w:p w:rsidR="00000000" w:rsidDel="00000000" w:rsidP="00000000" w:rsidRDefault="00000000" w:rsidRPr="00000000" w14:paraId="0000024B">
      <w:pPr>
        <w:numPr>
          <w:ilvl w:val="0"/>
          <w:numId w:val="16"/>
        </w:numPr>
        <w:spacing w:after="0" w:lineRule="auto"/>
        <w:ind w:left="720" w:hanging="360"/>
        <w:jc w:val="both"/>
        <w:rPr/>
      </w:pPr>
      <w:r w:rsidDel="00000000" w:rsidR="00000000" w:rsidRPr="00000000">
        <w:rPr>
          <w:rtl w:val="0"/>
        </w:rPr>
        <w:t xml:space="preserve">Guarantee Cover ‘Not Issued’</w:t>
      </w:r>
    </w:p>
    <w:p w:rsidR="00000000" w:rsidDel="00000000" w:rsidP="00000000" w:rsidRDefault="00000000" w:rsidRPr="00000000" w14:paraId="0000024C">
      <w:pPr>
        <w:numPr>
          <w:ilvl w:val="0"/>
          <w:numId w:val="16"/>
        </w:numPr>
        <w:spacing w:after="0" w:lineRule="auto"/>
        <w:ind w:left="720" w:hanging="360"/>
        <w:jc w:val="both"/>
        <w:rPr/>
      </w:pPr>
      <w:r w:rsidDel="00000000" w:rsidR="00000000" w:rsidRPr="00000000">
        <w:rPr>
          <w:rtl w:val="0"/>
        </w:rPr>
        <w:t xml:space="preserve">Guarantee who has reported ‘Outstanding Loan Amount’ as Zeroes</w:t>
      </w:r>
    </w:p>
    <w:p w:rsidR="00000000" w:rsidDel="00000000" w:rsidP="00000000" w:rsidRDefault="00000000" w:rsidRPr="00000000" w14:paraId="0000024D">
      <w:pPr>
        <w:numPr>
          <w:ilvl w:val="0"/>
          <w:numId w:val="16"/>
        </w:numPr>
        <w:spacing w:after="0" w:lineRule="auto"/>
        <w:ind w:left="720" w:hanging="360"/>
        <w:jc w:val="both"/>
        <w:rPr/>
      </w:pPr>
      <w:r w:rsidDel="00000000" w:rsidR="00000000" w:rsidRPr="00000000">
        <w:rPr>
          <w:rtl w:val="0"/>
        </w:rPr>
        <w:t xml:space="preserve">CG whose claims has been lodged by MLI</w:t>
      </w:r>
    </w:p>
    <w:p w:rsidR="00000000" w:rsidDel="00000000" w:rsidP="00000000" w:rsidRDefault="00000000" w:rsidRPr="00000000" w14:paraId="0000024E">
      <w:pPr>
        <w:numPr>
          <w:ilvl w:val="0"/>
          <w:numId w:val="16"/>
        </w:numPr>
        <w:spacing w:after="0" w:lineRule="auto"/>
        <w:ind w:left="720" w:hanging="360"/>
        <w:rPr/>
      </w:pPr>
      <w:r w:rsidDel="00000000" w:rsidR="00000000" w:rsidRPr="00000000">
        <w:rPr>
          <w:rtl w:val="0"/>
        </w:rPr>
        <w:t xml:space="preserve">Claims Reject/Approve</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51">
      <w:pPr>
        <w:pStyle w:val="Heading2"/>
        <w:keepLines w:val="0"/>
        <w:pBdr>
          <w:bottom w:color="000000" w:space="1" w:sz="4" w:val="single"/>
        </w:pBdr>
        <w:tabs>
          <w:tab w:val="left" w:leader="none" w:pos="0"/>
          <w:tab w:val="left" w:leader="none" w:pos="720"/>
        </w:tabs>
        <w:spacing w:after="60" w:before="60" w:line="276" w:lineRule="auto"/>
        <w:rPr>
          <w:b w:val="1"/>
          <w:bCs w:val="1"/>
          <w:color w:val="7f7f7f"/>
        </w:rPr>
      </w:pPr>
      <w:bookmarkStart w:colFirst="0" w:colLast="0" w:name="_heading=h.h3uobqcfb46b" w:id="57"/>
      <w:bookmarkEnd w:id="57"/>
      <w:r w:rsidDel="00000000" w:rsidR="00000000" w:rsidRPr="00000000">
        <w:rPr>
          <w:b w:val="1"/>
          <w:bCs w:val="1"/>
          <w:color w:val="7f7f7f"/>
          <w:rtl w:val="0"/>
        </w:rPr>
        <w:t xml:space="preserve">1.15.1 Continuity - Field and Validations</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54">
      <w:pPr>
        <w:spacing w:after="0" w:line="278.00000000000006" w:lineRule="auto"/>
        <w:jc w:val="both"/>
        <w:rPr>
          <w:color w:val="a6a6a6"/>
          <w:sz w:val="20"/>
          <w:szCs w:val="20"/>
        </w:rPr>
      </w:pPr>
      <w:r w:rsidDel="00000000" w:rsidR="00000000" w:rsidRPr="00000000">
        <w:rPr>
          <w:rtl w:val="0"/>
        </w:rPr>
        <w:t xml:space="preserve">MLI Maker will be uploading the Excel sheet by using the below format, while uploading the Continuity file , status will be as draft and once system validated the file status will be changed to validated.</w:t>
      </w:r>
      <w:r w:rsidDel="00000000" w:rsidR="00000000" w:rsidRPr="00000000">
        <w:rPr>
          <w:rtl w:val="0"/>
        </w:rPr>
      </w:r>
    </w:p>
    <w:p w:rsidR="00000000" w:rsidDel="00000000" w:rsidP="00000000" w:rsidRDefault="00000000" w:rsidRPr="00000000" w14:paraId="00000255">
      <w:pPr>
        <w:spacing w:after="0" w:line="278.00000000000006" w:lineRule="auto"/>
        <w:jc w:val="both"/>
        <w:rPr>
          <w:rFonts w:ascii="Aptos" w:cs="Aptos" w:eastAsia="Aptos" w:hAnsi="Aptos"/>
        </w:rPr>
      </w:pPr>
      <w:r w:rsidDel="00000000" w:rsidR="00000000" w:rsidRPr="00000000">
        <w:rPr>
          <w:rtl w:val="0"/>
        </w:rPr>
      </w:r>
    </w:p>
    <w:tbl>
      <w:tblPr>
        <w:tblStyle w:val="Table8"/>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
        <w:gridCol w:w="2292"/>
        <w:gridCol w:w="4540"/>
        <w:gridCol w:w="1697"/>
        <w:gridCol w:w="1389"/>
        <w:tblGridChange w:id="0">
          <w:tblGrid>
            <w:gridCol w:w="538"/>
            <w:gridCol w:w="2292"/>
            <w:gridCol w:w="4540"/>
            <w:gridCol w:w="1697"/>
            <w:gridCol w:w="1389"/>
          </w:tblGrid>
        </w:tblGridChange>
      </w:tblGrid>
      <w:tr>
        <w:trPr>
          <w:cantSplit w:val="0"/>
          <w:trHeight w:val="280" w:hRule="atLeast"/>
          <w:tblHeader w:val="0"/>
        </w:trPr>
        <w:tc>
          <w:tcPr>
            <w:gridSpan w:val="5"/>
            <w:shd w:fill="d0e0e3" w:val="clear"/>
          </w:tcPr>
          <w:p w:rsidR="00000000" w:rsidDel="00000000" w:rsidP="00000000" w:rsidRDefault="00000000" w:rsidRPr="00000000" w14:paraId="00000256">
            <w:pPr>
              <w:jc w:val="center"/>
              <w:rPr>
                <w:b w:val="1"/>
                <w:bCs w:val="1"/>
              </w:rPr>
            </w:pPr>
            <w:r w:rsidDel="00000000" w:rsidR="00000000" w:rsidRPr="00000000">
              <w:rPr>
                <w:b w:val="1"/>
                <w:bCs w:val="1"/>
                <w:rtl w:val="0"/>
              </w:rPr>
              <w:t xml:space="preserve">Continuity CG Fields</w:t>
            </w:r>
          </w:p>
        </w:tc>
      </w:tr>
      <w:tr>
        <w:trPr>
          <w:cantSplit w:val="0"/>
          <w:trHeight w:val="280" w:hRule="atLeast"/>
          <w:tblHeader w:val="0"/>
        </w:trPr>
        <w:tc>
          <w:tcPr>
            <w:shd w:fill="d0e0e3" w:val="clear"/>
          </w:tcPr>
          <w:p w:rsidR="00000000" w:rsidDel="00000000" w:rsidP="00000000" w:rsidRDefault="00000000" w:rsidRPr="00000000" w14:paraId="0000025B">
            <w:pPr>
              <w:jc w:val="both"/>
              <w:rPr>
                <w:b w:val="1"/>
                <w:bCs w:val="1"/>
              </w:rPr>
            </w:pPr>
            <w:r w:rsidDel="00000000" w:rsidR="00000000" w:rsidRPr="00000000">
              <w:rPr>
                <w:b w:val="1"/>
                <w:bCs w:val="1"/>
                <w:rtl w:val="0"/>
              </w:rPr>
              <w:t xml:space="preserve">S. No.</w:t>
            </w:r>
          </w:p>
        </w:tc>
        <w:tc>
          <w:tcPr>
            <w:shd w:fill="d0e0e3" w:val="clear"/>
          </w:tcPr>
          <w:p w:rsidR="00000000" w:rsidDel="00000000" w:rsidP="00000000" w:rsidRDefault="00000000" w:rsidRPr="00000000" w14:paraId="0000025C">
            <w:pPr>
              <w:jc w:val="both"/>
              <w:rPr>
                <w:b w:val="1"/>
                <w:bCs w:val="1"/>
              </w:rPr>
            </w:pPr>
            <w:r w:rsidDel="00000000" w:rsidR="00000000" w:rsidRPr="00000000">
              <w:rPr>
                <w:b w:val="1"/>
                <w:bCs w:val="1"/>
                <w:rtl w:val="0"/>
              </w:rPr>
              <w:t xml:space="preserve">Field Name</w:t>
            </w:r>
          </w:p>
        </w:tc>
        <w:tc>
          <w:tcPr>
            <w:shd w:fill="d0e0e3" w:val="clear"/>
          </w:tcPr>
          <w:p w:rsidR="00000000" w:rsidDel="00000000" w:rsidP="00000000" w:rsidRDefault="00000000" w:rsidRPr="00000000" w14:paraId="0000025D">
            <w:pPr>
              <w:jc w:val="both"/>
              <w:rPr>
                <w:b w:val="1"/>
                <w:bCs w:val="1"/>
              </w:rPr>
            </w:pPr>
            <w:r w:rsidDel="00000000" w:rsidR="00000000" w:rsidRPr="00000000">
              <w:rPr>
                <w:b w:val="1"/>
                <w:bCs w:val="1"/>
                <w:rtl w:val="0"/>
              </w:rPr>
              <w:t xml:space="preserve">Description</w:t>
            </w:r>
          </w:p>
        </w:tc>
        <w:tc>
          <w:tcPr>
            <w:shd w:fill="d0e0e3" w:val="clear"/>
          </w:tcPr>
          <w:p w:rsidR="00000000" w:rsidDel="00000000" w:rsidP="00000000" w:rsidRDefault="00000000" w:rsidRPr="00000000" w14:paraId="0000025E">
            <w:pPr>
              <w:jc w:val="both"/>
              <w:rPr>
                <w:b w:val="1"/>
                <w:bCs w:val="1"/>
              </w:rPr>
            </w:pPr>
            <w:r w:rsidDel="00000000" w:rsidR="00000000" w:rsidRPr="00000000">
              <w:rPr>
                <w:b w:val="1"/>
                <w:bCs w:val="1"/>
                <w:rtl w:val="0"/>
              </w:rPr>
              <w:t xml:space="preserve">Type</w:t>
            </w:r>
          </w:p>
        </w:tc>
        <w:tc>
          <w:tcPr>
            <w:shd w:fill="d0e0e3" w:val="clear"/>
          </w:tcPr>
          <w:p w:rsidR="00000000" w:rsidDel="00000000" w:rsidP="00000000" w:rsidRDefault="00000000" w:rsidRPr="00000000" w14:paraId="0000025F">
            <w:pPr>
              <w:jc w:val="both"/>
              <w:rPr>
                <w:b w:val="1"/>
                <w:bCs w:val="1"/>
              </w:rPr>
            </w:pPr>
            <w:r w:rsidDel="00000000" w:rsidR="00000000" w:rsidRPr="00000000">
              <w:rPr>
                <w:b w:val="1"/>
                <w:bCs w:val="1"/>
                <w:rtl w:val="0"/>
              </w:rPr>
              <w:t xml:space="preserve">Mandatory/</w:t>
            </w:r>
          </w:p>
          <w:p w:rsidR="00000000" w:rsidDel="00000000" w:rsidP="00000000" w:rsidRDefault="00000000" w:rsidRPr="00000000" w14:paraId="00000260">
            <w:pPr>
              <w:jc w:val="both"/>
              <w:rPr>
                <w:b w:val="1"/>
                <w:bCs w:val="1"/>
              </w:rPr>
            </w:pPr>
            <w:r w:rsidDel="00000000" w:rsidR="00000000" w:rsidRPr="00000000">
              <w:rPr>
                <w:b w:val="1"/>
                <w:bCs w:val="1"/>
                <w:rtl w:val="0"/>
              </w:rPr>
              <w:t xml:space="preserve">Optional</w:t>
            </w:r>
          </w:p>
        </w:tc>
      </w:tr>
      <w:tr>
        <w:trPr>
          <w:cantSplit w:val="0"/>
          <w:trHeight w:val="280" w:hRule="atLeast"/>
          <w:tblHeader w:val="0"/>
        </w:trPr>
        <w:tc>
          <w:tcPr>
            <w:shd w:fill="fff2cc" w:val="clear"/>
          </w:tcPr>
          <w:p w:rsidR="00000000" w:rsidDel="00000000" w:rsidP="00000000" w:rsidRDefault="00000000" w:rsidRPr="00000000" w14:paraId="00000261">
            <w:pPr>
              <w:jc w:val="both"/>
              <w:rPr/>
            </w:pPr>
            <w:r w:rsidDel="00000000" w:rsidR="00000000" w:rsidRPr="00000000">
              <w:rPr>
                <w:rtl w:val="0"/>
              </w:rPr>
              <w:t xml:space="preserve">1</w:t>
            </w:r>
          </w:p>
        </w:tc>
        <w:tc>
          <w:tcPr>
            <w:shd w:fill="fff2cc" w:val="clear"/>
          </w:tcPr>
          <w:p w:rsidR="00000000" w:rsidDel="00000000" w:rsidP="00000000" w:rsidRDefault="00000000" w:rsidRPr="00000000" w14:paraId="00000262">
            <w:pPr>
              <w:jc w:val="both"/>
              <w:rPr/>
            </w:pPr>
            <w:r w:rsidDel="00000000" w:rsidR="00000000" w:rsidRPr="00000000">
              <w:rPr>
                <w:rtl w:val="0"/>
              </w:rPr>
              <w:t xml:space="preserve">CGPAN</w:t>
            </w:r>
          </w:p>
        </w:tc>
        <w:tc>
          <w:tcPr>
            <w:shd w:fill="fff2cc" w:val="clear"/>
          </w:tcPr>
          <w:p w:rsidR="00000000" w:rsidDel="00000000" w:rsidP="00000000" w:rsidRDefault="00000000" w:rsidRPr="00000000" w14:paraId="00000263">
            <w:pPr>
              <w:jc w:val="both"/>
              <w:rPr/>
            </w:pPr>
            <w:r w:rsidDel="00000000" w:rsidR="00000000" w:rsidRPr="00000000">
              <w:rPr>
                <w:rtl w:val="0"/>
              </w:rPr>
              <w:t xml:space="preserve">Unique Number generated by system</w:t>
            </w:r>
          </w:p>
        </w:tc>
        <w:tc>
          <w:tcPr>
            <w:shd w:fill="fff2cc" w:val="clear"/>
          </w:tcPr>
          <w:p w:rsidR="00000000" w:rsidDel="00000000" w:rsidP="00000000" w:rsidRDefault="00000000" w:rsidRPr="00000000" w14:paraId="00000264">
            <w:pPr>
              <w:jc w:val="both"/>
              <w:rPr/>
            </w:pPr>
            <w:r w:rsidDel="00000000" w:rsidR="00000000" w:rsidRPr="00000000">
              <w:rPr>
                <w:rtl w:val="0"/>
              </w:rPr>
              <w:t xml:space="preserve">Alphanumeric</w:t>
            </w:r>
          </w:p>
        </w:tc>
        <w:tc>
          <w:tcPr>
            <w:shd w:fill="fff2cc" w:val="clear"/>
          </w:tcPr>
          <w:p w:rsidR="00000000" w:rsidDel="00000000" w:rsidP="00000000" w:rsidRDefault="00000000" w:rsidRPr="00000000" w14:paraId="00000265">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266">
            <w:pPr>
              <w:jc w:val="both"/>
              <w:rPr/>
            </w:pPr>
            <w:r w:rsidDel="00000000" w:rsidR="00000000" w:rsidRPr="00000000">
              <w:rPr>
                <w:rtl w:val="0"/>
              </w:rPr>
              <w:t xml:space="preserve">2</w:t>
            </w:r>
          </w:p>
        </w:tc>
        <w:tc>
          <w:tcPr>
            <w:shd w:fill="fff2cc" w:val="clear"/>
          </w:tcPr>
          <w:p w:rsidR="00000000" w:rsidDel="00000000" w:rsidP="00000000" w:rsidRDefault="00000000" w:rsidRPr="00000000" w14:paraId="00000267">
            <w:pPr>
              <w:jc w:val="both"/>
              <w:rPr/>
            </w:pPr>
            <w:r w:rsidDel="00000000" w:rsidR="00000000" w:rsidRPr="00000000">
              <w:rPr>
                <w:rtl w:val="0"/>
              </w:rPr>
              <w:t xml:space="preserve">Loan Account Number</w:t>
            </w:r>
          </w:p>
        </w:tc>
        <w:tc>
          <w:tcPr>
            <w:shd w:fill="fff2cc" w:val="clear"/>
          </w:tcPr>
          <w:p w:rsidR="00000000" w:rsidDel="00000000" w:rsidP="00000000" w:rsidRDefault="00000000" w:rsidRPr="00000000" w14:paraId="00000268">
            <w:pPr>
              <w:jc w:val="both"/>
              <w:rPr/>
            </w:pPr>
            <w:r w:rsidDel="00000000" w:rsidR="00000000" w:rsidRPr="00000000">
              <w:rPr>
                <w:rtl w:val="0"/>
              </w:rPr>
              <w:t xml:space="preserve">Loan Account number allotted by MLI. A Unique Number as per respective MLI’s procedure</w:t>
            </w:r>
          </w:p>
        </w:tc>
        <w:tc>
          <w:tcPr>
            <w:shd w:fill="fff2cc" w:val="clear"/>
          </w:tcPr>
          <w:p w:rsidR="00000000" w:rsidDel="00000000" w:rsidP="00000000" w:rsidRDefault="00000000" w:rsidRPr="00000000" w14:paraId="00000269">
            <w:pPr>
              <w:jc w:val="both"/>
              <w:rPr/>
            </w:pPr>
            <w:r w:rsidDel="00000000" w:rsidR="00000000" w:rsidRPr="00000000">
              <w:rPr>
                <w:rtl w:val="0"/>
              </w:rPr>
              <w:t xml:space="preserve">Alphanumeric</w:t>
            </w:r>
          </w:p>
        </w:tc>
        <w:tc>
          <w:tcPr>
            <w:shd w:fill="fff2cc" w:val="clear"/>
          </w:tcPr>
          <w:p w:rsidR="00000000" w:rsidDel="00000000" w:rsidP="00000000" w:rsidRDefault="00000000" w:rsidRPr="00000000" w14:paraId="0000026A">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26B">
            <w:pPr>
              <w:jc w:val="both"/>
              <w:rPr/>
            </w:pPr>
            <w:r w:rsidDel="00000000" w:rsidR="00000000" w:rsidRPr="00000000">
              <w:rPr>
                <w:rtl w:val="0"/>
              </w:rPr>
              <w:t xml:space="preserve">3</w:t>
            </w:r>
          </w:p>
        </w:tc>
        <w:tc>
          <w:tcPr>
            <w:shd w:fill="fff2cc" w:val="clear"/>
          </w:tcPr>
          <w:p w:rsidR="00000000" w:rsidDel="00000000" w:rsidP="00000000" w:rsidRDefault="00000000" w:rsidRPr="00000000" w14:paraId="0000026C">
            <w:pPr>
              <w:jc w:val="both"/>
              <w:rPr/>
            </w:pPr>
            <w:r w:rsidDel="00000000" w:rsidR="00000000" w:rsidRPr="00000000">
              <w:rPr>
                <w:rtl w:val="0"/>
              </w:rPr>
              <w:t xml:space="preserve">Principal Outstanding as on 31 march of previous year</w:t>
            </w:r>
          </w:p>
        </w:tc>
        <w:tc>
          <w:tcPr>
            <w:shd w:fill="fff2cc" w:val="clear"/>
          </w:tcPr>
          <w:p w:rsidR="00000000" w:rsidDel="00000000" w:rsidP="00000000" w:rsidRDefault="00000000" w:rsidRPr="00000000" w14:paraId="0000026D">
            <w:pPr>
              <w:jc w:val="both"/>
              <w:rPr/>
            </w:pPr>
            <w:r w:rsidDel="00000000" w:rsidR="00000000" w:rsidRPr="00000000">
              <w:rPr>
                <w:rtl w:val="0"/>
              </w:rPr>
              <w:t xml:space="preserve">Loan amount outstanding comprising principal due from the borrower. It cannot be more than the sanction amount.</w:t>
            </w:r>
          </w:p>
        </w:tc>
        <w:tc>
          <w:tcPr>
            <w:shd w:fill="fff2cc" w:val="clear"/>
            <w:vAlign w:val="bottom"/>
          </w:tcPr>
          <w:p w:rsidR="00000000" w:rsidDel="00000000" w:rsidP="00000000" w:rsidRDefault="00000000" w:rsidRPr="00000000" w14:paraId="0000026E">
            <w:pPr>
              <w:jc w:val="both"/>
              <w:rPr/>
            </w:pPr>
            <w:r w:rsidDel="00000000" w:rsidR="00000000" w:rsidRPr="00000000">
              <w:rPr>
                <w:rtl w:val="0"/>
              </w:rPr>
              <w:t xml:space="preserve">Amount in Rs.</w:t>
            </w:r>
          </w:p>
        </w:tc>
        <w:tc>
          <w:tcPr>
            <w:shd w:fill="fff2cc" w:val="clear"/>
          </w:tcPr>
          <w:p w:rsidR="00000000" w:rsidDel="00000000" w:rsidP="00000000" w:rsidRDefault="00000000" w:rsidRPr="00000000" w14:paraId="0000026F">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270">
            <w:pPr>
              <w:jc w:val="both"/>
              <w:rPr/>
            </w:pPr>
            <w:r w:rsidDel="00000000" w:rsidR="00000000" w:rsidRPr="00000000">
              <w:rPr>
                <w:rtl w:val="0"/>
              </w:rPr>
              <w:t xml:space="preserve">4</w:t>
            </w:r>
          </w:p>
        </w:tc>
        <w:tc>
          <w:tcPr>
            <w:shd w:fill="fff2cc" w:val="clear"/>
          </w:tcPr>
          <w:p w:rsidR="00000000" w:rsidDel="00000000" w:rsidP="00000000" w:rsidRDefault="00000000" w:rsidRPr="00000000" w14:paraId="00000271">
            <w:pPr>
              <w:jc w:val="both"/>
              <w:rPr/>
            </w:pPr>
            <w:r w:rsidDel="00000000" w:rsidR="00000000" w:rsidRPr="00000000">
              <w:rPr>
                <w:rtl w:val="0"/>
              </w:rPr>
              <w:t xml:space="preserve">Interest Outstanding as on 31 march of previous year</w:t>
            </w:r>
          </w:p>
        </w:tc>
        <w:tc>
          <w:tcPr>
            <w:shd w:fill="fff2cc" w:val="clear"/>
          </w:tcPr>
          <w:p w:rsidR="00000000" w:rsidDel="00000000" w:rsidP="00000000" w:rsidRDefault="00000000" w:rsidRPr="00000000" w14:paraId="00000272">
            <w:pPr>
              <w:jc w:val="both"/>
              <w:rPr/>
            </w:pPr>
            <w:r w:rsidDel="00000000" w:rsidR="00000000" w:rsidRPr="00000000">
              <w:rPr>
                <w:rtl w:val="0"/>
              </w:rPr>
              <w:t xml:space="preserve">Loan amount outstanding comprising of interest due from borrower</w:t>
            </w:r>
          </w:p>
        </w:tc>
        <w:tc>
          <w:tcPr>
            <w:shd w:fill="fff2cc" w:val="clear"/>
            <w:vAlign w:val="bottom"/>
          </w:tcPr>
          <w:p w:rsidR="00000000" w:rsidDel="00000000" w:rsidP="00000000" w:rsidRDefault="00000000" w:rsidRPr="00000000" w14:paraId="00000273">
            <w:pPr>
              <w:jc w:val="both"/>
              <w:rPr/>
            </w:pPr>
            <w:r w:rsidDel="00000000" w:rsidR="00000000" w:rsidRPr="00000000">
              <w:rPr>
                <w:rtl w:val="0"/>
              </w:rPr>
              <w:t xml:space="preserve">Amount in Rs.</w:t>
            </w:r>
          </w:p>
        </w:tc>
        <w:tc>
          <w:tcPr>
            <w:shd w:fill="fff2cc" w:val="clear"/>
          </w:tcPr>
          <w:p w:rsidR="00000000" w:rsidDel="00000000" w:rsidP="00000000" w:rsidRDefault="00000000" w:rsidRPr="00000000" w14:paraId="00000274">
            <w:pPr>
              <w:jc w:val="both"/>
              <w:rPr/>
            </w:pPr>
            <w:r w:rsidDel="00000000" w:rsidR="00000000" w:rsidRPr="00000000">
              <w:rPr>
                <w:rtl w:val="0"/>
              </w:rPr>
              <w:t xml:space="preserve">Mandatory</w:t>
            </w:r>
          </w:p>
        </w:tc>
      </w:tr>
      <w:tr>
        <w:trPr>
          <w:cantSplit w:val="0"/>
          <w:trHeight w:val="419" w:hRule="atLeast"/>
          <w:tblHeader w:val="0"/>
        </w:trPr>
        <w:tc>
          <w:tcPr>
            <w:shd w:fill="fff2cc" w:val="clear"/>
          </w:tcPr>
          <w:p w:rsidR="00000000" w:rsidDel="00000000" w:rsidP="00000000" w:rsidRDefault="00000000" w:rsidRPr="00000000" w14:paraId="00000275">
            <w:pPr>
              <w:jc w:val="both"/>
              <w:rPr/>
            </w:pPr>
            <w:r w:rsidDel="00000000" w:rsidR="00000000" w:rsidRPr="00000000">
              <w:rPr>
                <w:rtl w:val="0"/>
              </w:rPr>
              <w:t xml:space="preserve">5</w:t>
            </w:r>
          </w:p>
        </w:tc>
        <w:tc>
          <w:tcPr>
            <w:shd w:fill="fff2cc" w:val="clear"/>
            <w:vAlign w:val="bottom"/>
          </w:tcPr>
          <w:p w:rsidR="00000000" w:rsidDel="00000000" w:rsidP="00000000" w:rsidRDefault="00000000" w:rsidRPr="00000000" w14:paraId="00000276">
            <w:pPr>
              <w:jc w:val="both"/>
              <w:rPr/>
            </w:pPr>
            <w:r w:rsidDel="00000000" w:rsidR="00000000" w:rsidRPr="00000000">
              <w:rPr>
                <w:rtl w:val="0"/>
              </w:rPr>
              <w:t xml:space="preserve">Mark as NPA /Close/Std</w:t>
            </w:r>
          </w:p>
        </w:tc>
        <w:tc>
          <w:tcPr>
            <w:shd w:fill="fff2cc" w:val="clear"/>
            <w:vAlign w:val="bottom"/>
          </w:tcPr>
          <w:p w:rsidR="00000000" w:rsidDel="00000000" w:rsidP="00000000" w:rsidRDefault="00000000" w:rsidRPr="00000000" w14:paraId="00000277">
            <w:pPr>
              <w:jc w:val="both"/>
              <w:rPr/>
            </w:pPr>
            <w:r w:rsidDel="00000000" w:rsidR="00000000" w:rsidRPr="00000000">
              <w:rPr>
                <w:rtl w:val="0"/>
              </w:rPr>
              <w:t xml:space="preserve">Mark the account as NPA / Close/ Standard</w:t>
            </w:r>
          </w:p>
        </w:tc>
        <w:tc>
          <w:tcPr>
            <w:shd w:fill="fff2cc" w:val="clear"/>
            <w:vAlign w:val="bottom"/>
          </w:tcPr>
          <w:p w:rsidR="00000000" w:rsidDel="00000000" w:rsidP="00000000" w:rsidRDefault="00000000" w:rsidRPr="00000000" w14:paraId="00000278">
            <w:pPr>
              <w:jc w:val="both"/>
              <w:rPr/>
            </w:pPr>
            <w:r w:rsidDel="00000000" w:rsidR="00000000" w:rsidRPr="00000000">
              <w:rPr>
                <w:rtl w:val="0"/>
              </w:rPr>
              <w:t xml:space="preserve">List - NPA / Close/ Standard</w:t>
            </w:r>
          </w:p>
        </w:tc>
        <w:tc>
          <w:tcPr>
            <w:shd w:fill="fff2cc" w:val="clear"/>
            <w:vAlign w:val="bottom"/>
          </w:tcPr>
          <w:p w:rsidR="00000000" w:rsidDel="00000000" w:rsidP="00000000" w:rsidRDefault="00000000" w:rsidRPr="00000000" w14:paraId="00000279">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27A">
            <w:pPr>
              <w:jc w:val="both"/>
              <w:rPr/>
            </w:pPr>
            <w:r w:rsidDel="00000000" w:rsidR="00000000" w:rsidRPr="00000000">
              <w:rPr>
                <w:rtl w:val="0"/>
              </w:rPr>
              <w:t xml:space="preserve">6</w:t>
            </w:r>
          </w:p>
        </w:tc>
        <w:tc>
          <w:tcPr>
            <w:shd w:fill="fff2cc" w:val="clear"/>
            <w:vAlign w:val="bottom"/>
          </w:tcPr>
          <w:p w:rsidR="00000000" w:rsidDel="00000000" w:rsidP="00000000" w:rsidRDefault="00000000" w:rsidRPr="00000000" w14:paraId="0000027B">
            <w:pPr>
              <w:jc w:val="both"/>
              <w:rPr/>
            </w:pPr>
            <w:r w:rsidDel="00000000" w:rsidR="00000000" w:rsidRPr="00000000">
              <w:rPr>
                <w:rtl w:val="0"/>
              </w:rPr>
              <w:t xml:space="preserve">Date </w:t>
            </w:r>
          </w:p>
        </w:tc>
        <w:tc>
          <w:tcPr>
            <w:shd w:fill="fff2cc" w:val="clear"/>
            <w:vAlign w:val="bottom"/>
          </w:tcPr>
          <w:p w:rsidR="00000000" w:rsidDel="00000000" w:rsidP="00000000" w:rsidRDefault="00000000" w:rsidRPr="00000000" w14:paraId="0000027C">
            <w:pPr>
              <w:jc w:val="both"/>
              <w:rPr/>
            </w:pPr>
            <w:r w:rsidDel="00000000" w:rsidR="00000000" w:rsidRPr="00000000">
              <w:rPr>
                <w:rtl w:val="0"/>
              </w:rPr>
              <w:t xml:space="preserve">Date If account turns NPA or Closed/Standard</w:t>
            </w:r>
          </w:p>
        </w:tc>
        <w:tc>
          <w:tcPr>
            <w:shd w:fill="fff2cc" w:val="clear"/>
            <w:vAlign w:val="bottom"/>
          </w:tcPr>
          <w:p w:rsidR="00000000" w:rsidDel="00000000" w:rsidP="00000000" w:rsidRDefault="00000000" w:rsidRPr="00000000" w14:paraId="0000027D">
            <w:pPr>
              <w:jc w:val="both"/>
              <w:rPr/>
            </w:pPr>
            <w:r w:rsidDel="00000000" w:rsidR="00000000" w:rsidRPr="00000000">
              <w:rPr>
                <w:rtl w:val="0"/>
              </w:rPr>
              <w:t xml:space="preserve">Date</w:t>
            </w:r>
          </w:p>
        </w:tc>
        <w:tc>
          <w:tcPr>
            <w:shd w:fill="fff2cc" w:val="clear"/>
          </w:tcPr>
          <w:p w:rsidR="00000000" w:rsidDel="00000000" w:rsidP="00000000" w:rsidRDefault="00000000" w:rsidRPr="00000000" w14:paraId="0000027E">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27F">
            <w:pPr>
              <w:jc w:val="both"/>
              <w:rPr/>
            </w:pPr>
            <w:r w:rsidDel="00000000" w:rsidR="00000000" w:rsidRPr="00000000">
              <w:rPr>
                <w:rtl w:val="0"/>
              </w:rPr>
              <w:t xml:space="preserve">7</w:t>
            </w:r>
          </w:p>
        </w:tc>
        <w:tc>
          <w:tcPr>
            <w:shd w:fill="fff2cc" w:val="clear"/>
            <w:vAlign w:val="bottom"/>
          </w:tcPr>
          <w:p w:rsidR="00000000" w:rsidDel="00000000" w:rsidP="00000000" w:rsidRDefault="00000000" w:rsidRPr="00000000" w14:paraId="00000280">
            <w:pPr>
              <w:jc w:val="both"/>
              <w:rPr/>
            </w:pPr>
            <w:r w:rsidDel="00000000" w:rsidR="00000000" w:rsidRPr="00000000">
              <w:rPr>
                <w:rtl w:val="0"/>
              </w:rPr>
              <w:t xml:space="preserve">Principal Outstanding as on NPA date</w:t>
            </w:r>
          </w:p>
        </w:tc>
        <w:tc>
          <w:tcPr>
            <w:shd w:fill="fff2cc" w:val="clear"/>
            <w:vAlign w:val="bottom"/>
          </w:tcPr>
          <w:p w:rsidR="00000000" w:rsidDel="00000000" w:rsidP="00000000" w:rsidRDefault="00000000" w:rsidRPr="00000000" w14:paraId="00000281">
            <w:pPr>
              <w:jc w:val="both"/>
              <w:rPr/>
            </w:pPr>
            <w:r w:rsidDel="00000000" w:rsidR="00000000" w:rsidRPr="00000000">
              <w:rPr>
                <w:rtl w:val="0"/>
              </w:rPr>
              <w:t xml:space="preserve">Amount of principal outstanding as on date of NPA</w:t>
            </w:r>
          </w:p>
        </w:tc>
        <w:tc>
          <w:tcPr>
            <w:shd w:fill="fff2cc" w:val="clear"/>
            <w:vAlign w:val="bottom"/>
          </w:tcPr>
          <w:p w:rsidR="00000000" w:rsidDel="00000000" w:rsidP="00000000" w:rsidRDefault="00000000" w:rsidRPr="00000000" w14:paraId="00000282">
            <w:pPr>
              <w:jc w:val="both"/>
              <w:rPr/>
            </w:pPr>
            <w:r w:rsidDel="00000000" w:rsidR="00000000" w:rsidRPr="00000000">
              <w:rPr>
                <w:rtl w:val="0"/>
              </w:rPr>
              <w:t xml:space="preserve">Amount in Rs.</w:t>
            </w:r>
          </w:p>
        </w:tc>
        <w:tc>
          <w:tcPr>
            <w:shd w:fill="fff2cc" w:val="clear"/>
          </w:tcPr>
          <w:p w:rsidR="00000000" w:rsidDel="00000000" w:rsidP="00000000" w:rsidRDefault="00000000" w:rsidRPr="00000000" w14:paraId="00000283">
            <w:pPr>
              <w:jc w:val="both"/>
              <w:rPr/>
            </w:pPr>
            <w:r w:rsidDel="00000000" w:rsidR="00000000" w:rsidRPr="00000000">
              <w:rPr>
                <w:rtl w:val="0"/>
              </w:rPr>
              <w:t xml:space="preserve">Mandatory if NPA</w:t>
            </w:r>
          </w:p>
        </w:tc>
      </w:tr>
      <w:tr>
        <w:trPr>
          <w:cantSplit w:val="0"/>
          <w:trHeight w:val="280" w:hRule="atLeast"/>
          <w:tblHeader w:val="0"/>
        </w:trPr>
        <w:tc>
          <w:tcPr>
            <w:shd w:fill="fff2cc" w:val="clear"/>
          </w:tcPr>
          <w:p w:rsidR="00000000" w:rsidDel="00000000" w:rsidP="00000000" w:rsidRDefault="00000000" w:rsidRPr="00000000" w14:paraId="00000284">
            <w:pPr>
              <w:jc w:val="both"/>
              <w:rPr/>
            </w:pPr>
            <w:r w:rsidDel="00000000" w:rsidR="00000000" w:rsidRPr="00000000">
              <w:rPr>
                <w:rtl w:val="0"/>
              </w:rPr>
              <w:t xml:space="preserve">8</w:t>
            </w:r>
          </w:p>
        </w:tc>
        <w:tc>
          <w:tcPr>
            <w:shd w:fill="fff2cc" w:val="clear"/>
            <w:vAlign w:val="bottom"/>
          </w:tcPr>
          <w:p w:rsidR="00000000" w:rsidDel="00000000" w:rsidP="00000000" w:rsidRDefault="00000000" w:rsidRPr="00000000" w14:paraId="00000285">
            <w:pPr>
              <w:jc w:val="both"/>
              <w:rPr/>
            </w:pPr>
            <w:r w:rsidDel="00000000" w:rsidR="00000000" w:rsidRPr="00000000">
              <w:rPr>
                <w:rtl w:val="0"/>
              </w:rPr>
              <w:t xml:space="preserve">Interest Outstanding as on NPA date</w:t>
            </w:r>
          </w:p>
        </w:tc>
        <w:tc>
          <w:tcPr>
            <w:shd w:fill="fff2cc" w:val="clear"/>
            <w:vAlign w:val="bottom"/>
          </w:tcPr>
          <w:p w:rsidR="00000000" w:rsidDel="00000000" w:rsidP="00000000" w:rsidRDefault="00000000" w:rsidRPr="00000000" w14:paraId="00000286">
            <w:pPr>
              <w:jc w:val="both"/>
              <w:rPr/>
            </w:pPr>
            <w:r w:rsidDel="00000000" w:rsidR="00000000" w:rsidRPr="00000000">
              <w:rPr>
                <w:rtl w:val="0"/>
              </w:rPr>
              <w:t xml:space="preserve">Amount of Interest outstanding as on date of NPA</w:t>
            </w:r>
          </w:p>
        </w:tc>
        <w:tc>
          <w:tcPr>
            <w:shd w:fill="fff2cc" w:val="clear"/>
            <w:vAlign w:val="bottom"/>
          </w:tcPr>
          <w:p w:rsidR="00000000" w:rsidDel="00000000" w:rsidP="00000000" w:rsidRDefault="00000000" w:rsidRPr="00000000" w14:paraId="00000287">
            <w:pPr>
              <w:jc w:val="both"/>
              <w:rPr/>
            </w:pPr>
            <w:r w:rsidDel="00000000" w:rsidR="00000000" w:rsidRPr="00000000">
              <w:rPr>
                <w:rtl w:val="0"/>
              </w:rPr>
              <w:t xml:space="preserve">Amount in Rs.</w:t>
            </w:r>
          </w:p>
        </w:tc>
        <w:tc>
          <w:tcPr>
            <w:shd w:fill="fff2cc" w:val="clear"/>
          </w:tcPr>
          <w:p w:rsidR="00000000" w:rsidDel="00000000" w:rsidP="00000000" w:rsidRDefault="00000000" w:rsidRPr="00000000" w14:paraId="00000288">
            <w:pPr>
              <w:jc w:val="both"/>
              <w:rPr/>
            </w:pPr>
            <w:r w:rsidDel="00000000" w:rsidR="00000000" w:rsidRPr="00000000">
              <w:rPr>
                <w:rtl w:val="0"/>
              </w:rPr>
              <w:t xml:space="preserve">Mandatory if NPA</w:t>
            </w:r>
          </w:p>
        </w:tc>
      </w:tr>
    </w:tbl>
    <w:p w:rsidR="00000000" w:rsidDel="00000000" w:rsidP="00000000" w:rsidRDefault="00000000" w:rsidRPr="00000000" w14:paraId="00000289">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8B">
      <w:pPr>
        <w:spacing w:after="0" w:line="278.00000000000006" w:lineRule="auto"/>
        <w:jc w:val="both"/>
        <w:rPr/>
      </w:pPr>
      <w:r w:rsidDel="00000000" w:rsidR="00000000" w:rsidRPr="00000000">
        <w:rPr>
          <w:b w:val="1"/>
          <w:bCs w:val="1"/>
          <w:rtl w:val="0"/>
        </w:rPr>
        <w:t xml:space="preserve">CG Fee will be calculated on o/s amount as on 31 March of previous year. </w:t>
      </w:r>
      <w:r w:rsidDel="00000000" w:rsidR="00000000" w:rsidRPr="00000000">
        <w:rPr>
          <w:rtl w:val="0"/>
        </w:rPr>
        <w:t xml:space="preserve">No Fee will be calculated for closed accounts. NPA Date less than or equal to March 31 is only allowed under continuity file.</w:t>
      </w:r>
    </w:p>
    <w:p w:rsidR="00000000" w:rsidDel="00000000" w:rsidP="00000000" w:rsidRDefault="00000000" w:rsidRPr="00000000" w14:paraId="0000028C">
      <w:pPr>
        <w:spacing w:after="0" w:line="278.00000000000006" w:lineRule="auto"/>
        <w:jc w:val="both"/>
        <w:rPr/>
      </w:pPr>
      <w:r w:rsidDel="00000000" w:rsidR="00000000" w:rsidRPr="00000000">
        <w:rPr>
          <w:b w:val="1"/>
          <w:bCs w:val="1"/>
          <w:rtl w:val="0"/>
        </w:rPr>
        <w:br w:type="textWrapping"/>
        <w:t xml:space="preserve">Following checks are performed on each MLI Loan Account to ascertain their eligibility under MSME Continuity for Credit Guarantee.</w:t>
      </w:r>
      <w:r w:rsidDel="00000000" w:rsidR="00000000" w:rsidRPr="00000000">
        <w:rPr>
          <w:b w:val="1"/>
          <w:bCs w:val="1"/>
          <w:sz w:val="28"/>
          <w:szCs w:val="28"/>
          <w:rtl w:val="0"/>
        </w:rPr>
        <w:br w:type="textWrapping"/>
      </w:r>
      <w:r w:rsidDel="00000000" w:rsidR="00000000" w:rsidRPr="00000000">
        <w:rPr>
          <w:b w:val="1"/>
          <w:bCs w:val="1"/>
          <w:rtl w:val="0"/>
        </w:rPr>
        <w:br w:type="textWrapping"/>
      </w:r>
      <w:r w:rsidDel="00000000" w:rsidR="00000000" w:rsidRPr="00000000">
        <w:rPr>
          <w:rtl w:val="0"/>
        </w:rPr>
        <w:t xml:space="preserve">Approved input file will be processed only if all the following conditions are met for each record:</w:t>
      </w:r>
    </w:p>
    <w:p w:rsidR="00000000" w:rsidDel="00000000" w:rsidP="00000000" w:rsidRDefault="00000000" w:rsidRPr="00000000" w14:paraId="0000028D">
      <w:pPr>
        <w:numPr>
          <w:ilvl w:val="0"/>
          <w:numId w:val="17"/>
        </w:numPr>
        <w:spacing w:after="0" w:before="240" w:line="278.00000000000006" w:lineRule="auto"/>
        <w:ind w:left="720" w:hanging="360"/>
        <w:rPr>
          <w:b w:val="1"/>
          <w:bCs w:val="1"/>
        </w:rPr>
      </w:pPr>
      <w:r w:rsidDel="00000000" w:rsidR="00000000" w:rsidRPr="00000000">
        <w:rPr>
          <w:b w:val="1"/>
          <w:bCs w:val="1"/>
          <w:rtl w:val="0"/>
        </w:rPr>
        <w:t xml:space="preserve">CGPAN : </w:t>
      </w:r>
      <w:r w:rsidDel="00000000" w:rsidR="00000000" w:rsidRPr="00000000">
        <w:rPr>
          <w:rtl w:val="0"/>
        </w:rPr>
        <w:t xml:space="preserve">Must be a unique system-generated alphanumeric number. System will reject the file if CGPAN is blank or invalid.</w:t>
        <w:br w:type="textWrapping"/>
      </w:r>
      <w:r w:rsidDel="00000000" w:rsidR="00000000" w:rsidRPr="00000000">
        <w:rPr>
          <w:rtl w:val="0"/>
        </w:rPr>
      </w:r>
    </w:p>
    <w:p w:rsidR="00000000" w:rsidDel="00000000" w:rsidP="00000000" w:rsidRDefault="00000000" w:rsidRPr="00000000" w14:paraId="0000028E">
      <w:pPr>
        <w:numPr>
          <w:ilvl w:val="0"/>
          <w:numId w:val="17"/>
        </w:numPr>
        <w:spacing w:after="0" w:before="0" w:line="278.00000000000006" w:lineRule="auto"/>
        <w:ind w:left="720" w:hanging="360"/>
        <w:rPr>
          <w:b w:val="1"/>
          <w:bCs w:val="1"/>
        </w:rPr>
      </w:pPr>
      <w:r w:rsidDel="00000000" w:rsidR="00000000" w:rsidRPr="00000000">
        <w:rPr>
          <w:b w:val="1"/>
          <w:bCs w:val="1"/>
          <w:rtl w:val="0"/>
        </w:rPr>
        <w:t xml:space="preserve">Loan Account Number : </w:t>
      </w:r>
      <w:r w:rsidDel="00000000" w:rsidR="00000000" w:rsidRPr="00000000">
        <w:rPr>
          <w:rtl w:val="0"/>
        </w:rPr>
        <w:t xml:space="preserve">Must be a valid alphanumeric identifier allotted by the MLI. Loan account numbers must be unique across the same input file. In case of duplicate loan account numbers in the input, the file will be rejected.</w:t>
      </w:r>
      <w:r w:rsidDel="00000000" w:rsidR="00000000" w:rsidRPr="00000000">
        <w:rPr>
          <w:b w:val="1"/>
          <w:bCs w:val="1"/>
          <w:rtl w:val="0"/>
        </w:rPr>
        <w:br w:type="textWrapping"/>
      </w:r>
    </w:p>
    <w:p w:rsidR="00000000" w:rsidDel="00000000" w:rsidP="00000000" w:rsidRDefault="00000000" w:rsidRPr="00000000" w14:paraId="0000028F">
      <w:pPr>
        <w:numPr>
          <w:ilvl w:val="0"/>
          <w:numId w:val="17"/>
        </w:numPr>
        <w:spacing w:after="0" w:before="0" w:line="278.00000000000006" w:lineRule="auto"/>
        <w:ind w:left="720" w:hanging="360"/>
        <w:rPr>
          <w:b w:val="1"/>
          <w:bCs w:val="1"/>
        </w:rPr>
      </w:pPr>
      <w:r w:rsidDel="00000000" w:rsidR="00000000" w:rsidRPr="00000000">
        <w:rPr>
          <w:b w:val="1"/>
          <w:bCs w:val="1"/>
          <w:rtl w:val="0"/>
        </w:rPr>
        <w:t xml:space="preserve">Principal Outstanding as on 31st March of previous year : </w:t>
      </w:r>
      <w:r w:rsidDel="00000000" w:rsidR="00000000" w:rsidRPr="00000000">
        <w:rPr>
          <w:rtl w:val="0"/>
        </w:rPr>
        <w:t xml:space="preserve">Must be a valid positive numeric value in INR. The value should not exceed the sanctioned loan amount stored in the CG system. System will validate this amount against the sanction limit for that loan account.</w:t>
      </w:r>
      <w:r w:rsidDel="00000000" w:rsidR="00000000" w:rsidRPr="00000000">
        <w:rPr>
          <w:b w:val="1"/>
          <w:bCs w:val="1"/>
          <w:rtl w:val="0"/>
        </w:rPr>
        <w:br w:type="textWrapping"/>
      </w:r>
    </w:p>
    <w:p w:rsidR="00000000" w:rsidDel="00000000" w:rsidP="00000000" w:rsidRDefault="00000000" w:rsidRPr="00000000" w14:paraId="00000290">
      <w:pPr>
        <w:numPr>
          <w:ilvl w:val="0"/>
          <w:numId w:val="17"/>
        </w:numPr>
        <w:spacing w:after="0" w:before="0" w:line="278.00000000000006" w:lineRule="auto"/>
        <w:ind w:left="720" w:hanging="360"/>
        <w:rPr>
          <w:b w:val="1"/>
          <w:bCs w:val="1"/>
        </w:rPr>
      </w:pPr>
      <w:r w:rsidDel="00000000" w:rsidR="00000000" w:rsidRPr="00000000">
        <w:rPr>
          <w:b w:val="1"/>
          <w:bCs w:val="1"/>
          <w:rtl w:val="0"/>
        </w:rPr>
        <w:t xml:space="preserve">Interest Outstanding as on 31st March of previous year: </w:t>
      </w:r>
      <w:r w:rsidDel="00000000" w:rsidR="00000000" w:rsidRPr="00000000">
        <w:rPr>
          <w:rtl w:val="0"/>
        </w:rPr>
        <w:t xml:space="preserve">Must be a valid numeric value in INR (can be 0 but not negative). System will reject the record if the interest value is invalid or missing.</w:t>
        <w:br w:type="textWrapping"/>
      </w:r>
      <w:r w:rsidDel="00000000" w:rsidR="00000000" w:rsidRPr="00000000">
        <w:rPr>
          <w:rtl w:val="0"/>
        </w:rPr>
      </w:r>
    </w:p>
    <w:p w:rsidR="00000000" w:rsidDel="00000000" w:rsidP="00000000" w:rsidRDefault="00000000" w:rsidRPr="00000000" w14:paraId="00000291">
      <w:pPr>
        <w:numPr>
          <w:ilvl w:val="0"/>
          <w:numId w:val="17"/>
        </w:numPr>
        <w:spacing w:after="0" w:before="0" w:line="278.00000000000006" w:lineRule="auto"/>
        <w:ind w:left="720" w:hanging="360"/>
        <w:rPr>
          <w:b w:val="1"/>
          <w:bCs w:val="1"/>
        </w:rPr>
      </w:pPr>
      <w:r w:rsidDel="00000000" w:rsidR="00000000" w:rsidRPr="00000000">
        <w:rPr>
          <w:b w:val="1"/>
          <w:bCs w:val="1"/>
          <w:rtl w:val="0"/>
        </w:rPr>
        <w:t xml:space="preserve">Mark as NPA / Close / Standard : </w:t>
      </w:r>
      <w:r w:rsidDel="00000000" w:rsidR="00000000" w:rsidRPr="00000000">
        <w:rPr>
          <w:rtl w:val="0"/>
        </w:rPr>
        <w:t xml:space="preserve">Must be one of the acceptable values from the predefined list: </w:t>
      </w:r>
      <w:r w:rsidDel="00000000" w:rsidR="00000000" w:rsidRPr="00000000">
        <w:rPr>
          <w:sz w:val="24"/>
          <w:szCs w:val="24"/>
          <w:rtl w:val="0"/>
        </w:rPr>
        <w:t xml:space="preserve">NPA, Close, or Standard.</w:t>
      </w:r>
      <w:r w:rsidDel="00000000" w:rsidR="00000000" w:rsidRPr="00000000">
        <w:rPr>
          <w:rtl w:val="0"/>
        </w:rPr>
        <w:t xml:space="preserve"> Any deviation or blank status will lead to record rejection.</w:t>
      </w:r>
      <w:r w:rsidDel="00000000" w:rsidR="00000000" w:rsidRPr="00000000">
        <w:rPr>
          <w:b w:val="1"/>
          <w:bCs w:val="1"/>
          <w:rtl w:val="0"/>
        </w:rPr>
        <w:br w:type="textWrapping"/>
      </w:r>
    </w:p>
    <w:p w:rsidR="00000000" w:rsidDel="00000000" w:rsidP="00000000" w:rsidRDefault="00000000" w:rsidRPr="00000000" w14:paraId="00000292">
      <w:pPr>
        <w:numPr>
          <w:ilvl w:val="0"/>
          <w:numId w:val="17"/>
        </w:numPr>
        <w:spacing w:after="0" w:before="0" w:line="278.00000000000006" w:lineRule="auto"/>
        <w:ind w:left="720" w:hanging="360"/>
        <w:rPr>
          <w:b w:val="1"/>
          <w:bCs w:val="1"/>
        </w:rPr>
      </w:pPr>
      <w:r w:rsidDel="00000000" w:rsidR="00000000" w:rsidRPr="00000000">
        <w:rPr>
          <w:b w:val="1"/>
          <w:bCs w:val="1"/>
          <w:rtl w:val="0"/>
        </w:rPr>
        <w:t xml:space="preserve">Date : </w:t>
      </w:r>
      <w:r w:rsidDel="00000000" w:rsidR="00000000" w:rsidRPr="00000000">
        <w:rPr>
          <w:rtl w:val="0"/>
        </w:rPr>
        <w:t xml:space="preserve">This field captures the date on which the loan was marked as NPA / Closed / Standard. The date must be a valid format and should not be in the future. This is a mandatory field for all records.</w:t>
      </w:r>
      <w:r w:rsidDel="00000000" w:rsidR="00000000" w:rsidRPr="00000000">
        <w:rPr>
          <w:b w:val="1"/>
          <w:bCs w:val="1"/>
          <w:rtl w:val="0"/>
        </w:rPr>
        <w:br w:type="textWrapping"/>
      </w:r>
    </w:p>
    <w:p w:rsidR="00000000" w:rsidDel="00000000" w:rsidP="00000000" w:rsidRDefault="00000000" w:rsidRPr="00000000" w14:paraId="00000293">
      <w:pPr>
        <w:numPr>
          <w:ilvl w:val="0"/>
          <w:numId w:val="17"/>
        </w:numPr>
        <w:spacing w:after="0" w:before="0" w:line="278.00000000000006" w:lineRule="auto"/>
        <w:ind w:left="720" w:hanging="360"/>
        <w:rPr>
          <w:b w:val="1"/>
          <w:bCs w:val="1"/>
        </w:rPr>
      </w:pPr>
      <w:r w:rsidDel="00000000" w:rsidR="00000000" w:rsidRPr="00000000">
        <w:rPr>
          <w:b w:val="1"/>
          <w:bCs w:val="1"/>
          <w:rtl w:val="0"/>
        </w:rPr>
        <w:t xml:space="preserve">Principal Outstanding as on NPA Date : </w:t>
      </w:r>
      <w:r w:rsidDel="00000000" w:rsidR="00000000" w:rsidRPr="00000000">
        <w:rPr>
          <w:rtl w:val="0"/>
        </w:rPr>
        <w:t xml:space="preserve">Applicable only if the account is marked as NPA. System expects a valid numeric INR value. If status is NPA and this field is missing or invalid, the record will be rejected.</w:t>
      </w:r>
      <w:r w:rsidDel="00000000" w:rsidR="00000000" w:rsidRPr="00000000">
        <w:rPr>
          <w:b w:val="1"/>
          <w:bCs w:val="1"/>
          <w:rtl w:val="0"/>
        </w:rPr>
        <w:br w:type="textWrapping"/>
      </w:r>
    </w:p>
    <w:p w:rsidR="00000000" w:rsidDel="00000000" w:rsidP="00000000" w:rsidRDefault="00000000" w:rsidRPr="00000000" w14:paraId="00000294">
      <w:pPr>
        <w:numPr>
          <w:ilvl w:val="0"/>
          <w:numId w:val="17"/>
        </w:numPr>
        <w:spacing w:after="240" w:before="0" w:line="278.00000000000006" w:lineRule="auto"/>
        <w:ind w:left="720" w:hanging="360"/>
        <w:rPr>
          <w:b w:val="1"/>
          <w:bCs w:val="1"/>
        </w:rPr>
      </w:pPr>
      <w:r w:rsidDel="00000000" w:rsidR="00000000" w:rsidRPr="00000000">
        <w:rPr>
          <w:b w:val="1"/>
          <w:bCs w:val="1"/>
          <w:rtl w:val="0"/>
        </w:rPr>
        <w:t xml:space="preserve">Interest Outstanding as on NPA Date : </w:t>
      </w:r>
      <w:r w:rsidDel="00000000" w:rsidR="00000000" w:rsidRPr="00000000">
        <w:rPr>
          <w:rtl w:val="0"/>
        </w:rPr>
        <w:t xml:space="preserve">Applicable only if the account is marked as NPA. Must be a valid numeric INR value (≥ 0). If status is NPA and this field is not provided or incorrect, the record will be rejected.</w:t>
      </w:r>
      <w:r w:rsidDel="00000000" w:rsidR="00000000" w:rsidRPr="00000000">
        <w:rPr>
          <w:rtl w:val="0"/>
        </w:rPr>
      </w:r>
    </w:p>
    <w:p w:rsidR="00000000" w:rsidDel="00000000" w:rsidP="00000000" w:rsidRDefault="00000000" w:rsidRPr="00000000" w14:paraId="00000295">
      <w:pPr>
        <w:spacing w:after="0" w:line="278.00000000000006" w:lineRule="auto"/>
        <w:jc w:val="both"/>
        <w:rPr>
          <w:rFonts w:ascii="Aptos" w:cs="Aptos" w:eastAsia="Aptos" w:hAnsi="Aptos"/>
          <w:b w:val="1"/>
          <w:bCs w:val="1"/>
        </w:rPr>
      </w:pPr>
      <w:r w:rsidDel="00000000" w:rsidR="00000000" w:rsidRPr="00000000">
        <w:rPr>
          <w:rtl w:val="0"/>
        </w:rPr>
      </w:r>
    </w:p>
    <w:p w:rsidR="00000000" w:rsidDel="00000000" w:rsidP="00000000" w:rsidRDefault="00000000" w:rsidRPr="00000000" w14:paraId="00000296">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khrrxito2nx7" w:id="58"/>
      <w:bookmarkEnd w:id="58"/>
      <w:r w:rsidDel="00000000" w:rsidR="00000000" w:rsidRPr="00000000">
        <w:rPr>
          <w:rtl w:val="0"/>
        </w:rPr>
      </w:r>
    </w:p>
    <w:p w:rsidR="00000000" w:rsidDel="00000000" w:rsidP="00000000" w:rsidRDefault="00000000" w:rsidRPr="00000000" w14:paraId="00000297">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jsa9gc9xpp6j" w:id="59"/>
      <w:bookmarkEnd w:id="59"/>
      <w:r w:rsidDel="00000000" w:rsidR="00000000" w:rsidRPr="00000000">
        <w:rPr>
          <w:b w:val="1"/>
          <w:bCs w:val="1"/>
          <w:color w:val="7f7f7f"/>
          <w:sz w:val="26"/>
          <w:szCs w:val="26"/>
          <w:rtl w:val="0"/>
        </w:rPr>
        <w:t xml:space="preserve">1.15.2  Continuity Status</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99">
      <w:pPr>
        <w:spacing w:after="0" w:line="278.00000000000006" w:lineRule="auto"/>
        <w:jc w:val="both"/>
        <w:rPr>
          <w:b w:val="1"/>
          <w:bCs w:val="1"/>
        </w:rPr>
      </w:pPr>
      <w:r w:rsidDel="00000000" w:rsidR="00000000" w:rsidRPr="00000000">
        <w:rPr>
          <w:rtl w:val="0"/>
        </w:rPr>
        <w:t xml:space="preserve">Continuity Status consist the following actions and status names as defined below:</w:t>
      </w:r>
      <w:r w:rsidDel="00000000" w:rsidR="00000000" w:rsidRPr="00000000">
        <w:rPr>
          <w:rtl w:val="0"/>
        </w:rPr>
      </w:r>
    </w:p>
    <w:p w:rsidR="00000000" w:rsidDel="00000000" w:rsidP="00000000" w:rsidRDefault="00000000" w:rsidRPr="00000000" w14:paraId="0000029A">
      <w:pPr>
        <w:spacing w:after="0" w:line="278.00000000000006" w:lineRule="auto"/>
        <w:jc w:val="both"/>
        <w:rPr>
          <w:b w:val="1"/>
          <w:bCs w:val="1"/>
        </w:rPr>
      </w:pPr>
      <w:r w:rsidDel="00000000" w:rsidR="00000000" w:rsidRPr="00000000">
        <w:rPr>
          <w:rtl w:val="0"/>
        </w:rPr>
      </w:r>
    </w:p>
    <w:sdt>
      <w:sdtPr>
        <w:lock w:val="contentLocked"/>
        <w:id w:val="-1951858646"/>
        <w:tag w:val="goog_rdk_2"/>
      </w:sdtPr>
      <w:sdtContent>
        <w:tbl>
          <w:tblPr>
            <w:tblStyle w:val="Table9"/>
            <w:tblW w:w="101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6810"/>
            <w:gridCol w:w="2570.9999999999995"/>
            <w:tblGridChange w:id="0">
              <w:tblGrid>
                <w:gridCol w:w="780"/>
                <w:gridCol w:w="6810"/>
                <w:gridCol w:w="2570.9999999999995"/>
              </w:tblGrid>
            </w:tblGridChange>
          </w:tblGrid>
          <w:tr>
            <w:trPr>
              <w:cantSplit w:val="0"/>
              <w:tblHeader w:val="1"/>
            </w:trPr>
            <w:tc>
              <w:tcPr>
                <w:shd w:fill="d0e0e3"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Status</w:t>
                </w:r>
              </w:p>
            </w:tc>
          </w:tr>
          <w:tr>
            <w:trPr>
              <w:cantSplit w:val="0"/>
              <w:tblHeader w:val="1"/>
            </w:trPr>
            <w:tc>
              <w:tcPr>
                <w:shd w:fill="fff2cc"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Continuity File Uploaded by  MLI Maker and validation is pending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Draft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Continuity file validated by the system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Validated</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Continuity file sends for approval to MLI Approval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 Awaited</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pPr>
                <w:r w:rsidDel="00000000" w:rsidR="00000000" w:rsidRPr="00000000">
                  <w:rPr>
                    <w:rtl w:val="0"/>
                  </w:rPr>
                  <w:t xml:space="preserve">Continuity file is rejected by MLI Approver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pPr>
                <w:r w:rsidDel="00000000" w:rsidR="00000000" w:rsidRPr="00000000">
                  <w:rPr>
                    <w:rtl w:val="0"/>
                  </w:rPr>
                  <w:t xml:space="preserve">Rejected</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Continuity file is approved by MLI Approver and payment is pending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rPr/>
                </w:pPr>
                <w:r w:rsidDel="00000000" w:rsidR="00000000" w:rsidRPr="00000000">
                  <w:rPr>
                    <w:rtl w:val="0"/>
                  </w:rPr>
                  <w:t xml:space="preserve">Guarantee in Provisional</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rPr/>
                </w:pPr>
                <w:r w:rsidDel="00000000" w:rsidR="00000000" w:rsidRPr="00000000">
                  <w:rPr>
                    <w:rtl w:val="0"/>
                  </w:rPr>
                  <w:t xml:space="preserve">Continuity File is approved by MLI Approver and payment is received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pPr>
                <w:r w:rsidDel="00000000" w:rsidR="00000000" w:rsidRPr="00000000">
                  <w:rPr>
                    <w:rtl w:val="0"/>
                  </w:rPr>
                  <w:t xml:space="preserve">Guarantee In Force</w:t>
                </w:r>
              </w:p>
            </w:tc>
          </w:tr>
        </w:tbl>
      </w:sdtContent>
    </w:sdt>
    <w:p w:rsidR="00000000" w:rsidDel="00000000" w:rsidP="00000000" w:rsidRDefault="00000000" w:rsidRPr="00000000" w14:paraId="000002B0">
      <w:pPr>
        <w:spacing w:after="0" w:line="278.00000000000006" w:lineRule="auto"/>
        <w:jc w:val="both"/>
        <w:rPr>
          <w:b w:val="1"/>
          <w:bCs w:val="1"/>
        </w:rPr>
      </w:pPr>
      <w:r w:rsidDel="00000000" w:rsidR="00000000" w:rsidRPr="00000000">
        <w:rPr>
          <w:rtl w:val="0"/>
        </w:rPr>
      </w:r>
    </w:p>
    <w:p w:rsidR="00000000" w:rsidDel="00000000" w:rsidP="00000000" w:rsidRDefault="00000000" w:rsidRPr="00000000" w14:paraId="000002B1">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e2doec9w166t" w:id="60"/>
      <w:bookmarkEnd w:id="60"/>
      <w:r w:rsidDel="00000000" w:rsidR="00000000" w:rsidRPr="00000000">
        <w:rPr>
          <w:b w:val="1"/>
          <w:bCs w:val="1"/>
          <w:color w:val="7f7f7f"/>
          <w:sz w:val="26"/>
          <w:szCs w:val="26"/>
          <w:rtl w:val="0"/>
        </w:rPr>
        <w:t xml:space="preserve">1.15.3  CG Fee Calculation During Continuity</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2B3">
      <w:pPr>
        <w:spacing w:after="0" w:line="278.00000000000006" w:lineRule="auto"/>
        <w:jc w:val="both"/>
        <w:rPr/>
      </w:pPr>
      <w:r w:rsidDel="00000000" w:rsidR="00000000" w:rsidRPr="00000000">
        <w:rPr>
          <w:rtl w:val="0"/>
        </w:rPr>
        <w:t xml:space="preserve">There will be the following formula for calculating the CG fee during continuity.</w:t>
      </w:r>
    </w:p>
    <w:p w:rsidR="00000000" w:rsidDel="00000000" w:rsidP="00000000" w:rsidRDefault="00000000" w:rsidRPr="00000000" w14:paraId="000002B4">
      <w:pPr>
        <w:spacing w:after="0" w:line="278.00000000000006" w:lineRule="auto"/>
        <w:jc w:val="both"/>
        <w:rPr>
          <w:b w:val="1"/>
          <w:bCs w:val="1"/>
        </w:rPr>
      </w:pPr>
      <w:r w:rsidDel="00000000" w:rsidR="00000000" w:rsidRPr="00000000">
        <w:rPr>
          <w:rtl w:val="0"/>
        </w:rPr>
      </w:r>
    </w:p>
    <w:p w:rsidR="00000000" w:rsidDel="00000000" w:rsidP="00000000" w:rsidRDefault="00000000" w:rsidRPr="00000000" w14:paraId="000002B5">
      <w:pPr>
        <w:spacing w:after="0" w:line="278.00000000000006" w:lineRule="auto"/>
        <w:jc w:val="both"/>
        <w:rPr>
          <w:b w:val="1"/>
          <w:bCs w:val="1"/>
          <w:u w:val="single"/>
        </w:rPr>
      </w:pPr>
      <w:r w:rsidDel="00000000" w:rsidR="00000000" w:rsidRPr="00000000">
        <w:rPr>
          <w:b w:val="1"/>
          <w:bCs w:val="1"/>
          <w:u w:val="single"/>
          <w:rtl w:val="0"/>
        </w:rPr>
        <w:t xml:space="preserve">Fees calculation :</w:t>
      </w:r>
    </w:p>
    <w:p w:rsidR="00000000" w:rsidDel="00000000" w:rsidP="00000000" w:rsidRDefault="00000000" w:rsidRPr="00000000" w14:paraId="000002B6">
      <w:pPr>
        <w:spacing w:after="0" w:line="278.00000000000006" w:lineRule="auto"/>
        <w:jc w:val="both"/>
        <w:rPr>
          <w:rFonts w:ascii="Aptos" w:cs="Aptos" w:eastAsia="Aptos" w:hAnsi="Aptos"/>
          <w:b w:val="1"/>
          <w:bCs w:val="1"/>
        </w:rPr>
      </w:pPr>
      <w:r w:rsidDel="00000000" w:rsidR="00000000" w:rsidRPr="00000000">
        <w:rPr>
          <w:rtl w:val="0"/>
        </w:rPr>
      </w:r>
    </w:p>
    <w:tbl>
      <w:tblPr>
        <w:tblStyle w:val="Table10"/>
        <w:tblW w:w="8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7"/>
        <w:gridCol w:w="5292"/>
        <w:tblGridChange w:id="0">
          <w:tblGrid>
            <w:gridCol w:w="2917"/>
            <w:gridCol w:w="5292"/>
          </w:tblGrid>
        </w:tblGridChange>
      </w:tblGrid>
      <w:tr>
        <w:trPr>
          <w:cantSplit w:val="0"/>
          <w:trHeight w:val="21" w:hRule="atLeast"/>
          <w:tblHeader w:val="0"/>
        </w:trPr>
        <w:tc>
          <w:tcPr>
            <w:shd w:fill="d0e0e3" w:val="clear"/>
          </w:tcPr>
          <w:p w:rsidR="00000000" w:rsidDel="00000000" w:rsidP="00000000" w:rsidRDefault="00000000" w:rsidRPr="00000000" w14:paraId="000002B7">
            <w:pPr>
              <w:jc w:val="center"/>
              <w:rPr>
                <w:b w:val="1"/>
                <w:bCs w:val="1"/>
              </w:rPr>
            </w:pPr>
            <w:r w:rsidDel="00000000" w:rsidR="00000000" w:rsidRPr="00000000">
              <w:rPr>
                <w:b w:val="1"/>
                <w:bCs w:val="1"/>
                <w:rtl w:val="0"/>
              </w:rPr>
              <w:t xml:space="preserve">Years</w:t>
            </w:r>
          </w:p>
        </w:tc>
        <w:tc>
          <w:tcPr>
            <w:shd w:fill="d0e0e3" w:val="clear"/>
          </w:tcPr>
          <w:p w:rsidR="00000000" w:rsidDel="00000000" w:rsidP="00000000" w:rsidRDefault="00000000" w:rsidRPr="00000000" w14:paraId="000002B8">
            <w:pPr>
              <w:jc w:val="center"/>
              <w:rPr>
                <w:b w:val="1"/>
                <w:bCs w:val="1"/>
              </w:rPr>
            </w:pPr>
            <w:r w:rsidDel="00000000" w:rsidR="00000000" w:rsidRPr="00000000">
              <w:rPr>
                <w:b w:val="1"/>
                <w:bCs w:val="1"/>
                <w:rtl w:val="0"/>
              </w:rPr>
              <w:t xml:space="preserve">Fee Calculation Logic</w:t>
            </w:r>
          </w:p>
        </w:tc>
      </w:tr>
      <w:tr>
        <w:trPr>
          <w:cantSplit w:val="0"/>
          <w:trHeight w:val="21" w:hRule="atLeast"/>
          <w:tblHeader w:val="0"/>
        </w:trPr>
        <w:tc>
          <w:tcPr>
            <w:shd w:fill="fff2cc" w:val="clear"/>
          </w:tcPr>
          <w:p w:rsidR="00000000" w:rsidDel="00000000" w:rsidP="00000000" w:rsidRDefault="00000000" w:rsidRPr="00000000" w14:paraId="000002B9">
            <w:pPr>
              <w:jc w:val="both"/>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year-Upfront contribution</w:t>
            </w:r>
          </w:p>
        </w:tc>
        <w:tc>
          <w:tcPr>
            <w:shd w:fill="fff2cc" w:val="clear"/>
          </w:tcPr>
          <w:p w:rsidR="00000000" w:rsidDel="00000000" w:rsidP="00000000" w:rsidRDefault="00000000" w:rsidRPr="00000000" w14:paraId="000002BA">
            <w:pPr>
              <w:jc w:val="both"/>
              <w:rPr/>
            </w:pPr>
            <w:r w:rsidDel="00000000" w:rsidR="00000000" w:rsidRPr="00000000">
              <w:rPr>
                <w:rtl w:val="0"/>
              </w:rPr>
              <w:t xml:space="preserve">Initial Contribution of sanction less collateral amount- 5%. No CG Fee in 1</w:t>
            </w:r>
            <w:r w:rsidDel="00000000" w:rsidR="00000000" w:rsidRPr="00000000">
              <w:rPr>
                <w:vertAlign w:val="superscript"/>
                <w:rtl w:val="0"/>
              </w:rPr>
              <w:t xml:space="preserve">st</w:t>
            </w:r>
            <w:r w:rsidDel="00000000" w:rsidR="00000000" w:rsidRPr="00000000">
              <w:rPr>
                <w:rtl w:val="0"/>
              </w:rPr>
              <w:t xml:space="preserve"> year</w:t>
            </w:r>
          </w:p>
        </w:tc>
      </w:tr>
      <w:tr>
        <w:trPr>
          <w:cantSplit w:val="0"/>
          <w:trHeight w:val="118" w:hRule="atLeast"/>
          <w:tblHeader w:val="0"/>
        </w:trPr>
        <w:tc>
          <w:tcPr>
            <w:shd w:fill="fff2cc" w:val="clear"/>
          </w:tcPr>
          <w:p w:rsidR="00000000" w:rsidDel="00000000" w:rsidP="00000000" w:rsidRDefault="00000000" w:rsidRPr="00000000" w14:paraId="000002BB">
            <w:pPr>
              <w:jc w:val="both"/>
              <w:rPr/>
            </w:pPr>
            <w:r w:rsidDel="00000000" w:rsidR="00000000" w:rsidRPr="00000000">
              <w:rPr>
                <w:rtl w:val="0"/>
              </w:rPr>
              <w:t xml:space="preserve">Next 3 year</w:t>
            </w:r>
          </w:p>
        </w:tc>
        <w:tc>
          <w:tcPr>
            <w:shd w:fill="fff2cc" w:val="clear"/>
          </w:tcPr>
          <w:p w:rsidR="00000000" w:rsidDel="00000000" w:rsidP="00000000" w:rsidRDefault="00000000" w:rsidRPr="00000000" w14:paraId="000002BC">
            <w:pPr>
              <w:jc w:val="both"/>
              <w:rPr/>
            </w:pPr>
            <w:r w:rsidDel="00000000" w:rsidR="00000000" w:rsidRPr="00000000">
              <w:rPr>
                <w:rtl w:val="0"/>
              </w:rPr>
              <w:t xml:space="preserve">1.5% of outstanding less collateral amount</w:t>
            </w:r>
          </w:p>
        </w:tc>
      </w:tr>
      <w:tr>
        <w:trPr>
          <w:cantSplit w:val="0"/>
          <w:trHeight w:val="118" w:hRule="atLeast"/>
          <w:tblHeader w:val="0"/>
        </w:trPr>
        <w:tc>
          <w:tcPr>
            <w:shd w:fill="fff2cc" w:val="clear"/>
          </w:tcPr>
          <w:p w:rsidR="00000000" w:rsidDel="00000000" w:rsidP="00000000" w:rsidRDefault="00000000" w:rsidRPr="00000000" w14:paraId="000002BD">
            <w:pPr>
              <w:jc w:val="both"/>
              <w:rPr/>
            </w:pPr>
            <w:r w:rsidDel="00000000" w:rsidR="00000000" w:rsidRPr="00000000">
              <w:rPr>
                <w:rtl w:val="0"/>
              </w:rPr>
              <w:t xml:space="preserve">Thereafter every year</w:t>
            </w:r>
          </w:p>
        </w:tc>
        <w:tc>
          <w:tcPr>
            <w:shd w:fill="fff2cc" w:val="clear"/>
          </w:tcPr>
          <w:p w:rsidR="00000000" w:rsidDel="00000000" w:rsidP="00000000" w:rsidRDefault="00000000" w:rsidRPr="00000000" w14:paraId="000002BE">
            <w:pPr>
              <w:jc w:val="both"/>
              <w:rPr/>
            </w:pPr>
            <w:r w:rsidDel="00000000" w:rsidR="00000000" w:rsidRPr="00000000">
              <w:rPr>
                <w:rtl w:val="0"/>
              </w:rPr>
              <w:t xml:space="preserve">1% of outstanding less collateral amount</w:t>
            </w:r>
          </w:p>
        </w:tc>
      </w:tr>
    </w:tbl>
    <w:p w:rsidR="00000000" w:rsidDel="00000000" w:rsidP="00000000" w:rsidRDefault="00000000" w:rsidRPr="00000000" w14:paraId="000002BF">
      <w:pPr>
        <w:spacing w:after="0" w:line="278.00000000000006" w:lineRule="auto"/>
        <w:jc w:val="both"/>
        <w:rPr>
          <w:b w:val="1"/>
          <w:bCs w:val="1"/>
        </w:rPr>
      </w:pPr>
      <w:r w:rsidDel="00000000" w:rsidR="00000000" w:rsidRPr="00000000">
        <w:rPr>
          <w:rtl w:val="0"/>
        </w:rPr>
      </w:r>
    </w:p>
    <w:p w:rsidR="00000000" w:rsidDel="00000000" w:rsidP="00000000" w:rsidRDefault="00000000" w:rsidRPr="00000000" w14:paraId="000002C0">
      <w:pPr>
        <w:spacing w:after="0" w:line="278.00000000000006" w:lineRule="auto"/>
        <w:jc w:val="both"/>
        <w:rPr>
          <w:b w:val="1"/>
          <w:bCs w:val="1"/>
          <w:u w:val="single"/>
        </w:rPr>
      </w:pPr>
      <w:r w:rsidDel="00000000" w:rsidR="00000000" w:rsidRPr="00000000">
        <w:rPr>
          <w:rtl w:val="0"/>
        </w:rPr>
      </w:r>
    </w:p>
    <w:p w:rsidR="00000000" w:rsidDel="00000000" w:rsidP="00000000" w:rsidRDefault="00000000" w:rsidRPr="00000000" w14:paraId="000002C1">
      <w:pPr>
        <w:spacing w:after="0" w:line="278.00000000000006" w:lineRule="auto"/>
        <w:jc w:val="both"/>
        <w:rPr>
          <w:b w:val="1"/>
          <w:bCs w:val="1"/>
          <w:u w:val="single"/>
        </w:rPr>
      </w:pPr>
      <w:r w:rsidDel="00000000" w:rsidR="00000000" w:rsidRPr="00000000">
        <w:rPr>
          <w:b w:val="1"/>
          <w:bCs w:val="1"/>
          <w:u w:val="single"/>
          <w:rtl w:val="0"/>
        </w:rPr>
        <w:t xml:space="preserve">CG Fee Calculation Scenarios/Examples for Continuity:</w:t>
      </w:r>
    </w:p>
    <w:p w:rsidR="00000000" w:rsidDel="00000000" w:rsidP="00000000" w:rsidRDefault="00000000" w:rsidRPr="00000000" w14:paraId="000002C2">
      <w:pPr>
        <w:spacing w:after="0" w:line="278.00000000000006" w:lineRule="auto"/>
        <w:jc w:val="both"/>
        <w:rPr/>
      </w:pPr>
      <w:r w:rsidDel="00000000" w:rsidR="00000000" w:rsidRPr="00000000">
        <w:rPr>
          <w:rtl w:val="0"/>
        </w:rPr>
      </w:r>
    </w:p>
    <w:p w:rsidR="00000000" w:rsidDel="00000000" w:rsidP="00000000" w:rsidRDefault="00000000" w:rsidRPr="00000000" w14:paraId="000002C3">
      <w:pPr>
        <w:spacing w:after="0" w:line="278.00000000000006" w:lineRule="auto"/>
        <w:jc w:val="both"/>
        <w:rPr/>
      </w:pPr>
      <w:r w:rsidDel="00000000" w:rsidR="00000000" w:rsidRPr="00000000">
        <w:rPr>
          <w:rtl w:val="0"/>
        </w:rPr>
        <w:t xml:space="preserve">Sanction date : 10-04-2025</w:t>
      </w:r>
    </w:p>
    <w:p w:rsidR="00000000" w:rsidDel="00000000" w:rsidP="00000000" w:rsidRDefault="00000000" w:rsidRPr="00000000" w14:paraId="000002C4">
      <w:pPr>
        <w:spacing w:after="0" w:line="278.00000000000006" w:lineRule="auto"/>
        <w:jc w:val="both"/>
        <w:rPr>
          <w:rFonts w:ascii="Arial" w:cs="Arial" w:eastAsia="Arial" w:hAnsi="Arial"/>
          <w:sz w:val="20"/>
          <w:szCs w:val="20"/>
        </w:rPr>
      </w:pPr>
      <w:r w:rsidDel="00000000" w:rsidR="00000000" w:rsidRPr="00000000">
        <w:rPr>
          <w:rtl w:val="0"/>
        </w:rPr>
        <w:t xml:space="preserve">Sanction Amount : </w:t>
      </w:r>
      <w:r w:rsidDel="00000000" w:rsidR="00000000" w:rsidRPr="00000000">
        <w:rPr>
          <w:rFonts w:ascii="Arial" w:cs="Arial" w:eastAsia="Arial" w:hAnsi="Arial"/>
          <w:sz w:val="20"/>
          <w:szCs w:val="20"/>
          <w:rtl w:val="0"/>
        </w:rPr>
        <w:t xml:space="preserve">50,00,000</w:t>
      </w:r>
    </w:p>
    <w:p w:rsidR="00000000" w:rsidDel="00000000" w:rsidP="00000000" w:rsidRDefault="00000000" w:rsidRPr="00000000" w14:paraId="000002C5">
      <w:pPr>
        <w:spacing w:after="0" w:line="278.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Disbursement Date : 10-04-2025</w:t>
      </w:r>
    </w:p>
    <w:p w:rsidR="00000000" w:rsidDel="00000000" w:rsidP="00000000" w:rsidRDefault="00000000" w:rsidRPr="00000000" w14:paraId="000002C6">
      <w:pPr>
        <w:spacing w:after="0" w:line="278.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Disbursement amount: 50,00,000</w:t>
      </w:r>
    </w:p>
    <w:p w:rsidR="00000000" w:rsidDel="00000000" w:rsidP="00000000" w:rsidRDefault="00000000" w:rsidRPr="00000000" w14:paraId="000002C7">
      <w:pPr>
        <w:spacing w:after="0" w:line="278.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Collateral amount : 10, 00000</w:t>
      </w:r>
    </w:p>
    <w:p w:rsidR="00000000" w:rsidDel="00000000" w:rsidP="00000000" w:rsidRDefault="00000000" w:rsidRPr="00000000" w14:paraId="000002C8">
      <w:pPr>
        <w:spacing w:after="0" w:line="278.00000000000006" w:lineRule="auto"/>
        <w:jc w:val="both"/>
        <w:rPr/>
      </w:pPr>
      <w:r w:rsidDel="00000000" w:rsidR="00000000" w:rsidRPr="00000000">
        <w:rPr>
          <w:rtl w:val="0"/>
        </w:rPr>
      </w:r>
    </w:p>
    <w:p w:rsidR="00000000" w:rsidDel="00000000" w:rsidP="00000000" w:rsidRDefault="00000000" w:rsidRPr="00000000" w14:paraId="000002C9">
      <w:pPr>
        <w:spacing w:after="0" w:line="278.00000000000006" w:lineRule="auto"/>
        <w:jc w:val="both"/>
        <w:rPr>
          <w:b w:val="1"/>
          <w:bCs w:val="1"/>
          <w:u w:val="single"/>
        </w:rPr>
      </w:pPr>
      <w:r w:rsidDel="00000000" w:rsidR="00000000" w:rsidRPr="00000000">
        <w:rPr>
          <w:rtl w:val="0"/>
        </w:rPr>
      </w:r>
    </w:p>
    <w:p w:rsidR="00000000" w:rsidDel="00000000" w:rsidP="00000000" w:rsidRDefault="00000000" w:rsidRPr="00000000" w14:paraId="000002CA">
      <w:pPr>
        <w:spacing w:after="0" w:line="278.00000000000006" w:lineRule="auto"/>
        <w:jc w:val="both"/>
        <w:rPr>
          <w:b w:val="1"/>
          <w:bCs w:val="1"/>
          <w:u w:val="single"/>
        </w:rPr>
      </w:pPr>
      <w:r w:rsidDel="00000000" w:rsidR="00000000" w:rsidRPr="00000000">
        <w:rPr>
          <w:b w:val="1"/>
          <w:bCs w:val="1"/>
          <w:u w:val="single"/>
          <w:rtl w:val="0"/>
        </w:rPr>
        <w:t xml:space="preserve">Scenario 1 : </w:t>
      </w:r>
    </w:p>
    <w:p w:rsidR="00000000" w:rsidDel="00000000" w:rsidP="00000000" w:rsidRDefault="00000000" w:rsidRPr="00000000" w14:paraId="000002CB">
      <w:pPr>
        <w:spacing w:after="0" w:line="278.00000000000006" w:lineRule="auto"/>
        <w:jc w:val="both"/>
        <w:rPr>
          <w:b w:val="1"/>
          <w:bCs w:val="1"/>
          <w:u w:val="single"/>
        </w:rPr>
      </w:pPr>
      <w:r w:rsidDel="00000000" w:rsidR="00000000" w:rsidRPr="00000000">
        <w:rPr>
          <w:rtl w:val="0"/>
        </w:rPr>
      </w:r>
    </w:p>
    <w:p w:rsidR="00000000" w:rsidDel="00000000" w:rsidP="00000000" w:rsidRDefault="00000000" w:rsidRPr="00000000" w14:paraId="000002CC">
      <w:pPr>
        <w:spacing w:after="240" w:before="240" w:line="278.00000000000006" w:lineRule="auto"/>
        <w:ind w:left="720" w:firstLine="0"/>
        <w:rPr>
          <w:b w:val="1"/>
          <w:bCs w:val="1"/>
          <w:u w:val="single"/>
        </w:rPr>
      </w:pPr>
      <w:r w:rsidDel="00000000" w:rsidR="00000000" w:rsidRPr="00000000">
        <w:rPr>
          <w:rtl w:val="0"/>
        </w:rPr>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1.336898395722"/>
        <w:gridCol w:w="1251.336898395722"/>
        <w:gridCol w:w="2802.994652406417"/>
        <w:gridCol w:w="2802.994652406417"/>
        <w:gridCol w:w="1251.336898395722"/>
        <w:tblGridChange w:id="0">
          <w:tblGrid>
            <w:gridCol w:w="1251.336898395722"/>
            <w:gridCol w:w="1251.336898395722"/>
            <w:gridCol w:w="2802.994652406417"/>
            <w:gridCol w:w="2802.994652406417"/>
            <w:gridCol w:w="1251.336898395722"/>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Financial Year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CF">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(Sanction amount /Outstanding - Collateral)</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0">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w:t>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 Amount</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25-26</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New Guarantee Sanction amount is 50,00000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₹2,00,000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26-27</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27-28</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D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28-29</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₹30,00,000 - ₹10,00,000 = ₹20,00,000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₹30000 Rest payment Done</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29-30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₹20,00,000 - ₹10,00,000 =1000000 </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r>
    </w:tbl>
    <w:p w:rsidR="00000000" w:rsidDel="00000000" w:rsidP="00000000" w:rsidRDefault="00000000" w:rsidRPr="00000000" w14:paraId="000002EB">
      <w:pPr>
        <w:spacing w:after="0" w:line="278.00000000000006" w:lineRule="auto"/>
        <w:jc w:val="both"/>
        <w:rPr>
          <w:b w:val="1"/>
          <w:bCs w:val="1"/>
          <w:u w:val="single"/>
        </w:rPr>
      </w:pPr>
      <w:r w:rsidDel="00000000" w:rsidR="00000000" w:rsidRPr="00000000">
        <w:rPr>
          <w:rtl w:val="0"/>
        </w:rPr>
      </w:r>
    </w:p>
    <w:p w:rsidR="00000000" w:rsidDel="00000000" w:rsidP="00000000" w:rsidRDefault="00000000" w:rsidRPr="00000000" w14:paraId="000002EC">
      <w:pPr>
        <w:spacing w:after="0" w:line="278.00000000000006" w:lineRule="auto"/>
        <w:jc w:val="both"/>
        <w:rPr>
          <w:b w:val="1"/>
          <w:bCs w:val="1"/>
        </w:rPr>
      </w:pPr>
      <w:r w:rsidDel="00000000" w:rsidR="00000000" w:rsidRPr="00000000">
        <w:rPr>
          <w:b w:val="1"/>
          <w:bCs w:val="1"/>
          <w:u w:val="single"/>
          <w:rtl w:val="0"/>
        </w:rPr>
        <w:t xml:space="preserve">Scenario 2 : </w:t>
      </w:r>
      <w:r w:rsidDel="00000000" w:rsidR="00000000" w:rsidRPr="00000000">
        <w:rPr>
          <w:rtl w:val="0"/>
        </w:rPr>
      </w:r>
    </w:p>
    <w:p w:rsidR="00000000" w:rsidDel="00000000" w:rsidP="00000000" w:rsidRDefault="00000000" w:rsidRPr="00000000" w14:paraId="000002ED">
      <w:pPr>
        <w:spacing w:after="240" w:before="240" w:line="278.00000000000006" w:lineRule="auto"/>
        <w:ind w:left="0" w:firstLine="0"/>
        <w:rPr>
          <w:b w:val="1"/>
          <w:bCs w:val="1"/>
        </w:rPr>
      </w:pPr>
      <w:r w:rsidDel="00000000" w:rsidR="00000000" w:rsidRPr="00000000">
        <w:rPr>
          <w:b w:val="1"/>
          <w:bCs w:val="1"/>
          <w:rtl w:val="0"/>
        </w:rPr>
        <w:t xml:space="preserve">NPA Marked in Continuity File 2027-28:</w:t>
      </w:r>
    </w:p>
    <w:p w:rsidR="00000000" w:rsidDel="00000000" w:rsidP="00000000" w:rsidRDefault="00000000" w:rsidRPr="00000000" w14:paraId="000002EE">
      <w:pPr>
        <w:spacing w:after="240" w:before="240" w:line="278.00000000000006" w:lineRule="auto"/>
        <w:ind w:left="0" w:firstLine="0"/>
        <w:rPr>
          <w:b w:val="1"/>
          <w:bCs w:val="1"/>
        </w:rPr>
      </w:pPr>
      <w:r w:rsidDel="00000000" w:rsidR="00000000" w:rsidRPr="00000000">
        <w:rPr>
          <w:rtl w:val="0"/>
        </w:rPr>
      </w:r>
    </w:p>
    <w:sdt>
      <w:sdtPr>
        <w:lock w:val="contentLocked"/>
        <w:id w:val="-1290121331"/>
        <w:tag w:val="goog_rdk_3"/>
      </w:sdtPr>
      <w:sdtContent>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1.336898395722"/>
            <w:gridCol w:w="1251.336898395722"/>
            <w:gridCol w:w="2802.994652406417"/>
            <w:gridCol w:w="2802.994652406417"/>
            <w:gridCol w:w="1251.336898395722"/>
            <w:tblGridChange w:id="0">
              <w:tblGrid>
                <w:gridCol w:w="1251.336898395722"/>
                <w:gridCol w:w="1251.336898395722"/>
                <w:gridCol w:w="2802.994652406417"/>
                <w:gridCol w:w="2802.994652406417"/>
                <w:gridCol w:w="1251.336898395722"/>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Financial Year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(Sanction amount /Outstanding - Collateral)</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2">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w:t>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 Amount</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25-26</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New Guarantee Sanction amount is 50,00000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₹2,00,000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26-27</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27-28</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2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2">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 CG Fee to be Calculated</w:t>
                </w:r>
              </w:p>
            </w:tc>
          </w:tr>
        </w:tbl>
      </w:sdtContent>
    </w:sdt>
    <w:p w:rsidR="00000000" w:rsidDel="00000000" w:rsidP="00000000" w:rsidRDefault="00000000" w:rsidRPr="00000000" w14:paraId="00000303">
      <w:pPr>
        <w:spacing w:after="0" w:line="278.00000000000006" w:lineRule="auto"/>
        <w:jc w:val="both"/>
        <w:rPr>
          <w:b w:val="1"/>
          <w:bCs w:val="1"/>
          <w:u w:val="single"/>
        </w:rPr>
      </w:pPr>
      <w:r w:rsidDel="00000000" w:rsidR="00000000" w:rsidRPr="00000000">
        <w:rPr>
          <w:rtl w:val="0"/>
        </w:rPr>
      </w:r>
    </w:p>
    <w:p w:rsidR="00000000" w:rsidDel="00000000" w:rsidP="00000000" w:rsidRDefault="00000000" w:rsidRPr="00000000" w14:paraId="00000304">
      <w:pPr>
        <w:spacing w:after="0" w:line="278.00000000000006" w:lineRule="auto"/>
        <w:jc w:val="both"/>
        <w:rPr>
          <w:b w:val="1"/>
          <w:bCs w:val="1"/>
        </w:rPr>
      </w:pPr>
      <w:r w:rsidDel="00000000" w:rsidR="00000000" w:rsidRPr="00000000">
        <w:rPr>
          <w:b w:val="1"/>
          <w:bCs w:val="1"/>
          <w:u w:val="single"/>
          <w:rtl w:val="0"/>
        </w:rPr>
        <w:t xml:space="preserve">Scenario 3 : </w:t>
      </w:r>
      <w:r w:rsidDel="00000000" w:rsidR="00000000" w:rsidRPr="00000000">
        <w:rPr>
          <w:rtl w:val="0"/>
        </w:rPr>
      </w:r>
    </w:p>
    <w:p w:rsidR="00000000" w:rsidDel="00000000" w:rsidP="00000000" w:rsidRDefault="00000000" w:rsidRPr="00000000" w14:paraId="00000305">
      <w:pPr>
        <w:spacing w:after="240" w:before="240" w:line="278.00000000000006" w:lineRule="auto"/>
        <w:rPr>
          <w:b w:val="1"/>
          <w:bCs w:val="1"/>
        </w:rPr>
      </w:pPr>
      <w:r w:rsidDel="00000000" w:rsidR="00000000" w:rsidRPr="00000000">
        <w:rPr>
          <w:b w:val="1"/>
          <w:bCs w:val="1"/>
          <w:rtl w:val="0"/>
        </w:rPr>
        <w:t xml:space="preserve">Closed  in Continuity File 2027-28:</w:t>
      </w:r>
    </w:p>
    <w:p w:rsidR="00000000" w:rsidDel="00000000" w:rsidP="00000000" w:rsidRDefault="00000000" w:rsidRPr="00000000" w14:paraId="00000306">
      <w:pPr>
        <w:spacing w:after="240" w:before="240" w:line="278.00000000000006" w:lineRule="auto"/>
        <w:rPr>
          <w:b w:val="1"/>
          <w:bCs w:val="1"/>
        </w:rPr>
      </w:pPr>
      <w:r w:rsidDel="00000000" w:rsidR="00000000" w:rsidRPr="00000000">
        <w:rPr>
          <w:rtl w:val="0"/>
        </w:rPr>
      </w:r>
    </w:p>
    <w:sdt>
      <w:sdtPr>
        <w:lock w:val="contentLocked"/>
        <w:id w:val="1901205563"/>
        <w:tag w:val="goog_rdk_4"/>
      </w:sdtPr>
      <w:sdtContent>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1.336898395722"/>
            <w:gridCol w:w="1251.336898395722"/>
            <w:gridCol w:w="2802.994652406417"/>
            <w:gridCol w:w="2802.994652406417"/>
            <w:gridCol w:w="1251.336898395722"/>
            <w:tblGridChange w:id="0">
              <w:tblGrid>
                <w:gridCol w:w="1251.336898395722"/>
                <w:gridCol w:w="1251.336898395722"/>
                <w:gridCol w:w="2802.994652406417"/>
                <w:gridCol w:w="2802.994652406417"/>
                <w:gridCol w:w="1251.336898395722"/>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Financial Year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(Sanction amount /Outstanding - Collateral)</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A">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w:t>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 Amount</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25-26</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New Guarantee Sanction amount is 50,00000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₹2,00,000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26-27</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27-28</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CG Fee to be Calculated</w:t>
                </w:r>
              </w:p>
            </w:tc>
          </w:tr>
        </w:tbl>
      </w:sdtContent>
    </w:sdt>
    <w:p w:rsidR="00000000" w:rsidDel="00000000" w:rsidP="00000000" w:rsidRDefault="00000000" w:rsidRPr="00000000" w14:paraId="0000031B">
      <w:pPr>
        <w:spacing w:after="0" w:line="278.00000000000006" w:lineRule="auto"/>
        <w:jc w:val="both"/>
        <w:rPr>
          <w:b w:val="1"/>
          <w:bCs w:val="1"/>
          <w:u w:val="single"/>
        </w:rPr>
      </w:pPr>
      <w:r w:rsidDel="00000000" w:rsidR="00000000" w:rsidRPr="00000000">
        <w:rPr>
          <w:rtl w:val="0"/>
        </w:rPr>
      </w:r>
    </w:p>
    <w:p w:rsidR="00000000" w:rsidDel="00000000" w:rsidP="00000000" w:rsidRDefault="00000000" w:rsidRPr="00000000" w14:paraId="0000031C">
      <w:pPr>
        <w:spacing w:after="0" w:line="278.00000000000006" w:lineRule="auto"/>
        <w:jc w:val="both"/>
        <w:rPr>
          <w:b w:val="1"/>
          <w:bCs w:val="1"/>
        </w:rPr>
      </w:pPr>
      <w:r w:rsidDel="00000000" w:rsidR="00000000" w:rsidRPr="00000000">
        <w:rPr>
          <w:b w:val="1"/>
          <w:bCs w:val="1"/>
          <w:u w:val="single"/>
          <w:rtl w:val="0"/>
        </w:rPr>
        <w:t xml:space="preserve">Scenario 4 : </w:t>
      </w:r>
      <w:r w:rsidDel="00000000" w:rsidR="00000000" w:rsidRPr="00000000">
        <w:rPr>
          <w:rtl w:val="0"/>
        </w:rPr>
      </w:r>
    </w:p>
    <w:p w:rsidR="00000000" w:rsidDel="00000000" w:rsidP="00000000" w:rsidRDefault="00000000" w:rsidRPr="00000000" w14:paraId="0000031D">
      <w:pPr>
        <w:spacing w:after="240" w:before="240" w:line="278.00000000000006" w:lineRule="auto"/>
        <w:rPr>
          <w:b w:val="1"/>
          <w:bCs w:val="1"/>
        </w:rPr>
      </w:pPr>
      <w:r w:rsidDel="00000000" w:rsidR="00000000" w:rsidRPr="00000000">
        <w:rPr>
          <w:b w:val="1"/>
          <w:bCs w:val="1"/>
          <w:rtl w:val="0"/>
        </w:rPr>
        <w:t xml:space="preserve">NPA Marked in FY 27-28 and marked standard on FY 28-29</w:t>
      </w:r>
    </w:p>
    <w:p w:rsidR="00000000" w:rsidDel="00000000" w:rsidP="00000000" w:rsidRDefault="00000000" w:rsidRPr="00000000" w14:paraId="0000031E">
      <w:pPr>
        <w:spacing w:after="240" w:before="240" w:line="278.00000000000006" w:lineRule="auto"/>
        <w:rPr>
          <w:b w:val="1"/>
          <w:bCs w:val="1"/>
        </w:rPr>
      </w:pPr>
      <w:r w:rsidDel="00000000" w:rsidR="00000000" w:rsidRPr="00000000">
        <w:rPr>
          <w:rtl w:val="0"/>
        </w:rPr>
      </w:r>
    </w:p>
    <w:sdt>
      <w:sdtPr>
        <w:lock w:val="contentLocked"/>
        <w:id w:val="-697278119"/>
        <w:tag w:val="goog_rdk_5"/>
      </w:sdtPr>
      <w:sdtContent>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1.336898395722"/>
            <w:gridCol w:w="1251.336898395722"/>
            <w:gridCol w:w="2802.994652406417"/>
            <w:gridCol w:w="2802.994652406417"/>
            <w:gridCol w:w="1251.336898395722"/>
            <w:tblGridChange w:id="0">
              <w:tblGrid>
                <w:gridCol w:w="1251.336898395722"/>
                <w:gridCol w:w="1251.336898395722"/>
                <w:gridCol w:w="2802.994652406417"/>
                <w:gridCol w:w="2802.994652406417"/>
                <w:gridCol w:w="1251.336898395722"/>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Financial Year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(Sanction amount /Outstanding - Collateral)</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2">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w:t>
                </w:r>
              </w:p>
            </w:tc>
            <w:tc>
              <w:tcPr>
                <w:tcBorders>
                  <w:top w:color="000000"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 Amount</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25-26</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New Guarantee Sanction amount is 50,00000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₹2,00,000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26-27</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27-28</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₹50,00,000 - ₹10,00,000 = ₹40,00,000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Nil Fee as NPA Marked</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28-29</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(₹30,00,000 - ₹10,00,000)*2 = ₹40,00,000 </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29-30</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₹20,00,000 - ₹10,00,000 =1000000 </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Continuity</w:t>
                </w:r>
              </w:p>
            </w:tc>
            <w:tc>
              <w:tcPr>
                <w:tcBorders>
                  <w:top w:color="cccccc" w:space="0" w:sz="4" w:val="single"/>
                  <w:left w:color="cccccc" w:space="0" w:sz="4" w:val="single"/>
                  <w:bottom w:color="000000" w:space="0" w:sz="4" w:val="single"/>
                  <w:right w:color="000000" w:space="0" w:sz="4" w:val="single"/>
                </w:tcBorders>
                <w:shd w:fill="fff2cc" w:val="clear"/>
                <w:tcMar>
                  <w:top w:w="40.0" w:type="dxa"/>
                  <w:left w:w="40.0" w:type="dxa"/>
                  <w:bottom w:w="40.0" w:type="dxa"/>
                  <w:right w:w="40.0" w:type="dxa"/>
                </w:tcMar>
                <w:vAlign w:val="center"/>
              </w:tcPr>
              <w:p w:rsidR="00000000" w:rsidDel="00000000" w:rsidP="00000000" w:rsidRDefault="00000000" w:rsidRPr="00000000" w14:paraId="000003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r>
        </w:tbl>
      </w:sdtContent>
    </w:sdt>
    <w:p w:rsidR="00000000" w:rsidDel="00000000" w:rsidP="00000000" w:rsidRDefault="00000000" w:rsidRPr="00000000" w14:paraId="0000033D">
      <w:pPr>
        <w:spacing w:after="0" w:line="278.00000000000006" w:lineRule="auto"/>
        <w:jc w:val="both"/>
        <w:rPr>
          <w:b w:val="1"/>
          <w:bCs w:val="1"/>
          <w:u w:val="single"/>
        </w:rPr>
      </w:pPr>
      <w:r w:rsidDel="00000000" w:rsidR="00000000" w:rsidRPr="00000000">
        <w:rPr>
          <w:rtl w:val="0"/>
        </w:rPr>
      </w:r>
    </w:p>
    <w:p w:rsidR="00000000" w:rsidDel="00000000" w:rsidP="00000000" w:rsidRDefault="00000000" w:rsidRPr="00000000" w14:paraId="0000033E">
      <w:pPr>
        <w:spacing w:after="0" w:line="278.00000000000006" w:lineRule="auto"/>
        <w:ind w:left="0" w:firstLine="0"/>
        <w:jc w:val="both"/>
        <w:rPr/>
      </w:pPr>
      <w:r w:rsidDel="00000000" w:rsidR="00000000" w:rsidRPr="00000000">
        <w:rPr>
          <w:rtl w:val="0"/>
        </w:rPr>
      </w:r>
    </w:p>
    <w:p w:rsidR="00000000" w:rsidDel="00000000" w:rsidP="00000000" w:rsidRDefault="00000000" w:rsidRPr="00000000" w14:paraId="0000033F">
      <w:pPr>
        <w:spacing w:after="0" w:line="278.00000000000006" w:lineRule="auto"/>
        <w:jc w:val="both"/>
        <w:rPr>
          <w:b w:val="1"/>
          <w:bCs w:val="1"/>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41">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9jri47cvere2" w:id="61"/>
      <w:bookmarkEnd w:id="61"/>
      <w:r w:rsidDel="00000000" w:rsidR="00000000" w:rsidRPr="00000000">
        <w:rPr>
          <w:b w:val="1"/>
          <w:bCs w:val="1"/>
          <w:color w:val="7f7f7f"/>
          <w:sz w:val="26"/>
          <w:szCs w:val="26"/>
          <w:rtl w:val="0"/>
        </w:rPr>
        <w:t xml:space="preserve">1.15.4 Roles</w:t>
        <w:tab/>
      </w:r>
    </w:p>
    <w:p w:rsidR="00000000" w:rsidDel="00000000" w:rsidP="00000000" w:rsidRDefault="00000000" w:rsidRPr="00000000" w14:paraId="00000342">
      <w:pPr>
        <w:spacing w:after="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343">
      <w:pPr>
        <w:spacing w:after="0" w:line="240" w:lineRule="auto"/>
        <w:rPr>
          <w:sz w:val="24"/>
          <w:szCs w:val="24"/>
        </w:rPr>
      </w:pPr>
      <w:r w:rsidDel="00000000" w:rsidR="00000000" w:rsidRPr="00000000">
        <w:rPr>
          <w:sz w:val="24"/>
          <w:szCs w:val="24"/>
          <w:rtl w:val="0"/>
        </w:rPr>
        <w:t xml:space="preserve">MLI Creator- Upload</w:t>
      </w:r>
    </w:p>
    <w:p w:rsidR="00000000" w:rsidDel="00000000" w:rsidP="00000000" w:rsidRDefault="00000000" w:rsidRPr="00000000" w14:paraId="00000344">
      <w:pPr>
        <w:spacing w:line="278.00000000000006" w:lineRule="auto"/>
        <w:jc w:val="both"/>
        <w:rPr>
          <w:color w:val="a6a6a6"/>
          <w:sz w:val="24"/>
          <w:szCs w:val="24"/>
        </w:rPr>
      </w:pPr>
      <w:r w:rsidDel="00000000" w:rsidR="00000000" w:rsidRPr="00000000">
        <w:rPr>
          <w:sz w:val="24"/>
          <w:szCs w:val="24"/>
          <w:rtl w:val="0"/>
        </w:rPr>
        <w:t xml:space="preserve">MLI Approver- Approve/Reject</w:t>
      </w:r>
      <w:r w:rsidDel="00000000" w:rsidR="00000000" w:rsidRPr="00000000">
        <w:rPr>
          <w:rtl w:val="0"/>
        </w:rPr>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4g976zcdf8xe" w:id="62"/>
      <w:bookmarkEnd w:id="62"/>
      <w:r w:rsidDel="00000000" w:rsidR="00000000" w:rsidRPr="00000000">
        <w:rPr>
          <w:b w:val="1"/>
          <w:bCs w:val="1"/>
          <w:color w:val="7f7f7f"/>
          <w:sz w:val="26"/>
          <w:szCs w:val="26"/>
          <w:rtl w:val="0"/>
        </w:rPr>
        <w:t xml:space="preserve">1.16 Update Module-Bulk Upload</w:t>
        <w:tab/>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48">
      <w:pPr>
        <w:spacing w:after="0" w:line="278.00000000000006" w:lineRule="auto"/>
        <w:jc w:val="both"/>
        <w:rPr/>
      </w:pPr>
      <w:r w:rsidDel="00000000" w:rsidR="00000000" w:rsidRPr="00000000">
        <w:rPr>
          <w:rtl w:val="0"/>
        </w:rPr>
        <w:t xml:space="preserve">Update bulk update should be done post the continuity upload.</w:t>
      </w:r>
    </w:p>
    <w:p w:rsidR="00000000" w:rsidDel="00000000" w:rsidP="00000000" w:rsidRDefault="00000000" w:rsidRPr="00000000" w14:paraId="00000349">
      <w:pPr>
        <w:spacing w:after="0" w:line="278.00000000000006" w:lineRule="auto"/>
        <w:jc w:val="both"/>
        <w:rPr>
          <w:rFonts w:ascii="Aptos" w:cs="Aptos" w:eastAsia="Aptos" w:hAnsi="Aptos"/>
          <w:b w:val="1"/>
          <w:bCs w:val="1"/>
        </w:rPr>
      </w:pPr>
      <w:r w:rsidDel="00000000" w:rsidR="00000000" w:rsidRPr="00000000">
        <w:rPr>
          <w:rtl w:val="0"/>
        </w:rPr>
      </w:r>
    </w:p>
    <w:p w:rsidR="00000000" w:rsidDel="00000000" w:rsidP="00000000" w:rsidRDefault="00000000" w:rsidRPr="00000000" w14:paraId="0000034A">
      <w:pPr>
        <w:spacing w:after="0" w:line="278.00000000000006" w:lineRule="auto"/>
        <w:jc w:val="both"/>
        <w:rPr>
          <w:b w:val="1"/>
          <w:bCs w:val="1"/>
        </w:rPr>
      </w:pPr>
      <w:r w:rsidDel="00000000" w:rsidR="00000000" w:rsidRPr="00000000">
        <w:rPr>
          <w:rtl w:val="0"/>
        </w:rPr>
        <w:t xml:space="preserve">MLI Maker will be uploading the Excel sheet by using the below format, while uploading the update file , status will be as draft and once system validated the file status will be changed to validated</w:t>
      </w:r>
      <w:r w:rsidDel="00000000" w:rsidR="00000000" w:rsidRPr="00000000">
        <w:rPr>
          <w:rtl w:val="0"/>
        </w:rPr>
      </w:r>
    </w:p>
    <w:p w:rsidR="00000000" w:rsidDel="00000000" w:rsidP="00000000" w:rsidRDefault="00000000" w:rsidRPr="00000000" w14:paraId="0000034B">
      <w:pPr>
        <w:spacing w:after="0" w:line="278.00000000000006" w:lineRule="auto"/>
        <w:jc w:val="both"/>
        <w:rPr>
          <w:rFonts w:ascii="Aptos" w:cs="Aptos" w:eastAsia="Aptos" w:hAnsi="Aptos"/>
          <w:b w:val="1"/>
          <w:bCs w:val="1"/>
        </w:rPr>
      </w:pPr>
      <w:r w:rsidDel="00000000" w:rsidR="00000000" w:rsidRPr="00000000">
        <w:rPr>
          <w:rtl w:val="0"/>
        </w:rPr>
      </w:r>
    </w:p>
    <w:p w:rsidR="00000000" w:rsidDel="00000000" w:rsidP="00000000" w:rsidRDefault="00000000" w:rsidRPr="00000000" w14:paraId="0000034C">
      <w:pPr>
        <w:spacing w:after="0" w:line="278.00000000000006" w:lineRule="auto"/>
        <w:jc w:val="both"/>
        <w:rPr>
          <w:rFonts w:ascii="Aptos" w:cs="Aptos" w:eastAsia="Aptos" w:hAnsi="Aptos"/>
        </w:rPr>
      </w:pPr>
      <w:r w:rsidDel="00000000" w:rsidR="00000000" w:rsidRPr="00000000">
        <w:rPr>
          <w:rtl w:val="0"/>
        </w:rPr>
      </w:r>
    </w:p>
    <w:sdt>
      <w:sdtPr>
        <w:lock w:val="contentLocked"/>
        <w:id w:val="-1687903507"/>
        <w:tag w:val="goog_rdk_6"/>
      </w:sdtPr>
      <w:sdtContent>
        <w:tbl>
          <w:tblPr>
            <w:tblStyle w:val="Table15"/>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
            <w:gridCol w:w="2292"/>
            <w:gridCol w:w="4540"/>
            <w:gridCol w:w="1697"/>
            <w:gridCol w:w="1389"/>
            <w:tblGridChange w:id="0">
              <w:tblGrid>
                <w:gridCol w:w="538"/>
                <w:gridCol w:w="2292"/>
                <w:gridCol w:w="4540"/>
                <w:gridCol w:w="1697"/>
                <w:gridCol w:w="1389"/>
              </w:tblGrid>
            </w:tblGridChange>
          </w:tblGrid>
          <w:tr>
            <w:trPr>
              <w:cantSplit w:val="0"/>
              <w:trHeight w:val="280" w:hRule="atLeast"/>
              <w:tblHeader w:val="0"/>
            </w:trPr>
            <w:tc>
              <w:tcPr>
                <w:gridSpan w:val="5"/>
                <w:shd w:fill="d0e0e3" w:val="clear"/>
              </w:tcPr>
              <w:p w:rsidR="00000000" w:rsidDel="00000000" w:rsidP="00000000" w:rsidRDefault="00000000" w:rsidRPr="00000000" w14:paraId="0000034D">
                <w:pPr>
                  <w:jc w:val="center"/>
                  <w:rPr>
                    <w:b w:val="1"/>
                    <w:bCs w:val="1"/>
                  </w:rPr>
                </w:pPr>
                <w:r w:rsidDel="00000000" w:rsidR="00000000" w:rsidRPr="00000000">
                  <w:rPr>
                    <w:b w:val="1"/>
                    <w:bCs w:val="1"/>
                    <w:rtl w:val="0"/>
                  </w:rPr>
                  <w:t xml:space="preserve">Update CG- Field Validations</w:t>
                </w:r>
              </w:p>
            </w:tc>
          </w:tr>
          <w:tr>
            <w:trPr>
              <w:cantSplit w:val="0"/>
              <w:trHeight w:val="280" w:hRule="atLeast"/>
              <w:tblHeader w:val="0"/>
            </w:trPr>
            <w:tc>
              <w:tcPr>
                <w:shd w:fill="d0e0e3" w:val="clear"/>
              </w:tcPr>
              <w:p w:rsidR="00000000" w:rsidDel="00000000" w:rsidP="00000000" w:rsidRDefault="00000000" w:rsidRPr="00000000" w14:paraId="00000352">
                <w:pPr>
                  <w:jc w:val="both"/>
                  <w:rPr>
                    <w:b w:val="1"/>
                    <w:bCs w:val="1"/>
                  </w:rPr>
                </w:pPr>
                <w:r w:rsidDel="00000000" w:rsidR="00000000" w:rsidRPr="00000000">
                  <w:rPr>
                    <w:b w:val="1"/>
                    <w:bCs w:val="1"/>
                    <w:rtl w:val="0"/>
                  </w:rPr>
                  <w:t xml:space="preserve">S. No.</w:t>
                </w:r>
              </w:p>
            </w:tc>
            <w:tc>
              <w:tcPr>
                <w:shd w:fill="d0e0e3" w:val="clear"/>
              </w:tcPr>
              <w:p w:rsidR="00000000" w:rsidDel="00000000" w:rsidP="00000000" w:rsidRDefault="00000000" w:rsidRPr="00000000" w14:paraId="00000353">
                <w:pPr>
                  <w:jc w:val="both"/>
                  <w:rPr>
                    <w:b w:val="1"/>
                    <w:bCs w:val="1"/>
                  </w:rPr>
                </w:pPr>
                <w:r w:rsidDel="00000000" w:rsidR="00000000" w:rsidRPr="00000000">
                  <w:rPr>
                    <w:b w:val="1"/>
                    <w:bCs w:val="1"/>
                    <w:rtl w:val="0"/>
                  </w:rPr>
                  <w:t xml:space="preserve">Field Name</w:t>
                </w:r>
              </w:p>
            </w:tc>
            <w:tc>
              <w:tcPr>
                <w:shd w:fill="d0e0e3" w:val="clear"/>
              </w:tcPr>
              <w:p w:rsidR="00000000" w:rsidDel="00000000" w:rsidP="00000000" w:rsidRDefault="00000000" w:rsidRPr="00000000" w14:paraId="00000354">
                <w:pPr>
                  <w:jc w:val="both"/>
                  <w:rPr>
                    <w:b w:val="1"/>
                    <w:bCs w:val="1"/>
                  </w:rPr>
                </w:pPr>
                <w:r w:rsidDel="00000000" w:rsidR="00000000" w:rsidRPr="00000000">
                  <w:rPr>
                    <w:b w:val="1"/>
                    <w:bCs w:val="1"/>
                    <w:rtl w:val="0"/>
                  </w:rPr>
                  <w:t xml:space="preserve">Description</w:t>
                </w:r>
              </w:p>
            </w:tc>
            <w:tc>
              <w:tcPr>
                <w:shd w:fill="d0e0e3" w:val="clear"/>
              </w:tcPr>
              <w:p w:rsidR="00000000" w:rsidDel="00000000" w:rsidP="00000000" w:rsidRDefault="00000000" w:rsidRPr="00000000" w14:paraId="00000355">
                <w:pPr>
                  <w:jc w:val="both"/>
                  <w:rPr>
                    <w:b w:val="1"/>
                    <w:bCs w:val="1"/>
                  </w:rPr>
                </w:pPr>
                <w:r w:rsidDel="00000000" w:rsidR="00000000" w:rsidRPr="00000000">
                  <w:rPr>
                    <w:b w:val="1"/>
                    <w:bCs w:val="1"/>
                    <w:rtl w:val="0"/>
                  </w:rPr>
                  <w:t xml:space="preserve">Type</w:t>
                </w:r>
              </w:p>
            </w:tc>
            <w:tc>
              <w:tcPr>
                <w:shd w:fill="d0e0e3" w:val="clear"/>
              </w:tcPr>
              <w:p w:rsidR="00000000" w:rsidDel="00000000" w:rsidP="00000000" w:rsidRDefault="00000000" w:rsidRPr="00000000" w14:paraId="00000356">
                <w:pPr>
                  <w:jc w:val="both"/>
                  <w:rPr>
                    <w:b w:val="1"/>
                    <w:bCs w:val="1"/>
                  </w:rPr>
                </w:pPr>
                <w:r w:rsidDel="00000000" w:rsidR="00000000" w:rsidRPr="00000000">
                  <w:rPr>
                    <w:b w:val="1"/>
                    <w:bCs w:val="1"/>
                    <w:rtl w:val="0"/>
                  </w:rPr>
                  <w:t xml:space="preserve">Mandatory/</w:t>
                </w:r>
              </w:p>
              <w:p w:rsidR="00000000" w:rsidDel="00000000" w:rsidP="00000000" w:rsidRDefault="00000000" w:rsidRPr="00000000" w14:paraId="00000357">
                <w:pPr>
                  <w:jc w:val="both"/>
                  <w:rPr>
                    <w:b w:val="1"/>
                    <w:bCs w:val="1"/>
                  </w:rPr>
                </w:pPr>
                <w:r w:rsidDel="00000000" w:rsidR="00000000" w:rsidRPr="00000000">
                  <w:rPr>
                    <w:b w:val="1"/>
                    <w:bCs w:val="1"/>
                    <w:rtl w:val="0"/>
                  </w:rPr>
                  <w:t xml:space="preserve">Optional</w:t>
                </w:r>
              </w:p>
            </w:tc>
          </w:tr>
          <w:tr>
            <w:trPr>
              <w:cantSplit w:val="0"/>
              <w:trHeight w:val="280" w:hRule="atLeast"/>
              <w:tblHeader w:val="0"/>
            </w:trPr>
            <w:tc>
              <w:tcPr>
                <w:shd w:fill="fff2cc" w:val="clear"/>
              </w:tcPr>
              <w:p w:rsidR="00000000" w:rsidDel="00000000" w:rsidP="00000000" w:rsidRDefault="00000000" w:rsidRPr="00000000" w14:paraId="00000358">
                <w:pPr>
                  <w:jc w:val="both"/>
                  <w:rPr/>
                </w:pPr>
                <w:r w:rsidDel="00000000" w:rsidR="00000000" w:rsidRPr="00000000">
                  <w:rPr>
                    <w:rtl w:val="0"/>
                  </w:rPr>
                  <w:t xml:space="preserve">1</w:t>
                </w:r>
              </w:p>
            </w:tc>
            <w:tc>
              <w:tcPr>
                <w:shd w:fill="fff2cc" w:val="clear"/>
              </w:tcPr>
              <w:p w:rsidR="00000000" w:rsidDel="00000000" w:rsidP="00000000" w:rsidRDefault="00000000" w:rsidRPr="00000000" w14:paraId="00000359">
                <w:pPr>
                  <w:jc w:val="both"/>
                  <w:rPr/>
                </w:pPr>
                <w:r w:rsidDel="00000000" w:rsidR="00000000" w:rsidRPr="00000000">
                  <w:rPr>
                    <w:rtl w:val="0"/>
                  </w:rPr>
                  <w:t xml:space="preserve">CGPAN</w:t>
                </w:r>
              </w:p>
            </w:tc>
            <w:tc>
              <w:tcPr>
                <w:shd w:fill="fff2cc" w:val="clear"/>
              </w:tcPr>
              <w:p w:rsidR="00000000" w:rsidDel="00000000" w:rsidP="00000000" w:rsidRDefault="00000000" w:rsidRPr="00000000" w14:paraId="0000035A">
                <w:pPr>
                  <w:jc w:val="both"/>
                  <w:rPr/>
                </w:pPr>
                <w:r w:rsidDel="00000000" w:rsidR="00000000" w:rsidRPr="00000000">
                  <w:rPr>
                    <w:rtl w:val="0"/>
                  </w:rPr>
                  <w:t xml:space="preserve">Unique Number generated by system</w:t>
                </w:r>
              </w:p>
            </w:tc>
            <w:tc>
              <w:tcPr>
                <w:shd w:fill="fff2cc" w:val="clear"/>
              </w:tcPr>
              <w:p w:rsidR="00000000" w:rsidDel="00000000" w:rsidP="00000000" w:rsidRDefault="00000000" w:rsidRPr="00000000" w14:paraId="0000035B">
                <w:pPr>
                  <w:jc w:val="both"/>
                  <w:rPr/>
                </w:pPr>
                <w:r w:rsidDel="00000000" w:rsidR="00000000" w:rsidRPr="00000000">
                  <w:rPr>
                    <w:rtl w:val="0"/>
                  </w:rPr>
                  <w:t xml:space="preserve">Alphanumeric</w:t>
                </w:r>
              </w:p>
            </w:tc>
            <w:tc>
              <w:tcPr>
                <w:shd w:fill="fff2cc" w:val="clear"/>
              </w:tcPr>
              <w:p w:rsidR="00000000" w:rsidDel="00000000" w:rsidP="00000000" w:rsidRDefault="00000000" w:rsidRPr="00000000" w14:paraId="0000035C">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35D">
                <w:pPr>
                  <w:jc w:val="both"/>
                  <w:rPr/>
                </w:pPr>
                <w:r w:rsidDel="00000000" w:rsidR="00000000" w:rsidRPr="00000000">
                  <w:rPr>
                    <w:rtl w:val="0"/>
                  </w:rPr>
                  <w:t xml:space="preserve">2</w:t>
                </w:r>
              </w:p>
            </w:tc>
            <w:tc>
              <w:tcPr>
                <w:shd w:fill="fff2cc" w:val="clear"/>
              </w:tcPr>
              <w:p w:rsidR="00000000" w:rsidDel="00000000" w:rsidP="00000000" w:rsidRDefault="00000000" w:rsidRPr="00000000" w14:paraId="0000035E">
                <w:pPr>
                  <w:jc w:val="both"/>
                  <w:rPr/>
                </w:pPr>
                <w:r w:rsidDel="00000000" w:rsidR="00000000" w:rsidRPr="00000000">
                  <w:rPr>
                    <w:rtl w:val="0"/>
                  </w:rPr>
                  <w:t xml:space="preserve">Loan Account Number</w:t>
                </w:r>
              </w:p>
            </w:tc>
            <w:tc>
              <w:tcPr>
                <w:shd w:fill="fff2cc" w:val="clear"/>
              </w:tcPr>
              <w:p w:rsidR="00000000" w:rsidDel="00000000" w:rsidP="00000000" w:rsidRDefault="00000000" w:rsidRPr="00000000" w14:paraId="0000035F">
                <w:pPr>
                  <w:jc w:val="both"/>
                  <w:rPr/>
                </w:pPr>
                <w:r w:rsidDel="00000000" w:rsidR="00000000" w:rsidRPr="00000000">
                  <w:rPr>
                    <w:rtl w:val="0"/>
                  </w:rPr>
                  <w:t xml:space="preserve">Loan Account number allotted by MLI. A Unique Number as per respective MLI’s procedure</w:t>
                </w:r>
              </w:p>
            </w:tc>
            <w:tc>
              <w:tcPr>
                <w:shd w:fill="fff2cc" w:val="clear"/>
              </w:tcPr>
              <w:p w:rsidR="00000000" w:rsidDel="00000000" w:rsidP="00000000" w:rsidRDefault="00000000" w:rsidRPr="00000000" w14:paraId="00000360">
                <w:pPr>
                  <w:jc w:val="both"/>
                  <w:rPr/>
                </w:pPr>
                <w:r w:rsidDel="00000000" w:rsidR="00000000" w:rsidRPr="00000000">
                  <w:rPr>
                    <w:rtl w:val="0"/>
                  </w:rPr>
                  <w:t xml:space="preserve">Alphanumeric</w:t>
                </w:r>
              </w:p>
            </w:tc>
            <w:tc>
              <w:tcPr>
                <w:shd w:fill="fff2cc" w:val="clear"/>
              </w:tcPr>
              <w:p w:rsidR="00000000" w:rsidDel="00000000" w:rsidP="00000000" w:rsidRDefault="00000000" w:rsidRPr="00000000" w14:paraId="00000361">
                <w:pPr>
                  <w:jc w:val="both"/>
                  <w:rPr/>
                </w:pPr>
                <w:r w:rsidDel="00000000" w:rsidR="00000000" w:rsidRPr="00000000">
                  <w:rPr>
                    <w:rtl w:val="0"/>
                  </w:rPr>
                  <w:t xml:space="preserve">Mandatory</w:t>
                </w:r>
              </w:p>
            </w:tc>
          </w:tr>
          <w:tr>
            <w:trPr>
              <w:cantSplit w:val="0"/>
              <w:trHeight w:val="419" w:hRule="atLeast"/>
              <w:tblHeader w:val="0"/>
            </w:trPr>
            <w:tc>
              <w:tcPr>
                <w:shd w:fill="fff2cc" w:val="clear"/>
              </w:tcPr>
              <w:p w:rsidR="00000000" w:rsidDel="00000000" w:rsidP="00000000" w:rsidRDefault="00000000" w:rsidRPr="00000000" w14:paraId="00000362">
                <w:pPr>
                  <w:jc w:val="both"/>
                  <w:rPr/>
                </w:pPr>
                <w:r w:rsidDel="00000000" w:rsidR="00000000" w:rsidRPr="00000000">
                  <w:rPr>
                    <w:rtl w:val="0"/>
                  </w:rPr>
                  <w:t xml:space="preserve">3</w:t>
                </w:r>
              </w:p>
            </w:tc>
            <w:tc>
              <w:tcPr>
                <w:shd w:fill="fff2cc" w:val="clear"/>
                <w:vAlign w:val="bottom"/>
              </w:tcPr>
              <w:p w:rsidR="00000000" w:rsidDel="00000000" w:rsidP="00000000" w:rsidRDefault="00000000" w:rsidRPr="00000000" w14:paraId="00000363">
                <w:pPr>
                  <w:jc w:val="both"/>
                  <w:rPr/>
                </w:pPr>
                <w:r w:rsidDel="00000000" w:rsidR="00000000" w:rsidRPr="00000000">
                  <w:rPr>
                    <w:rFonts w:ascii="Aptos Narrow" w:cs="Aptos Narrow" w:eastAsia="Aptos Narrow" w:hAnsi="Aptos Narrow"/>
                    <w:rtl w:val="0"/>
                  </w:rPr>
                  <w:t xml:space="preserve">Mark as NPA /Close/Std</w:t>
                </w:r>
                <w:r w:rsidDel="00000000" w:rsidR="00000000" w:rsidRPr="00000000">
                  <w:rPr>
                    <w:rtl w:val="0"/>
                  </w:rPr>
                </w:r>
              </w:p>
            </w:tc>
            <w:tc>
              <w:tcPr>
                <w:shd w:fill="fff2cc" w:val="clear"/>
                <w:vAlign w:val="bottom"/>
              </w:tcPr>
              <w:p w:rsidR="00000000" w:rsidDel="00000000" w:rsidP="00000000" w:rsidRDefault="00000000" w:rsidRPr="00000000" w14:paraId="00000364">
                <w:pPr>
                  <w:jc w:val="both"/>
                  <w:rPr/>
                </w:pPr>
                <w:r w:rsidDel="00000000" w:rsidR="00000000" w:rsidRPr="00000000">
                  <w:rPr>
                    <w:rFonts w:ascii="Aptos Narrow" w:cs="Aptos Narrow" w:eastAsia="Aptos Narrow" w:hAnsi="Aptos Narrow"/>
                    <w:rtl w:val="0"/>
                  </w:rPr>
                  <w:t xml:space="preserve">Mark the account as NPA / Close/ Standard</w:t>
                </w:r>
                <w:r w:rsidDel="00000000" w:rsidR="00000000" w:rsidRPr="00000000">
                  <w:rPr>
                    <w:rtl w:val="0"/>
                  </w:rPr>
                </w:r>
              </w:p>
            </w:tc>
            <w:tc>
              <w:tcPr>
                <w:shd w:fill="fff2cc" w:val="clear"/>
                <w:vAlign w:val="bottom"/>
              </w:tcPr>
              <w:p w:rsidR="00000000" w:rsidDel="00000000" w:rsidP="00000000" w:rsidRDefault="00000000" w:rsidRPr="00000000" w14:paraId="00000365">
                <w:pPr>
                  <w:jc w:val="both"/>
                  <w:rPr/>
                </w:pPr>
                <w:r w:rsidDel="00000000" w:rsidR="00000000" w:rsidRPr="00000000">
                  <w:rPr>
                    <w:rFonts w:ascii="Aptos Narrow" w:cs="Aptos Narrow" w:eastAsia="Aptos Narrow" w:hAnsi="Aptos Narrow"/>
                    <w:rtl w:val="0"/>
                  </w:rPr>
                  <w:t xml:space="preserve">List - NPA / Close/ Standard</w:t>
                </w:r>
                <w:r w:rsidDel="00000000" w:rsidR="00000000" w:rsidRPr="00000000">
                  <w:rPr>
                    <w:rtl w:val="0"/>
                  </w:rPr>
                </w:r>
              </w:p>
            </w:tc>
            <w:tc>
              <w:tcPr>
                <w:shd w:fill="fff2cc" w:val="clear"/>
                <w:vAlign w:val="bottom"/>
              </w:tcPr>
              <w:p w:rsidR="00000000" w:rsidDel="00000000" w:rsidP="00000000" w:rsidRDefault="00000000" w:rsidRPr="00000000" w14:paraId="00000366">
                <w:pPr>
                  <w:jc w:val="both"/>
                  <w:rPr/>
                </w:pPr>
                <w:r w:rsidDel="00000000" w:rsidR="00000000" w:rsidRPr="00000000">
                  <w:rPr>
                    <w:rFonts w:ascii="Aptos Narrow" w:cs="Aptos Narrow" w:eastAsia="Aptos Narrow" w:hAnsi="Aptos Narrow"/>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367">
                <w:pPr>
                  <w:jc w:val="both"/>
                  <w:rPr/>
                </w:pPr>
                <w:r w:rsidDel="00000000" w:rsidR="00000000" w:rsidRPr="00000000">
                  <w:rPr>
                    <w:rtl w:val="0"/>
                  </w:rPr>
                  <w:t xml:space="preserve">4</w:t>
                </w:r>
              </w:p>
            </w:tc>
            <w:tc>
              <w:tcPr>
                <w:shd w:fill="fff2cc" w:val="clear"/>
                <w:vAlign w:val="bottom"/>
              </w:tcPr>
              <w:p w:rsidR="00000000" w:rsidDel="00000000" w:rsidP="00000000" w:rsidRDefault="00000000" w:rsidRPr="00000000" w14:paraId="00000368">
                <w:pPr>
                  <w:jc w:val="both"/>
                  <w:rPr/>
                </w:pPr>
                <w:r w:rsidDel="00000000" w:rsidR="00000000" w:rsidRPr="00000000">
                  <w:rPr>
                    <w:rFonts w:ascii="Aptos Narrow" w:cs="Aptos Narrow" w:eastAsia="Aptos Narrow" w:hAnsi="Aptos Narrow"/>
                    <w:rtl w:val="0"/>
                  </w:rPr>
                  <w:t xml:space="preserve">Date </w:t>
                </w:r>
                <w:r w:rsidDel="00000000" w:rsidR="00000000" w:rsidRPr="00000000">
                  <w:rPr>
                    <w:rtl w:val="0"/>
                  </w:rPr>
                </w:r>
              </w:p>
            </w:tc>
            <w:tc>
              <w:tcPr>
                <w:shd w:fill="fff2cc" w:val="clear"/>
                <w:vAlign w:val="bottom"/>
              </w:tcPr>
              <w:p w:rsidR="00000000" w:rsidDel="00000000" w:rsidP="00000000" w:rsidRDefault="00000000" w:rsidRPr="00000000" w14:paraId="00000369">
                <w:pPr>
                  <w:jc w:val="both"/>
                  <w:rPr/>
                </w:pPr>
                <w:r w:rsidDel="00000000" w:rsidR="00000000" w:rsidRPr="00000000">
                  <w:rPr>
                    <w:rFonts w:ascii="Aptos Narrow" w:cs="Aptos Narrow" w:eastAsia="Aptos Narrow" w:hAnsi="Aptos Narrow"/>
                    <w:rtl w:val="0"/>
                  </w:rPr>
                  <w:t xml:space="preserve">Date If account turns NPA or Closed/Standard</w:t>
                </w:r>
                <w:r w:rsidDel="00000000" w:rsidR="00000000" w:rsidRPr="00000000">
                  <w:rPr>
                    <w:rtl w:val="0"/>
                  </w:rPr>
                </w:r>
              </w:p>
            </w:tc>
            <w:tc>
              <w:tcPr>
                <w:shd w:fill="fff2cc" w:val="clear"/>
                <w:vAlign w:val="bottom"/>
              </w:tcPr>
              <w:p w:rsidR="00000000" w:rsidDel="00000000" w:rsidP="00000000" w:rsidRDefault="00000000" w:rsidRPr="00000000" w14:paraId="0000036A">
                <w:pPr>
                  <w:jc w:val="both"/>
                  <w:rPr/>
                </w:pPr>
                <w:r w:rsidDel="00000000" w:rsidR="00000000" w:rsidRPr="00000000">
                  <w:rPr>
                    <w:rFonts w:ascii="Aptos Narrow" w:cs="Aptos Narrow" w:eastAsia="Aptos Narrow" w:hAnsi="Aptos Narrow"/>
                    <w:rtl w:val="0"/>
                  </w:rPr>
                  <w:t xml:space="preserve">Date</w:t>
                </w:r>
                <w:r w:rsidDel="00000000" w:rsidR="00000000" w:rsidRPr="00000000">
                  <w:rPr>
                    <w:rtl w:val="0"/>
                  </w:rPr>
                </w:r>
              </w:p>
            </w:tc>
            <w:tc>
              <w:tcPr>
                <w:shd w:fill="fff2cc" w:val="clear"/>
              </w:tcPr>
              <w:p w:rsidR="00000000" w:rsidDel="00000000" w:rsidP="00000000" w:rsidRDefault="00000000" w:rsidRPr="00000000" w14:paraId="0000036B">
                <w:pPr>
                  <w:jc w:val="both"/>
                  <w:rPr/>
                </w:pPr>
                <w:r w:rsidDel="00000000" w:rsidR="00000000" w:rsidRPr="00000000">
                  <w:rPr>
                    <w:rFonts w:ascii="Aptos Narrow" w:cs="Aptos Narrow" w:eastAsia="Aptos Narrow" w:hAnsi="Aptos Narrow"/>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36C">
                <w:pPr>
                  <w:jc w:val="both"/>
                  <w:rPr/>
                </w:pPr>
                <w:r w:rsidDel="00000000" w:rsidR="00000000" w:rsidRPr="00000000">
                  <w:rPr>
                    <w:rtl w:val="0"/>
                  </w:rPr>
                  <w:t xml:space="preserve">5</w:t>
                </w:r>
              </w:p>
            </w:tc>
            <w:tc>
              <w:tcPr>
                <w:shd w:fill="fff2cc" w:val="clear"/>
                <w:vAlign w:val="bottom"/>
              </w:tcPr>
              <w:p w:rsidR="00000000" w:rsidDel="00000000" w:rsidP="00000000" w:rsidRDefault="00000000" w:rsidRPr="00000000" w14:paraId="0000036D">
                <w:pPr>
                  <w:jc w:val="both"/>
                  <w:rPr>
                    <w:rFonts w:ascii="Aptos Narrow" w:cs="Aptos Narrow" w:eastAsia="Aptos Narrow" w:hAnsi="Aptos Narrow"/>
                  </w:rPr>
                </w:pPr>
                <w:r w:rsidDel="00000000" w:rsidR="00000000" w:rsidRPr="00000000">
                  <w:rPr>
                    <w:rFonts w:ascii="Aptos" w:cs="Aptos" w:eastAsia="Aptos" w:hAnsi="Aptos"/>
                    <w:rtl w:val="0"/>
                  </w:rPr>
                  <w:t xml:space="preserve">Principal Outstanding as on NPA date</w:t>
                </w:r>
                <w:r w:rsidDel="00000000" w:rsidR="00000000" w:rsidRPr="00000000">
                  <w:rPr>
                    <w:rtl w:val="0"/>
                  </w:rPr>
                </w:r>
              </w:p>
            </w:tc>
            <w:tc>
              <w:tcPr>
                <w:shd w:fill="fff2cc" w:val="clear"/>
                <w:vAlign w:val="bottom"/>
              </w:tcPr>
              <w:p w:rsidR="00000000" w:rsidDel="00000000" w:rsidP="00000000" w:rsidRDefault="00000000" w:rsidRPr="00000000" w14:paraId="0000036E">
                <w:pPr>
                  <w:jc w:val="both"/>
                  <w:rPr>
                    <w:rFonts w:ascii="Aptos Narrow" w:cs="Aptos Narrow" w:eastAsia="Aptos Narrow" w:hAnsi="Aptos Narrow"/>
                  </w:rPr>
                </w:pPr>
                <w:r w:rsidDel="00000000" w:rsidR="00000000" w:rsidRPr="00000000">
                  <w:rPr>
                    <w:rFonts w:ascii="Aptos Narrow" w:cs="Aptos Narrow" w:eastAsia="Aptos Narrow" w:hAnsi="Aptos Narrow"/>
                    <w:rtl w:val="0"/>
                  </w:rPr>
                  <w:t xml:space="preserve">Amount of principal outstanding as on date of NPA</w:t>
                </w:r>
              </w:p>
            </w:tc>
            <w:tc>
              <w:tcPr>
                <w:shd w:fill="fff2cc" w:val="clear"/>
                <w:vAlign w:val="bottom"/>
              </w:tcPr>
              <w:p w:rsidR="00000000" w:rsidDel="00000000" w:rsidP="00000000" w:rsidRDefault="00000000" w:rsidRPr="00000000" w14:paraId="0000036F">
                <w:pPr>
                  <w:jc w:val="both"/>
                  <w:rPr>
                    <w:rFonts w:ascii="Aptos Narrow" w:cs="Aptos Narrow" w:eastAsia="Aptos Narrow" w:hAnsi="Aptos Narrow"/>
                  </w:rPr>
                </w:pPr>
                <w:r w:rsidDel="00000000" w:rsidR="00000000" w:rsidRPr="00000000">
                  <w:rPr>
                    <w:rFonts w:ascii="Aptos Narrow" w:cs="Aptos Narrow" w:eastAsia="Aptos Narrow" w:hAnsi="Aptos Narrow"/>
                    <w:rtl w:val="0"/>
                  </w:rPr>
                  <w:t xml:space="preserve">Amount in Rs.</w:t>
                </w:r>
              </w:p>
            </w:tc>
            <w:tc>
              <w:tcPr>
                <w:shd w:fill="fff2cc" w:val="clear"/>
              </w:tcPr>
              <w:p w:rsidR="00000000" w:rsidDel="00000000" w:rsidP="00000000" w:rsidRDefault="00000000" w:rsidRPr="00000000" w14:paraId="00000370">
                <w:pPr>
                  <w:jc w:val="both"/>
                  <w:rPr>
                    <w:rFonts w:ascii="Aptos Narrow" w:cs="Aptos Narrow" w:eastAsia="Aptos Narrow" w:hAnsi="Aptos Narrow"/>
                  </w:rPr>
                </w:pPr>
                <w:r w:rsidDel="00000000" w:rsidR="00000000" w:rsidRPr="00000000">
                  <w:rPr>
                    <w:rFonts w:ascii="Aptos Narrow" w:cs="Aptos Narrow" w:eastAsia="Aptos Narrow" w:hAnsi="Aptos Narrow"/>
                    <w:rtl w:val="0"/>
                  </w:rPr>
                  <w:t xml:space="preserve">Mandatory if NPA</w:t>
                </w:r>
              </w:p>
            </w:tc>
          </w:tr>
          <w:tr>
            <w:trPr>
              <w:cantSplit w:val="0"/>
              <w:trHeight w:val="280" w:hRule="atLeast"/>
              <w:tblHeader w:val="0"/>
            </w:trPr>
            <w:tc>
              <w:tcPr>
                <w:shd w:fill="fff2cc" w:val="clear"/>
              </w:tcPr>
              <w:p w:rsidR="00000000" w:rsidDel="00000000" w:rsidP="00000000" w:rsidRDefault="00000000" w:rsidRPr="00000000" w14:paraId="00000371">
                <w:pPr>
                  <w:jc w:val="both"/>
                  <w:rPr/>
                </w:pPr>
                <w:r w:rsidDel="00000000" w:rsidR="00000000" w:rsidRPr="00000000">
                  <w:rPr>
                    <w:rtl w:val="0"/>
                  </w:rPr>
                  <w:t xml:space="preserve">6</w:t>
                </w:r>
              </w:p>
            </w:tc>
            <w:tc>
              <w:tcPr>
                <w:shd w:fill="fff2cc" w:val="clear"/>
                <w:vAlign w:val="bottom"/>
              </w:tcPr>
              <w:p w:rsidR="00000000" w:rsidDel="00000000" w:rsidP="00000000" w:rsidRDefault="00000000" w:rsidRPr="00000000" w14:paraId="00000372">
                <w:pPr>
                  <w:jc w:val="both"/>
                  <w:rPr>
                    <w:rFonts w:ascii="Aptos Narrow" w:cs="Aptos Narrow" w:eastAsia="Aptos Narrow" w:hAnsi="Aptos Narrow"/>
                  </w:rPr>
                </w:pPr>
                <w:r w:rsidDel="00000000" w:rsidR="00000000" w:rsidRPr="00000000">
                  <w:rPr>
                    <w:rFonts w:ascii="Aptos" w:cs="Aptos" w:eastAsia="Aptos" w:hAnsi="Aptos"/>
                    <w:rtl w:val="0"/>
                  </w:rPr>
                  <w:t xml:space="preserve">Interest Outstanding as on NPA date</w:t>
                </w:r>
                <w:r w:rsidDel="00000000" w:rsidR="00000000" w:rsidRPr="00000000">
                  <w:rPr>
                    <w:rtl w:val="0"/>
                  </w:rPr>
                </w:r>
              </w:p>
            </w:tc>
            <w:tc>
              <w:tcPr>
                <w:shd w:fill="fff2cc" w:val="clear"/>
                <w:vAlign w:val="bottom"/>
              </w:tcPr>
              <w:p w:rsidR="00000000" w:rsidDel="00000000" w:rsidP="00000000" w:rsidRDefault="00000000" w:rsidRPr="00000000" w14:paraId="00000373">
                <w:pPr>
                  <w:jc w:val="both"/>
                  <w:rPr>
                    <w:rFonts w:ascii="Aptos Narrow" w:cs="Aptos Narrow" w:eastAsia="Aptos Narrow" w:hAnsi="Aptos Narrow"/>
                  </w:rPr>
                </w:pPr>
                <w:r w:rsidDel="00000000" w:rsidR="00000000" w:rsidRPr="00000000">
                  <w:rPr>
                    <w:rFonts w:ascii="Aptos Narrow" w:cs="Aptos Narrow" w:eastAsia="Aptos Narrow" w:hAnsi="Aptos Narrow"/>
                    <w:rtl w:val="0"/>
                  </w:rPr>
                  <w:t xml:space="preserve">Amount of Interest outstanding as on date of NPA</w:t>
                </w:r>
              </w:p>
            </w:tc>
            <w:tc>
              <w:tcPr>
                <w:shd w:fill="fff2cc" w:val="clear"/>
                <w:vAlign w:val="bottom"/>
              </w:tcPr>
              <w:p w:rsidR="00000000" w:rsidDel="00000000" w:rsidP="00000000" w:rsidRDefault="00000000" w:rsidRPr="00000000" w14:paraId="00000374">
                <w:pPr>
                  <w:jc w:val="both"/>
                  <w:rPr>
                    <w:rFonts w:ascii="Aptos Narrow" w:cs="Aptos Narrow" w:eastAsia="Aptos Narrow" w:hAnsi="Aptos Narrow"/>
                  </w:rPr>
                </w:pPr>
                <w:r w:rsidDel="00000000" w:rsidR="00000000" w:rsidRPr="00000000">
                  <w:rPr>
                    <w:rFonts w:ascii="Aptos Narrow" w:cs="Aptos Narrow" w:eastAsia="Aptos Narrow" w:hAnsi="Aptos Narrow"/>
                    <w:rtl w:val="0"/>
                  </w:rPr>
                  <w:t xml:space="preserve">Amount in Rs.</w:t>
                </w:r>
              </w:p>
            </w:tc>
            <w:tc>
              <w:tcPr>
                <w:shd w:fill="fff2cc" w:val="clear"/>
              </w:tcPr>
              <w:p w:rsidR="00000000" w:rsidDel="00000000" w:rsidP="00000000" w:rsidRDefault="00000000" w:rsidRPr="00000000" w14:paraId="00000375">
                <w:pPr>
                  <w:jc w:val="both"/>
                  <w:rPr>
                    <w:rFonts w:ascii="Aptos Narrow" w:cs="Aptos Narrow" w:eastAsia="Aptos Narrow" w:hAnsi="Aptos Narrow"/>
                  </w:rPr>
                </w:pPr>
                <w:r w:rsidDel="00000000" w:rsidR="00000000" w:rsidRPr="00000000">
                  <w:rPr>
                    <w:rFonts w:ascii="Aptos Narrow" w:cs="Aptos Narrow" w:eastAsia="Aptos Narrow" w:hAnsi="Aptos Narrow"/>
                    <w:rtl w:val="0"/>
                  </w:rPr>
                  <w:t xml:space="preserve">Mandatory if NPA</w:t>
                </w:r>
              </w:p>
            </w:tc>
          </w:tr>
        </w:tbl>
      </w:sdtContent>
    </w:sdt>
    <w:p w:rsidR="00000000" w:rsidDel="00000000" w:rsidP="00000000" w:rsidRDefault="00000000" w:rsidRPr="00000000" w14:paraId="00000376">
      <w:pPr>
        <w:jc w:val="both"/>
        <w:rPr>
          <w:b w:val="1"/>
          <w:bCs w:val="1"/>
          <w:color w:val="7f7f7f"/>
          <w:sz w:val="28"/>
          <w:szCs w:val="28"/>
        </w:rPr>
      </w:pPr>
      <w:bookmarkStart w:colFirst="0" w:colLast="0" w:name="_heading=h.zhikmmpo5408" w:id="63"/>
      <w:bookmarkEnd w:id="63"/>
      <w:r w:rsidDel="00000000" w:rsidR="00000000" w:rsidRPr="00000000">
        <w:rPr>
          <w:rtl w:val="0"/>
        </w:rPr>
      </w:r>
    </w:p>
    <w:p w:rsidR="00000000" w:rsidDel="00000000" w:rsidP="00000000" w:rsidRDefault="00000000" w:rsidRPr="00000000" w14:paraId="00000377">
      <w:pPr>
        <w:spacing w:after="240" w:before="240" w:lineRule="auto"/>
        <w:jc w:val="both"/>
        <w:rPr>
          <w:b w:val="1"/>
          <w:bCs w:val="1"/>
          <w:sz w:val="24"/>
          <w:szCs w:val="24"/>
        </w:rPr>
      </w:pPr>
      <w:bookmarkStart w:colFirst="0" w:colLast="0" w:name="_heading=h.7kj2dkgwzhvh" w:id="64"/>
      <w:bookmarkEnd w:id="64"/>
      <w:r w:rsidDel="00000000" w:rsidR="00000000" w:rsidRPr="00000000">
        <w:rPr>
          <w:b w:val="1"/>
          <w:bCs w:val="1"/>
          <w:sz w:val="24"/>
          <w:szCs w:val="24"/>
          <w:rtl w:val="0"/>
        </w:rPr>
        <w:t xml:space="preserve">Following checks are performed on each MLI Loan Account to ascertain their eligibility under MSME Continuity for Credit Guarantee.</w:t>
      </w:r>
    </w:p>
    <w:p w:rsidR="00000000" w:rsidDel="00000000" w:rsidP="00000000" w:rsidRDefault="00000000" w:rsidRPr="00000000" w14:paraId="00000378">
      <w:pPr>
        <w:spacing w:after="240" w:before="240" w:lineRule="auto"/>
        <w:jc w:val="both"/>
        <w:rPr>
          <w:sz w:val="24"/>
          <w:szCs w:val="24"/>
        </w:rPr>
      </w:pPr>
      <w:r w:rsidDel="00000000" w:rsidR="00000000" w:rsidRPr="00000000">
        <w:rPr>
          <w:sz w:val="24"/>
          <w:szCs w:val="24"/>
          <w:rtl w:val="0"/>
        </w:rPr>
        <w:t xml:space="preserve">Approved input file will be processed only if all the following conditions are met for each record:</w:t>
      </w:r>
    </w:p>
    <w:p w:rsidR="00000000" w:rsidDel="00000000" w:rsidP="00000000" w:rsidRDefault="00000000" w:rsidRPr="00000000" w14:paraId="00000379">
      <w:pPr>
        <w:spacing w:after="240" w:before="240" w:lineRule="auto"/>
        <w:jc w:val="both"/>
        <w:rPr>
          <w:b w:val="1"/>
          <w:bCs w:val="1"/>
        </w:rPr>
      </w:pPr>
      <w:bookmarkStart w:colFirst="0" w:colLast="0" w:name="_heading=h.t1p0nenjvoj4" w:id="65"/>
      <w:bookmarkEnd w:id="65"/>
      <w:r w:rsidDel="00000000" w:rsidR="00000000" w:rsidRPr="00000000">
        <w:rPr>
          <w:b w:val="1"/>
          <w:bCs w:val="1"/>
          <w:rtl w:val="0"/>
        </w:rPr>
        <w:t xml:space="preserve">1. CGPAN:</w:t>
        <w:br w:type="textWrapping"/>
      </w:r>
      <w:r w:rsidDel="00000000" w:rsidR="00000000" w:rsidRPr="00000000">
        <w:rPr>
          <w:rtl w:val="0"/>
        </w:rPr>
        <w:t xml:space="preserve">Must be a unique system-generated alphanumeric number. System will reject the file if CGPAN is blank, invalid, or not in the expected alphanumeric format.</w:t>
      </w:r>
      <w:r w:rsidDel="00000000" w:rsidR="00000000" w:rsidRPr="00000000">
        <w:rPr>
          <w:rtl w:val="0"/>
        </w:rPr>
      </w:r>
    </w:p>
    <w:p w:rsidR="00000000" w:rsidDel="00000000" w:rsidP="00000000" w:rsidRDefault="00000000" w:rsidRPr="00000000" w14:paraId="0000037A">
      <w:pPr>
        <w:spacing w:after="240" w:before="240" w:lineRule="auto"/>
        <w:jc w:val="both"/>
        <w:rPr>
          <w:b w:val="1"/>
          <w:bCs w:val="1"/>
        </w:rPr>
      </w:pPr>
      <w:r w:rsidDel="00000000" w:rsidR="00000000" w:rsidRPr="00000000">
        <w:rPr>
          <w:b w:val="1"/>
          <w:bCs w:val="1"/>
          <w:rtl w:val="0"/>
        </w:rPr>
        <w:t xml:space="preserve">2. Loan Account Number: </w:t>
      </w:r>
      <w:r w:rsidDel="00000000" w:rsidR="00000000" w:rsidRPr="00000000">
        <w:rPr>
          <w:rtl w:val="0"/>
        </w:rPr>
        <w:t xml:space="preserve">Must be a valid alphanumeric identifier allotted by the respective MLI. This number must be unique within the input file. If duplicate Loan Account Numbers are detected within the same file, the system will reject the entire file.</w:t>
      </w:r>
      <w:r w:rsidDel="00000000" w:rsidR="00000000" w:rsidRPr="00000000">
        <w:rPr>
          <w:rtl w:val="0"/>
        </w:rPr>
      </w:r>
    </w:p>
    <w:p w:rsidR="00000000" w:rsidDel="00000000" w:rsidP="00000000" w:rsidRDefault="00000000" w:rsidRPr="00000000" w14:paraId="0000037B">
      <w:pPr>
        <w:spacing w:after="240" w:before="240" w:lineRule="auto"/>
        <w:jc w:val="both"/>
        <w:rPr>
          <w:b w:val="1"/>
          <w:bCs w:val="1"/>
        </w:rPr>
      </w:pPr>
      <w:r w:rsidDel="00000000" w:rsidR="00000000" w:rsidRPr="00000000">
        <w:rPr>
          <w:b w:val="1"/>
          <w:bCs w:val="1"/>
          <w:rtl w:val="0"/>
        </w:rPr>
        <w:t xml:space="preserve">3. Mark as NPA / Close / Standard:</w:t>
      </w:r>
      <w:r w:rsidDel="00000000" w:rsidR="00000000" w:rsidRPr="00000000">
        <w:rPr>
          <w:rtl w:val="0"/>
        </w:rPr>
        <w:t xml:space="preserve">Must be one of the predefined values: NPA, Close, or Standard. Any value other than these or a blank entry will result in record rejection. This field is mandatory for all records.</w:t>
      </w:r>
      <w:r w:rsidDel="00000000" w:rsidR="00000000" w:rsidRPr="00000000">
        <w:rPr>
          <w:rtl w:val="0"/>
        </w:rPr>
      </w:r>
    </w:p>
    <w:p w:rsidR="00000000" w:rsidDel="00000000" w:rsidP="00000000" w:rsidRDefault="00000000" w:rsidRPr="00000000" w14:paraId="0000037C">
      <w:pPr>
        <w:spacing w:after="240" w:before="240" w:lineRule="auto"/>
        <w:jc w:val="both"/>
        <w:rPr/>
      </w:pPr>
      <w:r w:rsidDel="00000000" w:rsidR="00000000" w:rsidRPr="00000000">
        <w:rPr>
          <w:b w:val="1"/>
          <w:bCs w:val="1"/>
          <w:rtl w:val="0"/>
        </w:rPr>
        <w:t xml:space="preserve">4. Date: </w:t>
      </w:r>
      <w:r w:rsidDel="00000000" w:rsidR="00000000" w:rsidRPr="00000000">
        <w:rPr>
          <w:rtl w:val="0"/>
        </w:rPr>
        <w:t xml:space="preserve">Captures the date when the loan account was marked as NPA / Closed / Standard. The date must be in a valid format (e.g., DD-MM-YYYY) and must not be a future date. This is a mandatory field for all records regardless of status.</w:t>
      </w:r>
    </w:p>
    <w:p w:rsidR="00000000" w:rsidDel="00000000" w:rsidP="00000000" w:rsidRDefault="00000000" w:rsidRPr="00000000" w14:paraId="0000037D">
      <w:pPr>
        <w:spacing w:after="240" w:before="240" w:lineRule="auto"/>
        <w:jc w:val="both"/>
        <w:rPr/>
      </w:pPr>
      <w:r w:rsidDel="00000000" w:rsidR="00000000" w:rsidRPr="00000000">
        <w:rPr>
          <w:b w:val="1"/>
          <w:bCs w:val="1"/>
          <w:rtl w:val="0"/>
        </w:rPr>
        <w:t xml:space="preserve">5. Principal Outstanding as on NPA Date: </w:t>
      </w:r>
      <w:r w:rsidDel="00000000" w:rsidR="00000000" w:rsidRPr="00000000">
        <w:rPr>
          <w:rtl w:val="0"/>
        </w:rPr>
        <w:t xml:space="preserve">This field is applicable only when the account is marked as NPA. The system expects a valid numeric INR amount (greater than 0). If the account status is NPA and this field is missing or contains invalid data, the record will be rejected.</w:t>
      </w:r>
    </w:p>
    <w:p w:rsidR="00000000" w:rsidDel="00000000" w:rsidP="00000000" w:rsidRDefault="00000000" w:rsidRPr="00000000" w14:paraId="0000037E">
      <w:pPr>
        <w:jc w:val="both"/>
        <w:rPr>
          <w:b w:val="1"/>
          <w:bCs w:val="1"/>
        </w:rPr>
      </w:pPr>
      <w:r w:rsidDel="00000000" w:rsidR="00000000" w:rsidRPr="00000000">
        <w:rPr>
          <w:rtl w:val="0"/>
        </w:rPr>
      </w:r>
    </w:p>
    <w:p w:rsidR="00000000" w:rsidDel="00000000" w:rsidP="00000000" w:rsidRDefault="00000000" w:rsidRPr="00000000" w14:paraId="0000037F">
      <w:pPr>
        <w:spacing w:after="240" w:before="240" w:lineRule="auto"/>
        <w:jc w:val="both"/>
        <w:rPr/>
      </w:pPr>
      <w:r w:rsidDel="00000000" w:rsidR="00000000" w:rsidRPr="00000000">
        <w:rPr>
          <w:b w:val="1"/>
          <w:bCs w:val="1"/>
          <w:rtl w:val="0"/>
        </w:rPr>
        <w:t xml:space="preserve">6. Interest Outstanding as on NPA Date: </w:t>
      </w:r>
      <w:r w:rsidDel="00000000" w:rsidR="00000000" w:rsidRPr="00000000">
        <w:rPr>
          <w:rtl w:val="0"/>
        </w:rPr>
        <w:t xml:space="preserve">Applicable only if the account is marked as NPA. Must be a valid numeric INR value greater than or equal to 0. If the field is missing or invalid when the status is NPA, the record will be rejected.</w:t>
      </w:r>
    </w:p>
    <w:p w:rsidR="00000000" w:rsidDel="00000000" w:rsidP="00000000" w:rsidRDefault="00000000" w:rsidRPr="00000000" w14:paraId="00000380">
      <w:pPr>
        <w:jc w:val="both"/>
        <w:rPr>
          <w:b w:val="1"/>
          <w:bCs w:val="1"/>
          <w:color w:val="7f7f7f"/>
          <w:sz w:val="28"/>
          <w:szCs w:val="28"/>
        </w:rPr>
      </w:pPr>
      <w:r w:rsidDel="00000000" w:rsidR="00000000" w:rsidRPr="00000000">
        <w:rPr>
          <w:rtl w:val="0"/>
        </w:rPr>
      </w:r>
    </w:p>
    <w:p w:rsidR="00000000" w:rsidDel="00000000" w:rsidP="00000000" w:rsidRDefault="00000000" w:rsidRPr="00000000" w14:paraId="00000381">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hay1a8t8eiln" w:id="66"/>
      <w:bookmarkEnd w:id="66"/>
      <w:r w:rsidDel="00000000" w:rsidR="00000000" w:rsidRPr="00000000">
        <w:rPr>
          <w:b w:val="1"/>
          <w:bCs w:val="1"/>
          <w:color w:val="7f7f7f"/>
          <w:sz w:val="26"/>
          <w:szCs w:val="26"/>
          <w:rtl w:val="0"/>
        </w:rPr>
        <w:t xml:space="preserve">Validations</w:t>
      </w:r>
    </w:p>
    <w:p w:rsidR="00000000" w:rsidDel="00000000" w:rsidP="00000000" w:rsidRDefault="00000000" w:rsidRPr="00000000" w14:paraId="00000382">
      <w:pPr>
        <w:spacing w:after="0"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383">
      <w:pPr>
        <w:spacing w:after="0" w:line="278.00000000000006" w:lineRule="auto"/>
        <w:jc w:val="both"/>
        <w:rPr/>
      </w:pPr>
      <w:r w:rsidDel="00000000" w:rsidR="00000000" w:rsidRPr="00000000">
        <w:rPr>
          <w:rtl w:val="0"/>
        </w:rPr>
        <w:t xml:space="preserve">In a particular FY, If MLI marks NPA account as standard, then MLI must pay CG fee for the entire FY on outstanding amount as updated by MLI. </w:t>
      </w:r>
    </w:p>
    <w:p w:rsidR="00000000" w:rsidDel="00000000" w:rsidP="00000000" w:rsidRDefault="00000000" w:rsidRPr="00000000" w14:paraId="00000384">
      <w:pPr>
        <w:spacing w:after="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385">
      <w:pPr>
        <w:spacing w:after="0" w:line="278.00000000000006" w:lineRule="auto"/>
        <w:jc w:val="both"/>
        <w:rPr/>
      </w:pPr>
      <w:r w:rsidDel="00000000" w:rsidR="00000000" w:rsidRPr="00000000">
        <w:rPr>
          <w:rtl w:val="0"/>
        </w:rPr>
        <w:t xml:space="preserve">If MLI has renewed guarantee and paid CG Fees during the continuity and subsequently accounts turn NPA and again turns standard within the same FY. CG Fee will not be calculated since CG Fee is already calculated for the year in the continuity file.</w:t>
      </w:r>
    </w:p>
    <w:p w:rsidR="00000000" w:rsidDel="00000000" w:rsidP="00000000" w:rsidRDefault="00000000" w:rsidRPr="00000000" w14:paraId="00000386">
      <w:pPr>
        <w:spacing w:after="0" w:line="278.00000000000006" w:lineRule="auto"/>
        <w:jc w:val="both"/>
        <w:rPr/>
      </w:pPr>
      <w:r w:rsidDel="00000000" w:rsidR="00000000" w:rsidRPr="00000000">
        <w:rPr>
          <w:rtl w:val="0"/>
        </w:rPr>
      </w:r>
    </w:p>
    <w:p w:rsidR="00000000" w:rsidDel="00000000" w:rsidP="00000000" w:rsidRDefault="00000000" w:rsidRPr="00000000" w14:paraId="00000387">
      <w:pPr>
        <w:spacing w:after="0" w:line="278.00000000000006" w:lineRule="auto"/>
        <w:jc w:val="both"/>
        <w:rPr/>
      </w:pPr>
      <w:r w:rsidDel="00000000" w:rsidR="00000000" w:rsidRPr="00000000">
        <w:rPr>
          <w:rtl w:val="0"/>
        </w:rPr>
        <w:t xml:space="preserve">If the account is closed then no further actions would be allowed such as making the account as standard &amp; NPA.</w:t>
      </w:r>
    </w:p>
    <w:p w:rsidR="00000000" w:rsidDel="00000000" w:rsidP="00000000" w:rsidRDefault="00000000" w:rsidRPr="00000000" w14:paraId="00000388">
      <w:pPr>
        <w:jc w:val="both"/>
        <w:rPr>
          <w:b w:val="1"/>
          <w:bCs w:val="1"/>
          <w:color w:val="7f7f7f"/>
          <w:sz w:val="28"/>
          <w:szCs w:val="28"/>
        </w:rPr>
      </w:pPr>
      <w:bookmarkStart w:colFirst="0" w:colLast="0" w:name="_heading=h.z75m013p0xof" w:id="67"/>
      <w:bookmarkEnd w:id="67"/>
      <w:r w:rsidDel="00000000" w:rsidR="00000000" w:rsidRPr="00000000">
        <w:rPr>
          <w:rtl w:val="0"/>
        </w:rPr>
      </w:r>
    </w:p>
    <w:p w:rsidR="00000000" w:rsidDel="00000000" w:rsidP="00000000" w:rsidRDefault="00000000" w:rsidRPr="00000000" w14:paraId="00000389">
      <w:pPr>
        <w:jc w:val="both"/>
        <w:rPr>
          <w:b w:val="1"/>
          <w:bCs w:val="1"/>
          <w:color w:val="7f7f7f"/>
          <w:sz w:val="28"/>
          <w:szCs w:val="28"/>
          <w:u w:val="single"/>
        </w:rPr>
      </w:pPr>
      <w:bookmarkStart w:colFirst="0" w:colLast="0" w:name="_heading=h.6xdqo5wk21e7" w:id="68"/>
      <w:bookmarkEnd w:id="68"/>
      <w:r w:rsidDel="00000000" w:rsidR="00000000" w:rsidRPr="00000000">
        <w:rPr>
          <w:b w:val="1"/>
          <w:bCs w:val="1"/>
          <w:color w:val="7f7f7f"/>
          <w:sz w:val="28"/>
          <w:szCs w:val="28"/>
          <w:u w:val="single"/>
          <w:rtl w:val="0"/>
        </w:rPr>
        <w:t xml:space="preserve">Scenarios:</w:t>
      </w:r>
    </w:p>
    <w:tbl>
      <w:tblPr>
        <w:tblStyle w:val="Table1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rHeight w:val="330" w:hRule="atLeast"/>
          <w:tblHeader w:val="0"/>
        </w:trPr>
        <w:tc>
          <w:tcPr>
            <w:gridSpan w:val="7"/>
            <w:tcBorders>
              <w:top w:color="000000" w:space="0" w:sz="4" w:val="single"/>
              <w:left w:color="000000" w:space="0" w:sz="4" w:val="single"/>
              <w:bottom w:color="000000" w:space="0" w:sz="4" w:val="single"/>
              <w:right w:color="000000" w:space="0" w:sz="4" w:val="single"/>
            </w:tcBorders>
            <w:shd w:fill="dae9f8" w:val="clear"/>
            <w:tcMar>
              <w:top w:w="40.0" w:type="dxa"/>
              <w:left w:w="40.0" w:type="dxa"/>
              <w:bottom w:w="40.0" w:type="dxa"/>
              <w:right w:w="40.0" w:type="dxa"/>
            </w:tcMar>
            <w:vAlign w:val="bottom"/>
          </w:tcPr>
          <w:p w:rsidR="00000000" w:rsidDel="00000000" w:rsidP="00000000" w:rsidRDefault="00000000" w:rsidRPr="00000000" w14:paraId="0000038A">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Financial Year 2025-26</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shd w:fill="dae9f8" w:val="clear"/>
            <w:tcMar>
              <w:top w:w="40.0" w:type="dxa"/>
              <w:left w:w="40.0" w:type="dxa"/>
              <w:bottom w:w="40.0" w:type="dxa"/>
              <w:right w:w="40.0" w:type="dxa"/>
            </w:tcMar>
            <w:vAlign w:val="bottom"/>
          </w:tcPr>
          <w:p w:rsidR="00000000" w:rsidDel="00000000" w:rsidP="00000000" w:rsidRDefault="00000000" w:rsidRPr="00000000" w14:paraId="00000391">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Continuity APRIL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ae9f8" w:val="clear"/>
            <w:tcMar>
              <w:top w:w="40.0" w:type="dxa"/>
              <w:left w:w="40.0" w:type="dxa"/>
              <w:bottom w:w="40.0" w:type="dxa"/>
              <w:right w:w="40.0" w:type="dxa"/>
            </w:tcMar>
            <w:vAlign w:val="bottom"/>
          </w:tcPr>
          <w:p w:rsidR="00000000" w:rsidDel="00000000" w:rsidP="00000000" w:rsidRDefault="00000000" w:rsidRPr="00000000" w14:paraId="00000392">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Update 1 June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ae9f8" w:val="clear"/>
            <w:tcMar>
              <w:top w:w="40.0" w:type="dxa"/>
              <w:left w:w="40.0" w:type="dxa"/>
              <w:bottom w:w="40.0" w:type="dxa"/>
              <w:right w:w="40.0" w:type="dxa"/>
            </w:tcMar>
            <w:vAlign w:val="bottom"/>
          </w:tcPr>
          <w:p w:rsidR="00000000" w:rsidDel="00000000" w:rsidP="00000000" w:rsidRDefault="00000000" w:rsidRPr="00000000" w14:paraId="000003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ae9f8" w:val="clear"/>
            <w:tcMar>
              <w:top w:w="40.0" w:type="dxa"/>
              <w:left w:w="40.0" w:type="dxa"/>
              <w:bottom w:w="40.0" w:type="dxa"/>
              <w:right w:w="40.0" w:type="dxa"/>
            </w:tcMar>
            <w:vAlign w:val="bottom"/>
          </w:tcPr>
          <w:p w:rsidR="00000000" w:rsidDel="00000000" w:rsidP="00000000" w:rsidRDefault="00000000" w:rsidRPr="00000000" w14:paraId="000003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ae9f8" w:val="clear"/>
            <w:tcMar>
              <w:top w:w="40.0" w:type="dxa"/>
              <w:left w:w="40.0" w:type="dxa"/>
              <w:bottom w:w="40.0" w:type="dxa"/>
              <w:right w:w="40.0" w:type="dxa"/>
            </w:tcMar>
            <w:vAlign w:val="bottom"/>
          </w:tcPr>
          <w:p w:rsidR="00000000" w:rsidDel="00000000" w:rsidP="00000000" w:rsidRDefault="00000000" w:rsidRPr="00000000" w14:paraId="00000395">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Update 2 Dec</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ae9f8" w:val="clear"/>
            <w:tcMar>
              <w:top w:w="40.0" w:type="dxa"/>
              <w:left w:w="40.0" w:type="dxa"/>
              <w:bottom w:w="40.0" w:type="dxa"/>
              <w:right w:w="40.0" w:type="dxa"/>
            </w:tcMar>
            <w:vAlign w:val="bottom"/>
          </w:tcPr>
          <w:p w:rsidR="00000000" w:rsidDel="00000000" w:rsidP="00000000" w:rsidRDefault="00000000" w:rsidRPr="00000000" w14:paraId="000003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ae9f8" w:val="clear"/>
            <w:tcMar>
              <w:top w:w="40.0" w:type="dxa"/>
              <w:left w:w="40.0" w:type="dxa"/>
              <w:bottom w:w="40.0" w:type="dxa"/>
              <w:right w:w="40.0" w:type="dxa"/>
            </w:tcMar>
            <w:vAlign w:val="bottom"/>
          </w:tcPr>
          <w:p w:rsidR="00000000" w:rsidDel="00000000" w:rsidP="00000000" w:rsidRDefault="00000000" w:rsidRPr="00000000" w14:paraId="0000039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98">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Standard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99">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Close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9A">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9B">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Accept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9C">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NPA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9D">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9E">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Reject</w:t>
            </w:r>
            <w:r w:rsidDel="00000000" w:rsidR="00000000" w:rsidRPr="00000000">
              <w:rPr>
                <w:rtl w:val="0"/>
              </w:rPr>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9F">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Standard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NPA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1">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2">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Accept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3">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standard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4">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5">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Accept</w:t>
            </w:r>
            <w:r w:rsidDel="00000000" w:rsidR="00000000" w:rsidRPr="00000000">
              <w:rPr>
                <w:rtl w:val="0"/>
              </w:rPr>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6">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Close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7">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Standard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8">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9">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Reject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A">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standard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B">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C">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Reject</w:t>
            </w:r>
            <w:r w:rsidDel="00000000" w:rsidR="00000000" w:rsidRPr="00000000">
              <w:rPr>
                <w:rtl w:val="0"/>
              </w:rPr>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D">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Close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E">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NPA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AF">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0">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Reject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1">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NPA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2">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3">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Reject</w:t>
            </w:r>
            <w:r w:rsidDel="00000000" w:rsidR="00000000" w:rsidRPr="00000000">
              <w:rPr>
                <w:rtl w:val="0"/>
              </w:rPr>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4">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NPA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5">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Standard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6">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7">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Accept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8">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NPA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9">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A">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Accept</w:t>
            </w:r>
            <w:r w:rsidDel="00000000" w:rsidR="00000000" w:rsidRPr="00000000">
              <w:rPr>
                <w:rtl w:val="0"/>
              </w:rPr>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B">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NPA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C">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Close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D">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E">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Accept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BF">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Close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C0">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No fees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be2d5" w:val="clear"/>
            <w:tcMar>
              <w:top w:w="40.0" w:type="dxa"/>
              <w:left w:w="40.0" w:type="dxa"/>
              <w:bottom w:w="40.0" w:type="dxa"/>
              <w:right w:w="40.0" w:type="dxa"/>
            </w:tcMar>
            <w:vAlign w:val="bottom"/>
          </w:tcPr>
          <w:p w:rsidR="00000000" w:rsidDel="00000000" w:rsidP="00000000" w:rsidRDefault="00000000" w:rsidRPr="00000000" w14:paraId="000003C1">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Reject</w:t>
            </w:r>
            <w:r w:rsidDel="00000000" w:rsidR="00000000" w:rsidRPr="00000000">
              <w:rPr>
                <w:rtl w:val="0"/>
              </w:rPr>
            </w:r>
          </w:p>
        </w:tc>
      </w:tr>
    </w:tbl>
    <w:p w:rsidR="00000000" w:rsidDel="00000000" w:rsidP="00000000" w:rsidRDefault="00000000" w:rsidRPr="00000000" w14:paraId="000003C2">
      <w:pPr>
        <w:jc w:val="both"/>
        <w:rPr>
          <w:b w:val="1"/>
          <w:bCs w:val="1"/>
          <w:color w:val="7f7f7f"/>
          <w:sz w:val="28"/>
          <w:szCs w:val="28"/>
        </w:rPr>
      </w:pPr>
      <w:r w:rsidDel="00000000" w:rsidR="00000000" w:rsidRPr="00000000">
        <w:rPr>
          <w:rtl w:val="0"/>
        </w:rPr>
      </w:r>
    </w:p>
    <w:p w:rsidR="00000000" w:rsidDel="00000000" w:rsidP="00000000" w:rsidRDefault="00000000" w:rsidRPr="00000000" w14:paraId="000003C3">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nth1hzq3i3tp" w:id="69"/>
      <w:bookmarkEnd w:id="69"/>
      <w:r w:rsidDel="00000000" w:rsidR="00000000" w:rsidRPr="00000000">
        <w:rPr>
          <w:b w:val="1"/>
          <w:bCs w:val="1"/>
          <w:color w:val="7f7f7f"/>
          <w:sz w:val="26"/>
          <w:szCs w:val="26"/>
          <w:rtl w:val="0"/>
        </w:rPr>
        <w:t xml:space="preserve">1.16.1 Roles</w:t>
        <w:tab/>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MLI Creator- Upload</w:t>
      </w:r>
    </w:p>
    <w:p w:rsidR="00000000" w:rsidDel="00000000" w:rsidP="00000000" w:rsidRDefault="00000000" w:rsidRPr="00000000" w14:paraId="000003C7">
      <w:pPr>
        <w:rPr/>
      </w:pPr>
      <w:r w:rsidDel="00000000" w:rsidR="00000000" w:rsidRPr="00000000">
        <w:rPr>
          <w:rtl w:val="0"/>
        </w:rPr>
        <w:t xml:space="preserve">MLI Approver- Approve/Reject</w:t>
      </w:r>
    </w:p>
    <w:p w:rsidR="00000000" w:rsidDel="00000000" w:rsidP="00000000" w:rsidRDefault="00000000" w:rsidRPr="00000000" w14:paraId="000003C8">
      <w:pPr>
        <w:pStyle w:val="Heading4"/>
        <w:keepLines w:val="0"/>
        <w:pBdr>
          <w:bottom w:color="000000" w:space="1" w:sz="4" w:val="single"/>
        </w:pBdr>
        <w:tabs>
          <w:tab w:val="left" w:leader="none" w:pos="0"/>
          <w:tab w:val="left" w:leader="none" w:pos="720"/>
        </w:tabs>
        <w:spacing w:after="60" w:before="60" w:line="276" w:lineRule="auto"/>
        <w:rPr>
          <w:b w:val="1"/>
          <w:bCs w:val="1"/>
          <w:color w:val="7f7f7f"/>
          <w:sz w:val="28"/>
          <w:szCs w:val="28"/>
        </w:rPr>
      </w:pPr>
      <w:bookmarkStart w:colFirst="0" w:colLast="0" w:name="_heading=h.esujr5igstm" w:id="70"/>
      <w:bookmarkEnd w:id="70"/>
      <w:r w:rsidDel="00000000" w:rsidR="00000000" w:rsidRPr="00000000">
        <w:rPr>
          <w:rtl w:val="0"/>
        </w:rPr>
      </w:r>
    </w:p>
    <w:p w:rsidR="00000000" w:rsidDel="00000000" w:rsidP="00000000" w:rsidRDefault="00000000" w:rsidRPr="00000000" w14:paraId="000003C9">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hiedawkovndx" w:id="71"/>
      <w:bookmarkEnd w:id="71"/>
      <w:r w:rsidDel="00000000" w:rsidR="00000000" w:rsidRPr="00000000">
        <w:rPr>
          <w:b w:val="1"/>
          <w:bCs w:val="1"/>
          <w:color w:val="7f7f7f"/>
          <w:sz w:val="26"/>
          <w:szCs w:val="26"/>
          <w:rtl w:val="0"/>
        </w:rPr>
        <w:t xml:space="preserve">1.16.2 Update Status</w:t>
      </w:r>
    </w:p>
    <w:p w:rsidR="00000000" w:rsidDel="00000000" w:rsidP="00000000" w:rsidRDefault="00000000" w:rsidRPr="00000000" w14:paraId="000003CA">
      <w:pPr>
        <w:spacing w:after="0" w:line="240"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3CB">
      <w:pPr>
        <w:spacing w:after="0" w:line="240" w:lineRule="auto"/>
        <w:rPr>
          <w:b w:val="1"/>
          <w:bCs w:val="1"/>
          <w:sz w:val="24"/>
          <w:szCs w:val="24"/>
        </w:rPr>
      </w:pPr>
      <w:r w:rsidDel="00000000" w:rsidR="00000000" w:rsidRPr="00000000">
        <w:rPr>
          <w:b w:val="1"/>
          <w:bCs w:val="1"/>
          <w:sz w:val="24"/>
          <w:szCs w:val="24"/>
          <w:rtl w:val="0"/>
        </w:rPr>
        <w:t xml:space="preserve">Status change allowed</w:t>
      </w:r>
    </w:p>
    <w:p w:rsidR="00000000" w:rsidDel="00000000" w:rsidP="00000000" w:rsidRDefault="00000000" w:rsidRPr="00000000" w14:paraId="000003C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CD">
      <w:pPr>
        <w:spacing w:after="0" w:line="240" w:lineRule="auto"/>
        <w:rPr/>
      </w:pPr>
      <w:r w:rsidDel="00000000" w:rsidR="00000000" w:rsidRPr="00000000">
        <w:rPr>
          <w:rtl w:val="0"/>
        </w:rPr>
        <w:t xml:space="preserve">If account is Standard then it can be Close or NPA</w:t>
      </w:r>
    </w:p>
    <w:p w:rsidR="00000000" w:rsidDel="00000000" w:rsidP="00000000" w:rsidRDefault="00000000" w:rsidRPr="00000000" w14:paraId="000003CE">
      <w:pPr>
        <w:spacing w:after="0" w:line="240" w:lineRule="auto"/>
        <w:rPr/>
      </w:pPr>
      <w:r w:rsidDel="00000000" w:rsidR="00000000" w:rsidRPr="00000000">
        <w:rPr>
          <w:rtl w:val="0"/>
        </w:rPr>
        <w:t xml:space="preserve">If account is Closed then No action will be allow</w:t>
      </w:r>
    </w:p>
    <w:p w:rsidR="00000000" w:rsidDel="00000000" w:rsidP="00000000" w:rsidRDefault="00000000" w:rsidRPr="00000000" w14:paraId="000003CF">
      <w:pPr>
        <w:spacing w:after="0" w:line="240" w:lineRule="auto"/>
        <w:rPr>
          <w:color w:val="92d050"/>
        </w:rPr>
      </w:pPr>
      <w:r w:rsidDel="00000000" w:rsidR="00000000" w:rsidRPr="00000000">
        <w:rPr>
          <w:rtl w:val="0"/>
        </w:rPr>
        <w:t xml:space="preserve">If Account is NPA then it could be marked as Standard OR closed</w:t>
      </w: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D2">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4zp1oj8kir2a" w:id="72"/>
      <w:bookmarkEnd w:id="72"/>
      <w:r w:rsidDel="00000000" w:rsidR="00000000" w:rsidRPr="00000000">
        <w:rPr>
          <w:b w:val="1"/>
          <w:bCs w:val="1"/>
          <w:color w:val="7f7f7f"/>
          <w:sz w:val="26"/>
          <w:szCs w:val="26"/>
          <w:rtl w:val="0"/>
        </w:rPr>
        <w:t xml:space="preserve">1.17 Claim Lodgement- Form Based</w:t>
        <w:tab/>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D4">
      <w:pPr>
        <w:spacing w:after="0" w:line="278.00000000000006" w:lineRule="auto"/>
        <w:rPr>
          <w:b w:val="1"/>
          <w:bCs w:val="1"/>
        </w:rPr>
      </w:pPr>
      <w:r w:rsidDel="00000000" w:rsidR="00000000" w:rsidRPr="00000000">
        <w:rPr>
          <w:rtl w:val="0"/>
        </w:rPr>
        <w:t xml:space="preserve">Timelines for lodgement of claim under the scheme- The 24 months from the date of issue of the guarantee cover</w:t>
      </w:r>
      <w:r w:rsidDel="00000000" w:rsidR="00000000" w:rsidRPr="00000000">
        <w:rPr>
          <w:color w:val="0f1311"/>
          <w:rtl w:val="0"/>
        </w:rPr>
        <w:t xml:space="preserve">-</w:t>
      </w:r>
      <w:r w:rsidDel="00000000" w:rsidR="00000000" w:rsidRPr="00000000">
        <w:rPr>
          <w:i w:val="1"/>
          <w:iCs w:val="1"/>
          <w:rtl w:val="0"/>
        </w:rPr>
        <w:t xml:space="preserve"> </w:t>
      </w:r>
      <w:r w:rsidDel="00000000" w:rsidR="00000000" w:rsidRPr="00000000">
        <w:rPr>
          <w:b w:val="1"/>
          <w:bCs w:val="1"/>
          <w:rtl w:val="0"/>
        </w:rPr>
        <w:t xml:space="preserve">Payment Integration</w:t>
      </w:r>
    </w:p>
    <w:p w:rsidR="00000000" w:rsidDel="00000000" w:rsidP="00000000" w:rsidRDefault="00000000" w:rsidRPr="00000000" w14:paraId="000003D5">
      <w:pPr>
        <w:spacing w:after="0" w:line="278.00000000000006" w:lineRule="auto"/>
        <w:rPr>
          <w:b w:val="1"/>
          <w:bCs w:val="1"/>
        </w:rPr>
      </w:pPr>
      <w:r w:rsidDel="00000000" w:rsidR="00000000" w:rsidRPr="00000000">
        <w:rPr>
          <w:rtl w:val="0"/>
        </w:rPr>
      </w:r>
    </w:p>
    <w:p w:rsidR="00000000" w:rsidDel="00000000" w:rsidP="00000000" w:rsidRDefault="00000000" w:rsidRPr="00000000" w14:paraId="000003D6">
      <w:pPr>
        <w:spacing w:after="0" w:line="278.00000000000006" w:lineRule="auto"/>
        <w:ind w:left="0" w:firstLine="0"/>
        <w:jc w:val="both"/>
        <w:rPr/>
      </w:pPr>
      <w:r w:rsidDel="00000000" w:rsidR="00000000" w:rsidRPr="00000000">
        <w:rPr>
          <w:rtl w:val="0"/>
        </w:rPr>
        <w:t xml:space="preserve">The lending institution shall invoke the guarantee in case the loan is classified as NPA.</w:t>
      </w:r>
    </w:p>
    <w:p w:rsidR="00000000" w:rsidDel="00000000" w:rsidP="00000000" w:rsidRDefault="00000000" w:rsidRPr="00000000" w14:paraId="000003D7">
      <w:pPr>
        <w:spacing w:after="0" w:line="278.00000000000006" w:lineRule="auto"/>
        <w:rPr>
          <w:b w:val="1"/>
          <w:bCs w:val="1"/>
        </w:rPr>
      </w:pPr>
      <w:r w:rsidDel="00000000" w:rsidR="00000000" w:rsidRPr="00000000">
        <w:rPr>
          <w:rtl w:val="0"/>
        </w:rPr>
      </w:r>
    </w:p>
    <w:p w:rsidR="00000000" w:rsidDel="00000000" w:rsidP="00000000" w:rsidRDefault="00000000" w:rsidRPr="00000000" w14:paraId="000003D8">
      <w:pPr>
        <w:spacing w:after="0" w:line="240" w:lineRule="auto"/>
        <w:rPr/>
      </w:pPr>
      <w:r w:rsidDel="00000000" w:rsidR="00000000" w:rsidRPr="00000000">
        <w:rPr>
          <w:rtl w:val="0"/>
        </w:rPr>
        <w:t xml:space="preserve">MLI maker search the CGPAN for claim lodgment, MLI need to be given option whether OTS yes/no:</w:t>
      </w:r>
    </w:p>
    <w:p w:rsidR="00000000" w:rsidDel="00000000" w:rsidP="00000000" w:rsidRDefault="00000000" w:rsidRPr="00000000" w14:paraId="000003D9">
      <w:pPr>
        <w:spacing w:after="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3DA">
      <w:pPr>
        <w:spacing w:after="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3DB">
      <w:pPr>
        <w:numPr>
          <w:ilvl w:val="2"/>
          <w:numId w:val="22"/>
        </w:numPr>
        <w:spacing w:after="0" w:line="278.00000000000006" w:lineRule="auto"/>
        <w:ind w:left="1440" w:hanging="164.00000000000006"/>
        <w:rPr/>
      </w:pPr>
      <w:r w:rsidDel="00000000" w:rsidR="00000000" w:rsidRPr="00000000">
        <w:rPr>
          <w:rtl w:val="0"/>
        </w:rPr>
        <w:t xml:space="preserve">If IT'S = Yes, then the claim would be treated as a final claim and 100% of eligible claim to be paid.</w:t>
      </w:r>
    </w:p>
    <w:p w:rsidR="00000000" w:rsidDel="00000000" w:rsidP="00000000" w:rsidRDefault="00000000" w:rsidRPr="00000000" w14:paraId="000003DC">
      <w:pPr>
        <w:numPr>
          <w:ilvl w:val="2"/>
          <w:numId w:val="22"/>
        </w:numPr>
        <w:spacing w:after="0" w:line="278.00000000000006" w:lineRule="auto"/>
        <w:ind w:left="1440" w:hanging="164.00000000000006"/>
        <w:rPr/>
      </w:pPr>
      <w:r w:rsidDel="00000000" w:rsidR="00000000" w:rsidRPr="00000000">
        <w:rPr>
          <w:b w:val="1"/>
          <w:bCs w:val="1"/>
          <w:rtl w:val="0"/>
        </w:rPr>
        <w:t xml:space="preserve">Note: If OTS = Yes, then no final claim entry to be allowed.</w:t>
      </w:r>
      <w:r w:rsidDel="00000000" w:rsidR="00000000" w:rsidRPr="00000000">
        <w:rPr>
          <w:rtl w:val="0"/>
        </w:rPr>
      </w:r>
    </w:p>
    <w:p w:rsidR="00000000" w:rsidDel="00000000" w:rsidP="00000000" w:rsidRDefault="00000000" w:rsidRPr="00000000" w14:paraId="000003DD">
      <w:pPr>
        <w:numPr>
          <w:ilvl w:val="2"/>
          <w:numId w:val="22"/>
        </w:numPr>
        <w:spacing w:after="0" w:line="278.00000000000006" w:lineRule="auto"/>
        <w:ind w:left="1440" w:hanging="164.00000000000006"/>
        <w:rPr/>
      </w:pPr>
      <w:r w:rsidDel="00000000" w:rsidR="00000000" w:rsidRPr="00000000">
        <w:rPr>
          <w:b w:val="1"/>
          <w:bCs w:val="1"/>
          <w:i w:val="1"/>
          <w:iCs w:val="1"/>
          <w:rtl w:val="0"/>
        </w:rPr>
        <w:t xml:space="preserve">Claim payout capping conditions need to be checked in case of Interim claim.</w:t>
      </w:r>
      <w:r w:rsidDel="00000000" w:rsidR="00000000" w:rsidRPr="00000000">
        <w:rPr>
          <w:rtl w:val="0"/>
        </w:rPr>
      </w:r>
    </w:p>
    <w:p w:rsidR="00000000" w:rsidDel="00000000" w:rsidP="00000000" w:rsidRDefault="00000000" w:rsidRPr="00000000" w14:paraId="000003DE">
      <w:pPr>
        <w:numPr>
          <w:ilvl w:val="2"/>
          <w:numId w:val="22"/>
        </w:numPr>
        <w:spacing w:after="0" w:line="278.00000000000006" w:lineRule="auto"/>
        <w:ind w:left="1440" w:hanging="164.00000000000006"/>
        <w:rPr>
          <w:rFonts w:ascii="Aptos" w:cs="Aptos" w:eastAsia="Aptos" w:hAnsi="Aptos"/>
          <w:sz w:val="24"/>
          <w:szCs w:val="24"/>
        </w:rPr>
      </w:pPr>
      <w:r w:rsidDel="00000000" w:rsidR="00000000" w:rsidRPr="00000000">
        <w:rPr>
          <w:rtl w:val="0"/>
        </w:rPr>
        <w:t xml:space="preserve">If OTS = No, then the claim would be treated as an interim claim.</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3DF">
      <w:pPr>
        <w:spacing w:after="0" w:line="278.00000000000006" w:lineRule="auto"/>
        <w:ind w:left="284" w:firstLine="0"/>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E1">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8gu57a9a6fm8" w:id="73"/>
      <w:bookmarkEnd w:id="73"/>
      <w:r w:rsidDel="00000000" w:rsidR="00000000" w:rsidRPr="00000000">
        <w:rPr>
          <w:b w:val="1"/>
          <w:bCs w:val="1"/>
          <w:color w:val="7f7f7f"/>
          <w:sz w:val="26"/>
          <w:szCs w:val="26"/>
          <w:rtl w:val="0"/>
        </w:rPr>
        <w:t xml:space="preserve">1.17.1  Interim Claim</w:t>
        <w:tab/>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Interim Claim contains the following file format where MLI maker will upload the details.</w:t>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3E5">
      <w:pPr>
        <w:spacing w:line="278.00000000000006" w:lineRule="auto"/>
        <w:ind w:left="284" w:firstLine="0"/>
        <w:rPr>
          <w:rFonts w:ascii="Aptos" w:cs="Aptos" w:eastAsia="Aptos" w:hAnsi="Aptos"/>
          <w:b w:val="1"/>
          <w:bCs w:val="1"/>
          <w:sz w:val="20"/>
          <w:szCs w:val="20"/>
        </w:rPr>
      </w:pPr>
      <w:r w:rsidDel="00000000" w:rsidR="00000000" w:rsidRPr="00000000">
        <w:rPr>
          <w:rtl w:val="0"/>
        </w:rPr>
      </w:r>
    </w:p>
    <w:sdt>
      <w:sdtPr>
        <w:lock w:val="contentLocked"/>
        <w:id w:val="455847709"/>
        <w:tag w:val="goog_rdk_7"/>
      </w:sdtPr>
      <w:sdtContent>
        <w:tbl>
          <w:tblPr>
            <w:tblStyle w:val="Table1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598"/>
            <w:gridCol w:w="3917"/>
            <w:gridCol w:w="1998"/>
            <w:gridCol w:w="1559"/>
            <w:tblGridChange w:id="0">
              <w:tblGrid>
                <w:gridCol w:w="704"/>
                <w:gridCol w:w="1598"/>
                <w:gridCol w:w="3917"/>
                <w:gridCol w:w="1998"/>
                <w:gridCol w:w="1559"/>
              </w:tblGrid>
            </w:tblGridChange>
          </w:tblGrid>
          <w:tr>
            <w:trPr>
              <w:cantSplit w:val="0"/>
              <w:trHeight w:val="280" w:hRule="atLeast"/>
              <w:tblHeader w:val="0"/>
            </w:trPr>
            <w:tc>
              <w:tcPr>
                <w:gridSpan w:val="5"/>
                <w:shd w:fill="d0e0e3" w:val="clear"/>
              </w:tcPr>
              <w:p w:rsidR="00000000" w:rsidDel="00000000" w:rsidP="00000000" w:rsidRDefault="00000000" w:rsidRPr="00000000" w14:paraId="000003E6">
                <w:pPr>
                  <w:jc w:val="center"/>
                  <w:rPr>
                    <w:b w:val="1"/>
                    <w:bCs w:val="1"/>
                  </w:rPr>
                </w:pPr>
                <w:bookmarkStart w:colFirst="0" w:colLast="0" w:name="_heading=h.gjdgxs" w:id="74"/>
                <w:bookmarkEnd w:id="74"/>
                <w:r w:rsidDel="00000000" w:rsidR="00000000" w:rsidRPr="00000000">
                  <w:rPr>
                    <w:b w:val="1"/>
                    <w:bCs w:val="1"/>
                    <w:rtl w:val="0"/>
                  </w:rPr>
                  <w:t xml:space="preserve"> </w:t>
                </w:r>
              </w:p>
            </w:tc>
          </w:tr>
          <w:tr>
            <w:trPr>
              <w:cantSplit w:val="0"/>
              <w:trHeight w:val="489" w:hRule="atLeast"/>
              <w:tblHeader w:val="0"/>
            </w:trPr>
            <w:tc>
              <w:tcPr>
                <w:shd w:fill="d0e0e3" w:val="clear"/>
              </w:tcPr>
              <w:p w:rsidR="00000000" w:rsidDel="00000000" w:rsidP="00000000" w:rsidRDefault="00000000" w:rsidRPr="00000000" w14:paraId="000003EB">
                <w:pPr>
                  <w:jc w:val="both"/>
                  <w:rPr>
                    <w:b w:val="1"/>
                    <w:bCs w:val="1"/>
                  </w:rPr>
                </w:pPr>
                <w:r w:rsidDel="00000000" w:rsidR="00000000" w:rsidRPr="00000000">
                  <w:rPr>
                    <w:b w:val="1"/>
                    <w:bCs w:val="1"/>
                    <w:rtl w:val="0"/>
                  </w:rPr>
                  <w:t xml:space="preserve">S. No.</w:t>
                </w:r>
              </w:p>
            </w:tc>
            <w:tc>
              <w:tcPr>
                <w:shd w:fill="d0e0e3" w:val="clear"/>
              </w:tcPr>
              <w:p w:rsidR="00000000" w:rsidDel="00000000" w:rsidP="00000000" w:rsidRDefault="00000000" w:rsidRPr="00000000" w14:paraId="000003EC">
                <w:pPr>
                  <w:jc w:val="both"/>
                  <w:rPr>
                    <w:b w:val="1"/>
                    <w:bCs w:val="1"/>
                  </w:rPr>
                </w:pPr>
                <w:r w:rsidDel="00000000" w:rsidR="00000000" w:rsidRPr="00000000">
                  <w:rPr>
                    <w:b w:val="1"/>
                    <w:bCs w:val="1"/>
                    <w:rtl w:val="0"/>
                  </w:rPr>
                  <w:t xml:space="preserve">Field Name</w:t>
                </w:r>
              </w:p>
            </w:tc>
            <w:tc>
              <w:tcPr>
                <w:shd w:fill="d0e0e3" w:val="clear"/>
              </w:tcPr>
              <w:p w:rsidR="00000000" w:rsidDel="00000000" w:rsidP="00000000" w:rsidRDefault="00000000" w:rsidRPr="00000000" w14:paraId="000003ED">
                <w:pPr>
                  <w:jc w:val="both"/>
                  <w:rPr>
                    <w:b w:val="1"/>
                    <w:bCs w:val="1"/>
                  </w:rPr>
                </w:pPr>
                <w:r w:rsidDel="00000000" w:rsidR="00000000" w:rsidRPr="00000000">
                  <w:rPr>
                    <w:b w:val="1"/>
                    <w:bCs w:val="1"/>
                    <w:rtl w:val="0"/>
                  </w:rPr>
                  <w:t xml:space="preserve">Description</w:t>
                </w:r>
              </w:p>
            </w:tc>
            <w:tc>
              <w:tcPr>
                <w:shd w:fill="d0e0e3" w:val="clear"/>
              </w:tcPr>
              <w:p w:rsidR="00000000" w:rsidDel="00000000" w:rsidP="00000000" w:rsidRDefault="00000000" w:rsidRPr="00000000" w14:paraId="000003EE">
                <w:pPr>
                  <w:jc w:val="both"/>
                  <w:rPr>
                    <w:b w:val="1"/>
                    <w:bCs w:val="1"/>
                  </w:rPr>
                </w:pPr>
                <w:r w:rsidDel="00000000" w:rsidR="00000000" w:rsidRPr="00000000">
                  <w:rPr>
                    <w:b w:val="1"/>
                    <w:bCs w:val="1"/>
                    <w:rtl w:val="0"/>
                  </w:rPr>
                  <w:t xml:space="preserve">Type</w:t>
                </w:r>
              </w:p>
            </w:tc>
            <w:tc>
              <w:tcPr>
                <w:shd w:fill="d0e0e3" w:val="clear"/>
              </w:tcPr>
              <w:p w:rsidR="00000000" w:rsidDel="00000000" w:rsidP="00000000" w:rsidRDefault="00000000" w:rsidRPr="00000000" w14:paraId="000003EF">
                <w:pPr>
                  <w:jc w:val="both"/>
                  <w:rPr>
                    <w:b w:val="1"/>
                    <w:bCs w:val="1"/>
                  </w:rPr>
                </w:pPr>
                <w:r w:rsidDel="00000000" w:rsidR="00000000" w:rsidRPr="00000000">
                  <w:rPr>
                    <w:b w:val="1"/>
                    <w:bCs w:val="1"/>
                    <w:rtl w:val="0"/>
                  </w:rPr>
                  <w:t xml:space="preserve">Mandatory/</w:t>
                </w:r>
              </w:p>
              <w:p w:rsidR="00000000" w:rsidDel="00000000" w:rsidP="00000000" w:rsidRDefault="00000000" w:rsidRPr="00000000" w14:paraId="000003F0">
                <w:pPr>
                  <w:jc w:val="both"/>
                  <w:rPr>
                    <w:b w:val="1"/>
                    <w:bCs w:val="1"/>
                  </w:rPr>
                </w:pPr>
                <w:r w:rsidDel="00000000" w:rsidR="00000000" w:rsidRPr="00000000">
                  <w:rPr>
                    <w:b w:val="1"/>
                    <w:bCs w:val="1"/>
                    <w:rtl w:val="0"/>
                  </w:rPr>
                  <w:t xml:space="preserve">Optional</w:t>
                </w:r>
              </w:p>
            </w:tc>
          </w:tr>
          <w:tr>
            <w:trPr>
              <w:cantSplit w:val="0"/>
              <w:trHeight w:val="342" w:hRule="atLeast"/>
              <w:tblHeader w:val="0"/>
            </w:trPr>
            <w:tc>
              <w:tcPr>
                <w:shd w:fill="fff2cc" w:val="clear"/>
              </w:tcPr>
              <w:p w:rsidR="00000000" w:rsidDel="00000000" w:rsidP="00000000" w:rsidRDefault="00000000" w:rsidRPr="00000000" w14:paraId="000003F1">
                <w:pPr>
                  <w:jc w:val="both"/>
                  <w:rPr/>
                </w:pPr>
                <w:r w:rsidDel="00000000" w:rsidR="00000000" w:rsidRPr="00000000">
                  <w:rPr>
                    <w:rtl w:val="0"/>
                  </w:rPr>
                  <w:t xml:space="preserve">1</w:t>
                </w:r>
              </w:p>
            </w:tc>
            <w:tc>
              <w:tcPr>
                <w:shd w:fill="fff2cc" w:val="clear"/>
              </w:tcPr>
              <w:p w:rsidR="00000000" w:rsidDel="00000000" w:rsidP="00000000" w:rsidRDefault="00000000" w:rsidRPr="00000000" w14:paraId="000003F2">
                <w:pPr>
                  <w:jc w:val="both"/>
                  <w:rPr/>
                </w:pPr>
                <w:r w:rsidDel="00000000" w:rsidR="00000000" w:rsidRPr="00000000">
                  <w:rPr>
                    <w:rtl w:val="0"/>
                  </w:rPr>
                  <w:t xml:space="preserve">CGPAN</w:t>
                </w:r>
              </w:p>
            </w:tc>
            <w:tc>
              <w:tcPr>
                <w:shd w:fill="fff2cc" w:val="clear"/>
              </w:tcPr>
              <w:p w:rsidR="00000000" w:rsidDel="00000000" w:rsidP="00000000" w:rsidRDefault="00000000" w:rsidRPr="00000000" w14:paraId="000003F3">
                <w:pPr>
                  <w:jc w:val="both"/>
                  <w:rPr/>
                </w:pPr>
                <w:r w:rsidDel="00000000" w:rsidR="00000000" w:rsidRPr="00000000">
                  <w:rPr>
                    <w:rtl w:val="0"/>
                  </w:rPr>
                  <w:t xml:space="preserve">Unique ID issued by system</w:t>
                </w:r>
              </w:p>
            </w:tc>
            <w:tc>
              <w:tcPr>
                <w:shd w:fill="fff2cc" w:val="clear"/>
              </w:tcPr>
              <w:p w:rsidR="00000000" w:rsidDel="00000000" w:rsidP="00000000" w:rsidRDefault="00000000" w:rsidRPr="00000000" w14:paraId="000003F4">
                <w:pPr>
                  <w:jc w:val="both"/>
                  <w:rPr/>
                </w:pPr>
                <w:r w:rsidDel="00000000" w:rsidR="00000000" w:rsidRPr="00000000">
                  <w:rPr>
                    <w:rtl w:val="0"/>
                  </w:rPr>
                  <w:t xml:space="preserve">Search Option</w:t>
                </w:r>
              </w:p>
            </w:tc>
            <w:tc>
              <w:tcPr>
                <w:shd w:fill="fff2cc" w:val="clear"/>
              </w:tcPr>
              <w:p w:rsidR="00000000" w:rsidDel="00000000" w:rsidP="00000000" w:rsidRDefault="00000000" w:rsidRPr="00000000" w14:paraId="000003F5">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3F6">
                <w:pPr>
                  <w:jc w:val="both"/>
                  <w:rPr>
                    <w:rFonts w:ascii="Aptos" w:cs="Aptos" w:eastAsia="Aptos" w:hAnsi="Aptos"/>
                  </w:rPr>
                </w:pPr>
                <w:r w:rsidDel="00000000" w:rsidR="00000000" w:rsidRPr="00000000">
                  <w:rPr>
                    <w:rFonts w:ascii="Aptos" w:cs="Aptos" w:eastAsia="Aptos" w:hAnsi="Aptos"/>
                    <w:rtl w:val="0"/>
                  </w:rPr>
                  <w:t xml:space="preserve">2</w:t>
                </w:r>
              </w:p>
            </w:tc>
            <w:tc>
              <w:tcPr>
                <w:shd w:fill="fff2cc" w:val="clear"/>
              </w:tcPr>
              <w:p w:rsidR="00000000" w:rsidDel="00000000" w:rsidP="00000000" w:rsidRDefault="00000000" w:rsidRPr="00000000" w14:paraId="000003F7">
                <w:pPr>
                  <w:jc w:val="both"/>
                  <w:rPr>
                    <w:rFonts w:ascii="Aptos" w:cs="Aptos" w:eastAsia="Aptos" w:hAnsi="Aptos"/>
                  </w:rPr>
                </w:pPr>
                <w:r w:rsidDel="00000000" w:rsidR="00000000" w:rsidRPr="00000000">
                  <w:rPr>
                    <w:rFonts w:ascii="Aptos" w:cs="Aptos" w:eastAsia="Aptos" w:hAnsi="Aptos"/>
                    <w:rtl w:val="0"/>
                  </w:rPr>
                  <w:t xml:space="preserve">Loan a/c no for new credit facilities</w:t>
                </w:r>
              </w:p>
            </w:tc>
            <w:tc>
              <w:tcPr>
                <w:shd w:fill="fff2cc" w:val="clear"/>
              </w:tcPr>
              <w:p w:rsidR="00000000" w:rsidDel="00000000" w:rsidP="00000000" w:rsidRDefault="00000000" w:rsidRPr="00000000" w14:paraId="000003F8">
                <w:pPr>
                  <w:jc w:val="both"/>
                  <w:rPr>
                    <w:rFonts w:ascii="Aptos" w:cs="Aptos" w:eastAsia="Aptos" w:hAnsi="Aptos"/>
                  </w:rPr>
                </w:pPr>
                <w:r w:rsidDel="00000000" w:rsidR="00000000" w:rsidRPr="00000000">
                  <w:rPr>
                    <w:rFonts w:ascii="Aptos" w:cs="Aptos" w:eastAsia="Aptos" w:hAnsi="Aptos"/>
                    <w:rtl w:val="0"/>
                  </w:rPr>
                  <w:t xml:space="preserve">Loan Account number allotted by MLI. A Unique Number as per respective MLI’s procedure</w:t>
                </w:r>
              </w:p>
            </w:tc>
            <w:tc>
              <w:tcPr>
                <w:shd w:fill="fff2cc" w:val="clear"/>
              </w:tcPr>
              <w:p w:rsidR="00000000" w:rsidDel="00000000" w:rsidP="00000000" w:rsidRDefault="00000000" w:rsidRPr="00000000" w14:paraId="000003F9">
                <w:pPr>
                  <w:jc w:val="both"/>
                  <w:rPr>
                    <w:rFonts w:ascii="Aptos" w:cs="Aptos" w:eastAsia="Aptos" w:hAnsi="Aptos"/>
                  </w:rPr>
                </w:pPr>
                <w:r w:rsidDel="00000000" w:rsidR="00000000" w:rsidRPr="00000000">
                  <w:rPr>
                    <w:rFonts w:ascii="Aptos" w:cs="Aptos" w:eastAsia="Aptos" w:hAnsi="Aptos"/>
                    <w:rtl w:val="0"/>
                  </w:rPr>
                  <w:t xml:space="preserve">Auto populate on selection of CGPAN</w:t>
                </w:r>
              </w:p>
            </w:tc>
            <w:tc>
              <w:tcPr>
                <w:shd w:fill="fff2cc" w:val="clear"/>
              </w:tcPr>
              <w:p w:rsidR="00000000" w:rsidDel="00000000" w:rsidP="00000000" w:rsidRDefault="00000000" w:rsidRPr="00000000" w14:paraId="000003FA">
                <w:pPr>
                  <w:jc w:val="both"/>
                  <w:rPr>
                    <w:rFonts w:ascii="Aptos" w:cs="Aptos" w:eastAsia="Aptos" w:hAnsi="Aptos"/>
                  </w:rPr>
                </w:pPr>
                <w:r w:rsidDel="00000000" w:rsidR="00000000" w:rsidRPr="00000000">
                  <w:rPr>
                    <w:rFonts w:ascii="Aptos" w:cs="Aptos" w:eastAsia="Aptos" w:hAnsi="Aptos"/>
                    <w:rtl w:val="0"/>
                  </w:rPr>
                  <w:t xml:space="preserve">Mandatory</w:t>
                </w:r>
              </w:p>
            </w:tc>
          </w:tr>
          <w:tr>
            <w:trPr>
              <w:cantSplit w:val="0"/>
              <w:trHeight w:val="520" w:hRule="atLeast"/>
              <w:tblHeader w:val="0"/>
            </w:trPr>
            <w:tc>
              <w:tcPr>
                <w:shd w:fill="fff2cc" w:val="clear"/>
              </w:tcPr>
              <w:p w:rsidR="00000000" w:rsidDel="00000000" w:rsidP="00000000" w:rsidRDefault="00000000" w:rsidRPr="00000000" w14:paraId="000003FB">
                <w:pPr>
                  <w:jc w:val="both"/>
                  <w:rPr/>
                </w:pPr>
                <w:r w:rsidDel="00000000" w:rsidR="00000000" w:rsidRPr="00000000">
                  <w:rPr>
                    <w:rtl w:val="0"/>
                  </w:rPr>
                  <w:t xml:space="preserve">3</w:t>
                </w:r>
              </w:p>
            </w:tc>
            <w:tc>
              <w:tcPr>
                <w:shd w:fill="fff2cc" w:val="clear"/>
              </w:tcPr>
              <w:p w:rsidR="00000000" w:rsidDel="00000000" w:rsidP="00000000" w:rsidRDefault="00000000" w:rsidRPr="00000000" w14:paraId="000003FC">
                <w:pPr>
                  <w:jc w:val="both"/>
                  <w:rPr/>
                </w:pPr>
                <w:r w:rsidDel="00000000" w:rsidR="00000000" w:rsidRPr="00000000">
                  <w:rPr>
                    <w:rtl w:val="0"/>
                  </w:rPr>
                  <w:t xml:space="preserve">Latest Date of NPA </w:t>
                </w:r>
              </w:p>
            </w:tc>
            <w:tc>
              <w:tcPr>
                <w:shd w:fill="fff2cc" w:val="clear"/>
              </w:tcPr>
              <w:p w:rsidR="00000000" w:rsidDel="00000000" w:rsidP="00000000" w:rsidRDefault="00000000" w:rsidRPr="00000000" w14:paraId="000003FD">
                <w:pPr>
                  <w:jc w:val="both"/>
                  <w:rPr/>
                </w:pPr>
                <w:r w:rsidDel="00000000" w:rsidR="00000000" w:rsidRPr="00000000">
                  <w:rPr>
                    <w:rtl w:val="0"/>
                  </w:rPr>
                  <w:t xml:space="preserve">Date of NPA as updated by MLI </w:t>
                </w:r>
              </w:p>
            </w:tc>
            <w:tc>
              <w:tcPr>
                <w:shd w:fill="fff2cc" w:val="clear"/>
              </w:tcPr>
              <w:p w:rsidR="00000000" w:rsidDel="00000000" w:rsidP="00000000" w:rsidRDefault="00000000" w:rsidRPr="00000000" w14:paraId="000003FE">
                <w:pPr>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shd w:fill="fff2cc" w:val="clear"/>
              </w:tcPr>
              <w:p w:rsidR="00000000" w:rsidDel="00000000" w:rsidP="00000000" w:rsidRDefault="00000000" w:rsidRPr="00000000" w14:paraId="000003FF">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520" w:hRule="atLeast"/>
              <w:tblHeader w:val="0"/>
            </w:trPr>
            <w:tc>
              <w:tcPr>
                <w:shd w:fill="fff2cc" w:val="clear"/>
              </w:tcPr>
              <w:p w:rsidR="00000000" w:rsidDel="00000000" w:rsidP="00000000" w:rsidRDefault="00000000" w:rsidRPr="00000000" w14:paraId="00000400">
                <w:pPr>
                  <w:jc w:val="both"/>
                  <w:rPr/>
                </w:pPr>
                <w:r w:rsidDel="00000000" w:rsidR="00000000" w:rsidRPr="00000000">
                  <w:rPr>
                    <w:rtl w:val="0"/>
                  </w:rPr>
                  <w:t xml:space="preserve">4</w:t>
                </w:r>
              </w:p>
            </w:tc>
            <w:tc>
              <w:tcPr>
                <w:shd w:fill="fff2cc" w:val="clear"/>
              </w:tcPr>
              <w:p w:rsidR="00000000" w:rsidDel="00000000" w:rsidP="00000000" w:rsidRDefault="00000000" w:rsidRPr="00000000" w14:paraId="00000401">
                <w:pPr>
                  <w:jc w:val="both"/>
                  <w:rPr/>
                </w:pPr>
                <w:r w:rsidDel="00000000" w:rsidR="00000000" w:rsidRPr="00000000">
                  <w:rPr>
                    <w:rtl w:val="0"/>
                  </w:rPr>
                  <w:t xml:space="preserve">NPA marking date</w:t>
                </w:r>
              </w:p>
            </w:tc>
            <w:tc>
              <w:tcPr>
                <w:shd w:fill="fff2cc" w:val="clear"/>
              </w:tcPr>
              <w:p w:rsidR="00000000" w:rsidDel="00000000" w:rsidP="00000000" w:rsidRDefault="00000000" w:rsidRPr="00000000" w14:paraId="00000402">
                <w:pPr>
                  <w:jc w:val="both"/>
                  <w:rPr/>
                </w:pPr>
                <w:r w:rsidDel="00000000" w:rsidR="00000000" w:rsidRPr="00000000">
                  <w:rPr>
                    <w:rtl w:val="0"/>
                  </w:rPr>
                  <w:t xml:space="preserve">Date on which account is marked NPA in system</w:t>
                </w:r>
              </w:p>
            </w:tc>
            <w:tc>
              <w:tcPr>
                <w:shd w:fill="fff2cc" w:val="clear"/>
              </w:tcPr>
              <w:p w:rsidR="00000000" w:rsidDel="00000000" w:rsidP="00000000" w:rsidRDefault="00000000" w:rsidRPr="00000000" w14:paraId="00000403">
                <w:pPr>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shd w:fill="fff2cc" w:val="clear"/>
              </w:tcPr>
              <w:p w:rsidR="00000000" w:rsidDel="00000000" w:rsidP="00000000" w:rsidRDefault="00000000" w:rsidRPr="00000000" w14:paraId="00000404">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05">
                <w:pPr>
                  <w:jc w:val="both"/>
                  <w:rPr>
                    <w:rFonts w:ascii="Aptos" w:cs="Aptos" w:eastAsia="Aptos" w:hAnsi="Aptos"/>
                  </w:rPr>
                </w:pPr>
                <w:r w:rsidDel="00000000" w:rsidR="00000000" w:rsidRPr="00000000">
                  <w:rPr>
                    <w:rFonts w:ascii="Aptos" w:cs="Aptos" w:eastAsia="Aptos" w:hAnsi="Aptos"/>
                    <w:rtl w:val="0"/>
                  </w:rPr>
                  <w:t xml:space="preserve">5</w:t>
                </w:r>
              </w:p>
            </w:tc>
            <w:tc>
              <w:tcPr>
                <w:shd w:fill="fff2cc" w:val="clear"/>
              </w:tcPr>
              <w:p w:rsidR="00000000" w:rsidDel="00000000" w:rsidP="00000000" w:rsidRDefault="00000000" w:rsidRPr="00000000" w14:paraId="00000406">
                <w:pPr>
                  <w:jc w:val="both"/>
                  <w:rPr>
                    <w:rFonts w:ascii="Aptos" w:cs="Aptos" w:eastAsia="Aptos" w:hAnsi="Aptos"/>
                  </w:rPr>
                </w:pPr>
                <w:r w:rsidDel="00000000" w:rsidR="00000000" w:rsidRPr="00000000">
                  <w:rPr>
                    <w:rFonts w:ascii="Aptos" w:cs="Aptos" w:eastAsia="Aptos" w:hAnsi="Aptos"/>
                    <w:rtl w:val="0"/>
                  </w:rPr>
                  <w:t xml:space="preserve">Legal Action Taken</w:t>
                </w:r>
              </w:p>
            </w:tc>
            <w:tc>
              <w:tcPr>
                <w:shd w:fill="fff2cc" w:val="clear"/>
              </w:tcPr>
              <w:p w:rsidR="00000000" w:rsidDel="00000000" w:rsidP="00000000" w:rsidRDefault="00000000" w:rsidRPr="00000000" w14:paraId="00000407">
                <w:pPr>
                  <w:jc w:val="both"/>
                  <w:rPr>
                    <w:rFonts w:ascii="Aptos" w:cs="Aptos" w:eastAsia="Aptos" w:hAnsi="Aptos"/>
                  </w:rPr>
                </w:pPr>
                <w:r w:rsidDel="00000000" w:rsidR="00000000" w:rsidRPr="00000000">
                  <w:rPr>
                    <w:rFonts w:ascii="Aptos" w:cs="Aptos" w:eastAsia="Aptos" w:hAnsi="Aptos"/>
                    <w:rtl w:val="0"/>
                  </w:rPr>
                  <w:t xml:space="preserve">Type of Recovery Proceedings Initiated</w:t>
                </w:r>
              </w:p>
              <w:p w:rsidR="00000000" w:rsidDel="00000000" w:rsidP="00000000" w:rsidRDefault="00000000" w:rsidRPr="00000000" w14:paraId="00000408">
                <w:pPr>
                  <w:jc w:val="both"/>
                  <w:rPr>
                    <w:rFonts w:ascii="Aptos" w:cs="Aptos" w:eastAsia="Aptos" w:hAnsi="Aptos"/>
                  </w:rPr>
                </w:pPr>
                <w:r w:rsidDel="00000000" w:rsidR="00000000" w:rsidRPr="00000000">
                  <w:rPr>
                    <w:rFonts w:ascii="Aptos" w:cs="Aptos" w:eastAsia="Aptos" w:hAnsi="Aptos"/>
                    <w:rtl w:val="0"/>
                  </w:rPr>
                  <w:t xml:space="preserve">1.DRT</w:t>
                </w:r>
              </w:p>
              <w:p w:rsidR="00000000" w:rsidDel="00000000" w:rsidP="00000000" w:rsidRDefault="00000000" w:rsidRPr="00000000" w14:paraId="00000409">
                <w:pPr>
                  <w:jc w:val="both"/>
                  <w:rPr>
                    <w:rFonts w:ascii="Aptos" w:cs="Aptos" w:eastAsia="Aptos" w:hAnsi="Aptos"/>
                  </w:rPr>
                </w:pPr>
                <w:r w:rsidDel="00000000" w:rsidR="00000000" w:rsidRPr="00000000">
                  <w:rPr>
                    <w:rFonts w:ascii="Aptos" w:cs="Aptos" w:eastAsia="Aptos" w:hAnsi="Aptos"/>
                    <w:rtl w:val="0"/>
                  </w:rPr>
                  <w:t xml:space="preserve">2. 13(4) SARFAESI Act, 2002</w:t>
                </w:r>
              </w:p>
              <w:p w:rsidR="00000000" w:rsidDel="00000000" w:rsidP="00000000" w:rsidRDefault="00000000" w:rsidRPr="00000000" w14:paraId="0000040A">
                <w:pPr>
                  <w:jc w:val="both"/>
                  <w:rPr>
                    <w:rFonts w:ascii="Aptos" w:cs="Aptos" w:eastAsia="Aptos" w:hAnsi="Aptos"/>
                  </w:rPr>
                </w:pPr>
                <w:r w:rsidDel="00000000" w:rsidR="00000000" w:rsidRPr="00000000">
                  <w:rPr>
                    <w:rFonts w:ascii="Aptos" w:cs="Aptos" w:eastAsia="Aptos" w:hAnsi="Aptos"/>
                    <w:rtl w:val="0"/>
                  </w:rPr>
                  <w:t xml:space="preserve">3.NCLT</w:t>
                </w:r>
              </w:p>
              <w:p w:rsidR="00000000" w:rsidDel="00000000" w:rsidP="00000000" w:rsidRDefault="00000000" w:rsidRPr="00000000" w14:paraId="0000040B">
                <w:pPr>
                  <w:jc w:val="both"/>
                  <w:rPr>
                    <w:rFonts w:ascii="Aptos" w:cs="Aptos" w:eastAsia="Aptos" w:hAnsi="Aptos"/>
                  </w:rPr>
                </w:pPr>
                <w:r w:rsidDel="00000000" w:rsidR="00000000" w:rsidRPr="00000000">
                  <w:rPr>
                    <w:rFonts w:ascii="Aptos" w:cs="Aptos" w:eastAsia="Aptos" w:hAnsi="Aptos"/>
                    <w:rtl w:val="0"/>
                  </w:rPr>
                  <w:t xml:space="preserve">4.Lok Adalat</w:t>
                </w:r>
              </w:p>
              <w:p w:rsidR="00000000" w:rsidDel="00000000" w:rsidP="00000000" w:rsidRDefault="00000000" w:rsidRPr="00000000" w14:paraId="0000040C">
                <w:pPr>
                  <w:jc w:val="both"/>
                  <w:rPr>
                    <w:rFonts w:ascii="Aptos" w:cs="Aptos" w:eastAsia="Aptos" w:hAnsi="Aptos"/>
                  </w:rPr>
                </w:pPr>
                <w:r w:rsidDel="00000000" w:rsidR="00000000" w:rsidRPr="00000000">
                  <w:rPr>
                    <w:rFonts w:ascii="Aptos" w:cs="Aptos" w:eastAsia="Aptos" w:hAnsi="Aptos"/>
                    <w:rtl w:val="0"/>
                  </w:rPr>
                  <w:t xml:space="preserve">5.CIVIL Court</w:t>
                </w:r>
              </w:p>
            </w:tc>
            <w:tc>
              <w:tcPr>
                <w:shd w:fill="fff2cc" w:val="clear"/>
              </w:tcPr>
              <w:p w:rsidR="00000000" w:rsidDel="00000000" w:rsidP="00000000" w:rsidRDefault="00000000" w:rsidRPr="00000000" w14:paraId="0000040D">
                <w:pPr>
                  <w:jc w:val="both"/>
                  <w:rPr>
                    <w:rFonts w:ascii="Aptos" w:cs="Aptos" w:eastAsia="Aptos" w:hAnsi="Aptos"/>
                  </w:rPr>
                </w:pPr>
                <w:r w:rsidDel="00000000" w:rsidR="00000000" w:rsidRPr="00000000">
                  <w:rPr>
                    <w:rFonts w:ascii="Aptos" w:cs="Aptos" w:eastAsia="Aptos" w:hAnsi="Aptos"/>
                    <w:rtl w:val="0"/>
                  </w:rPr>
                  <w:t xml:space="preserve">List</w:t>
                </w:r>
              </w:p>
            </w:tc>
            <w:tc>
              <w:tcPr>
                <w:shd w:fill="fff2cc" w:val="clear"/>
              </w:tcPr>
              <w:p w:rsidR="00000000" w:rsidDel="00000000" w:rsidP="00000000" w:rsidRDefault="00000000" w:rsidRPr="00000000" w14:paraId="0000040E">
                <w:pPr>
                  <w:jc w:val="both"/>
                  <w:rPr>
                    <w:rFonts w:ascii="Aptos" w:cs="Aptos" w:eastAsia="Aptos" w:hAnsi="Aptos"/>
                  </w:rPr>
                </w:pPr>
                <w:r w:rsidDel="00000000" w:rsidR="00000000" w:rsidRPr="00000000">
                  <w:rPr>
                    <w:rFonts w:ascii="Aptos" w:cs="Aptos" w:eastAsia="Aptos" w:hAnsi="Aptos"/>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0F">
                <w:pPr>
                  <w:jc w:val="both"/>
                  <w:rPr>
                    <w:rFonts w:ascii="Aptos" w:cs="Aptos" w:eastAsia="Aptos" w:hAnsi="Aptos"/>
                  </w:rPr>
                </w:pPr>
                <w:r w:rsidDel="00000000" w:rsidR="00000000" w:rsidRPr="00000000">
                  <w:rPr>
                    <w:rFonts w:ascii="Aptos" w:cs="Aptos" w:eastAsia="Aptos" w:hAnsi="Aptos"/>
                    <w:rtl w:val="0"/>
                  </w:rPr>
                  <w:t xml:space="preserve">6</w:t>
                </w:r>
              </w:p>
            </w:tc>
            <w:tc>
              <w:tcPr>
                <w:shd w:fill="fff2cc" w:val="clear"/>
              </w:tcPr>
              <w:p w:rsidR="00000000" w:rsidDel="00000000" w:rsidP="00000000" w:rsidRDefault="00000000" w:rsidRPr="00000000" w14:paraId="00000410">
                <w:pPr>
                  <w:jc w:val="both"/>
                  <w:rPr>
                    <w:rFonts w:ascii="Aptos" w:cs="Aptos" w:eastAsia="Aptos" w:hAnsi="Aptos"/>
                  </w:rPr>
                </w:pPr>
                <w:r w:rsidDel="00000000" w:rsidR="00000000" w:rsidRPr="00000000">
                  <w:rPr>
                    <w:rFonts w:ascii="Aptos" w:cs="Aptos" w:eastAsia="Aptos" w:hAnsi="Aptos"/>
                    <w:rtl w:val="0"/>
                  </w:rPr>
                  <w:t xml:space="preserve">Date of Initiation of Legal action</w:t>
                </w:r>
              </w:p>
            </w:tc>
            <w:tc>
              <w:tcPr>
                <w:shd w:fill="fff2cc" w:val="clear"/>
              </w:tcPr>
              <w:p w:rsidR="00000000" w:rsidDel="00000000" w:rsidP="00000000" w:rsidRDefault="00000000" w:rsidRPr="00000000" w14:paraId="00000411">
                <w:pPr>
                  <w:jc w:val="both"/>
                  <w:rPr>
                    <w:rFonts w:ascii="Aptos" w:cs="Aptos" w:eastAsia="Aptos" w:hAnsi="Aptos"/>
                  </w:rPr>
                </w:pPr>
                <w:r w:rsidDel="00000000" w:rsidR="00000000" w:rsidRPr="00000000">
                  <w:rPr>
                    <w:rFonts w:ascii="Aptos" w:cs="Aptos" w:eastAsia="Aptos" w:hAnsi="Aptos"/>
                    <w:rtl w:val="0"/>
                  </w:rPr>
                  <w:t xml:space="preserve">Date of commencement of Recovery Proceedings is date on which recovery proceedings have been initiated under due process of law </w:t>
                </w:r>
              </w:p>
            </w:tc>
            <w:tc>
              <w:tcPr>
                <w:shd w:fill="fff2cc" w:val="clear"/>
              </w:tcPr>
              <w:p w:rsidR="00000000" w:rsidDel="00000000" w:rsidP="00000000" w:rsidRDefault="00000000" w:rsidRPr="00000000" w14:paraId="00000412">
                <w:pPr>
                  <w:jc w:val="both"/>
                  <w:rPr>
                    <w:rFonts w:ascii="Aptos" w:cs="Aptos" w:eastAsia="Aptos" w:hAnsi="Aptos"/>
                  </w:rPr>
                </w:pPr>
                <w:r w:rsidDel="00000000" w:rsidR="00000000" w:rsidRPr="00000000">
                  <w:rPr>
                    <w:rFonts w:ascii="Aptos" w:cs="Aptos" w:eastAsia="Aptos" w:hAnsi="Aptos"/>
                    <w:rtl w:val="0"/>
                  </w:rPr>
                  <w:t xml:space="preserve">Date</w:t>
                </w:r>
              </w:p>
            </w:tc>
            <w:tc>
              <w:tcPr>
                <w:shd w:fill="fff2cc" w:val="clear"/>
              </w:tcPr>
              <w:p w:rsidR="00000000" w:rsidDel="00000000" w:rsidP="00000000" w:rsidRDefault="00000000" w:rsidRPr="00000000" w14:paraId="00000413">
                <w:pPr>
                  <w:jc w:val="both"/>
                  <w:rPr>
                    <w:rFonts w:ascii="Aptos" w:cs="Aptos" w:eastAsia="Aptos" w:hAnsi="Aptos"/>
                  </w:rPr>
                </w:pPr>
                <w:r w:rsidDel="00000000" w:rsidR="00000000" w:rsidRPr="00000000">
                  <w:rPr>
                    <w:rFonts w:ascii="Aptos" w:cs="Aptos" w:eastAsia="Aptos" w:hAnsi="Aptos"/>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14">
                <w:pPr>
                  <w:jc w:val="both"/>
                  <w:rPr/>
                </w:pPr>
                <w:r w:rsidDel="00000000" w:rsidR="00000000" w:rsidRPr="00000000">
                  <w:rPr>
                    <w:rtl w:val="0"/>
                  </w:rPr>
                  <w:t xml:space="preserve">7</w:t>
                </w:r>
              </w:p>
            </w:tc>
            <w:tc>
              <w:tcPr>
                <w:shd w:fill="fff2cc" w:val="clear"/>
              </w:tcPr>
              <w:p w:rsidR="00000000" w:rsidDel="00000000" w:rsidP="00000000" w:rsidRDefault="00000000" w:rsidRPr="00000000" w14:paraId="00000415">
                <w:pPr>
                  <w:jc w:val="both"/>
                  <w:rPr/>
                </w:pPr>
                <w:r w:rsidDel="00000000" w:rsidR="00000000" w:rsidRPr="00000000">
                  <w:rPr>
                    <w:rtl w:val="0"/>
                  </w:rPr>
                  <w:t xml:space="preserve">OTS</w:t>
                </w:r>
              </w:p>
            </w:tc>
            <w:tc>
              <w:tcPr>
                <w:shd w:fill="fff2cc" w:val="clear"/>
              </w:tcPr>
              <w:p w:rsidR="00000000" w:rsidDel="00000000" w:rsidP="00000000" w:rsidRDefault="00000000" w:rsidRPr="00000000" w14:paraId="00000416">
                <w:pPr>
                  <w:jc w:val="both"/>
                  <w:rPr/>
                </w:pPr>
                <w:r w:rsidDel="00000000" w:rsidR="00000000" w:rsidRPr="00000000">
                  <w:rPr>
                    <w:rtl w:val="0"/>
                  </w:rPr>
                  <w:t xml:space="preserve">OTS Done. Yes/No</w:t>
                </w:r>
              </w:p>
            </w:tc>
            <w:tc>
              <w:tcPr>
                <w:shd w:fill="fff2cc" w:val="clear"/>
              </w:tcPr>
              <w:p w:rsidR="00000000" w:rsidDel="00000000" w:rsidP="00000000" w:rsidRDefault="00000000" w:rsidRPr="00000000" w14:paraId="00000417">
                <w:pPr>
                  <w:jc w:val="both"/>
                  <w:rPr/>
                </w:pPr>
                <w:r w:rsidDel="00000000" w:rsidR="00000000" w:rsidRPr="00000000">
                  <w:rPr>
                    <w:rFonts w:ascii="Aptos" w:cs="Aptos" w:eastAsia="Aptos" w:hAnsi="Aptos"/>
                    <w:rtl w:val="0"/>
                  </w:rPr>
                  <w:t xml:space="preserve">List</w:t>
                </w:r>
                <w:r w:rsidDel="00000000" w:rsidR="00000000" w:rsidRPr="00000000">
                  <w:rPr>
                    <w:rtl w:val="0"/>
                  </w:rPr>
                </w:r>
              </w:p>
            </w:tc>
            <w:tc>
              <w:tcPr>
                <w:shd w:fill="fff2cc" w:val="clear"/>
              </w:tcPr>
              <w:p w:rsidR="00000000" w:rsidDel="00000000" w:rsidP="00000000" w:rsidRDefault="00000000" w:rsidRPr="00000000" w14:paraId="00000418">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19">
                <w:pPr>
                  <w:jc w:val="both"/>
                  <w:rPr/>
                </w:pPr>
                <w:r w:rsidDel="00000000" w:rsidR="00000000" w:rsidRPr="00000000">
                  <w:rPr>
                    <w:rtl w:val="0"/>
                  </w:rPr>
                  <w:t xml:space="preserve">8</w:t>
                </w:r>
              </w:p>
            </w:tc>
            <w:tc>
              <w:tcPr>
                <w:shd w:fill="fff2cc" w:val="clear"/>
              </w:tcPr>
              <w:p w:rsidR="00000000" w:rsidDel="00000000" w:rsidP="00000000" w:rsidRDefault="00000000" w:rsidRPr="00000000" w14:paraId="0000041A">
                <w:pPr>
                  <w:jc w:val="both"/>
                  <w:rPr/>
                </w:pPr>
                <w:r w:rsidDel="00000000" w:rsidR="00000000" w:rsidRPr="00000000">
                  <w:rPr>
                    <w:rtl w:val="0"/>
                  </w:rPr>
                  <w:t xml:space="preserve">Date of OTS</w:t>
                </w:r>
              </w:p>
            </w:tc>
            <w:tc>
              <w:tcPr>
                <w:shd w:fill="fff2cc" w:val="clear"/>
              </w:tcPr>
              <w:p w:rsidR="00000000" w:rsidDel="00000000" w:rsidP="00000000" w:rsidRDefault="00000000" w:rsidRPr="00000000" w14:paraId="0000041B">
                <w:pPr>
                  <w:jc w:val="both"/>
                  <w:rPr/>
                </w:pPr>
                <w:r w:rsidDel="00000000" w:rsidR="00000000" w:rsidRPr="00000000">
                  <w:rPr>
                    <w:rtl w:val="0"/>
                  </w:rPr>
                  <w:t xml:space="preserve">Date of OTS.</w:t>
                </w:r>
              </w:p>
              <w:p w:rsidR="00000000" w:rsidDel="00000000" w:rsidP="00000000" w:rsidRDefault="00000000" w:rsidRPr="00000000" w14:paraId="0000041C">
                <w:pPr>
                  <w:jc w:val="both"/>
                  <w:rPr/>
                </w:pPr>
                <w:r w:rsidDel="00000000" w:rsidR="00000000" w:rsidRPr="00000000">
                  <w:rPr>
                    <w:rtl w:val="0"/>
                  </w:rPr>
                  <w:t xml:space="preserve">It should be after 1 year of the date of </w:t>
                </w:r>
                <w:r w:rsidDel="00000000" w:rsidR="00000000" w:rsidRPr="00000000">
                  <w:rPr>
                    <w:rFonts w:ascii="Aptos" w:cs="Aptos" w:eastAsia="Aptos" w:hAnsi="Aptos"/>
                    <w:rtl w:val="0"/>
                  </w:rPr>
                  <w:t xml:space="preserve">Initiation of Legal action</w:t>
                </w:r>
                <w:r w:rsidDel="00000000" w:rsidR="00000000" w:rsidRPr="00000000">
                  <w:rPr>
                    <w:rtl w:val="0"/>
                  </w:rPr>
                </w:r>
              </w:p>
            </w:tc>
            <w:tc>
              <w:tcPr>
                <w:shd w:fill="fff2cc" w:val="clear"/>
              </w:tcPr>
              <w:p w:rsidR="00000000" w:rsidDel="00000000" w:rsidP="00000000" w:rsidRDefault="00000000" w:rsidRPr="00000000" w14:paraId="0000041D">
                <w:pPr>
                  <w:jc w:val="both"/>
                  <w:rPr/>
                </w:pPr>
                <w:r w:rsidDel="00000000" w:rsidR="00000000" w:rsidRPr="00000000">
                  <w:rPr>
                    <w:rFonts w:ascii="Aptos" w:cs="Aptos" w:eastAsia="Aptos" w:hAnsi="Aptos"/>
                    <w:rtl w:val="0"/>
                  </w:rPr>
                  <w:t xml:space="preserve">Date</w:t>
                </w:r>
                <w:r w:rsidDel="00000000" w:rsidR="00000000" w:rsidRPr="00000000">
                  <w:rPr>
                    <w:rtl w:val="0"/>
                  </w:rPr>
                </w:r>
              </w:p>
            </w:tc>
            <w:tc>
              <w:tcPr>
                <w:shd w:fill="fff2cc" w:val="clear"/>
              </w:tcPr>
              <w:p w:rsidR="00000000" w:rsidDel="00000000" w:rsidP="00000000" w:rsidRDefault="00000000" w:rsidRPr="00000000" w14:paraId="0000041E">
                <w:pPr>
                  <w:jc w:val="both"/>
                  <w:rPr/>
                </w:pPr>
                <w:r w:rsidDel="00000000" w:rsidR="00000000" w:rsidRPr="00000000">
                  <w:rPr>
                    <w:rFonts w:ascii="Aptos" w:cs="Aptos" w:eastAsia="Aptos" w:hAnsi="Aptos"/>
                    <w:rtl w:val="0"/>
                  </w:rPr>
                  <w:t xml:space="preserve">Mandatory, if OTS=Yes</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1F">
                <w:pPr>
                  <w:jc w:val="both"/>
                  <w:rPr/>
                </w:pPr>
                <w:r w:rsidDel="00000000" w:rsidR="00000000" w:rsidRPr="00000000">
                  <w:rPr>
                    <w:rtl w:val="0"/>
                  </w:rPr>
                  <w:t xml:space="preserve">9A</w:t>
                </w:r>
              </w:p>
            </w:tc>
            <w:tc>
              <w:tcPr>
                <w:shd w:fill="fff2cc" w:val="clear"/>
              </w:tcPr>
              <w:p w:rsidR="00000000" w:rsidDel="00000000" w:rsidP="00000000" w:rsidRDefault="00000000" w:rsidRPr="00000000" w14:paraId="00000420">
                <w:pPr>
                  <w:jc w:val="both"/>
                  <w:rPr/>
                </w:pPr>
                <w:r w:rsidDel="00000000" w:rsidR="00000000" w:rsidRPr="00000000">
                  <w:rPr>
                    <w:rtl w:val="0"/>
                  </w:rPr>
                  <w:t xml:space="preserve">Total Recovery through OTS</w:t>
                </w:r>
              </w:p>
            </w:tc>
            <w:tc>
              <w:tcPr>
                <w:shd w:fill="fff2cc" w:val="clear"/>
              </w:tcPr>
              <w:p w:rsidR="00000000" w:rsidDel="00000000" w:rsidP="00000000" w:rsidRDefault="00000000" w:rsidRPr="00000000" w14:paraId="00000421">
                <w:pPr>
                  <w:jc w:val="both"/>
                  <w:rPr>
                    <w:rFonts w:ascii="Aptos" w:cs="Aptos" w:eastAsia="Aptos" w:hAnsi="Aptos"/>
                  </w:rPr>
                </w:pPr>
                <w:r w:rsidDel="00000000" w:rsidR="00000000" w:rsidRPr="00000000">
                  <w:rPr>
                    <w:rFonts w:ascii="Aptos" w:cs="Aptos" w:eastAsia="Aptos" w:hAnsi="Aptos"/>
                    <w:rtl w:val="0"/>
                  </w:rPr>
                  <w:t xml:space="preserve">Amount recovered through OTS </w:t>
                </w:r>
              </w:p>
              <w:p w:rsidR="00000000" w:rsidDel="00000000" w:rsidP="00000000" w:rsidRDefault="00000000" w:rsidRPr="00000000" w14:paraId="00000422">
                <w:pPr>
                  <w:jc w:val="both"/>
                  <w:rPr/>
                </w:pPr>
                <w:r w:rsidDel="00000000" w:rsidR="00000000" w:rsidRPr="00000000">
                  <w:rPr>
                    <w:rtl w:val="0"/>
                  </w:rPr>
                  <w:t xml:space="preserve">Entry by MLI Maker</w:t>
                </w:r>
              </w:p>
            </w:tc>
            <w:tc>
              <w:tcPr>
                <w:shd w:fill="fff2cc" w:val="clear"/>
              </w:tcPr>
              <w:p w:rsidR="00000000" w:rsidDel="00000000" w:rsidP="00000000" w:rsidRDefault="00000000" w:rsidRPr="00000000" w14:paraId="00000423">
                <w:pPr>
                  <w:jc w:val="both"/>
                  <w:rPr/>
                </w:pPr>
                <w:r w:rsidDel="00000000" w:rsidR="00000000" w:rsidRPr="00000000">
                  <w:rPr>
                    <w:rFonts w:ascii="Aptos" w:cs="Aptos" w:eastAsia="Aptos" w:hAnsi="Aptos"/>
                    <w:rtl w:val="0"/>
                  </w:rPr>
                  <w:t xml:space="preserve">Amount in Rs (greater than zero)</w:t>
                </w:r>
                <w:r w:rsidDel="00000000" w:rsidR="00000000" w:rsidRPr="00000000">
                  <w:rPr>
                    <w:rtl w:val="0"/>
                  </w:rPr>
                </w:r>
              </w:p>
            </w:tc>
            <w:tc>
              <w:tcPr>
                <w:shd w:fill="fff2cc" w:val="clear"/>
              </w:tcPr>
              <w:p w:rsidR="00000000" w:rsidDel="00000000" w:rsidP="00000000" w:rsidRDefault="00000000" w:rsidRPr="00000000" w14:paraId="00000424">
                <w:pPr>
                  <w:jc w:val="both"/>
                  <w:rPr/>
                </w:pPr>
                <w:r w:rsidDel="00000000" w:rsidR="00000000" w:rsidRPr="00000000">
                  <w:rPr>
                    <w:rFonts w:ascii="Aptos" w:cs="Aptos" w:eastAsia="Aptos" w:hAnsi="Aptos"/>
                    <w:rtl w:val="0"/>
                  </w:rPr>
                  <w:t xml:space="preserve">Mandatory if OTS =Yes</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25">
                <w:pPr>
                  <w:jc w:val="both"/>
                  <w:rPr/>
                </w:pPr>
                <w:r w:rsidDel="00000000" w:rsidR="00000000" w:rsidRPr="00000000">
                  <w:rPr>
                    <w:rtl w:val="0"/>
                  </w:rPr>
                  <w:t xml:space="preserve">9B</w:t>
                </w:r>
              </w:p>
            </w:tc>
            <w:tc>
              <w:tcPr>
                <w:shd w:fill="fff2cc" w:val="clear"/>
              </w:tcPr>
              <w:p w:rsidR="00000000" w:rsidDel="00000000" w:rsidP="00000000" w:rsidRDefault="00000000" w:rsidRPr="00000000" w14:paraId="00000426">
                <w:pPr>
                  <w:jc w:val="both"/>
                  <w:rPr/>
                </w:pPr>
                <w:r w:rsidDel="00000000" w:rsidR="00000000" w:rsidRPr="00000000">
                  <w:rPr>
                    <w:rtl w:val="0"/>
                  </w:rPr>
                  <w:t xml:space="preserve">Total Recovery through OTS as seen from documents by NCGTC</w:t>
                </w:r>
              </w:p>
            </w:tc>
            <w:tc>
              <w:tcPr>
                <w:shd w:fill="fff2cc" w:val="clear"/>
              </w:tcPr>
              <w:p w:rsidR="00000000" w:rsidDel="00000000" w:rsidP="00000000" w:rsidRDefault="00000000" w:rsidRPr="00000000" w14:paraId="00000427">
                <w:pPr>
                  <w:jc w:val="both"/>
                  <w:rPr>
                    <w:rFonts w:ascii="Aptos" w:cs="Aptos" w:eastAsia="Aptos" w:hAnsi="Aptos"/>
                  </w:rPr>
                </w:pPr>
                <w:r w:rsidDel="00000000" w:rsidR="00000000" w:rsidRPr="00000000">
                  <w:rPr>
                    <w:rFonts w:ascii="Aptos" w:cs="Aptos" w:eastAsia="Aptos" w:hAnsi="Aptos"/>
                    <w:rtl w:val="0"/>
                  </w:rPr>
                  <w:t xml:space="preserve">Amount recovered through OTS</w:t>
                </w:r>
              </w:p>
              <w:p w:rsidR="00000000" w:rsidDel="00000000" w:rsidP="00000000" w:rsidRDefault="00000000" w:rsidRPr="00000000" w14:paraId="00000428">
                <w:pPr>
                  <w:jc w:val="both"/>
                  <w:rPr/>
                </w:pPr>
                <w:r w:rsidDel="00000000" w:rsidR="00000000" w:rsidRPr="00000000">
                  <w:rPr>
                    <w:rtl w:val="0"/>
                  </w:rPr>
                  <w:t xml:space="preserve">Entry by NCGTC Maker / Checker</w:t>
                </w:r>
              </w:p>
              <w:p w:rsidR="00000000" w:rsidDel="00000000" w:rsidP="00000000" w:rsidRDefault="00000000" w:rsidRPr="00000000" w14:paraId="00000429">
                <w:pPr>
                  <w:jc w:val="both"/>
                  <w:rPr/>
                </w:pPr>
                <w:r w:rsidDel="00000000" w:rsidR="00000000" w:rsidRPr="00000000">
                  <w:rPr>
                    <w:rtl w:val="0"/>
                  </w:rPr>
                  <w:t xml:space="preserve">This is auto-fetch from 9A and editable to NCGTC maker/checker.</w:t>
                </w:r>
              </w:p>
            </w:tc>
            <w:tc>
              <w:tcPr>
                <w:shd w:fill="fff2cc" w:val="clear"/>
              </w:tcPr>
              <w:p w:rsidR="00000000" w:rsidDel="00000000" w:rsidP="00000000" w:rsidRDefault="00000000" w:rsidRPr="00000000" w14:paraId="0000042A">
                <w:pPr>
                  <w:jc w:val="both"/>
                  <w:rPr/>
                </w:pPr>
                <w:r w:rsidDel="00000000" w:rsidR="00000000" w:rsidRPr="00000000">
                  <w:rPr>
                    <w:rFonts w:ascii="Aptos" w:cs="Aptos" w:eastAsia="Aptos" w:hAnsi="Aptos"/>
                    <w:rtl w:val="0"/>
                  </w:rPr>
                  <w:t xml:space="preserve">Amount in Rs (greater than zero)</w:t>
                </w:r>
                <w:r w:rsidDel="00000000" w:rsidR="00000000" w:rsidRPr="00000000">
                  <w:rPr>
                    <w:rtl w:val="0"/>
                  </w:rPr>
                </w:r>
              </w:p>
            </w:tc>
            <w:tc>
              <w:tcPr>
                <w:shd w:fill="fff2cc" w:val="clear"/>
              </w:tcPr>
              <w:p w:rsidR="00000000" w:rsidDel="00000000" w:rsidP="00000000" w:rsidRDefault="00000000" w:rsidRPr="00000000" w14:paraId="0000042B">
                <w:pPr>
                  <w:jc w:val="both"/>
                  <w:rPr/>
                </w:pPr>
                <w:r w:rsidDel="00000000" w:rsidR="00000000" w:rsidRPr="00000000">
                  <w:rPr>
                    <w:rFonts w:ascii="Aptos" w:cs="Aptos" w:eastAsia="Aptos" w:hAnsi="Aptos"/>
                    <w:rtl w:val="0"/>
                  </w:rPr>
                  <w:t xml:space="preserve">Mandatory if OTS =Yes</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2C">
                <w:pPr>
                  <w:jc w:val="both"/>
                  <w:rPr/>
                </w:pPr>
                <w:r w:rsidDel="00000000" w:rsidR="00000000" w:rsidRPr="00000000">
                  <w:rPr>
                    <w:rtl w:val="0"/>
                  </w:rPr>
                  <w:t xml:space="preserve">9C</w:t>
                </w:r>
              </w:p>
            </w:tc>
            <w:tc>
              <w:tcPr>
                <w:shd w:fill="fff2cc" w:val="clear"/>
              </w:tcPr>
              <w:p w:rsidR="00000000" w:rsidDel="00000000" w:rsidP="00000000" w:rsidRDefault="00000000" w:rsidRPr="00000000" w14:paraId="0000042D">
                <w:pPr>
                  <w:jc w:val="both"/>
                  <w:rPr/>
                </w:pPr>
                <w:r w:rsidDel="00000000" w:rsidR="00000000" w:rsidRPr="00000000">
                  <w:rPr>
                    <w:rtl w:val="0"/>
                  </w:rPr>
                  <w:t xml:space="preserve">Legal Cost</w:t>
                </w:r>
              </w:p>
            </w:tc>
            <w:tc>
              <w:tcPr>
                <w:shd w:fill="fff2cc" w:val="clear"/>
              </w:tcPr>
              <w:p w:rsidR="00000000" w:rsidDel="00000000" w:rsidP="00000000" w:rsidRDefault="00000000" w:rsidRPr="00000000" w14:paraId="0000042E">
                <w:pPr>
                  <w:jc w:val="both"/>
                  <w:rPr/>
                </w:pPr>
                <w:r w:rsidDel="00000000" w:rsidR="00000000" w:rsidRPr="00000000">
                  <w:rPr>
                    <w:rtl w:val="0"/>
                  </w:rPr>
                  <w:t xml:space="preserve">Legal Cost, if any</w:t>
                </w:r>
              </w:p>
            </w:tc>
            <w:tc>
              <w:tcPr>
                <w:shd w:fill="fff2cc" w:val="clear"/>
              </w:tcPr>
              <w:p w:rsidR="00000000" w:rsidDel="00000000" w:rsidP="00000000" w:rsidRDefault="00000000" w:rsidRPr="00000000" w14:paraId="0000042F">
                <w:pPr>
                  <w:jc w:val="both"/>
                  <w:rPr/>
                </w:pPr>
                <w:r w:rsidDel="00000000" w:rsidR="00000000" w:rsidRPr="00000000">
                  <w:rPr>
                    <w:rFonts w:ascii="Aptos" w:cs="Aptos" w:eastAsia="Aptos" w:hAnsi="Aptos"/>
                    <w:rtl w:val="0"/>
                  </w:rPr>
                  <w:t xml:space="preserve">Amount in Rs (greater than or equal to zero)</w:t>
                </w:r>
                <w:r w:rsidDel="00000000" w:rsidR="00000000" w:rsidRPr="00000000">
                  <w:rPr>
                    <w:rtl w:val="0"/>
                  </w:rPr>
                </w:r>
              </w:p>
            </w:tc>
            <w:tc>
              <w:tcPr>
                <w:shd w:fill="fff2cc" w:val="clear"/>
              </w:tcPr>
              <w:p w:rsidR="00000000" w:rsidDel="00000000" w:rsidP="00000000" w:rsidRDefault="00000000" w:rsidRPr="00000000" w14:paraId="00000430">
                <w:pPr>
                  <w:jc w:val="both"/>
                  <w:rPr>
                    <w:rFonts w:ascii="Aptos" w:cs="Aptos" w:eastAsia="Aptos" w:hAnsi="Aptos"/>
                  </w:rPr>
                </w:pPr>
                <w:r w:rsidDel="00000000" w:rsidR="00000000" w:rsidRPr="00000000">
                  <w:rPr>
                    <w:rtl w:val="0"/>
                  </w:rPr>
                  <w:t xml:space="preserve">Mandatory </w:t>
                </w:r>
                <w:r w:rsidDel="00000000" w:rsidR="00000000" w:rsidRPr="00000000">
                  <w:rPr>
                    <w:rFonts w:ascii="Aptos" w:cs="Aptos" w:eastAsia="Aptos" w:hAnsi="Aptos"/>
                    <w:rtl w:val="0"/>
                  </w:rPr>
                  <w:t xml:space="preserve">if OTS =Yes</w:t>
                </w:r>
              </w:p>
              <w:p w:rsidR="00000000" w:rsidDel="00000000" w:rsidP="00000000" w:rsidRDefault="00000000" w:rsidRPr="00000000" w14:paraId="00000431">
                <w:pPr>
                  <w:jc w:val="both"/>
                  <w:rPr/>
                </w:pPr>
                <w:r w:rsidDel="00000000" w:rsidR="00000000" w:rsidRPr="00000000">
                  <w:rPr>
                    <w:rtl w:val="0"/>
                  </w:rPr>
                  <w:t xml:space="preserve">Otherwise disable.</w:t>
                </w:r>
              </w:p>
            </w:tc>
          </w:tr>
          <w:tr>
            <w:trPr>
              <w:cantSplit w:val="0"/>
              <w:trHeight w:val="280" w:hRule="atLeast"/>
              <w:tblHeader w:val="0"/>
            </w:trPr>
            <w:tc>
              <w:tcPr>
                <w:shd w:fill="fff2cc" w:val="clear"/>
              </w:tcPr>
              <w:p w:rsidR="00000000" w:rsidDel="00000000" w:rsidP="00000000" w:rsidRDefault="00000000" w:rsidRPr="00000000" w14:paraId="00000432">
                <w:pPr>
                  <w:jc w:val="both"/>
                  <w:rPr/>
                </w:pPr>
                <w:r w:rsidDel="00000000" w:rsidR="00000000" w:rsidRPr="00000000">
                  <w:rPr>
                    <w:rtl w:val="0"/>
                  </w:rPr>
                  <w:t xml:space="preserve">10</w:t>
                </w:r>
              </w:p>
            </w:tc>
            <w:tc>
              <w:tcPr>
                <w:shd w:fill="fff2cc" w:val="clear"/>
              </w:tcPr>
              <w:p w:rsidR="00000000" w:rsidDel="00000000" w:rsidP="00000000" w:rsidRDefault="00000000" w:rsidRPr="00000000" w14:paraId="00000433">
                <w:pPr>
                  <w:jc w:val="both"/>
                  <w:rPr/>
                </w:pPr>
                <w:r w:rsidDel="00000000" w:rsidR="00000000" w:rsidRPr="00000000">
                  <w:rPr>
                    <w:rtl w:val="0"/>
                  </w:rPr>
                  <w:t xml:space="preserve">Recovery through OTS (NCGTC portion)</w:t>
                </w:r>
              </w:p>
            </w:tc>
            <w:tc>
              <w:tcPr>
                <w:shd w:fill="fff2cc" w:val="clear"/>
              </w:tcPr>
              <w:p w:rsidR="00000000" w:rsidDel="00000000" w:rsidP="00000000" w:rsidRDefault="00000000" w:rsidRPr="00000000" w14:paraId="00000434">
                <w:pPr>
                  <w:jc w:val="both"/>
                  <w:rPr/>
                </w:pPr>
                <w:r w:rsidDel="00000000" w:rsidR="00000000" w:rsidRPr="00000000">
                  <w:rPr>
                    <w:rFonts w:ascii="Aptos" w:cs="Aptos" w:eastAsia="Aptos" w:hAnsi="Aptos"/>
                    <w:rtl w:val="0"/>
                  </w:rPr>
                  <w:t xml:space="preserve">Amount recovered through OTS (</w:t>
                </w:r>
                <w:r w:rsidDel="00000000" w:rsidR="00000000" w:rsidRPr="00000000">
                  <w:rPr>
                    <w:sz w:val="24"/>
                    <w:szCs w:val="24"/>
                    <w:rtl w:val="0"/>
                  </w:rPr>
                  <w:t xml:space="preserve">Proportionate amount of NCGTC recovery</w:t>
                </w:r>
                <w:r w:rsidDel="00000000" w:rsidR="00000000" w:rsidRPr="00000000">
                  <w:rPr>
                    <w:rFonts w:ascii="Aptos" w:cs="Aptos" w:eastAsia="Aptos" w:hAnsi="Aptos"/>
                    <w:rtl w:val="0"/>
                  </w:rPr>
                  <w:t xml:space="preserve">) – 40% of 9A-9C for MLI / 40% of 9B-9C for NCGTC.</w:t>
                </w:r>
                <w:r w:rsidDel="00000000" w:rsidR="00000000" w:rsidRPr="00000000">
                  <w:rPr>
                    <w:rtl w:val="0"/>
                  </w:rPr>
                </w:r>
              </w:p>
            </w:tc>
            <w:tc>
              <w:tcPr>
                <w:shd w:fill="fff2cc" w:val="clear"/>
              </w:tcPr>
              <w:p w:rsidR="00000000" w:rsidDel="00000000" w:rsidP="00000000" w:rsidRDefault="00000000" w:rsidRPr="00000000" w14:paraId="00000435">
                <w:pPr>
                  <w:jc w:val="both"/>
                  <w:rPr>
                    <w:rFonts w:ascii="Aptos" w:cs="Aptos" w:eastAsia="Aptos" w:hAnsi="Aptos"/>
                  </w:rPr>
                </w:pPr>
                <w:r w:rsidDel="00000000" w:rsidR="00000000" w:rsidRPr="00000000">
                  <w:rPr>
                    <w:rFonts w:ascii="Aptos" w:cs="Aptos" w:eastAsia="Aptos" w:hAnsi="Aptos"/>
                    <w:rtl w:val="0"/>
                  </w:rPr>
                  <w:t xml:space="preserve">Auto</w:t>
                </w:r>
              </w:p>
              <w:p w:rsidR="00000000" w:rsidDel="00000000" w:rsidP="00000000" w:rsidRDefault="00000000" w:rsidRPr="00000000" w14:paraId="00000436">
                <w:pPr>
                  <w:jc w:val="both"/>
                  <w:rPr/>
                </w:pPr>
                <w:r w:rsidDel="00000000" w:rsidR="00000000" w:rsidRPr="00000000">
                  <w:rPr>
                    <w:rtl w:val="0"/>
                  </w:rPr>
                </w:r>
              </w:p>
            </w:tc>
            <w:tc>
              <w:tcPr>
                <w:shd w:fill="fff2cc" w:val="clear"/>
              </w:tcPr>
              <w:p w:rsidR="00000000" w:rsidDel="00000000" w:rsidP="00000000" w:rsidRDefault="00000000" w:rsidRPr="00000000" w14:paraId="00000437">
                <w:pPr>
                  <w:jc w:val="both"/>
                  <w:rPr/>
                </w:pPr>
                <w:r w:rsidDel="00000000" w:rsidR="00000000" w:rsidRPr="00000000">
                  <w:rPr>
                    <w:rFonts w:ascii="Aptos" w:cs="Aptos" w:eastAsia="Aptos" w:hAnsi="Aptos"/>
                    <w:rtl w:val="0"/>
                  </w:rPr>
                  <w:t xml:space="preserve">Mandatory if OTS =Yes</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38">
                <w:pPr>
                  <w:jc w:val="both"/>
                  <w:rPr/>
                </w:pPr>
                <w:r w:rsidDel="00000000" w:rsidR="00000000" w:rsidRPr="00000000">
                  <w:rPr>
                    <w:rtl w:val="0"/>
                  </w:rPr>
                  <w:t xml:space="preserve">11</w:t>
                </w:r>
              </w:p>
            </w:tc>
            <w:tc>
              <w:tcPr>
                <w:shd w:fill="fff2cc" w:val="clear"/>
              </w:tcPr>
              <w:p w:rsidR="00000000" w:rsidDel="00000000" w:rsidP="00000000" w:rsidRDefault="00000000" w:rsidRPr="00000000" w14:paraId="00000439">
                <w:pPr>
                  <w:jc w:val="both"/>
                  <w:rPr/>
                </w:pPr>
                <w:r w:rsidDel="00000000" w:rsidR="00000000" w:rsidRPr="00000000">
                  <w:rPr>
                    <w:rtl w:val="0"/>
                  </w:rPr>
                  <w:t xml:space="preserve">Recovery through OTS retained by MLI</w:t>
                </w:r>
              </w:p>
            </w:tc>
            <w:tc>
              <w:tcPr>
                <w:shd w:fill="fff2cc" w:val="clear"/>
              </w:tcPr>
              <w:p w:rsidR="00000000" w:rsidDel="00000000" w:rsidP="00000000" w:rsidRDefault="00000000" w:rsidRPr="00000000" w14:paraId="0000043A">
                <w:pPr>
                  <w:jc w:val="both"/>
                  <w:rPr/>
                </w:pPr>
                <w:r w:rsidDel="00000000" w:rsidR="00000000" w:rsidRPr="00000000">
                  <w:rPr>
                    <w:rFonts w:ascii="Aptos" w:cs="Aptos" w:eastAsia="Aptos" w:hAnsi="Aptos"/>
                    <w:rtl w:val="0"/>
                  </w:rPr>
                  <w:t xml:space="preserve">Amount recovered through OTS retained by MLI – 60% of 9A-9C for MLI / 60% of 9B-9C for NCGTC.</w:t>
                </w:r>
                <w:r w:rsidDel="00000000" w:rsidR="00000000" w:rsidRPr="00000000">
                  <w:rPr>
                    <w:rtl w:val="0"/>
                  </w:rPr>
                </w:r>
              </w:p>
            </w:tc>
            <w:tc>
              <w:tcPr>
                <w:shd w:fill="fff2cc" w:val="clear"/>
              </w:tcPr>
              <w:p w:rsidR="00000000" w:rsidDel="00000000" w:rsidP="00000000" w:rsidRDefault="00000000" w:rsidRPr="00000000" w14:paraId="0000043B">
                <w:pPr>
                  <w:jc w:val="both"/>
                  <w:rPr>
                    <w:rFonts w:ascii="Aptos" w:cs="Aptos" w:eastAsia="Aptos" w:hAnsi="Aptos"/>
                    <w:color w:val="ff0000"/>
                  </w:rPr>
                </w:pPr>
                <w:r w:rsidDel="00000000" w:rsidR="00000000" w:rsidRPr="00000000">
                  <w:rPr>
                    <w:rFonts w:ascii="Aptos" w:cs="Aptos" w:eastAsia="Aptos" w:hAnsi="Aptos"/>
                    <w:rtl w:val="0"/>
                  </w:rPr>
                  <w:t xml:space="preserve">Auto</w:t>
                </w:r>
                <w:r w:rsidDel="00000000" w:rsidR="00000000" w:rsidRPr="00000000">
                  <w:rPr>
                    <w:rtl w:val="0"/>
                  </w:rPr>
                </w:r>
              </w:p>
              <w:p w:rsidR="00000000" w:rsidDel="00000000" w:rsidP="00000000" w:rsidRDefault="00000000" w:rsidRPr="00000000" w14:paraId="0000043C">
                <w:pPr>
                  <w:jc w:val="both"/>
                  <w:rPr/>
                </w:pPr>
                <w:r w:rsidDel="00000000" w:rsidR="00000000" w:rsidRPr="00000000">
                  <w:rPr>
                    <w:rtl w:val="0"/>
                  </w:rPr>
                </w:r>
              </w:p>
            </w:tc>
            <w:tc>
              <w:tcPr>
                <w:shd w:fill="fff2cc" w:val="clear"/>
              </w:tcPr>
              <w:p w:rsidR="00000000" w:rsidDel="00000000" w:rsidP="00000000" w:rsidRDefault="00000000" w:rsidRPr="00000000" w14:paraId="0000043D">
                <w:pPr>
                  <w:jc w:val="both"/>
                  <w:rPr/>
                </w:pPr>
                <w:r w:rsidDel="00000000" w:rsidR="00000000" w:rsidRPr="00000000">
                  <w:rPr>
                    <w:rFonts w:ascii="Aptos" w:cs="Aptos" w:eastAsia="Aptos" w:hAnsi="Aptos"/>
                    <w:rtl w:val="0"/>
                  </w:rPr>
                  <w:t xml:space="preserve">Mandatory if OTS =Yes</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3E">
                <w:pPr>
                  <w:jc w:val="both"/>
                  <w:rPr/>
                </w:pPr>
                <w:r w:rsidDel="00000000" w:rsidR="00000000" w:rsidRPr="00000000">
                  <w:rPr>
                    <w:rtl w:val="0"/>
                  </w:rPr>
                  <w:t xml:space="preserve">12</w:t>
                </w:r>
              </w:p>
            </w:tc>
            <w:tc>
              <w:tcPr>
                <w:shd w:fill="fff2cc" w:val="clear"/>
              </w:tcPr>
              <w:p w:rsidR="00000000" w:rsidDel="00000000" w:rsidP="00000000" w:rsidRDefault="00000000" w:rsidRPr="00000000" w14:paraId="0000043F">
                <w:pPr>
                  <w:jc w:val="both"/>
                  <w:rPr/>
                </w:pPr>
                <w:r w:rsidDel="00000000" w:rsidR="00000000" w:rsidRPr="00000000">
                  <w:rPr>
                    <w:rtl w:val="0"/>
                  </w:rPr>
                  <w:t xml:space="preserve">Collateral value at time of sanction</w:t>
                </w:r>
              </w:p>
            </w:tc>
            <w:tc>
              <w:tcPr>
                <w:shd w:fill="fff2cc" w:val="clear"/>
              </w:tcPr>
              <w:p w:rsidR="00000000" w:rsidDel="00000000" w:rsidP="00000000" w:rsidRDefault="00000000" w:rsidRPr="00000000" w14:paraId="00000440">
                <w:pPr>
                  <w:jc w:val="both"/>
                  <w:rPr/>
                </w:pPr>
                <w:r w:rsidDel="00000000" w:rsidR="00000000" w:rsidRPr="00000000">
                  <w:rPr>
                    <w:rtl w:val="0"/>
                  </w:rPr>
                  <w:t xml:space="preserve">Collateral Value entered at time of sanction</w:t>
                </w:r>
              </w:p>
            </w:tc>
            <w:tc>
              <w:tcPr>
                <w:shd w:fill="fff2cc" w:val="clear"/>
              </w:tcPr>
              <w:p w:rsidR="00000000" w:rsidDel="00000000" w:rsidP="00000000" w:rsidRDefault="00000000" w:rsidRPr="00000000" w14:paraId="00000441">
                <w:pPr>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shd w:fill="fff2cc" w:val="clear"/>
              </w:tcPr>
              <w:p w:rsidR="00000000" w:rsidDel="00000000" w:rsidP="00000000" w:rsidRDefault="00000000" w:rsidRPr="00000000" w14:paraId="00000442">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43">
                <w:pPr>
                  <w:jc w:val="both"/>
                  <w:rPr/>
                </w:pPr>
                <w:r w:rsidDel="00000000" w:rsidR="00000000" w:rsidRPr="00000000">
                  <w:rPr>
                    <w:rtl w:val="0"/>
                  </w:rPr>
                  <w:t xml:space="preserve">13</w:t>
                </w:r>
              </w:p>
            </w:tc>
            <w:tc>
              <w:tcPr>
                <w:shd w:fill="fff2cc" w:val="clear"/>
              </w:tcPr>
              <w:p w:rsidR="00000000" w:rsidDel="00000000" w:rsidP="00000000" w:rsidRDefault="00000000" w:rsidRPr="00000000" w14:paraId="00000444">
                <w:pPr>
                  <w:jc w:val="both"/>
                  <w:rPr/>
                </w:pPr>
                <w:r w:rsidDel="00000000" w:rsidR="00000000" w:rsidRPr="00000000">
                  <w:rPr>
                    <w:rtl w:val="0"/>
                  </w:rPr>
                  <w:t xml:space="preserve">Present Collateral value </w:t>
                </w:r>
              </w:p>
            </w:tc>
            <w:tc>
              <w:tcPr>
                <w:shd w:fill="fff2cc" w:val="clear"/>
              </w:tcPr>
              <w:p w:rsidR="00000000" w:rsidDel="00000000" w:rsidP="00000000" w:rsidRDefault="00000000" w:rsidRPr="00000000" w14:paraId="00000445">
                <w:pPr>
                  <w:jc w:val="both"/>
                  <w:rPr/>
                </w:pPr>
                <w:r w:rsidDel="00000000" w:rsidR="00000000" w:rsidRPr="00000000">
                  <w:rPr>
                    <w:rtl w:val="0"/>
                  </w:rPr>
                  <w:t xml:space="preserve">Collateral Value entered at time of interim claim</w:t>
                </w:r>
              </w:p>
            </w:tc>
            <w:tc>
              <w:tcPr>
                <w:shd w:fill="fff2cc" w:val="clear"/>
              </w:tcPr>
              <w:p w:rsidR="00000000" w:rsidDel="00000000" w:rsidP="00000000" w:rsidRDefault="00000000" w:rsidRPr="00000000" w14:paraId="00000446">
                <w:pPr>
                  <w:jc w:val="both"/>
                  <w:rPr/>
                </w:pPr>
                <w:r w:rsidDel="00000000" w:rsidR="00000000" w:rsidRPr="00000000">
                  <w:rPr>
                    <w:rtl w:val="0"/>
                  </w:rPr>
                  <w:t xml:space="preserve">Amount in Rs.</w:t>
                </w:r>
              </w:p>
            </w:tc>
            <w:tc>
              <w:tcPr>
                <w:shd w:fill="fff2cc" w:val="clear"/>
              </w:tcPr>
              <w:p w:rsidR="00000000" w:rsidDel="00000000" w:rsidP="00000000" w:rsidRDefault="00000000" w:rsidRPr="00000000" w14:paraId="00000447">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48">
                <w:pPr>
                  <w:jc w:val="both"/>
                  <w:rPr/>
                </w:pPr>
                <w:r w:rsidDel="00000000" w:rsidR="00000000" w:rsidRPr="00000000">
                  <w:rPr>
                    <w:rtl w:val="0"/>
                  </w:rPr>
                  <w:t xml:space="preserve">14</w:t>
                </w:r>
              </w:p>
            </w:tc>
            <w:tc>
              <w:tcPr>
                <w:shd w:fill="fff2cc" w:val="clear"/>
              </w:tcPr>
              <w:p w:rsidR="00000000" w:rsidDel="00000000" w:rsidP="00000000" w:rsidRDefault="00000000" w:rsidRPr="00000000" w14:paraId="00000449">
                <w:pPr>
                  <w:jc w:val="both"/>
                  <w:rPr/>
                </w:pPr>
                <w:r w:rsidDel="00000000" w:rsidR="00000000" w:rsidRPr="00000000">
                  <w:rPr>
                    <w:rtl w:val="0"/>
                  </w:rPr>
                  <w:t xml:space="preserve">Collateral Value to consider for claim settlement</w:t>
                </w:r>
              </w:p>
            </w:tc>
            <w:tc>
              <w:tcPr>
                <w:shd w:fill="fff2cc" w:val="clear"/>
              </w:tcPr>
              <w:p w:rsidR="00000000" w:rsidDel="00000000" w:rsidP="00000000" w:rsidRDefault="00000000" w:rsidRPr="00000000" w14:paraId="0000044A">
                <w:pPr>
                  <w:jc w:val="both"/>
                  <w:rPr/>
                </w:pPr>
                <w:r w:rsidDel="00000000" w:rsidR="00000000" w:rsidRPr="00000000">
                  <w:rPr>
                    <w:rtl w:val="0"/>
                  </w:rPr>
                  <w:t xml:space="preserve">Higher of Collateral value at sanction or at time of claim</w:t>
                </w:r>
              </w:p>
            </w:tc>
            <w:tc>
              <w:tcPr>
                <w:shd w:fill="fff2cc" w:val="clear"/>
              </w:tcPr>
              <w:p w:rsidR="00000000" w:rsidDel="00000000" w:rsidP="00000000" w:rsidRDefault="00000000" w:rsidRPr="00000000" w14:paraId="0000044B">
                <w:pPr>
                  <w:jc w:val="both"/>
                  <w:rPr/>
                </w:pPr>
                <w:r w:rsidDel="00000000" w:rsidR="00000000" w:rsidRPr="00000000">
                  <w:rPr>
                    <w:rtl w:val="0"/>
                  </w:rPr>
                  <w:t xml:space="preserve">Auto calculation</w:t>
                </w:r>
              </w:p>
              <w:p w:rsidR="00000000" w:rsidDel="00000000" w:rsidP="00000000" w:rsidRDefault="00000000" w:rsidRPr="00000000" w14:paraId="0000044C">
                <w:pPr>
                  <w:jc w:val="both"/>
                  <w:rPr/>
                </w:pPr>
                <w:r w:rsidDel="00000000" w:rsidR="00000000" w:rsidRPr="00000000">
                  <w:rPr>
                    <w:rtl w:val="0"/>
                  </w:rPr>
                  <w:t xml:space="preserve">Higher of 12 &amp; 13</w:t>
                </w:r>
              </w:p>
            </w:tc>
            <w:tc>
              <w:tcPr>
                <w:shd w:fill="fff2cc" w:val="clear"/>
              </w:tcPr>
              <w:p w:rsidR="00000000" w:rsidDel="00000000" w:rsidP="00000000" w:rsidRDefault="00000000" w:rsidRPr="00000000" w14:paraId="0000044D">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4E">
                <w:pPr>
                  <w:jc w:val="both"/>
                  <w:rPr/>
                </w:pPr>
                <w:r w:rsidDel="00000000" w:rsidR="00000000" w:rsidRPr="00000000">
                  <w:rPr>
                    <w:rtl w:val="0"/>
                  </w:rPr>
                  <w:t xml:space="preserve">15</w:t>
                </w:r>
              </w:p>
            </w:tc>
            <w:tc>
              <w:tcPr>
                <w:shd w:fill="fff2cc" w:val="clear"/>
              </w:tcPr>
              <w:p w:rsidR="00000000" w:rsidDel="00000000" w:rsidP="00000000" w:rsidRDefault="00000000" w:rsidRPr="00000000" w14:paraId="0000044F">
                <w:pPr>
                  <w:jc w:val="both"/>
                  <w:rPr/>
                </w:pPr>
                <w:r w:rsidDel="00000000" w:rsidR="00000000" w:rsidRPr="00000000">
                  <w:rPr>
                    <w:rFonts w:ascii="Aptos" w:cs="Aptos" w:eastAsia="Aptos" w:hAnsi="Aptos"/>
                    <w:rtl w:val="0"/>
                  </w:rPr>
                  <w:t xml:space="preserve">Principal Outstanding as on Date of NPA</w:t>
                </w:r>
                <w:r w:rsidDel="00000000" w:rsidR="00000000" w:rsidRPr="00000000">
                  <w:rPr>
                    <w:rtl w:val="0"/>
                  </w:rPr>
                </w:r>
              </w:p>
            </w:tc>
            <w:tc>
              <w:tcPr>
                <w:shd w:fill="fff2cc" w:val="clear"/>
              </w:tcPr>
              <w:p w:rsidR="00000000" w:rsidDel="00000000" w:rsidP="00000000" w:rsidRDefault="00000000" w:rsidRPr="00000000" w14:paraId="00000450">
                <w:pPr>
                  <w:jc w:val="both"/>
                  <w:rPr>
                    <w:rFonts w:ascii="Aptos" w:cs="Aptos" w:eastAsia="Aptos" w:hAnsi="Aptos"/>
                  </w:rPr>
                </w:pPr>
                <w:r w:rsidDel="00000000" w:rsidR="00000000" w:rsidRPr="00000000">
                  <w:rPr>
                    <w:rFonts w:ascii="Aptos" w:cs="Aptos" w:eastAsia="Aptos" w:hAnsi="Aptos"/>
                    <w:rtl w:val="0"/>
                  </w:rPr>
                  <w:t xml:space="preserve">Loan amount outstanding comprising principal due from the borrower as on date of NPA.</w:t>
                </w:r>
              </w:p>
              <w:p w:rsidR="00000000" w:rsidDel="00000000" w:rsidP="00000000" w:rsidRDefault="00000000" w:rsidRPr="00000000" w14:paraId="00000451">
                <w:pPr>
                  <w:jc w:val="both"/>
                  <w:rPr/>
                </w:pPr>
                <w:r w:rsidDel="00000000" w:rsidR="00000000" w:rsidRPr="00000000">
                  <w:rPr>
                    <w:rFonts w:ascii="Aptos" w:cs="Aptos" w:eastAsia="Aptos" w:hAnsi="Aptos"/>
                    <w:rtl w:val="0"/>
                  </w:rPr>
                  <w:t xml:space="preserve">It cannot be more than the sanction amount.</w:t>
                </w:r>
                <w:r w:rsidDel="00000000" w:rsidR="00000000" w:rsidRPr="00000000">
                  <w:rPr>
                    <w:rtl w:val="0"/>
                  </w:rPr>
                </w:r>
              </w:p>
            </w:tc>
            <w:tc>
              <w:tcPr>
                <w:shd w:fill="fff2cc" w:val="clear"/>
              </w:tcPr>
              <w:p w:rsidR="00000000" w:rsidDel="00000000" w:rsidP="00000000" w:rsidRDefault="00000000" w:rsidRPr="00000000" w14:paraId="00000452">
                <w:pPr>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shd w:fill="fff2cc" w:val="clear"/>
              </w:tcPr>
              <w:p w:rsidR="00000000" w:rsidDel="00000000" w:rsidP="00000000" w:rsidRDefault="00000000" w:rsidRPr="00000000" w14:paraId="00000453">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54">
                <w:pPr>
                  <w:jc w:val="both"/>
                  <w:rPr/>
                </w:pPr>
                <w:r w:rsidDel="00000000" w:rsidR="00000000" w:rsidRPr="00000000">
                  <w:rPr>
                    <w:rtl w:val="0"/>
                  </w:rPr>
                  <w:t xml:space="preserve">16</w:t>
                </w:r>
              </w:p>
            </w:tc>
            <w:tc>
              <w:tcPr>
                <w:shd w:fill="fff2cc" w:val="clear"/>
              </w:tcPr>
              <w:p w:rsidR="00000000" w:rsidDel="00000000" w:rsidP="00000000" w:rsidRDefault="00000000" w:rsidRPr="00000000" w14:paraId="00000455">
                <w:pPr>
                  <w:jc w:val="both"/>
                  <w:rPr/>
                </w:pPr>
                <w:r w:rsidDel="00000000" w:rsidR="00000000" w:rsidRPr="00000000">
                  <w:rPr>
                    <w:rFonts w:ascii="Aptos" w:cs="Aptos" w:eastAsia="Aptos" w:hAnsi="Aptos"/>
                    <w:rtl w:val="0"/>
                  </w:rPr>
                  <w:t xml:space="preserve">Interest Outstanding as on Date of NPA</w:t>
                </w:r>
                <w:r w:rsidDel="00000000" w:rsidR="00000000" w:rsidRPr="00000000">
                  <w:rPr>
                    <w:rtl w:val="0"/>
                  </w:rPr>
                </w:r>
              </w:p>
            </w:tc>
            <w:tc>
              <w:tcPr>
                <w:shd w:fill="fff2cc" w:val="clear"/>
              </w:tcPr>
              <w:p w:rsidR="00000000" w:rsidDel="00000000" w:rsidP="00000000" w:rsidRDefault="00000000" w:rsidRPr="00000000" w14:paraId="00000456">
                <w:pPr>
                  <w:jc w:val="both"/>
                  <w:rPr/>
                </w:pPr>
                <w:r w:rsidDel="00000000" w:rsidR="00000000" w:rsidRPr="00000000">
                  <w:rPr>
                    <w:rFonts w:ascii="Aptos" w:cs="Aptos" w:eastAsia="Aptos" w:hAnsi="Aptos"/>
                    <w:rtl w:val="0"/>
                  </w:rPr>
                  <w:t xml:space="preserve">Loan amount outstanding comprising of interest due from borrower as on date of NPA</w:t>
                </w:r>
                <w:r w:rsidDel="00000000" w:rsidR="00000000" w:rsidRPr="00000000">
                  <w:rPr>
                    <w:rtl w:val="0"/>
                  </w:rPr>
                </w:r>
              </w:p>
            </w:tc>
            <w:tc>
              <w:tcPr>
                <w:shd w:fill="fff2cc" w:val="clear"/>
              </w:tcPr>
              <w:p w:rsidR="00000000" w:rsidDel="00000000" w:rsidP="00000000" w:rsidRDefault="00000000" w:rsidRPr="00000000" w14:paraId="00000457">
                <w:pPr>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shd w:fill="fff2cc" w:val="clear"/>
              </w:tcPr>
              <w:p w:rsidR="00000000" w:rsidDel="00000000" w:rsidP="00000000" w:rsidRDefault="00000000" w:rsidRPr="00000000" w14:paraId="00000458">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59">
                <w:pPr>
                  <w:jc w:val="both"/>
                  <w:rPr/>
                </w:pPr>
                <w:r w:rsidDel="00000000" w:rsidR="00000000" w:rsidRPr="00000000">
                  <w:rPr>
                    <w:rtl w:val="0"/>
                  </w:rPr>
                  <w:t xml:space="preserve">17</w:t>
                </w:r>
              </w:p>
            </w:tc>
            <w:tc>
              <w:tcPr>
                <w:shd w:fill="fff2cc" w:val="clear"/>
              </w:tcPr>
              <w:p w:rsidR="00000000" w:rsidDel="00000000" w:rsidP="00000000" w:rsidRDefault="00000000" w:rsidRPr="00000000" w14:paraId="0000045A">
                <w:pPr>
                  <w:jc w:val="both"/>
                  <w:rPr/>
                </w:pPr>
                <w:r w:rsidDel="00000000" w:rsidR="00000000" w:rsidRPr="00000000">
                  <w:rPr>
                    <w:rFonts w:ascii="Aptos" w:cs="Aptos" w:eastAsia="Aptos" w:hAnsi="Aptos"/>
                    <w:rtl w:val="0"/>
                  </w:rPr>
                  <w:t xml:space="preserve">Recovery amount after NPA date till interim claim lodgement </w:t>
                </w:r>
                <w:r w:rsidDel="00000000" w:rsidR="00000000" w:rsidRPr="00000000">
                  <w:rPr>
                    <w:rtl w:val="0"/>
                  </w:rPr>
                </w:r>
              </w:p>
            </w:tc>
            <w:tc>
              <w:tcPr>
                <w:shd w:fill="fff2cc" w:val="clear"/>
              </w:tcPr>
              <w:p w:rsidR="00000000" w:rsidDel="00000000" w:rsidP="00000000" w:rsidRDefault="00000000" w:rsidRPr="00000000" w14:paraId="0000045B">
                <w:pPr>
                  <w:jc w:val="both"/>
                  <w:rPr>
                    <w:rFonts w:ascii="Aptos" w:cs="Aptos" w:eastAsia="Aptos" w:hAnsi="Aptos"/>
                  </w:rPr>
                </w:pPr>
                <w:r w:rsidDel="00000000" w:rsidR="00000000" w:rsidRPr="00000000">
                  <w:rPr>
                    <w:rFonts w:ascii="Aptos" w:cs="Aptos" w:eastAsia="Aptos" w:hAnsi="Aptos"/>
                    <w:rtl w:val="0"/>
                  </w:rPr>
                  <w:t xml:space="preserve">Recovery made after NPA till interim claim lodgement. Amount to be entered “0” in case of no recovery</w:t>
                </w:r>
              </w:p>
              <w:p w:rsidR="00000000" w:rsidDel="00000000" w:rsidP="00000000" w:rsidRDefault="00000000" w:rsidRPr="00000000" w14:paraId="0000045C">
                <w:pPr>
                  <w:jc w:val="both"/>
                  <w:rPr/>
                </w:pPr>
                <w:r w:rsidDel="00000000" w:rsidR="00000000" w:rsidRPr="00000000">
                  <w:rPr>
                    <w:rtl w:val="0"/>
                  </w:rPr>
                </w:r>
              </w:p>
            </w:tc>
            <w:tc>
              <w:tcPr>
                <w:shd w:fill="fff2cc" w:val="clear"/>
              </w:tcPr>
              <w:p w:rsidR="00000000" w:rsidDel="00000000" w:rsidP="00000000" w:rsidRDefault="00000000" w:rsidRPr="00000000" w14:paraId="0000045D">
                <w:pPr>
                  <w:jc w:val="both"/>
                  <w:rPr/>
                </w:pPr>
                <w:r w:rsidDel="00000000" w:rsidR="00000000" w:rsidRPr="00000000">
                  <w:rPr>
                    <w:rtl w:val="0"/>
                  </w:rPr>
                  <w:t xml:space="preserve">Amount in Rs.</w:t>
                </w:r>
              </w:p>
              <w:p w:rsidR="00000000" w:rsidDel="00000000" w:rsidP="00000000" w:rsidRDefault="00000000" w:rsidRPr="00000000" w14:paraId="0000045E">
                <w:pPr>
                  <w:jc w:val="both"/>
                  <w:rPr/>
                </w:pPr>
                <w:r w:rsidDel="00000000" w:rsidR="00000000" w:rsidRPr="00000000">
                  <w:rPr>
                    <w:rtl w:val="0"/>
                  </w:rPr>
                  <w:t xml:space="preserve">Entered by MLI Maker</w:t>
                </w:r>
              </w:p>
            </w:tc>
            <w:tc>
              <w:tcPr>
                <w:shd w:fill="fff2cc" w:val="clear"/>
              </w:tcPr>
              <w:p w:rsidR="00000000" w:rsidDel="00000000" w:rsidP="00000000" w:rsidRDefault="00000000" w:rsidRPr="00000000" w14:paraId="0000045F">
                <w:pPr>
                  <w:jc w:val="both"/>
                  <w:rPr/>
                </w:pPr>
                <w:r w:rsidDel="00000000" w:rsidR="00000000" w:rsidRPr="00000000">
                  <w:rPr>
                    <w:rFonts w:ascii="Aptos" w:cs="Aptos" w:eastAsia="Aptos" w:hAnsi="Aptos"/>
                    <w:rtl w:val="0"/>
                  </w:rPr>
                  <w:t xml:space="preserve">Mandatory, if OTS = NO</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60">
                <w:pPr>
                  <w:jc w:val="both"/>
                  <w:rPr/>
                </w:pPr>
                <w:r w:rsidDel="00000000" w:rsidR="00000000" w:rsidRPr="00000000">
                  <w:rPr>
                    <w:rtl w:val="0"/>
                  </w:rPr>
                  <w:t xml:space="preserve">18</w:t>
                </w:r>
              </w:p>
            </w:tc>
            <w:tc>
              <w:tcPr>
                <w:shd w:fill="fff2cc" w:val="clear"/>
              </w:tcPr>
              <w:p w:rsidR="00000000" w:rsidDel="00000000" w:rsidP="00000000" w:rsidRDefault="00000000" w:rsidRPr="00000000" w14:paraId="00000461">
                <w:pPr>
                  <w:jc w:val="both"/>
                  <w:rPr/>
                </w:pPr>
                <w:r w:rsidDel="00000000" w:rsidR="00000000" w:rsidRPr="00000000">
                  <w:rPr>
                    <w:rtl w:val="0"/>
                  </w:rPr>
                  <w:t xml:space="preserve">Principal O/S as on date of NPA as per ledger as observed by NCGTC</w:t>
                </w:r>
              </w:p>
            </w:tc>
            <w:tc>
              <w:tcPr>
                <w:shd w:fill="fff2cc" w:val="clear"/>
              </w:tcPr>
              <w:p w:rsidR="00000000" w:rsidDel="00000000" w:rsidP="00000000" w:rsidRDefault="00000000" w:rsidRPr="00000000" w14:paraId="00000462">
                <w:pPr>
                  <w:jc w:val="both"/>
                  <w:rPr/>
                </w:pPr>
                <w:r w:rsidDel="00000000" w:rsidR="00000000" w:rsidRPr="00000000">
                  <w:rPr>
                    <w:rtl w:val="0"/>
                  </w:rPr>
                  <w:t xml:space="preserve">This field is editable to NCGTC users while settlement of claims. This is auto-fetch from 15 and editable to NCGTC maker/checker.</w:t>
                </w:r>
              </w:p>
            </w:tc>
            <w:tc>
              <w:tcPr>
                <w:shd w:fill="fff2cc" w:val="clear"/>
              </w:tcPr>
              <w:p w:rsidR="00000000" w:rsidDel="00000000" w:rsidP="00000000" w:rsidRDefault="00000000" w:rsidRPr="00000000" w14:paraId="00000463">
                <w:pPr>
                  <w:jc w:val="both"/>
                  <w:rPr/>
                </w:pPr>
                <w:r w:rsidDel="00000000" w:rsidR="00000000" w:rsidRPr="00000000">
                  <w:rPr>
                    <w:rtl w:val="0"/>
                  </w:rPr>
                  <w:t xml:space="preserve">Amount in Rs.</w:t>
                </w:r>
              </w:p>
              <w:p w:rsidR="00000000" w:rsidDel="00000000" w:rsidP="00000000" w:rsidRDefault="00000000" w:rsidRPr="00000000" w14:paraId="00000464">
                <w:pPr>
                  <w:jc w:val="both"/>
                  <w:rPr/>
                </w:pPr>
                <w:r w:rsidDel="00000000" w:rsidR="00000000" w:rsidRPr="00000000">
                  <w:rPr>
                    <w:rtl w:val="0"/>
                  </w:rPr>
                  <w:t xml:space="preserve">Entered by NCGTC Maker / Checker</w:t>
                </w:r>
              </w:p>
            </w:tc>
            <w:tc>
              <w:tcPr>
                <w:shd w:fill="fff2cc" w:val="clear"/>
              </w:tcPr>
              <w:p w:rsidR="00000000" w:rsidDel="00000000" w:rsidP="00000000" w:rsidRDefault="00000000" w:rsidRPr="00000000" w14:paraId="00000465">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66">
                <w:pPr>
                  <w:jc w:val="both"/>
                  <w:rPr/>
                </w:pPr>
                <w:r w:rsidDel="00000000" w:rsidR="00000000" w:rsidRPr="00000000">
                  <w:rPr>
                    <w:rtl w:val="0"/>
                  </w:rPr>
                  <w:t xml:space="preserve">19</w:t>
                </w:r>
              </w:p>
            </w:tc>
            <w:tc>
              <w:tcPr>
                <w:shd w:fill="fff2cc" w:val="clear"/>
              </w:tcPr>
              <w:p w:rsidR="00000000" w:rsidDel="00000000" w:rsidP="00000000" w:rsidRDefault="00000000" w:rsidRPr="00000000" w14:paraId="00000467">
                <w:pPr>
                  <w:jc w:val="both"/>
                  <w:rPr/>
                </w:pPr>
                <w:r w:rsidDel="00000000" w:rsidR="00000000" w:rsidRPr="00000000">
                  <w:rPr>
                    <w:rtl w:val="0"/>
                  </w:rPr>
                  <w:t xml:space="preserve">Interest Outstanding as on date of NPA as per ledger as observed by NCGTC</w:t>
                </w:r>
              </w:p>
            </w:tc>
            <w:tc>
              <w:tcPr>
                <w:shd w:fill="fff2cc" w:val="clear"/>
              </w:tcPr>
              <w:p w:rsidR="00000000" w:rsidDel="00000000" w:rsidP="00000000" w:rsidRDefault="00000000" w:rsidRPr="00000000" w14:paraId="00000468">
                <w:pPr>
                  <w:jc w:val="both"/>
                  <w:rPr/>
                </w:pPr>
                <w:r w:rsidDel="00000000" w:rsidR="00000000" w:rsidRPr="00000000">
                  <w:rPr>
                    <w:rtl w:val="0"/>
                  </w:rPr>
                  <w:t xml:space="preserve">This field is editable to NCGTC users while settlement of claims.</w:t>
                </w:r>
                <w:r w:rsidDel="00000000" w:rsidR="00000000" w:rsidRPr="00000000">
                  <w:rPr>
                    <w:color w:val="ff0000"/>
                    <w:rtl w:val="0"/>
                  </w:rPr>
                  <w:t xml:space="preserve"> </w:t>
                </w:r>
                <w:r w:rsidDel="00000000" w:rsidR="00000000" w:rsidRPr="00000000">
                  <w:rPr>
                    <w:rtl w:val="0"/>
                  </w:rPr>
                  <w:t xml:space="preserve">This is auto-fetch from 16 and editable to NCGTC maker/checker.</w:t>
                </w:r>
              </w:p>
            </w:tc>
            <w:tc>
              <w:tcPr>
                <w:shd w:fill="fff2cc" w:val="clear"/>
              </w:tcPr>
              <w:p w:rsidR="00000000" w:rsidDel="00000000" w:rsidP="00000000" w:rsidRDefault="00000000" w:rsidRPr="00000000" w14:paraId="00000469">
                <w:pPr>
                  <w:jc w:val="both"/>
                  <w:rPr/>
                </w:pPr>
                <w:r w:rsidDel="00000000" w:rsidR="00000000" w:rsidRPr="00000000">
                  <w:rPr>
                    <w:rtl w:val="0"/>
                  </w:rPr>
                  <w:t xml:space="preserve">Amount in Rs.</w:t>
                </w:r>
              </w:p>
              <w:p w:rsidR="00000000" w:rsidDel="00000000" w:rsidP="00000000" w:rsidRDefault="00000000" w:rsidRPr="00000000" w14:paraId="0000046A">
                <w:pPr>
                  <w:jc w:val="both"/>
                  <w:rPr/>
                </w:pPr>
                <w:r w:rsidDel="00000000" w:rsidR="00000000" w:rsidRPr="00000000">
                  <w:rPr>
                    <w:rtl w:val="0"/>
                  </w:rPr>
                  <w:t xml:space="preserve">Entered by NCGTC Maker / Checker</w:t>
                </w:r>
              </w:p>
            </w:tc>
            <w:tc>
              <w:tcPr>
                <w:shd w:fill="fff2cc" w:val="clear"/>
              </w:tcPr>
              <w:p w:rsidR="00000000" w:rsidDel="00000000" w:rsidP="00000000" w:rsidRDefault="00000000" w:rsidRPr="00000000" w14:paraId="0000046B">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6C">
                <w:pPr>
                  <w:jc w:val="both"/>
                  <w:rPr/>
                </w:pPr>
                <w:r w:rsidDel="00000000" w:rsidR="00000000" w:rsidRPr="00000000">
                  <w:rPr>
                    <w:rtl w:val="0"/>
                  </w:rPr>
                  <w:t xml:space="preserve">20</w:t>
                </w:r>
              </w:p>
            </w:tc>
            <w:tc>
              <w:tcPr>
                <w:shd w:fill="fff2cc" w:val="clear"/>
              </w:tcPr>
              <w:p w:rsidR="00000000" w:rsidDel="00000000" w:rsidP="00000000" w:rsidRDefault="00000000" w:rsidRPr="00000000" w14:paraId="0000046D">
                <w:pPr>
                  <w:jc w:val="both"/>
                  <w:rPr/>
                </w:pPr>
                <w:r w:rsidDel="00000000" w:rsidR="00000000" w:rsidRPr="00000000">
                  <w:rPr>
                    <w:rtl w:val="0"/>
                  </w:rPr>
                  <w:t xml:space="preserve">Recovery amount after NPA date till interim claim lodgment</w:t>
                </w:r>
                <w:r w:rsidDel="00000000" w:rsidR="00000000" w:rsidRPr="00000000">
                  <w:rPr>
                    <w:rFonts w:ascii="Aptos" w:cs="Aptos" w:eastAsia="Aptos" w:hAnsi="Aptos"/>
                    <w:rtl w:val="0"/>
                  </w:rPr>
                  <w:t xml:space="preserve"> </w:t>
                </w:r>
                <w:r w:rsidDel="00000000" w:rsidR="00000000" w:rsidRPr="00000000">
                  <w:rPr>
                    <w:rtl w:val="0"/>
                  </w:rPr>
                </w:r>
              </w:p>
            </w:tc>
            <w:tc>
              <w:tcPr>
                <w:shd w:fill="fff2cc" w:val="clear"/>
              </w:tcPr>
              <w:p w:rsidR="00000000" w:rsidDel="00000000" w:rsidP="00000000" w:rsidRDefault="00000000" w:rsidRPr="00000000" w14:paraId="0000046E">
                <w:pPr>
                  <w:jc w:val="both"/>
                  <w:rPr/>
                </w:pPr>
                <w:r w:rsidDel="00000000" w:rsidR="00000000" w:rsidRPr="00000000">
                  <w:rPr>
                    <w:rtl w:val="0"/>
                  </w:rPr>
                  <w:t xml:space="preserve">This field is editable to NCGTC users while settlement of claims.</w:t>
                </w:r>
              </w:p>
              <w:p w:rsidR="00000000" w:rsidDel="00000000" w:rsidP="00000000" w:rsidRDefault="00000000" w:rsidRPr="00000000" w14:paraId="0000046F">
                <w:pPr>
                  <w:jc w:val="both"/>
                  <w:rPr/>
                </w:pPr>
                <w:r w:rsidDel="00000000" w:rsidR="00000000" w:rsidRPr="00000000">
                  <w:rPr>
                    <w:rtl w:val="0"/>
                  </w:rPr>
                  <w:t xml:space="preserve">This is auto-fetch from 17 and editable to NCGTC maker/checker.</w:t>
                </w:r>
              </w:p>
            </w:tc>
            <w:tc>
              <w:tcPr>
                <w:shd w:fill="fff2cc" w:val="clear"/>
              </w:tcPr>
              <w:p w:rsidR="00000000" w:rsidDel="00000000" w:rsidP="00000000" w:rsidRDefault="00000000" w:rsidRPr="00000000" w14:paraId="00000470">
                <w:pPr>
                  <w:jc w:val="both"/>
                  <w:rPr/>
                </w:pPr>
                <w:r w:rsidDel="00000000" w:rsidR="00000000" w:rsidRPr="00000000">
                  <w:rPr>
                    <w:rtl w:val="0"/>
                  </w:rPr>
                  <w:t xml:space="preserve">Amount in Rs.</w:t>
                </w:r>
              </w:p>
              <w:p w:rsidR="00000000" w:rsidDel="00000000" w:rsidP="00000000" w:rsidRDefault="00000000" w:rsidRPr="00000000" w14:paraId="00000471">
                <w:pPr>
                  <w:jc w:val="both"/>
                  <w:rPr/>
                </w:pPr>
                <w:r w:rsidDel="00000000" w:rsidR="00000000" w:rsidRPr="00000000">
                  <w:rPr>
                    <w:rtl w:val="0"/>
                  </w:rPr>
                  <w:t xml:space="preserve">Entered by NCGTC Maker / Checker</w:t>
                </w:r>
              </w:p>
            </w:tc>
            <w:tc>
              <w:tcPr>
                <w:shd w:fill="fff2cc" w:val="clear"/>
              </w:tcPr>
              <w:p w:rsidR="00000000" w:rsidDel="00000000" w:rsidP="00000000" w:rsidRDefault="00000000" w:rsidRPr="00000000" w14:paraId="00000472">
                <w:pPr>
                  <w:jc w:val="both"/>
                  <w:rPr/>
                </w:pPr>
                <w:r w:rsidDel="00000000" w:rsidR="00000000" w:rsidRPr="00000000">
                  <w:rPr>
                    <w:rtl w:val="0"/>
                  </w:rPr>
                  <w:t xml:space="preserve">Mandatory</w:t>
                </w:r>
                <w:r w:rsidDel="00000000" w:rsidR="00000000" w:rsidRPr="00000000">
                  <w:rPr>
                    <w:rFonts w:ascii="Aptos" w:cs="Aptos" w:eastAsia="Aptos" w:hAnsi="Aptos"/>
                    <w:rtl w:val="0"/>
                  </w:rPr>
                  <w:t xml:space="preserve">, if OTS = NO</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73">
                <w:pPr>
                  <w:jc w:val="both"/>
                  <w:rPr/>
                </w:pPr>
                <w:r w:rsidDel="00000000" w:rsidR="00000000" w:rsidRPr="00000000">
                  <w:rPr>
                    <w:rtl w:val="0"/>
                  </w:rPr>
                  <w:t xml:space="preserve">21</w:t>
                </w:r>
              </w:p>
            </w:tc>
            <w:tc>
              <w:tcPr>
                <w:shd w:fill="fff2cc" w:val="clear"/>
              </w:tcPr>
              <w:p w:rsidR="00000000" w:rsidDel="00000000" w:rsidP="00000000" w:rsidRDefault="00000000" w:rsidRPr="00000000" w14:paraId="00000474">
                <w:pPr>
                  <w:jc w:val="both"/>
                  <w:rPr/>
                </w:pPr>
                <w:r w:rsidDel="00000000" w:rsidR="00000000" w:rsidRPr="00000000">
                  <w:rPr>
                    <w:rtl w:val="0"/>
                  </w:rPr>
                  <w:t xml:space="preserve">Amount in Default</w:t>
                </w:r>
              </w:p>
            </w:tc>
            <w:tc>
              <w:tcPr>
                <w:shd w:fill="fff2cc" w:val="clear"/>
              </w:tcPr>
              <w:p w:rsidR="00000000" w:rsidDel="00000000" w:rsidP="00000000" w:rsidRDefault="00000000" w:rsidRPr="00000000" w14:paraId="00000475">
                <w:pPr>
                  <w:jc w:val="both"/>
                  <w:rPr/>
                </w:pPr>
                <w:r w:rsidDel="00000000" w:rsidR="00000000" w:rsidRPr="00000000">
                  <w:rPr>
                    <w:rtl w:val="0"/>
                  </w:rPr>
                  <w:t xml:space="preserve">Principal and interest O/S as on NPA date or on claim lodgment; whichever is lower</w:t>
                </w:r>
              </w:p>
            </w:tc>
            <w:tc>
              <w:tcPr>
                <w:shd w:fill="fff2cc" w:val="clear"/>
              </w:tcPr>
              <w:p w:rsidR="00000000" w:rsidDel="00000000" w:rsidP="00000000" w:rsidRDefault="00000000" w:rsidRPr="00000000" w14:paraId="00000476">
                <w:pPr>
                  <w:jc w:val="both"/>
                  <w:rPr/>
                </w:pPr>
                <w:r w:rsidDel="00000000" w:rsidR="00000000" w:rsidRPr="00000000">
                  <w:rPr>
                    <w:rtl w:val="0"/>
                  </w:rPr>
                  <w:t xml:space="preserve">Auto Calculate </w:t>
                </w:r>
              </w:p>
              <w:p w:rsidR="00000000" w:rsidDel="00000000" w:rsidP="00000000" w:rsidRDefault="00000000" w:rsidRPr="00000000" w14:paraId="00000477">
                <w:pPr>
                  <w:jc w:val="both"/>
                  <w:rPr>
                    <w:b w:val="1"/>
                    <w:bCs w:val="1"/>
                  </w:rPr>
                </w:pPr>
                <w:r w:rsidDel="00000000" w:rsidR="00000000" w:rsidRPr="00000000">
                  <w:rPr>
                    <w:b w:val="1"/>
                    <w:bCs w:val="1"/>
                    <w:rtl w:val="0"/>
                  </w:rPr>
                  <w:t xml:space="preserve">AT MLI Side </w:t>
                </w:r>
              </w:p>
              <w:p w:rsidR="00000000" w:rsidDel="00000000" w:rsidP="00000000" w:rsidRDefault="00000000" w:rsidRPr="00000000" w14:paraId="00000478">
                <w:pPr>
                  <w:jc w:val="both"/>
                  <w:rPr/>
                </w:pPr>
                <w:r w:rsidDel="00000000" w:rsidR="00000000" w:rsidRPr="00000000">
                  <w:rPr>
                    <w:rtl w:val="0"/>
                  </w:rPr>
                  <w:t xml:space="preserve">If OTS = N Then </w:t>
                </w:r>
              </w:p>
              <w:p w:rsidR="00000000" w:rsidDel="00000000" w:rsidP="00000000" w:rsidRDefault="00000000" w:rsidRPr="00000000" w14:paraId="00000479">
                <w:pPr>
                  <w:jc w:val="both"/>
                  <w:rPr/>
                </w:pPr>
                <w:r w:rsidDel="00000000" w:rsidR="00000000" w:rsidRPr="00000000">
                  <w:rPr>
                    <w:rtl w:val="0"/>
                  </w:rPr>
                  <w:t xml:space="preserve">(15+16-</w:t>
                </w:r>
                <w:r w:rsidDel="00000000" w:rsidR="00000000" w:rsidRPr="00000000">
                  <w:rPr>
                    <w:highlight w:val="yellow"/>
                    <w:rtl w:val="0"/>
                  </w:rPr>
                  <w:t xml:space="preserve">17</w:t>
                </w:r>
                <w:r w:rsidDel="00000000" w:rsidR="00000000" w:rsidRPr="00000000">
                  <w:rPr>
                    <w:rtl w:val="0"/>
                  </w:rPr>
                  <w:t xml:space="preserve">)</w:t>
                </w:r>
              </w:p>
              <w:p w:rsidR="00000000" w:rsidDel="00000000" w:rsidP="00000000" w:rsidRDefault="00000000" w:rsidRPr="00000000" w14:paraId="0000047A">
                <w:pPr>
                  <w:jc w:val="both"/>
                  <w:rPr/>
                </w:pPr>
                <w:r w:rsidDel="00000000" w:rsidR="00000000" w:rsidRPr="00000000">
                  <w:rPr>
                    <w:rtl w:val="0"/>
                  </w:rPr>
                </w:r>
              </w:p>
              <w:p w:rsidR="00000000" w:rsidDel="00000000" w:rsidP="00000000" w:rsidRDefault="00000000" w:rsidRPr="00000000" w14:paraId="0000047B">
                <w:pPr>
                  <w:jc w:val="both"/>
                  <w:rPr/>
                </w:pPr>
                <w:r w:rsidDel="00000000" w:rsidR="00000000" w:rsidRPr="00000000">
                  <w:rPr>
                    <w:rtl w:val="0"/>
                  </w:rPr>
                  <w:t xml:space="preserve">If OTS = Y Then </w:t>
                </w:r>
              </w:p>
              <w:p w:rsidR="00000000" w:rsidDel="00000000" w:rsidP="00000000" w:rsidRDefault="00000000" w:rsidRPr="00000000" w14:paraId="0000047C">
                <w:pPr>
                  <w:jc w:val="both"/>
                  <w:rPr/>
                </w:pPr>
                <w:r w:rsidDel="00000000" w:rsidR="00000000" w:rsidRPr="00000000">
                  <w:rPr>
                    <w:rtl w:val="0"/>
                  </w:rPr>
                  <w:t xml:space="preserve">(15+16-10)</w:t>
                </w:r>
              </w:p>
              <w:p w:rsidR="00000000" w:rsidDel="00000000" w:rsidP="00000000" w:rsidRDefault="00000000" w:rsidRPr="00000000" w14:paraId="0000047D">
                <w:pPr>
                  <w:jc w:val="both"/>
                  <w:rPr>
                    <w:b w:val="1"/>
                    <w:bCs w:val="1"/>
                  </w:rPr>
                </w:pPr>
                <w:r w:rsidDel="00000000" w:rsidR="00000000" w:rsidRPr="00000000">
                  <w:rPr>
                    <w:b w:val="1"/>
                    <w:bCs w:val="1"/>
                    <w:rtl w:val="0"/>
                  </w:rPr>
                  <w:t xml:space="preserve">AT NCGTC Side</w:t>
                </w:r>
              </w:p>
              <w:p w:rsidR="00000000" w:rsidDel="00000000" w:rsidP="00000000" w:rsidRDefault="00000000" w:rsidRPr="00000000" w14:paraId="0000047E">
                <w:pPr>
                  <w:jc w:val="both"/>
                  <w:rPr/>
                </w:pPr>
                <w:r w:rsidDel="00000000" w:rsidR="00000000" w:rsidRPr="00000000">
                  <w:rPr>
                    <w:rtl w:val="0"/>
                  </w:rPr>
                  <w:t xml:space="preserve">If OTS = N Then </w:t>
                </w:r>
              </w:p>
              <w:p w:rsidR="00000000" w:rsidDel="00000000" w:rsidP="00000000" w:rsidRDefault="00000000" w:rsidRPr="00000000" w14:paraId="0000047F">
                <w:pPr>
                  <w:jc w:val="both"/>
                  <w:rPr/>
                </w:pPr>
                <w:r w:rsidDel="00000000" w:rsidR="00000000" w:rsidRPr="00000000">
                  <w:rPr>
                    <w:rtl w:val="0"/>
                  </w:rPr>
                  <w:t xml:space="preserve">(18+19-</w:t>
                </w:r>
                <w:r w:rsidDel="00000000" w:rsidR="00000000" w:rsidRPr="00000000">
                  <w:rPr>
                    <w:highlight w:val="yellow"/>
                    <w:rtl w:val="0"/>
                  </w:rPr>
                  <w:t xml:space="preserve">20</w:t>
                </w:r>
                <w:r w:rsidDel="00000000" w:rsidR="00000000" w:rsidRPr="00000000">
                  <w:rPr>
                    <w:rtl w:val="0"/>
                  </w:rPr>
                  <w:t xml:space="preserve">)</w:t>
                </w:r>
              </w:p>
              <w:p w:rsidR="00000000" w:rsidDel="00000000" w:rsidP="00000000" w:rsidRDefault="00000000" w:rsidRPr="00000000" w14:paraId="00000480">
                <w:pPr>
                  <w:jc w:val="both"/>
                  <w:rPr/>
                </w:pPr>
                <w:r w:rsidDel="00000000" w:rsidR="00000000" w:rsidRPr="00000000">
                  <w:rPr>
                    <w:rtl w:val="0"/>
                  </w:rPr>
                  <w:t xml:space="preserve">If OTS = Y Then (18+19-10).</w:t>
                </w:r>
              </w:p>
            </w:tc>
            <w:tc>
              <w:tcPr>
                <w:shd w:fill="fff2cc" w:val="clear"/>
              </w:tcPr>
              <w:p w:rsidR="00000000" w:rsidDel="00000000" w:rsidP="00000000" w:rsidRDefault="00000000" w:rsidRPr="00000000" w14:paraId="00000481">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82">
                <w:pPr>
                  <w:jc w:val="both"/>
                  <w:rPr/>
                </w:pPr>
                <w:r w:rsidDel="00000000" w:rsidR="00000000" w:rsidRPr="00000000">
                  <w:rPr>
                    <w:rtl w:val="0"/>
                  </w:rPr>
                  <w:t xml:space="preserve">22</w:t>
                </w:r>
              </w:p>
            </w:tc>
            <w:tc>
              <w:tcPr>
                <w:shd w:fill="fff2cc" w:val="clear"/>
              </w:tcPr>
              <w:p w:rsidR="00000000" w:rsidDel="00000000" w:rsidP="00000000" w:rsidRDefault="00000000" w:rsidRPr="00000000" w14:paraId="00000483">
                <w:pPr>
                  <w:jc w:val="both"/>
                  <w:rPr/>
                </w:pPr>
                <w:r w:rsidDel="00000000" w:rsidR="00000000" w:rsidRPr="00000000">
                  <w:rPr>
                    <w:rtl w:val="0"/>
                  </w:rPr>
                  <w:t xml:space="preserve">Eligible claim</w:t>
                </w:r>
              </w:p>
            </w:tc>
            <w:tc>
              <w:tcPr>
                <w:shd w:fill="fff2cc" w:val="clear"/>
              </w:tcPr>
              <w:p w:rsidR="00000000" w:rsidDel="00000000" w:rsidP="00000000" w:rsidRDefault="00000000" w:rsidRPr="00000000" w14:paraId="00000484">
                <w:pPr>
                  <w:jc w:val="both"/>
                  <w:rPr/>
                </w:pPr>
                <w:r w:rsidDel="00000000" w:rsidR="00000000" w:rsidRPr="00000000">
                  <w:rPr>
                    <w:rtl w:val="0"/>
                  </w:rPr>
                  <w:t xml:space="preserve">Claim amount eligible under scheme</w:t>
                </w:r>
              </w:p>
            </w:tc>
            <w:tc>
              <w:tcPr>
                <w:shd w:fill="fff2cc" w:val="clear"/>
              </w:tcPr>
              <w:p w:rsidR="00000000" w:rsidDel="00000000" w:rsidP="00000000" w:rsidRDefault="00000000" w:rsidRPr="00000000" w14:paraId="00000485">
                <w:pPr>
                  <w:jc w:val="both"/>
                  <w:rPr/>
                </w:pPr>
                <w:r w:rsidDel="00000000" w:rsidR="00000000" w:rsidRPr="00000000">
                  <w:rPr>
                    <w:rFonts w:ascii="Aptos" w:cs="Aptos" w:eastAsia="Aptos" w:hAnsi="Aptos"/>
                    <w:rtl w:val="0"/>
                  </w:rPr>
                  <w:t xml:space="preserve">Auto Calculate. </w:t>
                </w:r>
                <w:r w:rsidDel="00000000" w:rsidR="00000000" w:rsidRPr="00000000">
                  <w:rPr>
                    <w:rtl w:val="0"/>
                  </w:rPr>
                  <w:t xml:space="preserve">60% of AID (21) -Value of collateral (14)</w:t>
                </w:r>
              </w:p>
            </w:tc>
            <w:tc>
              <w:tcPr>
                <w:shd w:fill="fff2cc" w:val="clear"/>
              </w:tcPr>
              <w:p w:rsidR="00000000" w:rsidDel="00000000" w:rsidP="00000000" w:rsidRDefault="00000000" w:rsidRPr="00000000" w14:paraId="00000486">
                <w:pPr>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shd w:fill="fff2cc" w:val="clear"/>
              </w:tcPr>
              <w:p w:rsidR="00000000" w:rsidDel="00000000" w:rsidP="00000000" w:rsidRDefault="00000000" w:rsidRPr="00000000" w14:paraId="00000487">
                <w:pPr>
                  <w:jc w:val="both"/>
                  <w:rPr/>
                </w:pPr>
                <w:r w:rsidDel="00000000" w:rsidR="00000000" w:rsidRPr="00000000">
                  <w:rPr>
                    <w:rtl w:val="0"/>
                  </w:rPr>
                  <w:t xml:space="preserve">23</w:t>
                </w:r>
              </w:p>
            </w:tc>
            <w:tc>
              <w:tcPr>
                <w:shd w:fill="fff2cc" w:val="clear"/>
              </w:tcPr>
              <w:p w:rsidR="00000000" w:rsidDel="00000000" w:rsidP="00000000" w:rsidRDefault="00000000" w:rsidRPr="00000000" w14:paraId="00000488">
                <w:pPr>
                  <w:jc w:val="both"/>
                  <w:rPr/>
                </w:pPr>
                <w:r w:rsidDel="00000000" w:rsidR="00000000" w:rsidRPr="00000000">
                  <w:rPr>
                    <w:rtl w:val="0"/>
                  </w:rPr>
                  <w:t xml:space="preserve">Interim Claim Calculated &amp; Payable</w:t>
                </w:r>
              </w:p>
              <w:p w:rsidR="00000000" w:rsidDel="00000000" w:rsidP="00000000" w:rsidRDefault="00000000" w:rsidRPr="00000000" w14:paraId="00000489">
                <w:pPr>
                  <w:jc w:val="both"/>
                  <w:rPr/>
                </w:pPr>
                <w:r w:rsidDel="00000000" w:rsidR="00000000" w:rsidRPr="00000000">
                  <w:rPr>
                    <w:rtl w:val="0"/>
                  </w:rPr>
                  <w:t xml:space="preserve">(Final Claim Calculated, If OTS = Yes)</w:t>
                </w:r>
              </w:p>
            </w:tc>
            <w:tc>
              <w:tcPr>
                <w:shd w:fill="fff2cc" w:val="clear"/>
              </w:tcPr>
              <w:p w:rsidR="00000000" w:rsidDel="00000000" w:rsidP="00000000" w:rsidRDefault="00000000" w:rsidRPr="00000000" w14:paraId="0000048A">
                <w:pPr>
                  <w:jc w:val="both"/>
                  <w:rPr/>
                </w:pPr>
                <w:r w:rsidDel="00000000" w:rsidR="00000000" w:rsidRPr="00000000">
                  <w:rPr>
                    <w:rtl w:val="0"/>
                  </w:rPr>
                  <w:t xml:space="preserve">Claim amount to be paid to MLI.</w:t>
                </w:r>
              </w:p>
              <w:p w:rsidR="00000000" w:rsidDel="00000000" w:rsidP="00000000" w:rsidRDefault="00000000" w:rsidRPr="00000000" w14:paraId="0000048B">
                <w:pPr>
                  <w:jc w:val="both"/>
                  <w:rPr/>
                </w:pPr>
                <w:r w:rsidDel="00000000" w:rsidR="00000000" w:rsidRPr="00000000">
                  <w:rPr>
                    <w:rtl w:val="0"/>
                  </w:rPr>
                </w:r>
              </w:p>
              <w:p w:rsidR="00000000" w:rsidDel="00000000" w:rsidP="00000000" w:rsidRDefault="00000000" w:rsidRPr="00000000" w14:paraId="0000048C">
                <w:pPr>
                  <w:jc w:val="both"/>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t xml:space="preserve">(round up to 0 decimal).</w:t>
                </w:r>
              </w:p>
            </w:tc>
            <w:tc>
              <w:tcPr>
                <w:shd w:fill="fff2cc" w:val="clear"/>
              </w:tcPr>
              <w:p w:rsidR="00000000" w:rsidDel="00000000" w:rsidP="00000000" w:rsidRDefault="00000000" w:rsidRPr="00000000" w14:paraId="0000048E">
                <w:pPr>
                  <w:jc w:val="both"/>
                  <w:rPr>
                    <w:rFonts w:ascii="Aptos" w:cs="Aptos" w:eastAsia="Aptos" w:hAnsi="Aptos"/>
                  </w:rPr>
                </w:pPr>
                <w:r w:rsidDel="00000000" w:rsidR="00000000" w:rsidRPr="00000000">
                  <w:rPr>
                    <w:rFonts w:ascii="Aptos" w:cs="Aptos" w:eastAsia="Aptos" w:hAnsi="Aptos"/>
                    <w:rtl w:val="0"/>
                  </w:rPr>
                  <w:t xml:space="preserve">Auto Calculate. </w:t>
                </w:r>
              </w:p>
              <w:p w:rsidR="00000000" w:rsidDel="00000000" w:rsidP="00000000" w:rsidRDefault="00000000" w:rsidRPr="00000000" w14:paraId="0000048F">
                <w:pPr>
                  <w:jc w:val="both"/>
                  <w:rPr>
                    <w:rFonts w:ascii="Aptos" w:cs="Aptos" w:eastAsia="Aptos" w:hAnsi="Aptos"/>
                  </w:rPr>
                </w:pPr>
                <w:r w:rsidDel="00000000" w:rsidR="00000000" w:rsidRPr="00000000">
                  <w:rPr>
                    <w:rFonts w:ascii="Aptos" w:cs="Aptos" w:eastAsia="Aptos" w:hAnsi="Aptos"/>
                    <w:rtl w:val="0"/>
                  </w:rPr>
                  <w:t xml:space="preserve">If OTS = No Then,</w:t>
                </w:r>
              </w:p>
              <w:p w:rsidR="00000000" w:rsidDel="00000000" w:rsidP="00000000" w:rsidRDefault="00000000" w:rsidRPr="00000000" w14:paraId="00000490">
                <w:pPr>
                  <w:jc w:val="both"/>
                  <w:rPr/>
                </w:pPr>
                <w:r w:rsidDel="00000000" w:rsidR="00000000" w:rsidRPr="00000000">
                  <w:rPr>
                    <w:rtl w:val="0"/>
                  </w:rPr>
                  <w:t xml:space="preserve">75% of (22).</w:t>
                </w:r>
              </w:p>
              <w:p w:rsidR="00000000" w:rsidDel="00000000" w:rsidP="00000000" w:rsidRDefault="00000000" w:rsidRPr="00000000" w14:paraId="00000491">
                <w:pPr>
                  <w:jc w:val="both"/>
                  <w:rPr>
                    <w:rFonts w:ascii="Aptos" w:cs="Aptos" w:eastAsia="Aptos" w:hAnsi="Aptos"/>
                  </w:rPr>
                </w:pPr>
                <w:r w:rsidDel="00000000" w:rsidR="00000000" w:rsidRPr="00000000">
                  <w:rPr>
                    <w:rFonts w:ascii="Aptos" w:cs="Aptos" w:eastAsia="Aptos" w:hAnsi="Aptos"/>
                    <w:rtl w:val="0"/>
                  </w:rPr>
                  <w:t xml:space="preserve">If OTS = Yes Then,</w:t>
                </w:r>
              </w:p>
              <w:p w:rsidR="00000000" w:rsidDel="00000000" w:rsidP="00000000" w:rsidRDefault="00000000" w:rsidRPr="00000000" w14:paraId="00000492">
                <w:pPr>
                  <w:jc w:val="both"/>
                  <w:rPr/>
                </w:pPr>
                <w:r w:rsidDel="00000000" w:rsidR="00000000" w:rsidRPr="00000000">
                  <w:rPr>
                    <w:rtl w:val="0"/>
                  </w:rPr>
                  <w:t xml:space="preserve">100% of (22)</w:t>
                </w:r>
              </w:p>
            </w:tc>
            <w:tc>
              <w:tcPr>
                <w:shd w:fill="fff2cc" w:val="clear"/>
              </w:tcPr>
              <w:p w:rsidR="00000000" w:rsidDel="00000000" w:rsidP="00000000" w:rsidRDefault="00000000" w:rsidRPr="00000000" w14:paraId="00000493">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94">
                <w:pPr>
                  <w:jc w:val="both"/>
                  <w:rPr/>
                </w:pPr>
                <w:r w:rsidDel="00000000" w:rsidR="00000000" w:rsidRPr="00000000">
                  <w:rPr>
                    <w:rtl w:val="0"/>
                  </w:rPr>
                  <w:t xml:space="preserve">24</w:t>
                </w:r>
              </w:p>
            </w:tc>
            <w:tc>
              <w:tcPr>
                <w:shd w:fill="fff2cc" w:val="clear"/>
              </w:tcPr>
              <w:p w:rsidR="00000000" w:rsidDel="00000000" w:rsidP="00000000" w:rsidRDefault="00000000" w:rsidRPr="00000000" w14:paraId="00000495">
                <w:pPr>
                  <w:jc w:val="both"/>
                  <w:rPr/>
                </w:pPr>
                <w:r w:rsidDel="00000000" w:rsidR="00000000" w:rsidRPr="00000000">
                  <w:rPr>
                    <w:rtl w:val="0"/>
                  </w:rPr>
                  <w:t xml:space="preserve">Total CG Fee received during previous FY</w:t>
                </w:r>
              </w:p>
            </w:tc>
            <w:tc>
              <w:tcPr>
                <w:shd w:fill="fff2cc" w:val="clear"/>
              </w:tcPr>
              <w:p w:rsidR="00000000" w:rsidDel="00000000" w:rsidP="00000000" w:rsidRDefault="00000000" w:rsidRPr="00000000" w14:paraId="00000496">
                <w:pPr>
                  <w:jc w:val="both"/>
                  <w:rPr/>
                </w:pPr>
                <w:r w:rsidDel="00000000" w:rsidR="00000000" w:rsidRPr="00000000">
                  <w:rPr>
                    <w:rtl w:val="0"/>
                  </w:rPr>
                  <w:t xml:space="preserve">CG fee received by NCGTC during previous FY to the claim year</w:t>
                </w:r>
              </w:p>
            </w:tc>
            <w:tc>
              <w:tcPr>
                <w:shd w:fill="fff2cc" w:val="clear"/>
              </w:tcPr>
              <w:p w:rsidR="00000000" w:rsidDel="00000000" w:rsidP="00000000" w:rsidRDefault="00000000" w:rsidRPr="00000000" w14:paraId="00000497">
                <w:pPr>
                  <w:jc w:val="both"/>
                  <w:rPr/>
                </w:pPr>
                <w:r w:rsidDel="00000000" w:rsidR="00000000" w:rsidRPr="00000000">
                  <w:rPr>
                    <w:rtl w:val="0"/>
                  </w:rPr>
                  <w:t xml:space="preserve">Auto-fetch CG Fees and auto-calculate from system. </w:t>
                </w:r>
              </w:p>
            </w:tc>
            <w:tc>
              <w:tcPr>
                <w:shd w:fill="fff2cc" w:val="clear"/>
              </w:tcPr>
              <w:p w:rsidR="00000000" w:rsidDel="00000000" w:rsidP="00000000" w:rsidRDefault="00000000" w:rsidRPr="00000000" w14:paraId="00000498">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99">
                <w:pPr>
                  <w:jc w:val="both"/>
                  <w:rPr/>
                </w:pPr>
                <w:r w:rsidDel="00000000" w:rsidR="00000000" w:rsidRPr="00000000">
                  <w:rPr>
                    <w:rtl w:val="0"/>
                  </w:rPr>
                  <w:t xml:space="preserve">25</w:t>
                </w:r>
              </w:p>
            </w:tc>
            <w:tc>
              <w:tcPr>
                <w:shd w:fill="fff2cc" w:val="clear"/>
              </w:tcPr>
              <w:p w:rsidR="00000000" w:rsidDel="00000000" w:rsidP="00000000" w:rsidRDefault="00000000" w:rsidRPr="00000000" w14:paraId="0000049A">
                <w:pPr>
                  <w:jc w:val="both"/>
                  <w:rPr/>
                </w:pPr>
                <w:r w:rsidDel="00000000" w:rsidR="00000000" w:rsidRPr="00000000">
                  <w:rPr>
                    <w:rtl w:val="0"/>
                  </w:rPr>
                  <w:t xml:space="preserve">Total recovery (including OTS recovery) amount remitted to NCGTC during previous FY</w:t>
                </w:r>
              </w:p>
            </w:tc>
            <w:tc>
              <w:tcPr>
                <w:shd w:fill="fff2cc" w:val="clear"/>
              </w:tcPr>
              <w:p w:rsidR="00000000" w:rsidDel="00000000" w:rsidP="00000000" w:rsidRDefault="00000000" w:rsidRPr="00000000" w14:paraId="0000049B">
                <w:pPr>
                  <w:jc w:val="both"/>
                  <w:rPr/>
                </w:pPr>
                <w:r w:rsidDel="00000000" w:rsidR="00000000" w:rsidRPr="00000000">
                  <w:rPr>
                    <w:rtl w:val="0"/>
                  </w:rPr>
                  <w:t xml:space="preserve">Recoveries remitted to NCGTC during the previous FY to the claim year</w:t>
                </w:r>
              </w:p>
            </w:tc>
            <w:tc>
              <w:tcPr>
                <w:shd w:fill="fff2cc" w:val="clear"/>
              </w:tcPr>
              <w:p w:rsidR="00000000" w:rsidDel="00000000" w:rsidP="00000000" w:rsidRDefault="00000000" w:rsidRPr="00000000" w14:paraId="0000049C">
                <w:pPr>
                  <w:jc w:val="both"/>
                  <w:rPr/>
                </w:pPr>
                <w:r w:rsidDel="00000000" w:rsidR="00000000" w:rsidRPr="00000000">
                  <w:rPr>
                    <w:rtl w:val="0"/>
                  </w:rPr>
                  <w:t xml:space="preserve">Auto-fetch recovers and auto-calculates from the system.</w:t>
                </w:r>
              </w:p>
            </w:tc>
            <w:tc>
              <w:tcPr>
                <w:shd w:fill="fff2cc" w:val="clear"/>
              </w:tcPr>
              <w:p w:rsidR="00000000" w:rsidDel="00000000" w:rsidP="00000000" w:rsidRDefault="00000000" w:rsidRPr="00000000" w14:paraId="0000049D">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9E">
                <w:pPr>
                  <w:jc w:val="both"/>
                  <w:rPr/>
                </w:pPr>
                <w:r w:rsidDel="00000000" w:rsidR="00000000" w:rsidRPr="00000000">
                  <w:rPr>
                    <w:rtl w:val="0"/>
                  </w:rPr>
                  <w:t xml:space="preserve">26</w:t>
                </w:r>
              </w:p>
            </w:tc>
            <w:tc>
              <w:tcPr>
                <w:shd w:fill="fff2cc" w:val="clear"/>
              </w:tcPr>
              <w:p w:rsidR="00000000" w:rsidDel="00000000" w:rsidP="00000000" w:rsidRDefault="00000000" w:rsidRPr="00000000" w14:paraId="0000049F">
                <w:pPr>
                  <w:jc w:val="both"/>
                  <w:rPr/>
                </w:pPr>
                <w:r w:rsidDel="00000000" w:rsidR="00000000" w:rsidRPr="00000000">
                  <w:rPr>
                    <w:rtl w:val="0"/>
                  </w:rPr>
                  <w:t xml:space="preserve">Maximum Limit available for the current claim FY</w:t>
                </w:r>
              </w:p>
            </w:tc>
            <w:tc>
              <w:tcPr>
                <w:shd w:fill="fff2cc" w:val="clear"/>
              </w:tcPr>
              <w:p w:rsidR="00000000" w:rsidDel="00000000" w:rsidP="00000000" w:rsidRDefault="00000000" w:rsidRPr="00000000" w14:paraId="000004A0">
                <w:pPr>
                  <w:jc w:val="both"/>
                  <w:rPr/>
                </w:pPr>
                <w:r w:rsidDel="00000000" w:rsidR="00000000" w:rsidRPr="00000000">
                  <w:rPr>
                    <w:rtl w:val="0"/>
                  </w:rPr>
                  <w:t xml:space="preserve">Maximum claim payable limit for the current claim FY</w:t>
                </w:r>
              </w:p>
            </w:tc>
            <w:tc>
              <w:tcPr>
                <w:shd w:fill="fff2cc" w:val="clear"/>
              </w:tcPr>
              <w:p w:rsidR="00000000" w:rsidDel="00000000" w:rsidP="00000000" w:rsidRDefault="00000000" w:rsidRPr="00000000" w14:paraId="000004A1">
                <w:pPr>
                  <w:jc w:val="both"/>
                  <w:rPr/>
                </w:pPr>
                <w:r w:rsidDel="00000000" w:rsidR="00000000" w:rsidRPr="00000000">
                  <w:rPr>
                    <w:rtl w:val="0"/>
                  </w:rPr>
                  <w:t xml:space="preserve">Auto-calculation.</w:t>
                </w:r>
              </w:p>
              <w:p w:rsidR="00000000" w:rsidDel="00000000" w:rsidP="00000000" w:rsidRDefault="00000000" w:rsidRPr="00000000" w14:paraId="000004A2">
                <w:pPr>
                  <w:jc w:val="both"/>
                  <w:rPr/>
                </w:pPr>
                <w:r w:rsidDel="00000000" w:rsidR="00000000" w:rsidRPr="00000000">
                  <w:rPr>
                    <w:rtl w:val="0"/>
                  </w:rPr>
                  <w:t xml:space="preserve">2*(24+25)</w:t>
                </w:r>
              </w:p>
            </w:tc>
            <w:tc>
              <w:tcPr>
                <w:shd w:fill="fff2cc" w:val="clear"/>
              </w:tcPr>
              <w:p w:rsidR="00000000" w:rsidDel="00000000" w:rsidP="00000000" w:rsidRDefault="00000000" w:rsidRPr="00000000" w14:paraId="000004A3">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A4">
                <w:pPr>
                  <w:jc w:val="both"/>
                  <w:rPr/>
                </w:pPr>
                <w:r w:rsidDel="00000000" w:rsidR="00000000" w:rsidRPr="00000000">
                  <w:rPr>
                    <w:rtl w:val="0"/>
                  </w:rPr>
                  <w:t xml:space="preserve">27</w:t>
                </w:r>
              </w:p>
            </w:tc>
            <w:tc>
              <w:tcPr>
                <w:shd w:fill="fff2cc" w:val="clear"/>
              </w:tcPr>
              <w:p w:rsidR="00000000" w:rsidDel="00000000" w:rsidP="00000000" w:rsidRDefault="00000000" w:rsidRPr="00000000" w14:paraId="000004A5">
                <w:pPr>
                  <w:jc w:val="both"/>
                  <w:rPr/>
                </w:pPr>
                <w:r w:rsidDel="00000000" w:rsidR="00000000" w:rsidRPr="00000000">
                  <w:rPr>
                    <w:rtl w:val="0"/>
                  </w:rPr>
                  <w:t xml:space="preserve">Total claims released during the current FY</w:t>
                </w:r>
              </w:p>
            </w:tc>
            <w:tc>
              <w:tcPr>
                <w:shd w:fill="fff2cc" w:val="clear"/>
              </w:tcPr>
              <w:p w:rsidR="00000000" w:rsidDel="00000000" w:rsidP="00000000" w:rsidRDefault="00000000" w:rsidRPr="00000000" w14:paraId="000004A6">
                <w:pPr>
                  <w:jc w:val="both"/>
                  <w:rPr/>
                </w:pPr>
                <w:r w:rsidDel="00000000" w:rsidR="00000000" w:rsidRPr="00000000">
                  <w:rPr>
                    <w:rtl w:val="0"/>
                  </w:rPr>
                  <w:t xml:space="preserve">Total claims released during the current FY</w:t>
                </w:r>
              </w:p>
            </w:tc>
            <w:tc>
              <w:tcPr>
                <w:shd w:fill="fff2cc" w:val="clear"/>
              </w:tcPr>
              <w:p w:rsidR="00000000" w:rsidDel="00000000" w:rsidP="00000000" w:rsidRDefault="00000000" w:rsidRPr="00000000" w14:paraId="000004A7">
                <w:pPr>
                  <w:jc w:val="both"/>
                  <w:rPr/>
                </w:pPr>
                <w:r w:rsidDel="00000000" w:rsidR="00000000" w:rsidRPr="00000000">
                  <w:rPr>
                    <w:rtl w:val="0"/>
                  </w:rPr>
                  <w:t xml:space="preserve">Auto-calculation.</w:t>
                </w:r>
              </w:p>
            </w:tc>
            <w:tc>
              <w:tcPr>
                <w:shd w:fill="fff2cc" w:val="clear"/>
              </w:tcPr>
              <w:p w:rsidR="00000000" w:rsidDel="00000000" w:rsidP="00000000" w:rsidRDefault="00000000" w:rsidRPr="00000000" w14:paraId="000004A8">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A9">
                <w:pPr>
                  <w:jc w:val="both"/>
                  <w:rPr/>
                </w:pPr>
                <w:r w:rsidDel="00000000" w:rsidR="00000000" w:rsidRPr="00000000">
                  <w:rPr>
                    <w:rtl w:val="0"/>
                  </w:rPr>
                  <w:t xml:space="preserve">28</w:t>
                </w:r>
              </w:p>
            </w:tc>
            <w:tc>
              <w:tcPr>
                <w:shd w:fill="fff2cc" w:val="clear"/>
              </w:tcPr>
              <w:p w:rsidR="00000000" w:rsidDel="00000000" w:rsidP="00000000" w:rsidRDefault="00000000" w:rsidRPr="00000000" w14:paraId="000004AA">
                <w:pPr>
                  <w:jc w:val="both"/>
                  <w:rPr/>
                </w:pPr>
                <w:r w:rsidDel="00000000" w:rsidR="00000000" w:rsidRPr="00000000">
                  <w:rPr>
                    <w:rtl w:val="0"/>
                  </w:rPr>
                  <w:t xml:space="preserve">Limit Available for Further settlements</w:t>
                </w:r>
              </w:p>
            </w:tc>
            <w:tc>
              <w:tcPr>
                <w:shd w:fill="fff2cc" w:val="clear"/>
              </w:tcPr>
              <w:p w:rsidR="00000000" w:rsidDel="00000000" w:rsidP="00000000" w:rsidRDefault="00000000" w:rsidRPr="00000000" w14:paraId="000004AB">
                <w:pPr>
                  <w:jc w:val="both"/>
                  <w:rPr/>
                </w:pPr>
                <w:r w:rsidDel="00000000" w:rsidR="00000000" w:rsidRPr="00000000">
                  <w:rPr>
                    <w:rtl w:val="0"/>
                  </w:rPr>
                  <w:t xml:space="preserve">Limit Available for Further settlements</w:t>
                </w:r>
              </w:p>
            </w:tc>
            <w:tc>
              <w:tcPr>
                <w:shd w:fill="fff2cc" w:val="clear"/>
              </w:tcPr>
              <w:p w:rsidR="00000000" w:rsidDel="00000000" w:rsidP="00000000" w:rsidRDefault="00000000" w:rsidRPr="00000000" w14:paraId="000004AC">
                <w:pPr>
                  <w:jc w:val="both"/>
                  <w:rPr/>
                </w:pPr>
                <w:r w:rsidDel="00000000" w:rsidR="00000000" w:rsidRPr="00000000">
                  <w:rPr>
                    <w:rtl w:val="0"/>
                  </w:rPr>
                  <w:t xml:space="preserve">Auto-calculation.</w:t>
                </w:r>
              </w:p>
              <w:p w:rsidR="00000000" w:rsidDel="00000000" w:rsidP="00000000" w:rsidRDefault="00000000" w:rsidRPr="00000000" w14:paraId="000004AD">
                <w:pPr>
                  <w:jc w:val="both"/>
                  <w:rPr/>
                </w:pPr>
                <w:r w:rsidDel="00000000" w:rsidR="00000000" w:rsidRPr="00000000">
                  <w:rPr>
                    <w:rtl w:val="0"/>
                  </w:rPr>
                  <w:t xml:space="preserve">26-27</w:t>
                </w:r>
              </w:p>
            </w:tc>
            <w:tc>
              <w:tcPr>
                <w:shd w:fill="fff2cc" w:val="clear"/>
              </w:tcPr>
              <w:p w:rsidR="00000000" w:rsidDel="00000000" w:rsidP="00000000" w:rsidRDefault="00000000" w:rsidRPr="00000000" w14:paraId="000004AE">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AF">
                <w:pPr>
                  <w:jc w:val="both"/>
                  <w:rPr/>
                </w:pPr>
                <w:r w:rsidDel="00000000" w:rsidR="00000000" w:rsidRPr="00000000">
                  <w:rPr>
                    <w:rtl w:val="0"/>
                  </w:rPr>
                  <w:t xml:space="preserve">29</w:t>
                </w:r>
              </w:p>
            </w:tc>
            <w:tc>
              <w:tcPr>
                <w:shd w:fill="fff2cc" w:val="clear"/>
              </w:tcPr>
              <w:p w:rsidR="00000000" w:rsidDel="00000000" w:rsidP="00000000" w:rsidRDefault="00000000" w:rsidRPr="00000000" w14:paraId="000004B0">
                <w:pPr>
                  <w:jc w:val="both"/>
                  <w:rPr/>
                </w:pPr>
                <w:r w:rsidDel="00000000" w:rsidR="00000000" w:rsidRPr="00000000">
                  <w:rPr>
                    <w:rtl w:val="0"/>
                  </w:rPr>
                  <w:t xml:space="preserve">Amount available for payment against current claim</w:t>
                </w:r>
              </w:p>
            </w:tc>
            <w:tc>
              <w:tcPr>
                <w:shd w:fill="fff2cc" w:val="clear"/>
              </w:tcPr>
              <w:p w:rsidR="00000000" w:rsidDel="00000000" w:rsidP="00000000" w:rsidRDefault="00000000" w:rsidRPr="00000000" w14:paraId="000004B1">
                <w:pPr>
                  <w:jc w:val="both"/>
                  <w:rPr/>
                </w:pPr>
                <w:r w:rsidDel="00000000" w:rsidR="00000000" w:rsidRPr="00000000">
                  <w:rPr>
                    <w:rtl w:val="0"/>
                  </w:rPr>
                  <w:t xml:space="preserve">Amount available for payment against current claim</w:t>
                </w:r>
              </w:p>
              <w:p w:rsidR="00000000" w:rsidDel="00000000" w:rsidP="00000000" w:rsidRDefault="00000000" w:rsidRPr="00000000" w14:paraId="000004B2">
                <w:pPr>
                  <w:jc w:val="both"/>
                  <w:rPr>
                    <w:i w:val="1"/>
                    <w:iCs w:val="1"/>
                  </w:rPr>
                </w:pPr>
                <w:r w:rsidDel="00000000" w:rsidR="00000000" w:rsidRPr="00000000">
                  <w:rPr>
                    <w:i w:val="1"/>
                    <w:iCs w:val="1"/>
                    <w:rtl w:val="0"/>
                  </w:rPr>
                  <w:t xml:space="preserve">(To Be Paid) – Payment Integration for this amount.</w:t>
                </w:r>
              </w:p>
              <w:p w:rsidR="00000000" w:rsidDel="00000000" w:rsidP="00000000" w:rsidRDefault="00000000" w:rsidRPr="00000000" w14:paraId="000004B3">
                <w:pPr>
                  <w:jc w:val="both"/>
                  <w:rPr/>
                </w:pPr>
                <w:r w:rsidDel="00000000" w:rsidR="00000000" w:rsidRPr="00000000">
                  <w:rPr>
                    <w:i w:val="1"/>
                    <w:iCs w:val="1"/>
                    <w:rtl w:val="0"/>
                  </w:rPr>
                  <w:t xml:space="preserve">This may be part or full payment.</w:t>
                </w:r>
                <w:r w:rsidDel="00000000" w:rsidR="00000000" w:rsidRPr="00000000">
                  <w:rPr>
                    <w:rtl w:val="0"/>
                  </w:rPr>
                </w:r>
              </w:p>
            </w:tc>
            <w:tc>
              <w:tcPr>
                <w:shd w:fill="fff2cc" w:val="clear"/>
              </w:tcPr>
              <w:p w:rsidR="00000000" w:rsidDel="00000000" w:rsidP="00000000" w:rsidRDefault="00000000" w:rsidRPr="00000000" w14:paraId="000004B4">
                <w:pPr>
                  <w:jc w:val="both"/>
                  <w:rPr/>
                </w:pPr>
                <w:r w:rsidDel="00000000" w:rsidR="00000000" w:rsidRPr="00000000">
                  <w:rPr>
                    <w:rtl w:val="0"/>
                  </w:rPr>
                  <w:t xml:space="preserve">Auto-Calculation </w:t>
                  <w:br w:type="textWrapping"/>
                  <w:t xml:space="preserve">23 if 23&lt;=28, else 28  300&lt;=100</w:t>
                </w:r>
              </w:p>
            </w:tc>
            <w:tc>
              <w:tcPr>
                <w:shd w:fill="fff2cc" w:val="clear"/>
              </w:tcPr>
              <w:p w:rsidR="00000000" w:rsidDel="00000000" w:rsidP="00000000" w:rsidRDefault="00000000" w:rsidRPr="00000000" w14:paraId="000004B5">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B6">
                <w:pPr>
                  <w:jc w:val="both"/>
                  <w:rPr/>
                </w:pPr>
                <w:r w:rsidDel="00000000" w:rsidR="00000000" w:rsidRPr="00000000">
                  <w:rPr>
                    <w:rtl w:val="0"/>
                  </w:rPr>
                  <w:t xml:space="preserve">30</w:t>
                </w:r>
              </w:p>
            </w:tc>
            <w:tc>
              <w:tcPr>
                <w:shd w:fill="fff2cc" w:val="clear"/>
              </w:tcPr>
              <w:p w:rsidR="00000000" w:rsidDel="00000000" w:rsidP="00000000" w:rsidRDefault="00000000" w:rsidRPr="00000000" w14:paraId="000004B7">
                <w:pPr>
                  <w:jc w:val="both"/>
                  <w:rPr/>
                </w:pPr>
                <w:r w:rsidDel="00000000" w:rsidR="00000000" w:rsidRPr="00000000">
                  <w:rPr>
                    <w:rtl w:val="0"/>
                  </w:rPr>
                  <w:t xml:space="preserve">Amount available for future settlements </w:t>
                </w:r>
              </w:p>
            </w:tc>
            <w:tc>
              <w:tcPr>
                <w:shd w:fill="fff2cc" w:val="clear"/>
              </w:tcPr>
              <w:p w:rsidR="00000000" w:rsidDel="00000000" w:rsidP="00000000" w:rsidRDefault="00000000" w:rsidRPr="00000000" w14:paraId="000004B8">
                <w:pPr>
                  <w:jc w:val="both"/>
                  <w:rPr/>
                </w:pPr>
                <w:r w:rsidDel="00000000" w:rsidR="00000000" w:rsidRPr="00000000">
                  <w:rPr>
                    <w:rtl w:val="0"/>
                  </w:rPr>
                  <w:t xml:space="preserve">Limit available for future settlements</w:t>
                </w:r>
              </w:p>
            </w:tc>
            <w:tc>
              <w:tcPr>
                <w:shd w:fill="fff2cc" w:val="clear"/>
              </w:tcPr>
              <w:p w:rsidR="00000000" w:rsidDel="00000000" w:rsidP="00000000" w:rsidRDefault="00000000" w:rsidRPr="00000000" w14:paraId="000004B9">
                <w:pPr>
                  <w:jc w:val="both"/>
                  <w:rPr/>
                </w:pPr>
                <w:r w:rsidDel="00000000" w:rsidR="00000000" w:rsidRPr="00000000">
                  <w:rPr>
                    <w:rtl w:val="0"/>
                  </w:rPr>
                  <w:t xml:space="preserve">Auto-Calc.</w:t>
                </w:r>
              </w:p>
              <w:p w:rsidR="00000000" w:rsidDel="00000000" w:rsidP="00000000" w:rsidRDefault="00000000" w:rsidRPr="00000000" w14:paraId="000004BA">
                <w:pPr>
                  <w:jc w:val="both"/>
                  <w:rPr/>
                </w:pPr>
                <w:r w:rsidDel="00000000" w:rsidR="00000000" w:rsidRPr="00000000">
                  <w:rPr>
                    <w:rtl w:val="0"/>
                  </w:rPr>
                  <w:t xml:space="preserve">28-29</w:t>
                </w:r>
              </w:p>
            </w:tc>
            <w:tc>
              <w:tcPr>
                <w:shd w:fill="fff2cc" w:val="clear"/>
              </w:tcPr>
              <w:p w:rsidR="00000000" w:rsidDel="00000000" w:rsidP="00000000" w:rsidRDefault="00000000" w:rsidRPr="00000000" w14:paraId="000004BB">
                <w:pPr>
                  <w:jc w:val="both"/>
                  <w:rPr/>
                </w:pPr>
                <w:r w:rsidDel="00000000" w:rsidR="00000000" w:rsidRPr="00000000">
                  <w:rPr>
                    <w:rtl w:val="0"/>
                  </w:rPr>
                  <w:t xml:space="preserve">Mandatory</w:t>
                </w:r>
              </w:p>
            </w:tc>
          </w:tr>
          <w:tr>
            <w:trPr>
              <w:cantSplit w:val="0"/>
              <w:trHeight w:val="280" w:hRule="atLeast"/>
              <w:tblHeader w:val="0"/>
            </w:trPr>
            <w:tc>
              <w:tcPr>
                <w:shd w:fill="fff2cc" w:val="clear"/>
              </w:tcPr>
              <w:p w:rsidR="00000000" w:rsidDel="00000000" w:rsidP="00000000" w:rsidRDefault="00000000" w:rsidRPr="00000000" w14:paraId="000004BC">
                <w:pPr>
                  <w:jc w:val="both"/>
                  <w:rPr/>
                </w:pPr>
                <w:r w:rsidDel="00000000" w:rsidR="00000000" w:rsidRPr="00000000">
                  <w:rPr>
                    <w:rtl w:val="0"/>
                  </w:rPr>
                  <w:t xml:space="preserve">31</w:t>
                </w:r>
              </w:p>
            </w:tc>
            <w:tc>
              <w:tcPr>
                <w:shd w:fill="fff2cc" w:val="clear"/>
              </w:tcPr>
              <w:p w:rsidR="00000000" w:rsidDel="00000000" w:rsidP="00000000" w:rsidRDefault="00000000" w:rsidRPr="00000000" w14:paraId="000004BD">
                <w:pPr>
                  <w:jc w:val="both"/>
                  <w:rPr/>
                </w:pPr>
                <w:r w:rsidDel="00000000" w:rsidR="00000000" w:rsidRPr="00000000">
                  <w:rPr>
                    <w:rtl w:val="0"/>
                  </w:rPr>
                  <w:t xml:space="preserve">Claim carry forward amount for next financial year</w:t>
                </w:r>
              </w:p>
            </w:tc>
            <w:tc>
              <w:tcPr>
                <w:shd w:fill="fff2cc" w:val="clear"/>
              </w:tcPr>
              <w:p w:rsidR="00000000" w:rsidDel="00000000" w:rsidP="00000000" w:rsidRDefault="00000000" w:rsidRPr="00000000" w14:paraId="000004BE">
                <w:pPr>
                  <w:jc w:val="both"/>
                  <w:rPr/>
                </w:pPr>
                <w:r w:rsidDel="00000000" w:rsidR="00000000" w:rsidRPr="00000000">
                  <w:rPr>
                    <w:rtl w:val="0"/>
                  </w:rPr>
                  <w:t xml:space="preserve">Carry forward claim pending for previous years</w:t>
                </w:r>
              </w:p>
            </w:tc>
            <w:tc>
              <w:tcPr>
                <w:shd w:fill="fff2cc" w:val="clear"/>
              </w:tcPr>
              <w:p w:rsidR="00000000" w:rsidDel="00000000" w:rsidP="00000000" w:rsidRDefault="00000000" w:rsidRPr="00000000" w14:paraId="000004BF">
                <w:pPr>
                  <w:jc w:val="both"/>
                  <w:rPr/>
                </w:pPr>
                <w:r w:rsidDel="00000000" w:rsidR="00000000" w:rsidRPr="00000000">
                  <w:rPr>
                    <w:rtl w:val="0"/>
                  </w:rPr>
                  <w:t xml:space="preserve">Auto-calc.</w:t>
                </w:r>
              </w:p>
              <w:p w:rsidR="00000000" w:rsidDel="00000000" w:rsidP="00000000" w:rsidRDefault="00000000" w:rsidRPr="00000000" w14:paraId="000004C0">
                <w:pPr>
                  <w:jc w:val="both"/>
                  <w:rPr/>
                </w:pPr>
                <w:r w:rsidDel="00000000" w:rsidR="00000000" w:rsidRPr="00000000">
                  <w:rPr>
                    <w:rtl w:val="0"/>
                  </w:rPr>
                  <w:t xml:space="preserve">If 29&lt;23 then 23-29</w:t>
                </w:r>
              </w:p>
            </w:tc>
            <w:tc>
              <w:tcPr>
                <w:shd w:fill="fff2cc" w:val="clear"/>
              </w:tcPr>
              <w:p w:rsidR="00000000" w:rsidDel="00000000" w:rsidP="00000000" w:rsidRDefault="00000000" w:rsidRPr="00000000" w14:paraId="000004C1">
                <w:pPr>
                  <w:jc w:val="both"/>
                  <w:rPr/>
                </w:pPr>
                <w:r w:rsidDel="00000000" w:rsidR="00000000" w:rsidRPr="00000000">
                  <w:rPr>
                    <w:rtl w:val="0"/>
                  </w:rPr>
                  <w:t xml:space="preserve">Mandatory</w:t>
                </w:r>
              </w:p>
            </w:tc>
          </w:tr>
        </w:tbl>
      </w:sdtContent>
    </w:sdt>
    <w:p w:rsidR="00000000" w:rsidDel="00000000" w:rsidP="00000000" w:rsidRDefault="00000000" w:rsidRPr="00000000" w14:paraId="000004C2">
      <w:pPr>
        <w:spacing w:after="0" w:line="278.00000000000006" w:lineRule="auto"/>
        <w:ind w:hanging="142"/>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4C3">
      <w:pPr>
        <w:spacing w:after="0" w:line="278.00000000000006" w:lineRule="auto"/>
        <w:ind w:hanging="142"/>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4C4">
      <w:pPr>
        <w:spacing w:after="0" w:line="278.00000000000006" w:lineRule="auto"/>
        <w:ind w:hanging="142"/>
        <w:rPr>
          <w:color w:val="a6a6a6"/>
        </w:rPr>
      </w:pPr>
      <w:r w:rsidDel="00000000" w:rsidR="00000000" w:rsidRPr="00000000">
        <w:rPr>
          <w:rFonts w:ascii="Aptos" w:cs="Aptos" w:eastAsia="Aptos" w:hAnsi="Aptos"/>
          <w:b w:val="1"/>
          <w:bCs w:val="1"/>
          <w:sz w:val="24"/>
          <w:szCs w:val="24"/>
          <w:rtl w:val="0"/>
        </w:rPr>
        <w:t xml:space="preserve"> </w:t>
      </w:r>
      <w:r w:rsidDel="00000000" w:rsidR="00000000" w:rsidRPr="00000000">
        <w:rPr>
          <w:b w:val="1"/>
          <w:bCs w:val="1"/>
          <w:rtl w:val="0"/>
        </w:rPr>
        <w:t xml:space="preserve"> Note: the carry forward claim to be paid settled first before settlement of new claims</w:t>
      </w: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4C6">
      <w:pPr>
        <w:pStyle w:val="Heading2"/>
        <w:spacing w:line="278.00000000000006" w:lineRule="auto"/>
        <w:ind w:hanging="142"/>
        <w:rPr>
          <w:b w:val="1"/>
          <w:bCs w:val="1"/>
          <w:color w:val="7f7f7f"/>
          <w:sz w:val="26"/>
          <w:szCs w:val="26"/>
          <w:u w:val="single"/>
        </w:rPr>
      </w:pPr>
      <w:bookmarkStart w:colFirst="0" w:colLast="0" w:name="_heading=h.ggxk9lythad1" w:id="75"/>
      <w:bookmarkEnd w:id="75"/>
      <w:r w:rsidDel="00000000" w:rsidR="00000000" w:rsidRPr="00000000">
        <w:rPr>
          <w:b w:val="1"/>
          <w:bCs w:val="1"/>
          <w:color w:val="7f7f7f"/>
          <w:sz w:val="26"/>
          <w:szCs w:val="26"/>
          <w:u w:val="single"/>
          <w:rtl w:val="0"/>
        </w:rPr>
        <w:t xml:space="preserve">Upload Documents</w:t>
      </w:r>
    </w:p>
    <w:p w:rsidR="00000000" w:rsidDel="00000000" w:rsidP="00000000" w:rsidRDefault="00000000" w:rsidRPr="00000000" w14:paraId="000004C7">
      <w:pPr>
        <w:spacing w:after="0" w:line="278.00000000000006" w:lineRule="auto"/>
        <w:ind w:hanging="142"/>
        <w:rPr>
          <w:rFonts w:ascii="Aptos" w:cs="Aptos" w:eastAsia="Aptos" w:hAnsi="Aptos"/>
          <w:sz w:val="24"/>
          <w:szCs w:val="24"/>
        </w:rPr>
      </w:pPr>
      <w:r w:rsidDel="00000000" w:rsidR="00000000" w:rsidRPr="00000000">
        <w:rPr>
          <w:rtl w:val="0"/>
        </w:rPr>
      </w:r>
    </w:p>
    <w:p w:rsidR="00000000" w:rsidDel="00000000" w:rsidP="00000000" w:rsidRDefault="00000000" w:rsidRPr="00000000" w14:paraId="000004C8">
      <w:pPr>
        <w:numPr>
          <w:ilvl w:val="0"/>
          <w:numId w:val="7"/>
        </w:numPr>
        <w:spacing w:after="0" w:line="278.00000000000006" w:lineRule="auto"/>
        <w:ind w:left="720" w:hanging="360"/>
        <w:rPr/>
      </w:pPr>
      <w:r w:rsidDel="00000000" w:rsidR="00000000" w:rsidRPr="00000000">
        <w:rPr>
          <w:rtl w:val="0"/>
        </w:rPr>
        <w:t xml:space="preserve">Sanction Letter of New Credit Facilities</w:t>
      </w:r>
    </w:p>
    <w:p w:rsidR="00000000" w:rsidDel="00000000" w:rsidP="00000000" w:rsidRDefault="00000000" w:rsidRPr="00000000" w14:paraId="000004C9">
      <w:pPr>
        <w:numPr>
          <w:ilvl w:val="0"/>
          <w:numId w:val="7"/>
        </w:numPr>
        <w:spacing w:after="0" w:line="278.00000000000006" w:lineRule="auto"/>
        <w:ind w:left="720" w:hanging="360"/>
        <w:rPr/>
      </w:pPr>
      <w:r w:rsidDel="00000000" w:rsidR="00000000" w:rsidRPr="00000000">
        <w:rPr>
          <w:rtl w:val="0"/>
        </w:rPr>
        <w:t xml:space="preserve">New Credit Facilities ledger</w:t>
      </w:r>
    </w:p>
    <w:p w:rsidR="00000000" w:rsidDel="00000000" w:rsidP="00000000" w:rsidRDefault="00000000" w:rsidRPr="00000000" w14:paraId="000004CA">
      <w:pPr>
        <w:numPr>
          <w:ilvl w:val="0"/>
          <w:numId w:val="7"/>
        </w:numPr>
        <w:spacing w:after="0" w:line="278.00000000000006" w:lineRule="auto"/>
        <w:ind w:left="720" w:hanging="360"/>
        <w:rPr/>
      </w:pPr>
      <w:r w:rsidDel="00000000" w:rsidR="00000000" w:rsidRPr="00000000">
        <w:rPr>
          <w:rtl w:val="0"/>
        </w:rPr>
        <w:t xml:space="preserve">Bureau Report as on reference date</w:t>
      </w:r>
    </w:p>
    <w:p w:rsidR="00000000" w:rsidDel="00000000" w:rsidP="00000000" w:rsidRDefault="00000000" w:rsidRPr="00000000" w14:paraId="000004CB">
      <w:pPr>
        <w:numPr>
          <w:ilvl w:val="0"/>
          <w:numId w:val="7"/>
        </w:numPr>
        <w:spacing w:after="0" w:line="278.00000000000006" w:lineRule="auto"/>
        <w:ind w:left="720" w:hanging="360"/>
        <w:rPr/>
      </w:pPr>
      <w:r w:rsidDel="00000000" w:rsidR="00000000" w:rsidRPr="00000000">
        <w:rPr>
          <w:rtl w:val="0"/>
        </w:rPr>
        <w:t xml:space="preserve">Proof Of Initiation of Legal Proceedings Document</w:t>
      </w:r>
    </w:p>
    <w:p w:rsidR="00000000" w:rsidDel="00000000" w:rsidP="00000000" w:rsidRDefault="00000000" w:rsidRPr="00000000" w14:paraId="000004CC">
      <w:pPr>
        <w:numPr>
          <w:ilvl w:val="0"/>
          <w:numId w:val="7"/>
        </w:numPr>
        <w:spacing w:after="0" w:line="278.00000000000006" w:lineRule="auto"/>
        <w:ind w:left="720" w:hanging="360"/>
        <w:rPr/>
      </w:pPr>
      <w:r w:rsidDel="00000000" w:rsidR="00000000" w:rsidRPr="00000000">
        <w:rPr>
          <w:rtl w:val="0"/>
        </w:rPr>
        <w:t xml:space="preserve">Security Creation document</w:t>
      </w:r>
    </w:p>
    <w:p w:rsidR="00000000" w:rsidDel="00000000" w:rsidP="00000000" w:rsidRDefault="00000000" w:rsidRPr="00000000" w14:paraId="000004CD">
      <w:pPr>
        <w:numPr>
          <w:ilvl w:val="0"/>
          <w:numId w:val="7"/>
        </w:numPr>
        <w:spacing w:after="0" w:line="278.00000000000006" w:lineRule="auto"/>
        <w:ind w:left="720" w:hanging="360"/>
        <w:rPr/>
      </w:pPr>
      <w:r w:rsidDel="00000000" w:rsidR="00000000" w:rsidRPr="00000000">
        <w:rPr>
          <w:rtl w:val="0"/>
        </w:rPr>
        <w:t xml:space="preserve">OTS sanction letter accepted by the borrower</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sz w:val="20"/>
          <w:szCs w:val="20"/>
          <w:u w:val="single"/>
          <w:rtl w:val="0"/>
        </w:rPr>
        <w:t xml:space="preserve">Validation Rule:</w:t>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4D1">
      <w:pPr>
        <w:numPr>
          <w:ilvl w:val="0"/>
          <w:numId w:val="1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Account should be NPA.</w:t>
      </w:r>
    </w:p>
    <w:p w:rsidR="00000000" w:rsidDel="00000000" w:rsidP="00000000" w:rsidRDefault="00000000" w:rsidRPr="00000000" w14:paraId="000004D2">
      <w:pPr>
        <w:numPr>
          <w:ilvl w:val="0"/>
          <w:numId w:val="1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Account  Number AND CGPAN should exist.</w:t>
      </w:r>
    </w:p>
    <w:p w:rsidR="00000000" w:rsidDel="00000000" w:rsidP="00000000" w:rsidRDefault="00000000" w:rsidRPr="00000000" w14:paraId="000004D3">
      <w:pPr>
        <w:numPr>
          <w:ilvl w:val="0"/>
          <w:numId w:val="1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Once the account is NPA ,the claim will be lodged after 18 months from the guarantee start date.</w:t>
      </w:r>
    </w:p>
    <w:p w:rsidR="00000000" w:rsidDel="00000000" w:rsidP="00000000" w:rsidRDefault="00000000" w:rsidRPr="00000000" w14:paraId="000004D4">
      <w:pPr>
        <w:numPr>
          <w:ilvl w:val="0"/>
          <w:numId w:val="14"/>
        </w:numPr>
        <w:pBdr>
          <w:top w:space="0" w:sz="0" w:val="nil"/>
          <w:left w:space="0" w:sz="0" w:val="nil"/>
          <w:bottom w:space="0" w:sz="0" w:val="nil"/>
          <w:right w:space="0" w:sz="0" w:val="nil"/>
          <w:between w:space="0" w:sz="0" w:val="nil"/>
        </w:pBdr>
        <w:spacing w:after="0" w:line="240" w:lineRule="auto"/>
        <w:ind w:left="720" w:hanging="360"/>
        <w:rPr>
          <w:sz w:val="20"/>
          <w:szCs w:val="20"/>
        </w:rPr>
      </w:pPr>
      <w:r w:rsidDel="00000000" w:rsidR="00000000" w:rsidRPr="00000000">
        <w:rPr>
          <w:sz w:val="20"/>
          <w:szCs w:val="20"/>
          <w:rtl w:val="0"/>
        </w:rPr>
        <w:t xml:space="preserve">Claims could be lodged multiple times.</w:t>
      </w:r>
    </w:p>
    <w:p w:rsidR="00000000" w:rsidDel="00000000" w:rsidP="00000000" w:rsidRDefault="00000000" w:rsidRPr="00000000" w14:paraId="000004D5">
      <w:pPr>
        <w:numPr>
          <w:ilvl w:val="0"/>
          <w:numId w:val="14"/>
        </w:numPr>
        <w:pBdr>
          <w:top w:space="0" w:sz="0" w:val="nil"/>
          <w:left w:space="0" w:sz="0" w:val="nil"/>
          <w:bottom w:space="0" w:sz="0" w:val="nil"/>
          <w:right w:space="0" w:sz="0" w:val="nil"/>
          <w:between w:space="0" w:sz="0" w:val="nil"/>
        </w:pBdr>
        <w:spacing w:after="0" w:line="240" w:lineRule="auto"/>
        <w:ind w:left="720" w:hanging="360"/>
        <w:rPr>
          <w:sz w:val="20"/>
          <w:szCs w:val="20"/>
          <w:u w:val="none"/>
        </w:rPr>
      </w:pPr>
      <w:r w:rsidDel="00000000" w:rsidR="00000000" w:rsidRPr="00000000">
        <w:rPr>
          <w:sz w:val="20"/>
          <w:szCs w:val="20"/>
          <w:rtl w:val="0"/>
        </w:rPr>
        <w:t xml:space="preserve">IF the interim claim is OTS yes  then it will be treated as final claim.</w:t>
      </w:r>
      <w:r w:rsidDel="00000000" w:rsidR="00000000" w:rsidRPr="00000000">
        <w:rPr>
          <w:rtl w:val="0"/>
        </w:rPr>
      </w:r>
    </w:p>
    <w:p w:rsidR="00000000" w:rsidDel="00000000" w:rsidP="00000000" w:rsidRDefault="00000000" w:rsidRPr="00000000" w14:paraId="000004D6">
      <w:pPr>
        <w:numPr>
          <w:ilvl w:val="0"/>
          <w:numId w:val="14"/>
        </w:numPr>
        <w:pBdr>
          <w:top w:space="0" w:sz="0" w:val="nil"/>
          <w:left w:space="0" w:sz="0" w:val="nil"/>
          <w:bottom w:space="0" w:sz="0" w:val="nil"/>
          <w:right w:space="0" w:sz="0" w:val="nil"/>
          <w:between w:space="0" w:sz="0" w:val="nil"/>
        </w:pBdr>
        <w:spacing w:after="0" w:line="240" w:lineRule="auto"/>
        <w:ind w:left="720" w:hanging="360"/>
        <w:rPr>
          <w:sz w:val="20"/>
          <w:szCs w:val="20"/>
          <w:u w:val="none"/>
        </w:rPr>
      </w:pPr>
      <w:r w:rsidDel="00000000" w:rsidR="00000000" w:rsidRPr="00000000">
        <w:rPr>
          <w:sz w:val="20"/>
          <w:szCs w:val="20"/>
          <w:rtl w:val="0"/>
        </w:rPr>
        <w:t xml:space="preserve">If the Interim claim is OTS no then the final claim could be generated.</w:t>
      </w: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sz w:val="20"/>
          <w:szCs w:val="20"/>
          <w:u w:val="single"/>
          <w:rtl w:val="0"/>
        </w:rPr>
        <w:t xml:space="preserve">EXAMPLE:</w:t>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rtl w:val="0"/>
        </w:rPr>
      </w:r>
    </w:p>
    <w:p w:rsidR="00000000" w:rsidDel="00000000" w:rsidP="00000000" w:rsidRDefault="00000000" w:rsidRPr="00000000" w14:paraId="000004DB">
      <w:pPr>
        <w:numPr>
          <w:ilvl w:val="0"/>
          <w:numId w:val="18"/>
        </w:numPr>
        <w:pBdr>
          <w:top w:space="0" w:sz="0" w:val="nil"/>
          <w:left w:space="0" w:sz="0" w:val="nil"/>
          <w:bottom w:space="0" w:sz="0" w:val="nil"/>
          <w:right w:space="0" w:sz="0" w:val="nil"/>
          <w:between w:space="0" w:sz="0" w:val="nil"/>
        </w:pBdr>
        <w:spacing w:after="0" w:line="240" w:lineRule="auto"/>
        <w:ind w:left="720" w:hanging="360"/>
        <w:rPr>
          <w:sz w:val="20"/>
          <w:szCs w:val="20"/>
          <w:u w:val="none"/>
        </w:rPr>
      </w:pPr>
      <w:r w:rsidDel="00000000" w:rsidR="00000000" w:rsidRPr="00000000">
        <w:rPr>
          <w:sz w:val="20"/>
          <w:szCs w:val="20"/>
          <w:rtl w:val="0"/>
        </w:rPr>
        <w:t xml:space="preserve">If Current state of the borrower is NPA then at that time , we can lodge a claim.</w:t>
      </w:r>
      <w:r w:rsidDel="00000000" w:rsidR="00000000" w:rsidRPr="00000000">
        <w:rPr>
          <w:rtl w:val="0"/>
        </w:rPr>
      </w:r>
    </w:p>
    <w:p w:rsidR="00000000" w:rsidDel="00000000" w:rsidP="00000000" w:rsidRDefault="00000000" w:rsidRPr="00000000" w14:paraId="000004DC">
      <w:pPr>
        <w:numPr>
          <w:ilvl w:val="0"/>
          <w:numId w:val="18"/>
        </w:numPr>
        <w:pBdr>
          <w:top w:space="0" w:sz="0" w:val="nil"/>
          <w:left w:space="0" w:sz="0" w:val="nil"/>
          <w:bottom w:space="0" w:sz="0" w:val="nil"/>
          <w:right w:space="0" w:sz="0" w:val="nil"/>
          <w:between w:space="0" w:sz="0" w:val="nil"/>
        </w:pBdr>
        <w:spacing w:after="0" w:line="240" w:lineRule="auto"/>
        <w:ind w:left="720" w:hanging="360"/>
        <w:rPr>
          <w:sz w:val="20"/>
          <w:szCs w:val="20"/>
          <w:u w:val="none"/>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0" w:line="240" w:lineRule="auto"/>
        <w:rPr>
          <w:sz w:val="20"/>
          <w:szCs w:val="20"/>
          <w:u w:val="single"/>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4E7">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2a23pp5hvpus" w:id="76"/>
      <w:bookmarkEnd w:id="76"/>
      <w:r w:rsidDel="00000000" w:rsidR="00000000" w:rsidRPr="00000000">
        <w:rPr>
          <w:b w:val="1"/>
          <w:bCs w:val="1"/>
          <w:color w:val="7f7f7f"/>
          <w:sz w:val="26"/>
          <w:szCs w:val="26"/>
          <w:rtl w:val="0"/>
        </w:rPr>
        <w:t xml:space="preserve">1.17.2  Final Claim</w:t>
        <w:tab/>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4EA">
      <w:pPr>
        <w:spacing w:after="0" w:line="278.00000000000006" w:lineRule="auto"/>
        <w:rPr/>
      </w:pPr>
      <w:r w:rsidDel="00000000" w:rsidR="00000000" w:rsidRPr="00000000">
        <w:rPr>
          <w:rtl w:val="0"/>
        </w:rPr>
        <w:t xml:space="preserve">Final claim consist of the following tables:</w:t>
      </w:r>
    </w:p>
    <w:p w:rsidR="00000000" w:rsidDel="00000000" w:rsidP="00000000" w:rsidRDefault="00000000" w:rsidRPr="00000000" w14:paraId="000004EB">
      <w:pPr>
        <w:spacing w:after="0" w:line="278.00000000000006" w:lineRule="auto"/>
        <w:rPr>
          <w:rFonts w:ascii="Aptos" w:cs="Aptos" w:eastAsia="Aptos" w:hAnsi="Aptos"/>
          <w:sz w:val="24"/>
          <w:szCs w:val="24"/>
        </w:rPr>
      </w:pPr>
      <w:r w:rsidDel="00000000" w:rsidR="00000000" w:rsidRPr="00000000">
        <w:rPr>
          <w:rtl w:val="0"/>
        </w:rPr>
      </w:r>
    </w:p>
    <w:sdt>
      <w:sdtPr>
        <w:lock w:val="contentLocked"/>
        <w:id w:val="-227763642"/>
        <w:tag w:val="goog_rdk_8"/>
      </w:sdtPr>
      <w:sdtContent>
        <w:tbl>
          <w:tblPr>
            <w:tblStyle w:val="Table18"/>
            <w:tblW w:w="9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24"/>
            <w:gridCol w:w="1741"/>
            <w:gridCol w:w="3917"/>
            <w:gridCol w:w="1679"/>
            <w:gridCol w:w="1614"/>
            <w:tblGridChange w:id="0">
              <w:tblGrid>
                <w:gridCol w:w="680"/>
                <w:gridCol w:w="24"/>
                <w:gridCol w:w="1741"/>
                <w:gridCol w:w="3917"/>
                <w:gridCol w:w="1679"/>
                <w:gridCol w:w="1614"/>
              </w:tblGrid>
            </w:tblGridChange>
          </w:tblGrid>
          <w:tr>
            <w:trPr>
              <w:cantSplit w:val="0"/>
              <w:trHeight w:val="280" w:hRule="atLeast"/>
              <w:tblHeader w:val="0"/>
            </w:trPr>
            <w:tc>
              <w:tcPr>
                <w:gridSpan w:val="6"/>
              </w:tcPr>
              <w:p w:rsidR="00000000" w:rsidDel="00000000" w:rsidP="00000000" w:rsidRDefault="00000000" w:rsidRPr="00000000" w14:paraId="000004EC">
                <w:pPr>
                  <w:ind w:left="142" w:firstLine="0"/>
                  <w:jc w:val="center"/>
                  <w:rPr>
                    <w:b w:val="1"/>
                    <w:bCs w:val="1"/>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4F2">
                <w:pPr>
                  <w:ind w:left="142" w:firstLine="0"/>
                  <w:jc w:val="both"/>
                  <w:rPr>
                    <w:b w:val="1"/>
                    <w:bCs w:val="1"/>
                  </w:rPr>
                </w:pPr>
                <w:r w:rsidDel="00000000" w:rsidR="00000000" w:rsidRPr="00000000">
                  <w:rPr>
                    <w:b w:val="1"/>
                    <w:bCs w:val="1"/>
                    <w:rtl w:val="0"/>
                  </w:rPr>
                  <w:t xml:space="preserve">S. No.</w:t>
                </w:r>
              </w:p>
            </w:tc>
            <w:tc>
              <w:tcPr>
                <w:gridSpan w:val="2"/>
              </w:tcPr>
              <w:p w:rsidR="00000000" w:rsidDel="00000000" w:rsidP="00000000" w:rsidRDefault="00000000" w:rsidRPr="00000000" w14:paraId="000004F3">
                <w:pPr>
                  <w:ind w:left="142" w:firstLine="0"/>
                  <w:jc w:val="both"/>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4F5">
                <w:pPr>
                  <w:ind w:left="142" w:firstLine="0"/>
                  <w:jc w:val="both"/>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4F6">
                <w:pPr>
                  <w:ind w:left="142" w:firstLine="0"/>
                  <w:jc w:val="both"/>
                  <w:rPr>
                    <w:b w:val="1"/>
                    <w:bCs w:val="1"/>
                  </w:rPr>
                </w:pPr>
                <w:r w:rsidDel="00000000" w:rsidR="00000000" w:rsidRPr="00000000">
                  <w:rPr>
                    <w:b w:val="1"/>
                    <w:bCs w:val="1"/>
                    <w:rtl w:val="0"/>
                  </w:rPr>
                  <w:t xml:space="preserve">Type</w:t>
                </w:r>
              </w:p>
            </w:tc>
            <w:tc>
              <w:tcPr/>
              <w:p w:rsidR="00000000" w:rsidDel="00000000" w:rsidP="00000000" w:rsidRDefault="00000000" w:rsidRPr="00000000" w14:paraId="000004F7">
                <w:pPr>
                  <w:ind w:left="142" w:firstLine="0"/>
                  <w:jc w:val="both"/>
                  <w:rPr>
                    <w:b w:val="1"/>
                    <w:bCs w:val="1"/>
                  </w:rPr>
                </w:pPr>
                <w:r w:rsidDel="00000000" w:rsidR="00000000" w:rsidRPr="00000000">
                  <w:rPr>
                    <w:b w:val="1"/>
                    <w:bCs w:val="1"/>
                    <w:rtl w:val="0"/>
                  </w:rPr>
                  <w:t xml:space="preserve">Mandatory/</w:t>
                </w:r>
              </w:p>
              <w:p w:rsidR="00000000" w:rsidDel="00000000" w:rsidP="00000000" w:rsidRDefault="00000000" w:rsidRPr="00000000" w14:paraId="000004F8">
                <w:pPr>
                  <w:ind w:left="142" w:firstLine="0"/>
                  <w:jc w:val="both"/>
                  <w:rPr>
                    <w:b w:val="1"/>
                    <w:bCs w:val="1"/>
                  </w:rPr>
                </w:pPr>
                <w:r w:rsidDel="00000000" w:rsidR="00000000" w:rsidRPr="00000000">
                  <w:rPr>
                    <w:b w:val="1"/>
                    <w:bCs w:val="1"/>
                    <w:rtl w:val="0"/>
                  </w:rPr>
                  <w:t xml:space="preserve">Optional</w:t>
                </w:r>
              </w:p>
            </w:tc>
          </w:tr>
          <w:tr>
            <w:trPr>
              <w:cantSplit w:val="0"/>
              <w:trHeight w:val="342" w:hRule="atLeast"/>
              <w:tblHeader w:val="0"/>
            </w:trPr>
            <w:tc>
              <w:tcPr/>
              <w:p w:rsidR="00000000" w:rsidDel="00000000" w:rsidP="00000000" w:rsidRDefault="00000000" w:rsidRPr="00000000" w14:paraId="000004F9">
                <w:pPr>
                  <w:ind w:left="142" w:firstLine="0"/>
                  <w:jc w:val="both"/>
                  <w:rPr/>
                </w:pPr>
                <w:r w:rsidDel="00000000" w:rsidR="00000000" w:rsidRPr="00000000">
                  <w:rPr>
                    <w:rtl w:val="0"/>
                  </w:rPr>
                  <w:t xml:space="preserve">1</w:t>
                </w:r>
              </w:p>
            </w:tc>
            <w:tc>
              <w:tcPr>
                <w:gridSpan w:val="2"/>
              </w:tcPr>
              <w:p w:rsidR="00000000" w:rsidDel="00000000" w:rsidP="00000000" w:rsidRDefault="00000000" w:rsidRPr="00000000" w14:paraId="000004FA">
                <w:pPr>
                  <w:ind w:left="142" w:firstLine="0"/>
                  <w:jc w:val="both"/>
                  <w:rPr/>
                </w:pPr>
                <w:r w:rsidDel="00000000" w:rsidR="00000000" w:rsidRPr="00000000">
                  <w:rPr>
                    <w:rtl w:val="0"/>
                  </w:rPr>
                  <w:t xml:space="preserve">CGPAN</w:t>
                </w:r>
              </w:p>
            </w:tc>
            <w:tc>
              <w:tcPr/>
              <w:p w:rsidR="00000000" w:rsidDel="00000000" w:rsidP="00000000" w:rsidRDefault="00000000" w:rsidRPr="00000000" w14:paraId="000004FC">
                <w:pPr>
                  <w:ind w:left="142" w:firstLine="0"/>
                  <w:jc w:val="both"/>
                  <w:rPr/>
                </w:pPr>
                <w:r w:rsidDel="00000000" w:rsidR="00000000" w:rsidRPr="00000000">
                  <w:rPr>
                    <w:rtl w:val="0"/>
                  </w:rPr>
                  <w:t xml:space="preserve">Unique ID issued by system</w:t>
                </w:r>
              </w:p>
            </w:tc>
            <w:tc>
              <w:tcPr/>
              <w:p w:rsidR="00000000" w:rsidDel="00000000" w:rsidP="00000000" w:rsidRDefault="00000000" w:rsidRPr="00000000" w14:paraId="000004FD">
                <w:pPr>
                  <w:ind w:left="142" w:firstLine="0"/>
                  <w:jc w:val="both"/>
                  <w:rPr/>
                </w:pPr>
                <w:r w:rsidDel="00000000" w:rsidR="00000000" w:rsidRPr="00000000">
                  <w:rPr>
                    <w:rtl w:val="0"/>
                  </w:rPr>
                  <w:t xml:space="preserve">Dropdown Option</w:t>
                </w:r>
              </w:p>
            </w:tc>
            <w:tc>
              <w:tcPr/>
              <w:p w:rsidR="00000000" w:rsidDel="00000000" w:rsidP="00000000" w:rsidRDefault="00000000" w:rsidRPr="00000000" w14:paraId="000004FE">
                <w:pPr>
                  <w:ind w:left="142" w:firstLine="0"/>
                  <w:jc w:val="both"/>
                  <w:rPr/>
                </w:pPr>
                <w:r w:rsidDel="00000000" w:rsidR="00000000" w:rsidRPr="00000000">
                  <w:rPr>
                    <w:rtl w:val="0"/>
                  </w:rPr>
                  <w:t xml:space="preserve">Mandatory</w:t>
                </w:r>
              </w:p>
            </w:tc>
          </w:tr>
          <w:tr>
            <w:trPr>
              <w:cantSplit w:val="0"/>
              <w:trHeight w:val="280" w:hRule="atLeast"/>
              <w:tblHeader w:val="0"/>
            </w:trPr>
            <w:tc>
              <w:tcPr/>
              <w:p w:rsidR="00000000" w:rsidDel="00000000" w:rsidP="00000000" w:rsidRDefault="00000000" w:rsidRPr="00000000" w14:paraId="000004FF">
                <w:pPr>
                  <w:ind w:left="142" w:firstLine="0"/>
                  <w:jc w:val="both"/>
                  <w:rPr>
                    <w:rFonts w:ascii="Aptos" w:cs="Aptos" w:eastAsia="Aptos" w:hAnsi="Aptos"/>
                  </w:rPr>
                </w:pPr>
                <w:r w:rsidDel="00000000" w:rsidR="00000000" w:rsidRPr="00000000">
                  <w:rPr>
                    <w:rFonts w:ascii="Aptos" w:cs="Aptos" w:eastAsia="Aptos" w:hAnsi="Aptos"/>
                    <w:rtl w:val="0"/>
                  </w:rPr>
                  <w:t xml:space="preserve">2</w:t>
                </w:r>
              </w:p>
            </w:tc>
            <w:tc>
              <w:tcPr>
                <w:gridSpan w:val="2"/>
              </w:tcPr>
              <w:p w:rsidR="00000000" w:rsidDel="00000000" w:rsidP="00000000" w:rsidRDefault="00000000" w:rsidRPr="00000000" w14:paraId="00000500">
                <w:pPr>
                  <w:ind w:left="142" w:firstLine="0"/>
                  <w:jc w:val="both"/>
                  <w:rPr>
                    <w:rFonts w:ascii="Aptos" w:cs="Aptos" w:eastAsia="Aptos" w:hAnsi="Aptos"/>
                  </w:rPr>
                </w:pPr>
                <w:r w:rsidDel="00000000" w:rsidR="00000000" w:rsidRPr="00000000">
                  <w:rPr>
                    <w:rFonts w:ascii="Aptos" w:cs="Aptos" w:eastAsia="Aptos" w:hAnsi="Aptos"/>
                    <w:rtl w:val="0"/>
                  </w:rPr>
                  <w:t xml:space="preserve">Loan a/c no for new credit facilities</w:t>
                </w:r>
              </w:p>
            </w:tc>
            <w:tc>
              <w:tcPr/>
              <w:p w:rsidR="00000000" w:rsidDel="00000000" w:rsidP="00000000" w:rsidRDefault="00000000" w:rsidRPr="00000000" w14:paraId="00000502">
                <w:pPr>
                  <w:ind w:left="142" w:firstLine="0"/>
                  <w:jc w:val="both"/>
                  <w:rPr>
                    <w:rFonts w:ascii="Aptos" w:cs="Aptos" w:eastAsia="Aptos" w:hAnsi="Aptos"/>
                  </w:rPr>
                </w:pPr>
                <w:r w:rsidDel="00000000" w:rsidR="00000000" w:rsidRPr="00000000">
                  <w:rPr>
                    <w:rFonts w:ascii="Aptos" w:cs="Aptos" w:eastAsia="Aptos" w:hAnsi="Aptos"/>
                    <w:rtl w:val="0"/>
                  </w:rPr>
                  <w:t xml:space="preserve">Loan Account number allotted by LI. A Unique Number as per respective LI’s procedure</w:t>
                </w:r>
              </w:p>
            </w:tc>
            <w:tc>
              <w:tcPr/>
              <w:p w:rsidR="00000000" w:rsidDel="00000000" w:rsidP="00000000" w:rsidRDefault="00000000" w:rsidRPr="00000000" w14:paraId="00000503">
                <w:pPr>
                  <w:ind w:left="142" w:firstLine="0"/>
                  <w:jc w:val="both"/>
                  <w:rPr>
                    <w:rFonts w:ascii="Aptos" w:cs="Aptos" w:eastAsia="Aptos" w:hAnsi="Aptos"/>
                  </w:rPr>
                </w:pPr>
                <w:r w:rsidDel="00000000" w:rsidR="00000000" w:rsidRPr="00000000">
                  <w:rPr>
                    <w:rFonts w:ascii="Aptos" w:cs="Aptos" w:eastAsia="Aptos" w:hAnsi="Aptos"/>
                    <w:rtl w:val="0"/>
                  </w:rPr>
                  <w:t xml:space="preserve">Auto populate on selection of CGPAN</w:t>
                </w:r>
              </w:p>
            </w:tc>
            <w:tc>
              <w:tcPr/>
              <w:p w:rsidR="00000000" w:rsidDel="00000000" w:rsidP="00000000" w:rsidRDefault="00000000" w:rsidRPr="00000000" w14:paraId="00000504">
                <w:pPr>
                  <w:ind w:left="142" w:firstLine="0"/>
                  <w:jc w:val="both"/>
                  <w:rPr>
                    <w:rFonts w:ascii="Aptos" w:cs="Aptos" w:eastAsia="Aptos" w:hAnsi="Aptos"/>
                  </w:rPr>
                </w:pPr>
                <w:r w:rsidDel="00000000" w:rsidR="00000000" w:rsidRPr="00000000">
                  <w:rPr>
                    <w:rFonts w:ascii="Aptos" w:cs="Aptos" w:eastAsia="Aptos" w:hAnsi="Aptos"/>
                    <w:rtl w:val="0"/>
                  </w:rPr>
                  <w:t xml:space="preserve">Mandatory</w:t>
                </w:r>
              </w:p>
            </w:tc>
          </w:tr>
          <w:tr>
            <w:trPr>
              <w:cantSplit w:val="0"/>
              <w:trHeight w:val="520" w:hRule="atLeast"/>
              <w:tblHeader w:val="0"/>
            </w:trPr>
            <w:tc>
              <w:tcPr/>
              <w:p w:rsidR="00000000" w:rsidDel="00000000" w:rsidP="00000000" w:rsidRDefault="00000000" w:rsidRPr="00000000" w14:paraId="00000505">
                <w:pPr>
                  <w:ind w:left="142" w:firstLine="0"/>
                  <w:jc w:val="both"/>
                  <w:rPr/>
                </w:pPr>
                <w:r w:rsidDel="00000000" w:rsidR="00000000" w:rsidRPr="00000000">
                  <w:rPr>
                    <w:rtl w:val="0"/>
                  </w:rPr>
                  <w:t xml:space="preserve">3</w:t>
                </w:r>
              </w:p>
            </w:tc>
            <w:tc>
              <w:tcPr>
                <w:gridSpan w:val="2"/>
              </w:tcPr>
              <w:p w:rsidR="00000000" w:rsidDel="00000000" w:rsidP="00000000" w:rsidRDefault="00000000" w:rsidRPr="00000000" w14:paraId="00000506">
                <w:pPr>
                  <w:ind w:left="142" w:firstLine="0"/>
                  <w:jc w:val="both"/>
                  <w:rPr/>
                </w:pPr>
                <w:r w:rsidDel="00000000" w:rsidR="00000000" w:rsidRPr="00000000">
                  <w:rPr>
                    <w:rtl w:val="0"/>
                  </w:rPr>
                  <w:t xml:space="preserve">Latest Date of NPA</w:t>
                </w:r>
              </w:p>
            </w:tc>
            <w:tc>
              <w:tcPr/>
              <w:p w:rsidR="00000000" w:rsidDel="00000000" w:rsidP="00000000" w:rsidRDefault="00000000" w:rsidRPr="00000000" w14:paraId="00000508">
                <w:pPr>
                  <w:ind w:left="142" w:firstLine="0"/>
                  <w:jc w:val="both"/>
                  <w:rPr/>
                </w:pPr>
                <w:r w:rsidDel="00000000" w:rsidR="00000000" w:rsidRPr="00000000">
                  <w:rPr>
                    <w:rtl w:val="0"/>
                  </w:rPr>
                  <w:t xml:space="preserve">Date of NPA as updated by MLI </w:t>
                </w:r>
              </w:p>
            </w:tc>
            <w:tc>
              <w:tcPr/>
              <w:p w:rsidR="00000000" w:rsidDel="00000000" w:rsidP="00000000" w:rsidRDefault="00000000" w:rsidRPr="00000000" w14:paraId="00000509">
                <w:pPr>
                  <w:ind w:left="142" w:firstLine="0"/>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p w:rsidR="00000000" w:rsidDel="00000000" w:rsidP="00000000" w:rsidRDefault="00000000" w:rsidRPr="00000000" w14:paraId="0000050A">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520" w:hRule="atLeast"/>
              <w:tblHeader w:val="0"/>
            </w:trPr>
            <w:tc>
              <w:tcPr/>
              <w:p w:rsidR="00000000" w:rsidDel="00000000" w:rsidP="00000000" w:rsidRDefault="00000000" w:rsidRPr="00000000" w14:paraId="0000050B">
                <w:pPr>
                  <w:ind w:left="142" w:firstLine="0"/>
                  <w:jc w:val="both"/>
                  <w:rPr/>
                </w:pPr>
                <w:r w:rsidDel="00000000" w:rsidR="00000000" w:rsidRPr="00000000">
                  <w:rPr>
                    <w:rtl w:val="0"/>
                  </w:rPr>
                  <w:t xml:space="preserve">4</w:t>
                </w:r>
              </w:p>
            </w:tc>
            <w:tc>
              <w:tcPr>
                <w:gridSpan w:val="2"/>
              </w:tcPr>
              <w:p w:rsidR="00000000" w:rsidDel="00000000" w:rsidP="00000000" w:rsidRDefault="00000000" w:rsidRPr="00000000" w14:paraId="0000050C">
                <w:pPr>
                  <w:ind w:left="142" w:firstLine="0"/>
                  <w:jc w:val="both"/>
                  <w:rPr/>
                </w:pPr>
                <w:r w:rsidDel="00000000" w:rsidR="00000000" w:rsidRPr="00000000">
                  <w:rPr>
                    <w:rtl w:val="0"/>
                  </w:rPr>
                  <w:t xml:space="preserve">NPA marking date</w:t>
                </w:r>
              </w:p>
            </w:tc>
            <w:tc>
              <w:tcPr/>
              <w:p w:rsidR="00000000" w:rsidDel="00000000" w:rsidP="00000000" w:rsidRDefault="00000000" w:rsidRPr="00000000" w14:paraId="0000050E">
                <w:pPr>
                  <w:ind w:left="142" w:firstLine="0"/>
                  <w:jc w:val="both"/>
                  <w:rPr/>
                </w:pPr>
                <w:r w:rsidDel="00000000" w:rsidR="00000000" w:rsidRPr="00000000">
                  <w:rPr>
                    <w:rtl w:val="0"/>
                  </w:rPr>
                  <w:t xml:space="preserve">Date on which account is marked NPA in system</w:t>
                </w:r>
              </w:p>
            </w:tc>
            <w:tc>
              <w:tcPr/>
              <w:p w:rsidR="00000000" w:rsidDel="00000000" w:rsidP="00000000" w:rsidRDefault="00000000" w:rsidRPr="00000000" w14:paraId="0000050F">
                <w:pPr>
                  <w:ind w:left="142" w:firstLine="0"/>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p w:rsidR="00000000" w:rsidDel="00000000" w:rsidP="00000000" w:rsidRDefault="00000000" w:rsidRPr="00000000" w14:paraId="00000510">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11">
                <w:pPr>
                  <w:ind w:left="142" w:firstLine="0"/>
                  <w:jc w:val="both"/>
                  <w:rPr>
                    <w:rFonts w:ascii="Aptos" w:cs="Aptos" w:eastAsia="Aptos" w:hAnsi="Aptos"/>
                  </w:rPr>
                </w:pPr>
                <w:r w:rsidDel="00000000" w:rsidR="00000000" w:rsidRPr="00000000">
                  <w:rPr>
                    <w:rFonts w:ascii="Aptos" w:cs="Aptos" w:eastAsia="Aptos" w:hAnsi="Aptos"/>
                    <w:rtl w:val="0"/>
                  </w:rPr>
                  <w:t xml:space="preserve">5</w:t>
                </w:r>
              </w:p>
            </w:tc>
            <w:tc>
              <w:tcPr>
                <w:gridSpan w:val="2"/>
              </w:tcPr>
              <w:p w:rsidR="00000000" w:rsidDel="00000000" w:rsidP="00000000" w:rsidRDefault="00000000" w:rsidRPr="00000000" w14:paraId="00000512">
                <w:pPr>
                  <w:ind w:left="142" w:firstLine="0"/>
                  <w:jc w:val="both"/>
                  <w:rPr>
                    <w:rFonts w:ascii="Aptos" w:cs="Aptos" w:eastAsia="Aptos" w:hAnsi="Aptos"/>
                  </w:rPr>
                </w:pPr>
                <w:r w:rsidDel="00000000" w:rsidR="00000000" w:rsidRPr="00000000">
                  <w:rPr>
                    <w:rFonts w:ascii="Aptos" w:cs="Aptos" w:eastAsia="Aptos" w:hAnsi="Aptos"/>
                    <w:rtl w:val="0"/>
                  </w:rPr>
                  <w:t xml:space="preserve">Legal Action Taken</w:t>
                </w:r>
              </w:p>
            </w:tc>
            <w:tc>
              <w:tcPr/>
              <w:p w:rsidR="00000000" w:rsidDel="00000000" w:rsidP="00000000" w:rsidRDefault="00000000" w:rsidRPr="00000000" w14:paraId="00000514">
                <w:pPr>
                  <w:ind w:left="142" w:firstLine="0"/>
                  <w:jc w:val="both"/>
                  <w:rPr>
                    <w:rFonts w:ascii="Aptos" w:cs="Aptos" w:eastAsia="Aptos" w:hAnsi="Aptos"/>
                  </w:rPr>
                </w:pPr>
                <w:r w:rsidDel="00000000" w:rsidR="00000000" w:rsidRPr="00000000">
                  <w:rPr>
                    <w:rFonts w:ascii="Aptos" w:cs="Aptos" w:eastAsia="Aptos" w:hAnsi="Aptos"/>
                    <w:rtl w:val="0"/>
                  </w:rPr>
                  <w:t xml:space="preserve">Type of Recovery Proceedings Initiated</w:t>
                </w:r>
              </w:p>
              <w:p w:rsidR="00000000" w:rsidDel="00000000" w:rsidP="00000000" w:rsidRDefault="00000000" w:rsidRPr="00000000" w14:paraId="00000515">
                <w:pPr>
                  <w:jc w:val="both"/>
                  <w:rPr>
                    <w:rFonts w:ascii="Aptos" w:cs="Aptos" w:eastAsia="Aptos" w:hAnsi="Aptos"/>
                  </w:rPr>
                </w:pPr>
                <w:r w:rsidDel="00000000" w:rsidR="00000000" w:rsidRPr="00000000">
                  <w:rPr>
                    <w:rFonts w:ascii="Aptos" w:cs="Aptos" w:eastAsia="Aptos" w:hAnsi="Aptos"/>
                    <w:rtl w:val="0"/>
                  </w:rPr>
                  <w:t xml:space="preserve">1.DRT</w:t>
                </w:r>
              </w:p>
              <w:p w:rsidR="00000000" w:rsidDel="00000000" w:rsidP="00000000" w:rsidRDefault="00000000" w:rsidRPr="00000000" w14:paraId="00000516">
                <w:pPr>
                  <w:jc w:val="both"/>
                  <w:rPr>
                    <w:rFonts w:ascii="Aptos" w:cs="Aptos" w:eastAsia="Aptos" w:hAnsi="Aptos"/>
                  </w:rPr>
                </w:pPr>
                <w:r w:rsidDel="00000000" w:rsidR="00000000" w:rsidRPr="00000000">
                  <w:rPr>
                    <w:rFonts w:ascii="Aptos" w:cs="Aptos" w:eastAsia="Aptos" w:hAnsi="Aptos"/>
                    <w:rtl w:val="0"/>
                  </w:rPr>
                  <w:t xml:space="preserve">2. 13(4) SARFAESI Act, 2002</w:t>
                </w:r>
              </w:p>
              <w:p w:rsidR="00000000" w:rsidDel="00000000" w:rsidP="00000000" w:rsidRDefault="00000000" w:rsidRPr="00000000" w14:paraId="00000517">
                <w:pPr>
                  <w:jc w:val="both"/>
                  <w:rPr>
                    <w:rFonts w:ascii="Aptos" w:cs="Aptos" w:eastAsia="Aptos" w:hAnsi="Aptos"/>
                  </w:rPr>
                </w:pPr>
                <w:r w:rsidDel="00000000" w:rsidR="00000000" w:rsidRPr="00000000">
                  <w:rPr>
                    <w:rFonts w:ascii="Aptos" w:cs="Aptos" w:eastAsia="Aptos" w:hAnsi="Aptos"/>
                    <w:rtl w:val="0"/>
                  </w:rPr>
                  <w:t xml:space="preserve">3.NCLT</w:t>
                </w:r>
              </w:p>
              <w:p w:rsidR="00000000" w:rsidDel="00000000" w:rsidP="00000000" w:rsidRDefault="00000000" w:rsidRPr="00000000" w14:paraId="00000518">
                <w:pPr>
                  <w:jc w:val="both"/>
                  <w:rPr>
                    <w:rFonts w:ascii="Aptos" w:cs="Aptos" w:eastAsia="Aptos" w:hAnsi="Aptos"/>
                  </w:rPr>
                </w:pPr>
                <w:r w:rsidDel="00000000" w:rsidR="00000000" w:rsidRPr="00000000">
                  <w:rPr>
                    <w:rFonts w:ascii="Aptos" w:cs="Aptos" w:eastAsia="Aptos" w:hAnsi="Aptos"/>
                    <w:rtl w:val="0"/>
                  </w:rPr>
                  <w:t xml:space="preserve">4.Lok Adalat</w:t>
                </w:r>
              </w:p>
              <w:p w:rsidR="00000000" w:rsidDel="00000000" w:rsidP="00000000" w:rsidRDefault="00000000" w:rsidRPr="00000000" w14:paraId="00000519">
                <w:pPr>
                  <w:ind w:left="142" w:firstLine="0"/>
                  <w:jc w:val="both"/>
                  <w:rPr>
                    <w:rFonts w:ascii="Aptos" w:cs="Aptos" w:eastAsia="Aptos" w:hAnsi="Aptos"/>
                  </w:rPr>
                </w:pPr>
                <w:r w:rsidDel="00000000" w:rsidR="00000000" w:rsidRPr="00000000">
                  <w:rPr>
                    <w:rFonts w:ascii="Aptos" w:cs="Aptos" w:eastAsia="Aptos" w:hAnsi="Aptos"/>
                    <w:rtl w:val="0"/>
                  </w:rPr>
                  <w:t xml:space="preserve">5.CIVIL Court</w:t>
                </w:r>
              </w:p>
            </w:tc>
            <w:tc>
              <w:tcPr/>
              <w:p w:rsidR="00000000" w:rsidDel="00000000" w:rsidP="00000000" w:rsidRDefault="00000000" w:rsidRPr="00000000" w14:paraId="0000051A">
                <w:pPr>
                  <w:ind w:left="142" w:firstLine="0"/>
                  <w:jc w:val="both"/>
                  <w:rPr>
                    <w:rFonts w:ascii="Aptos" w:cs="Aptos" w:eastAsia="Aptos" w:hAnsi="Aptos"/>
                  </w:rPr>
                </w:pPr>
                <w:r w:rsidDel="00000000" w:rsidR="00000000" w:rsidRPr="00000000">
                  <w:rPr>
                    <w:rFonts w:ascii="Aptos" w:cs="Aptos" w:eastAsia="Aptos" w:hAnsi="Aptos"/>
                    <w:rtl w:val="0"/>
                  </w:rPr>
                  <w:t xml:space="preserve">Auto populate on selection of CGPAN</w:t>
                </w:r>
              </w:p>
            </w:tc>
            <w:tc>
              <w:tcPr/>
              <w:p w:rsidR="00000000" w:rsidDel="00000000" w:rsidP="00000000" w:rsidRDefault="00000000" w:rsidRPr="00000000" w14:paraId="0000051B">
                <w:pPr>
                  <w:ind w:left="142" w:firstLine="0"/>
                  <w:jc w:val="both"/>
                  <w:rPr>
                    <w:rFonts w:ascii="Aptos" w:cs="Aptos" w:eastAsia="Aptos" w:hAnsi="Aptos"/>
                  </w:rPr>
                </w:pPr>
                <w:r w:rsidDel="00000000" w:rsidR="00000000" w:rsidRPr="00000000">
                  <w:rPr>
                    <w:rFonts w:ascii="Aptos" w:cs="Aptos" w:eastAsia="Aptos" w:hAnsi="Aptos"/>
                    <w:rtl w:val="0"/>
                  </w:rPr>
                  <w:t xml:space="preserve">Mandatory</w:t>
                </w:r>
              </w:p>
            </w:tc>
          </w:tr>
          <w:tr>
            <w:trPr>
              <w:cantSplit w:val="0"/>
              <w:trHeight w:val="280" w:hRule="atLeast"/>
              <w:tblHeader w:val="0"/>
            </w:trPr>
            <w:tc>
              <w:tcPr/>
              <w:p w:rsidR="00000000" w:rsidDel="00000000" w:rsidP="00000000" w:rsidRDefault="00000000" w:rsidRPr="00000000" w14:paraId="0000051C">
                <w:pPr>
                  <w:ind w:left="142" w:firstLine="0"/>
                  <w:jc w:val="both"/>
                  <w:rPr>
                    <w:rFonts w:ascii="Aptos" w:cs="Aptos" w:eastAsia="Aptos" w:hAnsi="Aptos"/>
                  </w:rPr>
                </w:pPr>
                <w:r w:rsidDel="00000000" w:rsidR="00000000" w:rsidRPr="00000000">
                  <w:rPr>
                    <w:rFonts w:ascii="Aptos" w:cs="Aptos" w:eastAsia="Aptos" w:hAnsi="Aptos"/>
                    <w:rtl w:val="0"/>
                  </w:rPr>
                  <w:t xml:space="preserve">6 </w:t>
                </w:r>
              </w:p>
            </w:tc>
            <w:tc>
              <w:tcPr>
                <w:gridSpan w:val="2"/>
              </w:tcPr>
              <w:p w:rsidR="00000000" w:rsidDel="00000000" w:rsidP="00000000" w:rsidRDefault="00000000" w:rsidRPr="00000000" w14:paraId="0000051D">
                <w:pPr>
                  <w:ind w:left="142" w:firstLine="0"/>
                  <w:jc w:val="both"/>
                  <w:rPr>
                    <w:rFonts w:ascii="Aptos" w:cs="Aptos" w:eastAsia="Aptos" w:hAnsi="Aptos"/>
                  </w:rPr>
                </w:pPr>
                <w:r w:rsidDel="00000000" w:rsidR="00000000" w:rsidRPr="00000000">
                  <w:rPr>
                    <w:rFonts w:ascii="Aptos" w:cs="Aptos" w:eastAsia="Aptos" w:hAnsi="Aptos"/>
                    <w:rtl w:val="0"/>
                  </w:rPr>
                  <w:t xml:space="preserve">Date of Initiation of Legal</w:t>
                </w:r>
              </w:p>
            </w:tc>
            <w:tc>
              <w:tcPr/>
              <w:p w:rsidR="00000000" w:rsidDel="00000000" w:rsidP="00000000" w:rsidRDefault="00000000" w:rsidRPr="00000000" w14:paraId="0000051F">
                <w:pPr>
                  <w:ind w:left="142" w:firstLine="0"/>
                  <w:jc w:val="both"/>
                  <w:rPr>
                    <w:rFonts w:ascii="Aptos" w:cs="Aptos" w:eastAsia="Aptos" w:hAnsi="Aptos"/>
                  </w:rPr>
                </w:pPr>
                <w:r w:rsidDel="00000000" w:rsidR="00000000" w:rsidRPr="00000000">
                  <w:rPr>
                    <w:rFonts w:ascii="Aptos" w:cs="Aptos" w:eastAsia="Aptos" w:hAnsi="Aptos"/>
                    <w:rtl w:val="0"/>
                  </w:rPr>
                  <w:t xml:space="preserve">Date of Recovery Proceedings is date on which recovery proceedings have been initiated under due process of law </w:t>
                </w:r>
              </w:p>
            </w:tc>
            <w:tc>
              <w:tcPr/>
              <w:p w:rsidR="00000000" w:rsidDel="00000000" w:rsidP="00000000" w:rsidRDefault="00000000" w:rsidRPr="00000000" w14:paraId="00000520">
                <w:pPr>
                  <w:ind w:left="142" w:firstLine="0"/>
                  <w:jc w:val="both"/>
                  <w:rPr>
                    <w:rFonts w:ascii="Aptos" w:cs="Aptos" w:eastAsia="Aptos" w:hAnsi="Aptos"/>
                  </w:rPr>
                </w:pPr>
                <w:r w:rsidDel="00000000" w:rsidR="00000000" w:rsidRPr="00000000">
                  <w:rPr>
                    <w:rFonts w:ascii="Aptos" w:cs="Aptos" w:eastAsia="Aptos" w:hAnsi="Aptos"/>
                    <w:rtl w:val="0"/>
                  </w:rPr>
                  <w:t xml:space="preserve">Auto populate on selection of CGPAN</w:t>
                </w:r>
              </w:p>
            </w:tc>
            <w:tc>
              <w:tcPr/>
              <w:p w:rsidR="00000000" w:rsidDel="00000000" w:rsidP="00000000" w:rsidRDefault="00000000" w:rsidRPr="00000000" w14:paraId="00000521">
                <w:pPr>
                  <w:ind w:left="142" w:firstLine="0"/>
                  <w:jc w:val="both"/>
                  <w:rPr>
                    <w:rFonts w:ascii="Aptos" w:cs="Aptos" w:eastAsia="Aptos" w:hAnsi="Aptos"/>
                  </w:rPr>
                </w:pPr>
                <w:r w:rsidDel="00000000" w:rsidR="00000000" w:rsidRPr="00000000">
                  <w:rPr>
                    <w:rFonts w:ascii="Aptos" w:cs="Aptos" w:eastAsia="Aptos" w:hAnsi="Aptos"/>
                    <w:rtl w:val="0"/>
                  </w:rPr>
                  <w:t xml:space="preserve">Mandatory</w:t>
                </w:r>
              </w:p>
            </w:tc>
          </w:tr>
          <w:tr>
            <w:trPr>
              <w:cantSplit w:val="0"/>
              <w:trHeight w:val="280" w:hRule="atLeast"/>
              <w:tblHeader w:val="0"/>
            </w:trPr>
            <w:tc>
              <w:tcPr/>
              <w:p w:rsidR="00000000" w:rsidDel="00000000" w:rsidP="00000000" w:rsidRDefault="00000000" w:rsidRPr="00000000" w14:paraId="00000522">
                <w:pPr>
                  <w:ind w:left="142" w:firstLine="0"/>
                  <w:jc w:val="both"/>
                  <w:rPr/>
                </w:pPr>
                <w:r w:rsidDel="00000000" w:rsidR="00000000" w:rsidRPr="00000000">
                  <w:rPr>
                    <w:rtl w:val="0"/>
                  </w:rPr>
                  <w:t xml:space="preserve">7</w:t>
                </w:r>
              </w:p>
            </w:tc>
            <w:tc>
              <w:tcPr>
                <w:gridSpan w:val="2"/>
              </w:tcPr>
              <w:p w:rsidR="00000000" w:rsidDel="00000000" w:rsidP="00000000" w:rsidRDefault="00000000" w:rsidRPr="00000000" w14:paraId="00000523">
                <w:pPr>
                  <w:ind w:left="142" w:firstLine="0"/>
                  <w:jc w:val="both"/>
                  <w:rPr/>
                </w:pPr>
                <w:r w:rsidDel="00000000" w:rsidR="00000000" w:rsidRPr="00000000">
                  <w:rPr>
                    <w:rtl w:val="0"/>
                  </w:rPr>
                  <w:t xml:space="preserve">OTS</w:t>
                </w:r>
              </w:p>
            </w:tc>
            <w:tc>
              <w:tcPr/>
              <w:p w:rsidR="00000000" w:rsidDel="00000000" w:rsidP="00000000" w:rsidRDefault="00000000" w:rsidRPr="00000000" w14:paraId="00000525">
                <w:pPr>
                  <w:ind w:left="142" w:firstLine="0"/>
                  <w:jc w:val="both"/>
                  <w:rPr/>
                </w:pPr>
                <w:r w:rsidDel="00000000" w:rsidR="00000000" w:rsidRPr="00000000">
                  <w:rPr>
                    <w:rtl w:val="0"/>
                  </w:rPr>
                  <w:t xml:space="preserve">OTS Done. Yes/No</w:t>
                </w:r>
              </w:p>
            </w:tc>
            <w:tc>
              <w:tcPr/>
              <w:p w:rsidR="00000000" w:rsidDel="00000000" w:rsidP="00000000" w:rsidRDefault="00000000" w:rsidRPr="00000000" w14:paraId="00000526">
                <w:pPr>
                  <w:ind w:left="142" w:firstLine="0"/>
                  <w:jc w:val="both"/>
                  <w:rPr/>
                </w:pPr>
                <w:r w:rsidDel="00000000" w:rsidR="00000000" w:rsidRPr="00000000">
                  <w:rPr>
                    <w:rFonts w:ascii="Aptos" w:cs="Aptos" w:eastAsia="Aptos" w:hAnsi="Aptos"/>
                    <w:rtl w:val="0"/>
                  </w:rPr>
                  <w:t xml:space="preserve">List</w:t>
                </w:r>
                <w:r w:rsidDel="00000000" w:rsidR="00000000" w:rsidRPr="00000000">
                  <w:rPr>
                    <w:rtl w:val="0"/>
                  </w:rPr>
                </w:r>
              </w:p>
            </w:tc>
            <w:tc>
              <w:tcPr/>
              <w:p w:rsidR="00000000" w:rsidDel="00000000" w:rsidP="00000000" w:rsidRDefault="00000000" w:rsidRPr="00000000" w14:paraId="00000527">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28">
                <w:pPr>
                  <w:ind w:left="142" w:firstLine="0"/>
                  <w:jc w:val="both"/>
                  <w:rPr/>
                </w:pPr>
                <w:r w:rsidDel="00000000" w:rsidR="00000000" w:rsidRPr="00000000">
                  <w:rPr>
                    <w:rtl w:val="0"/>
                  </w:rPr>
                  <w:t xml:space="preserve">8</w:t>
                </w:r>
              </w:p>
            </w:tc>
            <w:tc>
              <w:tcPr>
                <w:gridSpan w:val="2"/>
              </w:tcPr>
              <w:p w:rsidR="00000000" w:rsidDel="00000000" w:rsidP="00000000" w:rsidRDefault="00000000" w:rsidRPr="00000000" w14:paraId="00000529">
                <w:pPr>
                  <w:ind w:left="142" w:firstLine="0"/>
                  <w:jc w:val="both"/>
                  <w:rPr/>
                </w:pPr>
                <w:r w:rsidDel="00000000" w:rsidR="00000000" w:rsidRPr="00000000">
                  <w:rPr>
                    <w:rtl w:val="0"/>
                  </w:rPr>
                  <w:t xml:space="preserve">Date of OTS</w:t>
                </w:r>
              </w:p>
            </w:tc>
            <w:tc>
              <w:tcPr/>
              <w:p w:rsidR="00000000" w:rsidDel="00000000" w:rsidP="00000000" w:rsidRDefault="00000000" w:rsidRPr="00000000" w14:paraId="0000052B">
                <w:pPr>
                  <w:jc w:val="both"/>
                  <w:rPr/>
                </w:pPr>
                <w:r w:rsidDel="00000000" w:rsidR="00000000" w:rsidRPr="00000000">
                  <w:rPr>
                    <w:rtl w:val="0"/>
                  </w:rPr>
                  <w:t xml:space="preserve">Date of OTS.</w:t>
                </w:r>
              </w:p>
              <w:p w:rsidR="00000000" w:rsidDel="00000000" w:rsidP="00000000" w:rsidRDefault="00000000" w:rsidRPr="00000000" w14:paraId="0000052C">
                <w:pPr>
                  <w:ind w:left="142" w:firstLine="0"/>
                  <w:jc w:val="both"/>
                  <w:rPr/>
                </w:pPr>
                <w:r w:rsidDel="00000000" w:rsidR="00000000" w:rsidRPr="00000000">
                  <w:rPr>
                    <w:rtl w:val="0"/>
                  </w:rPr>
                  <w:t xml:space="preserve">It should be after 1 year of the date of </w:t>
                </w:r>
                <w:r w:rsidDel="00000000" w:rsidR="00000000" w:rsidRPr="00000000">
                  <w:rPr>
                    <w:rFonts w:ascii="Aptos" w:cs="Aptos" w:eastAsia="Aptos" w:hAnsi="Aptos"/>
                    <w:rtl w:val="0"/>
                  </w:rPr>
                  <w:t xml:space="preserve">Initiation of Legal action</w:t>
                </w:r>
                <w:r w:rsidDel="00000000" w:rsidR="00000000" w:rsidRPr="00000000">
                  <w:rPr>
                    <w:rtl w:val="0"/>
                  </w:rPr>
                </w:r>
              </w:p>
            </w:tc>
            <w:tc>
              <w:tcPr/>
              <w:p w:rsidR="00000000" w:rsidDel="00000000" w:rsidP="00000000" w:rsidRDefault="00000000" w:rsidRPr="00000000" w14:paraId="0000052D">
                <w:pPr>
                  <w:ind w:left="142" w:firstLine="0"/>
                  <w:jc w:val="both"/>
                  <w:rPr/>
                </w:pPr>
                <w:r w:rsidDel="00000000" w:rsidR="00000000" w:rsidRPr="00000000">
                  <w:rPr>
                    <w:rFonts w:ascii="Aptos" w:cs="Aptos" w:eastAsia="Aptos" w:hAnsi="Aptos"/>
                    <w:rtl w:val="0"/>
                  </w:rPr>
                  <w:t xml:space="preserve">Date</w:t>
                </w:r>
                <w:r w:rsidDel="00000000" w:rsidR="00000000" w:rsidRPr="00000000">
                  <w:rPr>
                    <w:rtl w:val="0"/>
                  </w:rPr>
                </w:r>
              </w:p>
            </w:tc>
            <w:tc>
              <w:tcPr/>
              <w:p w:rsidR="00000000" w:rsidDel="00000000" w:rsidP="00000000" w:rsidRDefault="00000000" w:rsidRPr="00000000" w14:paraId="0000052E">
                <w:pPr>
                  <w:ind w:left="142" w:firstLine="0"/>
                  <w:jc w:val="both"/>
                  <w:rPr/>
                </w:pPr>
                <w:r w:rsidDel="00000000" w:rsidR="00000000" w:rsidRPr="00000000">
                  <w:rPr>
                    <w:rFonts w:ascii="Aptos" w:cs="Aptos" w:eastAsia="Aptos" w:hAnsi="Aptos"/>
                    <w:rtl w:val="0"/>
                  </w:rPr>
                  <w:t xml:space="preserve">Mandatory if OTS =Yes</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2F">
                <w:pPr>
                  <w:ind w:left="142" w:firstLine="0"/>
                  <w:jc w:val="both"/>
                  <w:rPr/>
                </w:pPr>
                <w:r w:rsidDel="00000000" w:rsidR="00000000" w:rsidRPr="00000000">
                  <w:rPr>
                    <w:rtl w:val="0"/>
                  </w:rPr>
                  <w:t xml:space="preserve">9A</w:t>
                </w:r>
              </w:p>
            </w:tc>
            <w:tc>
              <w:tcPr>
                <w:gridSpan w:val="2"/>
              </w:tcPr>
              <w:p w:rsidR="00000000" w:rsidDel="00000000" w:rsidP="00000000" w:rsidRDefault="00000000" w:rsidRPr="00000000" w14:paraId="00000530">
                <w:pPr>
                  <w:ind w:left="142" w:firstLine="0"/>
                  <w:jc w:val="both"/>
                  <w:rPr/>
                </w:pPr>
                <w:r w:rsidDel="00000000" w:rsidR="00000000" w:rsidRPr="00000000">
                  <w:rPr>
                    <w:rtl w:val="0"/>
                  </w:rPr>
                  <w:t xml:space="preserve">Total Recovery through OTS</w:t>
                </w:r>
              </w:p>
            </w:tc>
            <w:tc>
              <w:tcPr/>
              <w:p w:rsidR="00000000" w:rsidDel="00000000" w:rsidP="00000000" w:rsidRDefault="00000000" w:rsidRPr="00000000" w14:paraId="00000532">
                <w:pPr>
                  <w:jc w:val="both"/>
                  <w:rPr>
                    <w:rFonts w:ascii="Aptos" w:cs="Aptos" w:eastAsia="Aptos" w:hAnsi="Aptos"/>
                  </w:rPr>
                </w:pPr>
                <w:r w:rsidDel="00000000" w:rsidR="00000000" w:rsidRPr="00000000">
                  <w:rPr>
                    <w:rFonts w:ascii="Aptos" w:cs="Aptos" w:eastAsia="Aptos" w:hAnsi="Aptos"/>
                    <w:rtl w:val="0"/>
                  </w:rPr>
                  <w:t xml:space="preserve">Amount recovered through OTS</w:t>
                </w:r>
              </w:p>
              <w:p w:rsidR="00000000" w:rsidDel="00000000" w:rsidP="00000000" w:rsidRDefault="00000000" w:rsidRPr="00000000" w14:paraId="00000533">
                <w:pPr>
                  <w:jc w:val="both"/>
                  <w:rPr/>
                </w:pPr>
                <w:r w:rsidDel="00000000" w:rsidR="00000000" w:rsidRPr="00000000">
                  <w:rPr>
                    <w:rtl w:val="0"/>
                  </w:rPr>
                  <w:t xml:space="preserve">Entry by MLI Maker</w:t>
                </w:r>
              </w:p>
            </w:tc>
            <w:tc>
              <w:tcPr/>
              <w:p w:rsidR="00000000" w:rsidDel="00000000" w:rsidP="00000000" w:rsidRDefault="00000000" w:rsidRPr="00000000" w14:paraId="00000534">
                <w:pPr>
                  <w:ind w:left="142" w:firstLine="0"/>
                  <w:jc w:val="both"/>
                  <w:rPr/>
                </w:pPr>
                <w:r w:rsidDel="00000000" w:rsidR="00000000" w:rsidRPr="00000000">
                  <w:rPr>
                    <w:rFonts w:ascii="Aptos" w:cs="Aptos" w:eastAsia="Aptos" w:hAnsi="Aptos"/>
                    <w:rtl w:val="0"/>
                  </w:rPr>
                  <w:t xml:space="preserve">Amount in Rs (greater than zero)</w:t>
                </w:r>
                <w:r w:rsidDel="00000000" w:rsidR="00000000" w:rsidRPr="00000000">
                  <w:rPr>
                    <w:rtl w:val="0"/>
                  </w:rPr>
                </w:r>
              </w:p>
            </w:tc>
            <w:tc>
              <w:tcPr/>
              <w:p w:rsidR="00000000" w:rsidDel="00000000" w:rsidP="00000000" w:rsidRDefault="00000000" w:rsidRPr="00000000" w14:paraId="00000535">
                <w:pPr>
                  <w:ind w:left="142" w:firstLine="0"/>
                  <w:jc w:val="both"/>
                  <w:rPr/>
                </w:pPr>
                <w:r w:rsidDel="00000000" w:rsidR="00000000" w:rsidRPr="00000000">
                  <w:rPr>
                    <w:rFonts w:ascii="Aptos" w:cs="Aptos" w:eastAsia="Aptos" w:hAnsi="Aptos"/>
                    <w:rtl w:val="0"/>
                  </w:rPr>
                  <w:t xml:space="preserve">Mandatory if OTS =Yes</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36">
                <w:pPr>
                  <w:ind w:left="142" w:firstLine="0"/>
                  <w:jc w:val="both"/>
                  <w:rPr/>
                </w:pPr>
                <w:r w:rsidDel="00000000" w:rsidR="00000000" w:rsidRPr="00000000">
                  <w:rPr>
                    <w:rtl w:val="0"/>
                  </w:rPr>
                  <w:t xml:space="preserve">9B</w:t>
                </w:r>
              </w:p>
            </w:tc>
            <w:tc>
              <w:tcPr>
                <w:gridSpan w:val="2"/>
              </w:tcPr>
              <w:p w:rsidR="00000000" w:rsidDel="00000000" w:rsidP="00000000" w:rsidRDefault="00000000" w:rsidRPr="00000000" w14:paraId="00000537">
                <w:pPr>
                  <w:ind w:left="142" w:firstLine="0"/>
                  <w:jc w:val="both"/>
                  <w:rPr>
                    <w:highlight w:val="yellow"/>
                  </w:rPr>
                </w:pPr>
                <w:r w:rsidDel="00000000" w:rsidR="00000000" w:rsidRPr="00000000">
                  <w:rPr>
                    <w:rtl w:val="0"/>
                  </w:rPr>
                  <w:t xml:space="preserve">Total Recovery through OTS as seen from documents by NCGTC</w:t>
                </w:r>
                <w:r w:rsidDel="00000000" w:rsidR="00000000" w:rsidRPr="00000000">
                  <w:rPr>
                    <w:rtl w:val="0"/>
                  </w:rPr>
                </w:r>
              </w:p>
            </w:tc>
            <w:tc>
              <w:tcPr/>
              <w:p w:rsidR="00000000" w:rsidDel="00000000" w:rsidP="00000000" w:rsidRDefault="00000000" w:rsidRPr="00000000" w14:paraId="00000539">
                <w:pPr>
                  <w:jc w:val="both"/>
                  <w:rPr>
                    <w:rFonts w:ascii="Aptos" w:cs="Aptos" w:eastAsia="Aptos" w:hAnsi="Aptos"/>
                  </w:rPr>
                </w:pPr>
                <w:r w:rsidDel="00000000" w:rsidR="00000000" w:rsidRPr="00000000">
                  <w:rPr>
                    <w:rFonts w:ascii="Aptos" w:cs="Aptos" w:eastAsia="Aptos" w:hAnsi="Aptos"/>
                    <w:rtl w:val="0"/>
                  </w:rPr>
                  <w:t xml:space="preserve">Amount recovered through OTS</w:t>
                </w:r>
              </w:p>
              <w:p w:rsidR="00000000" w:rsidDel="00000000" w:rsidP="00000000" w:rsidRDefault="00000000" w:rsidRPr="00000000" w14:paraId="0000053A">
                <w:pPr>
                  <w:jc w:val="both"/>
                  <w:rPr/>
                </w:pPr>
                <w:r w:rsidDel="00000000" w:rsidR="00000000" w:rsidRPr="00000000">
                  <w:rPr>
                    <w:rtl w:val="0"/>
                  </w:rPr>
                  <w:t xml:space="preserve">Entry by NCGTC Maker / Checker</w:t>
                </w:r>
              </w:p>
              <w:p w:rsidR="00000000" w:rsidDel="00000000" w:rsidP="00000000" w:rsidRDefault="00000000" w:rsidRPr="00000000" w14:paraId="0000053B">
                <w:pPr>
                  <w:ind w:left="142" w:firstLine="0"/>
                  <w:jc w:val="both"/>
                  <w:rPr>
                    <w:highlight w:val="yellow"/>
                  </w:rPr>
                </w:pPr>
                <w:r w:rsidDel="00000000" w:rsidR="00000000" w:rsidRPr="00000000">
                  <w:rPr>
                    <w:rtl w:val="0"/>
                  </w:rPr>
                  <w:t xml:space="preserve">This is auto-fetch from 9A and editable to NCGTC maker/checker.</w:t>
                </w:r>
                <w:r w:rsidDel="00000000" w:rsidR="00000000" w:rsidRPr="00000000">
                  <w:rPr>
                    <w:rtl w:val="0"/>
                  </w:rPr>
                </w:r>
              </w:p>
            </w:tc>
            <w:tc>
              <w:tcPr/>
              <w:p w:rsidR="00000000" w:rsidDel="00000000" w:rsidP="00000000" w:rsidRDefault="00000000" w:rsidRPr="00000000" w14:paraId="0000053C">
                <w:pPr>
                  <w:ind w:left="142" w:firstLine="0"/>
                  <w:jc w:val="both"/>
                  <w:rPr>
                    <w:highlight w:val="yellow"/>
                  </w:rPr>
                </w:pPr>
                <w:r w:rsidDel="00000000" w:rsidR="00000000" w:rsidRPr="00000000">
                  <w:rPr>
                    <w:rFonts w:ascii="Aptos" w:cs="Aptos" w:eastAsia="Aptos" w:hAnsi="Aptos"/>
                    <w:rtl w:val="0"/>
                  </w:rPr>
                  <w:t xml:space="preserve">Amount in Rs (greater than zero)</w:t>
                </w:r>
                <w:r w:rsidDel="00000000" w:rsidR="00000000" w:rsidRPr="00000000">
                  <w:rPr>
                    <w:rtl w:val="0"/>
                  </w:rPr>
                </w:r>
              </w:p>
            </w:tc>
            <w:tc>
              <w:tcPr/>
              <w:p w:rsidR="00000000" w:rsidDel="00000000" w:rsidP="00000000" w:rsidRDefault="00000000" w:rsidRPr="00000000" w14:paraId="0000053D">
                <w:pPr>
                  <w:ind w:left="142" w:firstLine="0"/>
                  <w:jc w:val="both"/>
                  <w:rPr>
                    <w:highlight w:val="yellow"/>
                  </w:rPr>
                </w:pPr>
                <w:r w:rsidDel="00000000" w:rsidR="00000000" w:rsidRPr="00000000">
                  <w:rPr>
                    <w:rFonts w:ascii="Aptos" w:cs="Aptos" w:eastAsia="Aptos" w:hAnsi="Aptos"/>
                    <w:rtl w:val="0"/>
                  </w:rPr>
                  <w:t xml:space="preserve">Mandatory if OTS =Yes</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3E">
                <w:pPr>
                  <w:ind w:left="142" w:firstLine="0"/>
                  <w:jc w:val="both"/>
                  <w:rPr/>
                </w:pPr>
                <w:r w:rsidDel="00000000" w:rsidR="00000000" w:rsidRPr="00000000">
                  <w:rPr>
                    <w:rtl w:val="0"/>
                  </w:rPr>
                  <w:t xml:space="preserve">9C</w:t>
                </w:r>
              </w:p>
            </w:tc>
            <w:tc>
              <w:tcPr>
                <w:gridSpan w:val="2"/>
              </w:tcPr>
              <w:p w:rsidR="00000000" w:rsidDel="00000000" w:rsidP="00000000" w:rsidRDefault="00000000" w:rsidRPr="00000000" w14:paraId="0000053F">
                <w:pPr>
                  <w:ind w:left="142" w:firstLine="0"/>
                  <w:jc w:val="both"/>
                  <w:rPr/>
                </w:pPr>
                <w:r w:rsidDel="00000000" w:rsidR="00000000" w:rsidRPr="00000000">
                  <w:rPr>
                    <w:rtl w:val="0"/>
                  </w:rPr>
                  <w:t xml:space="preserve">Legal Cost</w:t>
                </w:r>
              </w:p>
            </w:tc>
            <w:tc>
              <w:tcPr/>
              <w:p w:rsidR="00000000" w:rsidDel="00000000" w:rsidP="00000000" w:rsidRDefault="00000000" w:rsidRPr="00000000" w14:paraId="00000541">
                <w:pPr>
                  <w:ind w:left="142" w:firstLine="0"/>
                  <w:jc w:val="both"/>
                  <w:rPr/>
                </w:pPr>
                <w:r w:rsidDel="00000000" w:rsidR="00000000" w:rsidRPr="00000000">
                  <w:rPr>
                    <w:rtl w:val="0"/>
                  </w:rPr>
                  <w:t xml:space="preserve">Legal Cost, if any</w:t>
                </w:r>
              </w:p>
            </w:tc>
            <w:tc>
              <w:tcPr/>
              <w:p w:rsidR="00000000" w:rsidDel="00000000" w:rsidP="00000000" w:rsidRDefault="00000000" w:rsidRPr="00000000" w14:paraId="00000542">
                <w:pPr>
                  <w:ind w:left="142" w:firstLine="0"/>
                  <w:jc w:val="both"/>
                  <w:rPr/>
                </w:pPr>
                <w:r w:rsidDel="00000000" w:rsidR="00000000" w:rsidRPr="00000000">
                  <w:rPr>
                    <w:rFonts w:ascii="Aptos" w:cs="Aptos" w:eastAsia="Aptos" w:hAnsi="Aptos"/>
                    <w:rtl w:val="0"/>
                  </w:rPr>
                  <w:t xml:space="preserve">Amount in Rs (greater than or equal to zero)</w:t>
                </w:r>
                <w:r w:rsidDel="00000000" w:rsidR="00000000" w:rsidRPr="00000000">
                  <w:rPr>
                    <w:rtl w:val="0"/>
                  </w:rPr>
                </w:r>
              </w:p>
            </w:tc>
            <w:tc>
              <w:tcPr/>
              <w:p w:rsidR="00000000" w:rsidDel="00000000" w:rsidP="00000000" w:rsidRDefault="00000000" w:rsidRPr="00000000" w14:paraId="00000543">
                <w:pPr>
                  <w:jc w:val="both"/>
                  <w:rPr/>
                </w:pPr>
                <w:r w:rsidDel="00000000" w:rsidR="00000000" w:rsidRPr="00000000">
                  <w:rPr>
                    <w:rtl w:val="0"/>
                  </w:rPr>
                  <w:t xml:space="preserve">Mandatory</w:t>
                </w:r>
              </w:p>
              <w:p w:rsidR="00000000" w:rsidDel="00000000" w:rsidP="00000000" w:rsidRDefault="00000000" w:rsidRPr="00000000" w14:paraId="00000544">
                <w:pPr>
                  <w:ind w:left="142" w:firstLine="0"/>
                  <w:jc w:val="both"/>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45">
                <w:pPr>
                  <w:ind w:left="142" w:firstLine="0"/>
                  <w:jc w:val="both"/>
                  <w:rPr/>
                </w:pPr>
                <w:r w:rsidDel="00000000" w:rsidR="00000000" w:rsidRPr="00000000">
                  <w:rPr>
                    <w:rtl w:val="0"/>
                  </w:rPr>
                  <w:t xml:space="preserve">10</w:t>
                </w:r>
              </w:p>
            </w:tc>
            <w:tc>
              <w:tcPr>
                <w:gridSpan w:val="2"/>
              </w:tcPr>
              <w:p w:rsidR="00000000" w:rsidDel="00000000" w:rsidP="00000000" w:rsidRDefault="00000000" w:rsidRPr="00000000" w14:paraId="00000546">
                <w:pPr>
                  <w:ind w:left="142" w:firstLine="0"/>
                  <w:jc w:val="both"/>
                  <w:rPr/>
                </w:pPr>
                <w:r w:rsidDel="00000000" w:rsidR="00000000" w:rsidRPr="00000000">
                  <w:rPr>
                    <w:rtl w:val="0"/>
                  </w:rPr>
                  <w:t xml:space="preserve">Recovery through OTS – NCGTC Portion</w:t>
                </w:r>
              </w:p>
            </w:tc>
            <w:tc>
              <w:tcPr/>
              <w:p w:rsidR="00000000" w:rsidDel="00000000" w:rsidP="00000000" w:rsidRDefault="00000000" w:rsidRPr="00000000" w14:paraId="00000548">
                <w:pPr>
                  <w:ind w:left="142" w:firstLine="0"/>
                  <w:jc w:val="both"/>
                  <w:rPr/>
                </w:pPr>
                <w:r w:rsidDel="00000000" w:rsidR="00000000" w:rsidRPr="00000000">
                  <w:rPr>
                    <w:rFonts w:ascii="Aptos" w:cs="Aptos" w:eastAsia="Aptos" w:hAnsi="Aptos"/>
                    <w:rtl w:val="0"/>
                  </w:rPr>
                  <w:t xml:space="preserve">Amount recovered through OTS (</w:t>
                </w:r>
                <w:r w:rsidDel="00000000" w:rsidR="00000000" w:rsidRPr="00000000">
                  <w:rPr>
                    <w:sz w:val="24"/>
                    <w:szCs w:val="24"/>
                    <w:rtl w:val="0"/>
                  </w:rPr>
                  <w:t xml:space="preserve">Proportionate amount of NCGTC recovery</w:t>
                </w:r>
                <w:r w:rsidDel="00000000" w:rsidR="00000000" w:rsidRPr="00000000">
                  <w:rPr>
                    <w:rFonts w:ascii="Aptos" w:cs="Aptos" w:eastAsia="Aptos" w:hAnsi="Aptos"/>
                    <w:rtl w:val="0"/>
                  </w:rPr>
                  <w:t xml:space="preserve">) – 40% of 9A-9C for MLI side / 40% of 9B-9C for NCGTC side.</w:t>
                </w:r>
                <w:r w:rsidDel="00000000" w:rsidR="00000000" w:rsidRPr="00000000">
                  <w:rPr>
                    <w:rtl w:val="0"/>
                  </w:rPr>
                </w:r>
              </w:p>
            </w:tc>
            <w:tc>
              <w:tcPr/>
              <w:p w:rsidR="00000000" w:rsidDel="00000000" w:rsidP="00000000" w:rsidRDefault="00000000" w:rsidRPr="00000000" w14:paraId="00000549">
                <w:pPr>
                  <w:ind w:left="142" w:firstLine="0"/>
                  <w:jc w:val="both"/>
                  <w:rPr/>
                </w:pPr>
                <w:r w:rsidDel="00000000" w:rsidR="00000000" w:rsidRPr="00000000">
                  <w:rPr>
                    <w:rtl w:val="0"/>
                  </w:rPr>
                  <w:t xml:space="preserve">Auto</w:t>
                </w:r>
              </w:p>
            </w:tc>
            <w:tc>
              <w:tcPr/>
              <w:p w:rsidR="00000000" w:rsidDel="00000000" w:rsidP="00000000" w:rsidRDefault="00000000" w:rsidRPr="00000000" w14:paraId="0000054A">
                <w:pPr>
                  <w:ind w:left="142" w:firstLine="0"/>
                  <w:jc w:val="both"/>
                  <w:rPr/>
                </w:pPr>
                <w:r w:rsidDel="00000000" w:rsidR="00000000" w:rsidRPr="00000000">
                  <w:rPr>
                    <w:rFonts w:ascii="Aptos" w:cs="Aptos" w:eastAsia="Aptos" w:hAnsi="Aptos"/>
                    <w:rtl w:val="0"/>
                  </w:rPr>
                  <w:t xml:space="preserve">Mandatory if OTS =Yes</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4B">
                <w:pPr>
                  <w:ind w:left="142" w:firstLine="0"/>
                  <w:jc w:val="both"/>
                  <w:rPr/>
                </w:pPr>
                <w:r w:rsidDel="00000000" w:rsidR="00000000" w:rsidRPr="00000000">
                  <w:rPr>
                    <w:rtl w:val="0"/>
                  </w:rPr>
                  <w:t xml:space="preserve">11</w:t>
                </w:r>
              </w:p>
            </w:tc>
            <w:tc>
              <w:tcPr>
                <w:gridSpan w:val="2"/>
              </w:tcPr>
              <w:p w:rsidR="00000000" w:rsidDel="00000000" w:rsidP="00000000" w:rsidRDefault="00000000" w:rsidRPr="00000000" w14:paraId="0000054C">
                <w:pPr>
                  <w:ind w:left="142" w:firstLine="0"/>
                  <w:jc w:val="both"/>
                  <w:rPr/>
                </w:pPr>
                <w:r w:rsidDel="00000000" w:rsidR="00000000" w:rsidRPr="00000000">
                  <w:rPr>
                    <w:rtl w:val="0"/>
                  </w:rPr>
                  <w:t xml:space="preserve">Recovery through OTS retained by MLI</w:t>
                </w:r>
              </w:p>
            </w:tc>
            <w:tc>
              <w:tcPr/>
              <w:p w:rsidR="00000000" w:rsidDel="00000000" w:rsidP="00000000" w:rsidRDefault="00000000" w:rsidRPr="00000000" w14:paraId="0000054E">
                <w:pPr>
                  <w:ind w:left="142" w:firstLine="0"/>
                  <w:jc w:val="both"/>
                  <w:rPr/>
                </w:pPr>
                <w:r w:rsidDel="00000000" w:rsidR="00000000" w:rsidRPr="00000000">
                  <w:rPr>
                    <w:rFonts w:ascii="Aptos" w:cs="Aptos" w:eastAsia="Aptos" w:hAnsi="Aptos"/>
                    <w:rtl w:val="0"/>
                  </w:rPr>
                  <w:t xml:space="preserve">Amount recovered through OTS retained by MLI – 60% of 9A-9C for MLI side / 60% of 9B-9C for NCGTC side.</w:t>
                </w:r>
                <w:r w:rsidDel="00000000" w:rsidR="00000000" w:rsidRPr="00000000">
                  <w:rPr>
                    <w:rtl w:val="0"/>
                  </w:rPr>
                </w:r>
              </w:p>
            </w:tc>
            <w:tc>
              <w:tcPr/>
              <w:p w:rsidR="00000000" w:rsidDel="00000000" w:rsidP="00000000" w:rsidRDefault="00000000" w:rsidRPr="00000000" w14:paraId="0000054F">
                <w:pPr>
                  <w:ind w:left="142" w:firstLine="0"/>
                  <w:jc w:val="both"/>
                  <w:rPr/>
                </w:pPr>
                <w:r w:rsidDel="00000000" w:rsidR="00000000" w:rsidRPr="00000000">
                  <w:rPr>
                    <w:rtl w:val="0"/>
                  </w:rPr>
                  <w:t xml:space="preserve">Auto</w:t>
                </w:r>
              </w:p>
            </w:tc>
            <w:tc>
              <w:tcPr/>
              <w:p w:rsidR="00000000" w:rsidDel="00000000" w:rsidP="00000000" w:rsidRDefault="00000000" w:rsidRPr="00000000" w14:paraId="00000550">
                <w:pPr>
                  <w:ind w:left="142" w:firstLine="0"/>
                  <w:jc w:val="both"/>
                  <w:rPr/>
                </w:pPr>
                <w:r w:rsidDel="00000000" w:rsidR="00000000" w:rsidRPr="00000000">
                  <w:rPr>
                    <w:rFonts w:ascii="Aptos" w:cs="Aptos" w:eastAsia="Aptos" w:hAnsi="Aptos"/>
                    <w:rtl w:val="0"/>
                  </w:rPr>
                  <w:t xml:space="preserve">Mandatory if OTS =Yes</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51">
                <w:pPr>
                  <w:ind w:left="142" w:firstLine="0"/>
                  <w:jc w:val="both"/>
                  <w:rPr/>
                </w:pPr>
                <w:r w:rsidDel="00000000" w:rsidR="00000000" w:rsidRPr="00000000">
                  <w:rPr>
                    <w:rtl w:val="0"/>
                  </w:rPr>
                  <w:t xml:space="preserve">12</w:t>
                </w:r>
              </w:p>
            </w:tc>
            <w:tc>
              <w:tcPr>
                <w:gridSpan w:val="2"/>
              </w:tcPr>
              <w:p w:rsidR="00000000" w:rsidDel="00000000" w:rsidP="00000000" w:rsidRDefault="00000000" w:rsidRPr="00000000" w14:paraId="00000552">
                <w:pPr>
                  <w:ind w:left="142" w:firstLine="0"/>
                  <w:jc w:val="both"/>
                  <w:rPr/>
                </w:pPr>
                <w:r w:rsidDel="00000000" w:rsidR="00000000" w:rsidRPr="00000000">
                  <w:rPr>
                    <w:rFonts w:ascii="Aptos" w:cs="Aptos" w:eastAsia="Aptos" w:hAnsi="Aptos"/>
                    <w:rtl w:val="0"/>
                  </w:rPr>
                  <w:t xml:space="preserve">Principal Outstanding as on Date of NPA</w:t>
                </w:r>
                <w:r w:rsidDel="00000000" w:rsidR="00000000" w:rsidRPr="00000000">
                  <w:rPr>
                    <w:rtl w:val="0"/>
                  </w:rPr>
                </w:r>
              </w:p>
            </w:tc>
            <w:tc>
              <w:tcPr/>
              <w:p w:rsidR="00000000" w:rsidDel="00000000" w:rsidP="00000000" w:rsidRDefault="00000000" w:rsidRPr="00000000" w14:paraId="00000554">
                <w:pPr>
                  <w:ind w:left="142" w:firstLine="0"/>
                  <w:jc w:val="both"/>
                  <w:rPr>
                    <w:rFonts w:ascii="Aptos" w:cs="Aptos" w:eastAsia="Aptos" w:hAnsi="Aptos"/>
                  </w:rPr>
                </w:pPr>
                <w:r w:rsidDel="00000000" w:rsidR="00000000" w:rsidRPr="00000000">
                  <w:rPr>
                    <w:rFonts w:ascii="Aptos" w:cs="Aptos" w:eastAsia="Aptos" w:hAnsi="Aptos"/>
                    <w:rtl w:val="0"/>
                  </w:rPr>
                  <w:t xml:space="preserve">Loan amount outstanding comprising principal due from borrower as on date of NPA.</w:t>
                </w:r>
              </w:p>
              <w:p w:rsidR="00000000" w:rsidDel="00000000" w:rsidP="00000000" w:rsidRDefault="00000000" w:rsidRPr="00000000" w14:paraId="00000555">
                <w:pPr>
                  <w:ind w:left="142" w:firstLine="0"/>
                  <w:jc w:val="both"/>
                  <w:rPr>
                    <w:rFonts w:ascii="Aptos" w:cs="Aptos" w:eastAsia="Aptos" w:hAnsi="Aptos"/>
                  </w:rPr>
                </w:pPr>
                <w:r w:rsidDel="00000000" w:rsidR="00000000" w:rsidRPr="00000000">
                  <w:rPr>
                    <w:rFonts w:ascii="Aptos" w:cs="Aptos" w:eastAsia="Aptos" w:hAnsi="Aptos"/>
                    <w:rtl w:val="0"/>
                  </w:rPr>
                  <w:t xml:space="preserve">It cannot be more than the sanction amount.</w:t>
                </w:r>
              </w:p>
              <w:p w:rsidR="00000000" w:rsidDel="00000000" w:rsidP="00000000" w:rsidRDefault="00000000" w:rsidRPr="00000000" w14:paraId="00000556">
                <w:pPr>
                  <w:ind w:left="142" w:firstLine="0"/>
                  <w:jc w:val="both"/>
                  <w:rPr/>
                </w:pPr>
                <w:r w:rsidDel="00000000" w:rsidR="00000000" w:rsidRPr="00000000">
                  <w:rPr>
                    <w:rFonts w:ascii="Aptos" w:cs="Aptos" w:eastAsia="Aptos" w:hAnsi="Aptos"/>
                    <w:rtl w:val="0"/>
                  </w:rPr>
                  <w:t xml:space="preserve">Corrected by NCGCT Maker/Checker.</w:t>
                </w:r>
                <w:r w:rsidDel="00000000" w:rsidR="00000000" w:rsidRPr="00000000">
                  <w:rPr>
                    <w:rtl w:val="0"/>
                  </w:rPr>
                </w:r>
              </w:p>
            </w:tc>
            <w:tc>
              <w:tcPr/>
              <w:p w:rsidR="00000000" w:rsidDel="00000000" w:rsidP="00000000" w:rsidRDefault="00000000" w:rsidRPr="00000000" w14:paraId="00000557">
                <w:pPr>
                  <w:ind w:left="142" w:firstLine="0"/>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p w:rsidR="00000000" w:rsidDel="00000000" w:rsidP="00000000" w:rsidRDefault="00000000" w:rsidRPr="00000000" w14:paraId="00000558">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59">
                <w:pPr>
                  <w:ind w:left="142" w:firstLine="0"/>
                  <w:jc w:val="both"/>
                  <w:rPr/>
                </w:pPr>
                <w:r w:rsidDel="00000000" w:rsidR="00000000" w:rsidRPr="00000000">
                  <w:rPr>
                    <w:rtl w:val="0"/>
                  </w:rPr>
                  <w:t xml:space="preserve">13</w:t>
                </w:r>
              </w:p>
            </w:tc>
            <w:tc>
              <w:tcPr>
                <w:gridSpan w:val="2"/>
              </w:tcPr>
              <w:p w:rsidR="00000000" w:rsidDel="00000000" w:rsidP="00000000" w:rsidRDefault="00000000" w:rsidRPr="00000000" w14:paraId="0000055A">
                <w:pPr>
                  <w:ind w:left="142" w:firstLine="0"/>
                  <w:jc w:val="both"/>
                  <w:rPr/>
                </w:pPr>
                <w:r w:rsidDel="00000000" w:rsidR="00000000" w:rsidRPr="00000000">
                  <w:rPr>
                    <w:rFonts w:ascii="Aptos" w:cs="Aptos" w:eastAsia="Aptos" w:hAnsi="Aptos"/>
                    <w:rtl w:val="0"/>
                  </w:rPr>
                  <w:t xml:space="preserve">Interest Outstanding as on Date of NPA</w:t>
                </w:r>
                <w:r w:rsidDel="00000000" w:rsidR="00000000" w:rsidRPr="00000000">
                  <w:rPr>
                    <w:rtl w:val="0"/>
                  </w:rPr>
                </w:r>
              </w:p>
            </w:tc>
            <w:tc>
              <w:tcPr/>
              <w:p w:rsidR="00000000" w:rsidDel="00000000" w:rsidP="00000000" w:rsidRDefault="00000000" w:rsidRPr="00000000" w14:paraId="0000055C">
                <w:pPr>
                  <w:ind w:left="142" w:firstLine="0"/>
                  <w:jc w:val="both"/>
                  <w:rPr>
                    <w:rFonts w:ascii="Aptos" w:cs="Aptos" w:eastAsia="Aptos" w:hAnsi="Aptos"/>
                  </w:rPr>
                </w:pPr>
                <w:r w:rsidDel="00000000" w:rsidR="00000000" w:rsidRPr="00000000">
                  <w:rPr>
                    <w:rFonts w:ascii="Aptos" w:cs="Aptos" w:eastAsia="Aptos" w:hAnsi="Aptos"/>
                    <w:rtl w:val="0"/>
                  </w:rPr>
                  <w:t xml:space="preserve">Loan amount outstanding comprising of interest due from borrower as on date of NPA</w:t>
                </w:r>
              </w:p>
              <w:p w:rsidR="00000000" w:rsidDel="00000000" w:rsidP="00000000" w:rsidRDefault="00000000" w:rsidRPr="00000000" w14:paraId="0000055D">
                <w:pPr>
                  <w:ind w:left="142" w:firstLine="0"/>
                  <w:jc w:val="both"/>
                  <w:rPr/>
                </w:pPr>
                <w:r w:rsidDel="00000000" w:rsidR="00000000" w:rsidRPr="00000000">
                  <w:rPr>
                    <w:rFonts w:ascii="Aptos" w:cs="Aptos" w:eastAsia="Aptos" w:hAnsi="Aptos"/>
                    <w:rtl w:val="0"/>
                  </w:rPr>
                  <w:t xml:space="preserve">Corrected by NCGCT Maker/Checker.</w:t>
                </w:r>
                <w:r w:rsidDel="00000000" w:rsidR="00000000" w:rsidRPr="00000000">
                  <w:rPr>
                    <w:rtl w:val="0"/>
                  </w:rPr>
                </w:r>
              </w:p>
            </w:tc>
            <w:tc>
              <w:tcPr/>
              <w:p w:rsidR="00000000" w:rsidDel="00000000" w:rsidP="00000000" w:rsidRDefault="00000000" w:rsidRPr="00000000" w14:paraId="0000055E">
                <w:pPr>
                  <w:ind w:left="142" w:firstLine="0"/>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t xml:space="preserve">.</w:t>
                </w:r>
              </w:p>
            </w:tc>
            <w:tc>
              <w:tcPr/>
              <w:p w:rsidR="00000000" w:rsidDel="00000000" w:rsidP="00000000" w:rsidRDefault="00000000" w:rsidRPr="00000000" w14:paraId="0000055F">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60">
                <w:pPr>
                  <w:ind w:left="142" w:firstLine="0"/>
                  <w:jc w:val="both"/>
                  <w:rPr/>
                </w:pPr>
                <w:r w:rsidDel="00000000" w:rsidR="00000000" w:rsidRPr="00000000">
                  <w:rPr>
                    <w:rtl w:val="0"/>
                  </w:rPr>
                  <w:t xml:space="preserve">14</w:t>
                </w:r>
              </w:p>
            </w:tc>
            <w:tc>
              <w:tcPr>
                <w:gridSpan w:val="2"/>
              </w:tcPr>
              <w:p w:rsidR="00000000" w:rsidDel="00000000" w:rsidP="00000000" w:rsidRDefault="00000000" w:rsidRPr="00000000" w14:paraId="00000561">
                <w:pPr>
                  <w:ind w:left="142" w:firstLine="0"/>
                  <w:jc w:val="both"/>
                  <w:rPr/>
                </w:pPr>
                <w:r w:rsidDel="00000000" w:rsidR="00000000" w:rsidRPr="00000000">
                  <w:rPr>
                    <w:rFonts w:ascii="Aptos" w:cs="Aptos" w:eastAsia="Aptos" w:hAnsi="Aptos"/>
                    <w:rtl w:val="0"/>
                  </w:rPr>
                  <w:t xml:space="preserve">Recovery amount after NPA date till interim claim lodgement</w:t>
                </w:r>
                <w:r w:rsidDel="00000000" w:rsidR="00000000" w:rsidRPr="00000000">
                  <w:rPr>
                    <w:rtl w:val="0"/>
                  </w:rPr>
                </w:r>
              </w:p>
            </w:tc>
            <w:tc>
              <w:tcPr/>
              <w:p w:rsidR="00000000" w:rsidDel="00000000" w:rsidP="00000000" w:rsidRDefault="00000000" w:rsidRPr="00000000" w14:paraId="00000563">
                <w:pPr>
                  <w:ind w:left="142" w:firstLine="0"/>
                  <w:jc w:val="both"/>
                  <w:rPr/>
                </w:pPr>
                <w:r w:rsidDel="00000000" w:rsidR="00000000" w:rsidRPr="00000000">
                  <w:rPr>
                    <w:rtl w:val="0"/>
                  </w:rPr>
                  <w:t xml:space="preserve">Recovery-NCGTC Portion.</w:t>
                </w:r>
              </w:p>
              <w:p w:rsidR="00000000" w:rsidDel="00000000" w:rsidP="00000000" w:rsidRDefault="00000000" w:rsidRPr="00000000" w14:paraId="00000564">
                <w:pPr>
                  <w:ind w:left="142" w:firstLine="0"/>
                  <w:jc w:val="both"/>
                  <w:rPr/>
                </w:pPr>
                <w:r w:rsidDel="00000000" w:rsidR="00000000" w:rsidRPr="00000000">
                  <w:rPr>
                    <w:rtl w:val="0"/>
                  </w:rPr>
                  <w:t xml:space="preserve">(40% already calculated under Interim Claim)</w:t>
                </w:r>
              </w:p>
            </w:tc>
            <w:tc>
              <w:tcPr/>
              <w:p w:rsidR="00000000" w:rsidDel="00000000" w:rsidP="00000000" w:rsidRDefault="00000000" w:rsidRPr="00000000" w14:paraId="00000565">
                <w:pPr>
                  <w:ind w:left="142" w:firstLine="0"/>
                  <w:jc w:val="both"/>
                  <w:rPr>
                    <w:highlight w:val="yellow"/>
                  </w:rPr>
                </w:pPr>
                <w:r w:rsidDel="00000000" w:rsidR="00000000" w:rsidRPr="00000000">
                  <w:rPr>
                    <w:rFonts w:ascii="Aptos" w:cs="Aptos" w:eastAsia="Aptos" w:hAnsi="Aptos"/>
                    <w:highlight w:val="yellow"/>
                    <w:rtl w:val="0"/>
                  </w:rPr>
                  <w:t xml:space="preserve">Auto populate on selection of CGPAN</w:t>
                </w:r>
                <w:r w:rsidDel="00000000" w:rsidR="00000000" w:rsidRPr="00000000">
                  <w:rPr>
                    <w:highlight w:val="yellow"/>
                    <w:rtl w:val="0"/>
                  </w:rPr>
                  <w:t xml:space="preserve">.</w:t>
                </w:r>
              </w:p>
            </w:tc>
            <w:tc>
              <w:tcPr/>
              <w:p w:rsidR="00000000" w:rsidDel="00000000" w:rsidP="00000000" w:rsidRDefault="00000000" w:rsidRPr="00000000" w14:paraId="00000566">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67">
                <w:pPr>
                  <w:ind w:left="142" w:firstLine="0"/>
                  <w:jc w:val="both"/>
                  <w:rPr/>
                </w:pPr>
                <w:r w:rsidDel="00000000" w:rsidR="00000000" w:rsidRPr="00000000">
                  <w:rPr>
                    <w:rtl w:val="0"/>
                  </w:rPr>
                  <w:t xml:space="preserve">15</w:t>
                </w:r>
              </w:p>
            </w:tc>
            <w:tc>
              <w:tcPr>
                <w:gridSpan w:val="2"/>
              </w:tcPr>
              <w:p w:rsidR="00000000" w:rsidDel="00000000" w:rsidP="00000000" w:rsidRDefault="00000000" w:rsidRPr="00000000" w14:paraId="00000568">
                <w:pPr>
                  <w:ind w:left="142" w:firstLine="0"/>
                  <w:jc w:val="both"/>
                  <w:rPr/>
                </w:pPr>
                <w:r w:rsidDel="00000000" w:rsidR="00000000" w:rsidRPr="00000000">
                  <w:rPr>
                    <w:rtl w:val="0"/>
                  </w:rPr>
                  <w:t xml:space="preserve">Recovery after interim claim till final claim </w:t>
                </w:r>
                <w:r w:rsidDel="00000000" w:rsidR="00000000" w:rsidRPr="00000000">
                  <w:rPr>
                    <w:rFonts w:ascii="Aptos" w:cs="Aptos" w:eastAsia="Aptos" w:hAnsi="Aptos"/>
                    <w:rtl w:val="0"/>
                  </w:rPr>
                  <w:t xml:space="preserve">lodgement </w:t>
                </w:r>
                <w:r w:rsidDel="00000000" w:rsidR="00000000" w:rsidRPr="00000000">
                  <w:rPr>
                    <w:rtl w:val="0"/>
                  </w:rPr>
                </w:r>
              </w:p>
            </w:tc>
            <w:tc>
              <w:tcPr/>
              <w:p w:rsidR="00000000" w:rsidDel="00000000" w:rsidP="00000000" w:rsidRDefault="00000000" w:rsidRPr="00000000" w14:paraId="0000056A">
                <w:pPr>
                  <w:ind w:left="142" w:firstLine="0"/>
                  <w:jc w:val="both"/>
                  <w:rPr>
                    <w:rFonts w:ascii="Aptos" w:cs="Aptos" w:eastAsia="Aptos" w:hAnsi="Aptos"/>
                  </w:rPr>
                </w:pPr>
                <w:r w:rsidDel="00000000" w:rsidR="00000000" w:rsidRPr="00000000">
                  <w:rPr>
                    <w:rFonts w:ascii="Aptos" w:cs="Aptos" w:eastAsia="Aptos" w:hAnsi="Aptos"/>
                    <w:rtl w:val="0"/>
                  </w:rPr>
                  <w:t xml:space="preserve">Recovery made after interim claim lodgement till final claim lodgement. Amount to be entered “0” in case of no recovery</w:t>
                </w:r>
              </w:p>
            </w:tc>
            <w:tc>
              <w:tcPr/>
              <w:p w:rsidR="00000000" w:rsidDel="00000000" w:rsidP="00000000" w:rsidRDefault="00000000" w:rsidRPr="00000000" w14:paraId="0000056B">
                <w:pPr>
                  <w:jc w:val="both"/>
                  <w:rPr/>
                </w:pPr>
                <w:r w:rsidDel="00000000" w:rsidR="00000000" w:rsidRPr="00000000">
                  <w:rPr>
                    <w:rtl w:val="0"/>
                  </w:rPr>
                  <w:t xml:space="preserve">Amount in Rs.</w:t>
                </w:r>
              </w:p>
              <w:p w:rsidR="00000000" w:rsidDel="00000000" w:rsidP="00000000" w:rsidRDefault="00000000" w:rsidRPr="00000000" w14:paraId="0000056C">
                <w:pPr>
                  <w:ind w:left="142" w:firstLine="0"/>
                  <w:jc w:val="both"/>
                  <w:rPr/>
                </w:pPr>
                <w:r w:rsidDel="00000000" w:rsidR="00000000" w:rsidRPr="00000000">
                  <w:rPr>
                    <w:rtl w:val="0"/>
                  </w:rPr>
                  <w:t xml:space="preserve">Entered by MLI Maker</w:t>
                </w:r>
              </w:p>
            </w:tc>
            <w:tc>
              <w:tcPr/>
              <w:p w:rsidR="00000000" w:rsidDel="00000000" w:rsidP="00000000" w:rsidRDefault="00000000" w:rsidRPr="00000000" w14:paraId="0000056D">
                <w:pPr>
                  <w:ind w:left="142" w:firstLine="0"/>
                  <w:jc w:val="both"/>
                  <w:rPr/>
                </w:pPr>
                <w:r w:rsidDel="00000000" w:rsidR="00000000" w:rsidRPr="00000000">
                  <w:rPr>
                    <w:rFonts w:ascii="Aptos" w:cs="Aptos" w:eastAsia="Aptos" w:hAnsi="Aptos"/>
                    <w:rtl w:val="0"/>
                  </w:rPr>
                  <w:t xml:space="preserve">Mandatory, if OTS = No</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6E">
                <w:pPr>
                  <w:ind w:left="142" w:firstLine="0"/>
                  <w:jc w:val="both"/>
                  <w:rPr/>
                </w:pPr>
                <w:r w:rsidDel="00000000" w:rsidR="00000000" w:rsidRPr="00000000">
                  <w:rPr>
                    <w:rtl w:val="0"/>
                  </w:rPr>
                  <w:t xml:space="preserve">16</w:t>
                </w:r>
              </w:p>
            </w:tc>
            <w:tc>
              <w:tcPr>
                <w:gridSpan w:val="2"/>
              </w:tcPr>
              <w:p w:rsidR="00000000" w:rsidDel="00000000" w:rsidP="00000000" w:rsidRDefault="00000000" w:rsidRPr="00000000" w14:paraId="0000056F">
                <w:pPr>
                  <w:ind w:left="142" w:firstLine="0"/>
                  <w:jc w:val="both"/>
                  <w:rPr/>
                </w:pPr>
                <w:r w:rsidDel="00000000" w:rsidR="00000000" w:rsidRPr="00000000">
                  <w:rPr>
                    <w:rFonts w:ascii="Aptos" w:cs="Aptos" w:eastAsia="Aptos" w:hAnsi="Aptos"/>
                    <w:rtl w:val="0"/>
                  </w:rPr>
                  <w:t xml:space="preserve">Recovery amount after Interim Claim date till Final claim lodgement</w:t>
                </w:r>
                <w:r w:rsidDel="00000000" w:rsidR="00000000" w:rsidRPr="00000000">
                  <w:rPr>
                    <w:rtl w:val="0"/>
                  </w:rPr>
                </w:r>
              </w:p>
            </w:tc>
            <w:tc>
              <w:tcPr/>
              <w:p w:rsidR="00000000" w:rsidDel="00000000" w:rsidP="00000000" w:rsidRDefault="00000000" w:rsidRPr="00000000" w14:paraId="00000571">
                <w:pPr>
                  <w:jc w:val="both"/>
                  <w:rPr/>
                </w:pPr>
                <w:r w:rsidDel="00000000" w:rsidR="00000000" w:rsidRPr="00000000">
                  <w:rPr>
                    <w:rtl w:val="0"/>
                  </w:rPr>
                  <w:t xml:space="preserve">This field is editable to NCGTC users while settlement of claims.</w:t>
                </w:r>
              </w:p>
              <w:p w:rsidR="00000000" w:rsidDel="00000000" w:rsidP="00000000" w:rsidRDefault="00000000" w:rsidRPr="00000000" w14:paraId="00000572">
                <w:pPr>
                  <w:ind w:left="142" w:firstLine="0"/>
                  <w:jc w:val="both"/>
                  <w:rPr/>
                </w:pPr>
                <w:r w:rsidDel="00000000" w:rsidR="00000000" w:rsidRPr="00000000">
                  <w:rPr>
                    <w:rtl w:val="0"/>
                  </w:rPr>
                  <w:t xml:space="preserve">This is auto-fetch from 15 and editable to NCGTC maker/checker.</w:t>
                </w:r>
              </w:p>
            </w:tc>
            <w:tc>
              <w:tcPr/>
              <w:p w:rsidR="00000000" w:rsidDel="00000000" w:rsidP="00000000" w:rsidRDefault="00000000" w:rsidRPr="00000000" w14:paraId="00000573">
                <w:pPr>
                  <w:jc w:val="both"/>
                  <w:rPr/>
                </w:pPr>
                <w:r w:rsidDel="00000000" w:rsidR="00000000" w:rsidRPr="00000000">
                  <w:rPr>
                    <w:rtl w:val="0"/>
                  </w:rPr>
                  <w:t xml:space="preserve">Amount in Rs.</w:t>
                </w:r>
              </w:p>
              <w:p w:rsidR="00000000" w:rsidDel="00000000" w:rsidP="00000000" w:rsidRDefault="00000000" w:rsidRPr="00000000" w14:paraId="00000574">
                <w:pPr>
                  <w:ind w:left="142" w:firstLine="0"/>
                  <w:jc w:val="both"/>
                  <w:rPr/>
                </w:pPr>
                <w:r w:rsidDel="00000000" w:rsidR="00000000" w:rsidRPr="00000000">
                  <w:rPr>
                    <w:rtl w:val="0"/>
                  </w:rPr>
                  <w:t xml:space="preserve">Entered by NCGTC Maker / Checker</w:t>
                </w:r>
              </w:p>
            </w:tc>
            <w:tc>
              <w:tcPr/>
              <w:p w:rsidR="00000000" w:rsidDel="00000000" w:rsidP="00000000" w:rsidRDefault="00000000" w:rsidRPr="00000000" w14:paraId="00000575">
                <w:pPr>
                  <w:ind w:left="142" w:firstLine="0"/>
                  <w:jc w:val="both"/>
                  <w:rPr/>
                </w:pPr>
                <w:r w:rsidDel="00000000" w:rsidR="00000000" w:rsidRPr="00000000">
                  <w:rPr>
                    <w:rtl w:val="0"/>
                  </w:rPr>
                  <w:t xml:space="preserve">Mandatory</w:t>
                </w:r>
                <w:r w:rsidDel="00000000" w:rsidR="00000000" w:rsidRPr="00000000">
                  <w:rPr>
                    <w:rFonts w:ascii="Aptos" w:cs="Aptos" w:eastAsia="Aptos" w:hAnsi="Aptos"/>
                    <w:rtl w:val="0"/>
                  </w:rPr>
                  <w:t xml:space="preserve">, if OTS = No</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76">
                <w:pPr>
                  <w:ind w:left="142" w:firstLine="0"/>
                  <w:jc w:val="both"/>
                  <w:rPr>
                    <w:color w:val="ff0000"/>
                  </w:rPr>
                </w:pPr>
                <w:r w:rsidDel="00000000" w:rsidR="00000000" w:rsidRPr="00000000">
                  <w:rPr>
                    <w:rtl w:val="0"/>
                  </w:rPr>
                  <w:t xml:space="preserve">17A</w:t>
                </w:r>
                <w:r w:rsidDel="00000000" w:rsidR="00000000" w:rsidRPr="00000000">
                  <w:rPr>
                    <w:rtl w:val="0"/>
                  </w:rPr>
                </w:r>
              </w:p>
            </w:tc>
            <w:tc>
              <w:tcPr>
                <w:gridSpan w:val="2"/>
              </w:tcPr>
              <w:p w:rsidR="00000000" w:rsidDel="00000000" w:rsidP="00000000" w:rsidRDefault="00000000" w:rsidRPr="00000000" w14:paraId="00000577">
                <w:pPr>
                  <w:ind w:left="142" w:firstLine="0"/>
                  <w:jc w:val="both"/>
                  <w:rPr>
                    <w:color w:val="ff0000"/>
                  </w:rPr>
                </w:pPr>
                <w:r w:rsidDel="00000000" w:rsidR="00000000" w:rsidRPr="00000000">
                  <w:rPr>
                    <w:rtl w:val="0"/>
                  </w:rPr>
                  <w:t xml:space="preserve">Post Interim Claim Recovery-NCGTC Portion</w:t>
                </w:r>
                <w:r w:rsidDel="00000000" w:rsidR="00000000" w:rsidRPr="00000000">
                  <w:rPr>
                    <w:rtl w:val="0"/>
                  </w:rPr>
                </w:r>
              </w:p>
            </w:tc>
            <w:tc>
              <w:tcPr/>
              <w:p w:rsidR="00000000" w:rsidDel="00000000" w:rsidP="00000000" w:rsidRDefault="00000000" w:rsidRPr="00000000" w14:paraId="00000579">
                <w:pPr>
                  <w:ind w:left="142" w:firstLine="0"/>
                  <w:jc w:val="both"/>
                  <w:rPr>
                    <w:color w:val="ff0000"/>
                  </w:rPr>
                </w:pPr>
                <w:r w:rsidDel="00000000" w:rsidR="00000000" w:rsidRPr="00000000">
                  <w:rPr>
                    <w:rFonts w:ascii="Aptos" w:cs="Aptos" w:eastAsia="Aptos" w:hAnsi="Aptos"/>
                    <w:rtl w:val="0"/>
                  </w:rPr>
                  <w:t xml:space="preserve">Amount recovered (</w:t>
                </w:r>
                <w:r w:rsidDel="00000000" w:rsidR="00000000" w:rsidRPr="00000000">
                  <w:rPr>
                    <w:sz w:val="24"/>
                    <w:szCs w:val="24"/>
                    <w:rtl w:val="0"/>
                  </w:rPr>
                  <w:t xml:space="preserve">Proportionate amount of NCGTC recovery</w:t>
                </w:r>
                <w:r w:rsidDel="00000000" w:rsidR="00000000" w:rsidRPr="00000000">
                  <w:rPr>
                    <w:rFonts w:ascii="Aptos" w:cs="Aptos" w:eastAsia="Aptos" w:hAnsi="Aptos"/>
                    <w:rtl w:val="0"/>
                  </w:rPr>
                  <w:t xml:space="preserve">) – 40% of 15 for MLI side / 40% of 16 for NCGTC side.</w:t>
                </w:r>
                <w:r w:rsidDel="00000000" w:rsidR="00000000" w:rsidRPr="00000000">
                  <w:rPr>
                    <w:rtl w:val="0"/>
                  </w:rPr>
                </w:r>
              </w:p>
            </w:tc>
            <w:tc>
              <w:tcPr/>
              <w:p w:rsidR="00000000" w:rsidDel="00000000" w:rsidP="00000000" w:rsidRDefault="00000000" w:rsidRPr="00000000" w14:paraId="0000057A">
                <w:pPr>
                  <w:ind w:left="142" w:firstLine="0"/>
                  <w:jc w:val="both"/>
                  <w:rPr/>
                </w:pPr>
                <w:r w:rsidDel="00000000" w:rsidR="00000000" w:rsidRPr="00000000">
                  <w:rPr>
                    <w:rtl w:val="0"/>
                  </w:rPr>
                  <w:t xml:space="preserve">Auto</w:t>
                </w:r>
              </w:p>
            </w:tc>
            <w:tc>
              <w:tcPr/>
              <w:p w:rsidR="00000000" w:rsidDel="00000000" w:rsidP="00000000" w:rsidRDefault="00000000" w:rsidRPr="00000000" w14:paraId="0000057B">
                <w:pPr>
                  <w:ind w:left="142" w:firstLine="0"/>
                  <w:jc w:val="both"/>
                  <w:rPr>
                    <w:color w:val="ff0000"/>
                  </w:rPr>
                </w:pPr>
                <w:r w:rsidDel="00000000" w:rsidR="00000000" w:rsidRPr="00000000">
                  <w:rPr>
                    <w:rtl w:val="0"/>
                  </w:rPr>
                  <w:t xml:space="preserve">Mandatory</w:t>
                </w:r>
                <w:r w:rsidDel="00000000" w:rsidR="00000000" w:rsidRPr="00000000">
                  <w:rPr>
                    <w:rFonts w:ascii="Aptos" w:cs="Aptos" w:eastAsia="Aptos" w:hAnsi="Aptos"/>
                    <w:rtl w:val="0"/>
                  </w:rPr>
                  <w:t xml:space="preserve">, if OTS = No</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7C">
                <w:pPr>
                  <w:ind w:left="142" w:firstLine="0"/>
                  <w:jc w:val="both"/>
                  <w:rPr>
                    <w:color w:val="ff0000"/>
                  </w:rPr>
                </w:pPr>
                <w:r w:rsidDel="00000000" w:rsidR="00000000" w:rsidRPr="00000000">
                  <w:rPr>
                    <w:rtl w:val="0"/>
                  </w:rPr>
                  <w:t xml:space="preserve">17B</w:t>
                </w:r>
                <w:r w:rsidDel="00000000" w:rsidR="00000000" w:rsidRPr="00000000">
                  <w:rPr>
                    <w:rtl w:val="0"/>
                  </w:rPr>
                </w:r>
              </w:p>
            </w:tc>
            <w:tc>
              <w:tcPr>
                <w:gridSpan w:val="2"/>
              </w:tcPr>
              <w:p w:rsidR="00000000" w:rsidDel="00000000" w:rsidP="00000000" w:rsidRDefault="00000000" w:rsidRPr="00000000" w14:paraId="0000057D">
                <w:pPr>
                  <w:ind w:left="142" w:firstLine="0"/>
                  <w:jc w:val="both"/>
                  <w:rPr>
                    <w:color w:val="ff0000"/>
                  </w:rPr>
                </w:pPr>
                <w:r w:rsidDel="00000000" w:rsidR="00000000" w:rsidRPr="00000000">
                  <w:rPr>
                    <w:rtl w:val="0"/>
                  </w:rPr>
                  <w:t xml:space="preserve">Post Interim Claim Recovery - MLI Portion</w:t>
                </w:r>
                <w:r w:rsidDel="00000000" w:rsidR="00000000" w:rsidRPr="00000000">
                  <w:rPr>
                    <w:rtl w:val="0"/>
                  </w:rPr>
                </w:r>
              </w:p>
            </w:tc>
            <w:tc>
              <w:tcPr/>
              <w:p w:rsidR="00000000" w:rsidDel="00000000" w:rsidP="00000000" w:rsidRDefault="00000000" w:rsidRPr="00000000" w14:paraId="0000057F">
                <w:pPr>
                  <w:ind w:left="142" w:firstLine="0"/>
                  <w:jc w:val="both"/>
                  <w:rPr>
                    <w:color w:val="ff0000"/>
                  </w:rPr>
                </w:pPr>
                <w:r w:rsidDel="00000000" w:rsidR="00000000" w:rsidRPr="00000000">
                  <w:rPr>
                    <w:rFonts w:ascii="Aptos" w:cs="Aptos" w:eastAsia="Aptos" w:hAnsi="Aptos"/>
                    <w:rtl w:val="0"/>
                  </w:rPr>
                  <w:t xml:space="preserve">Amount recovered through OTS retained by MLI – 60% of 15 for MLI side/ 60% of 16 for NCGTC side.</w:t>
                </w:r>
                <w:r w:rsidDel="00000000" w:rsidR="00000000" w:rsidRPr="00000000">
                  <w:rPr>
                    <w:rtl w:val="0"/>
                  </w:rPr>
                </w:r>
              </w:p>
            </w:tc>
            <w:tc>
              <w:tcPr/>
              <w:p w:rsidR="00000000" w:rsidDel="00000000" w:rsidP="00000000" w:rsidRDefault="00000000" w:rsidRPr="00000000" w14:paraId="00000580">
                <w:pPr>
                  <w:ind w:left="142" w:firstLine="0"/>
                  <w:jc w:val="both"/>
                  <w:rPr/>
                </w:pPr>
                <w:r w:rsidDel="00000000" w:rsidR="00000000" w:rsidRPr="00000000">
                  <w:rPr>
                    <w:rtl w:val="0"/>
                  </w:rPr>
                  <w:t xml:space="preserve">Auto</w:t>
                </w:r>
              </w:p>
            </w:tc>
            <w:tc>
              <w:tcPr/>
              <w:p w:rsidR="00000000" w:rsidDel="00000000" w:rsidP="00000000" w:rsidRDefault="00000000" w:rsidRPr="00000000" w14:paraId="00000581">
                <w:pPr>
                  <w:ind w:left="142" w:firstLine="0"/>
                  <w:jc w:val="both"/>
                  <w:rPr>
                    <w:color w:val="ff0000"/>
                  </w:rPr>
                </w:pPr>
                <w:r w:rsidDel="00000000" w:rsidR="00000000" w:rsidRPr="00000000">
                  <w:rPr>
                    <w:rtl w:val="0"/>
                  </w:rPr>
                  <w:t xml:space="preserve">Mandatory</w:t>
                </w:r>
                <w:r w:rsidDel="00000000" w:rsidR="00000000" w:rsidRPr="00000000">
                  <w:rPr>
                    <w:rFonts w:ascii="Aptos" w:cs="Aptos" w:eastAsia="Aptos" w:hAnsi="Aptos"/>
                    <w:rtl w:val="0"/>
                  </w:rPr>
                  <w:t xml:space="preserve">, if OTS = No</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82">
                <w:pPr>
                  <w:ind w:left="142" w:firstLine="0"/>
                  <w:jc w:val="both"/>
                  <w:rPr/>
                </w:pPr>
                <w:r w:rsidDel="00000000" w:rsidR="00000000" w:rsidRPr="00000000">
                  <w:rPr>
                    <w:rtl w:val="0"/>
                  </w:rPr>
                  <w:t xml:space="preserve">18</w:t>
                </w:r>
              </w:p>
            </w:tc>
            <w:tc>
              <w:tcPr>
                <w:gridSpan w:val="2"/>
              </w:tcPr>
              <w:p w:rsidR="00000000" w:rsidDel="00000000" w:rsidP="00000000" w:rsidRDefault="00000000" w:rsidRPr="00000000" w14:paraId="00000583">
                <w:pPr>
                  <w:ind w:left="142" w:firstLine="0"/>
                  <w:jc w:val="both"/>
                  <w:rPr/>
                </w:pPr>
                <w:r w:rsidDel="00000000" w:rsidR="00000000" w:rsidRPr="00000000">
                  <w:rPr>
                    <w:rtl w:val="0"/>
                  </w:rPr>
                  <w:t xml:space="preserve">Conclusion of Recovery Proceedings</w:t>
                </w:r>
              </w:p>
            </w:tc>
            <w:tc>
              <w:tcPr/>
              <w:p w:rsidR="00000000" w:rsidDel="00000000" w:rsidP="00000000" w:rsidRDefault="00000000" w:rsidRPr="00000000" w14:paraId="00000585">
                <w:pPr>
                  <w:ind w:left="142" w:firstLine="0"/>
                  <w:jc w:val="both"/>
                  <w:rPr/>
                </w:pPr>
                <w:r w:rsidDel="00000000" w:rsidR="00000000" w:rsidRPr="00000000">
                  <w:rPr>
                    <w:rtl w:val="0"/>
                  </w:rPr>
                  <w:t xml:space="preserve">Whether the conclusion of recovery proceedings by the LI is completed.</w:t>
                </w:r>
              </w:p>
              <w:p w:rsidR="00000000" w:rsidDel="00000000" w:rsidP="00000000" w:rsidRDefault="00000000" w:rsidRPr="00000000" w14:paraId="00000586">
                <w:pPr>
                  <w:ind w:left="142" w:firstLine="0"/>
                  <w:jc w:val="both"/>
                  <w:rPr>
                    <w:b w:val="1"/>
                    <w:bCs w:val="1"/>
                  </w:rPr>
                </w:pPr>
                <w:r w:rsidDel="00000000" w:rsidR="00000000" w:rsidRPr="00000000">
                  <w:rPr>
                    <w:b w:val="1"/>
                    <w:bCs w:val="1"/>
                    <w:rtl w:val="0"/>
                  </w:rPr>
                  <w:t xml:space="preserve">If No then do not allow me to submit the claim. (as proceeding is not completed hence claim cannot be lodged)</w:t>
                </w:r>
              </w:p>
            </w:tc>
            <w:tc>
              <w:tcPr/>
              <w:p w:rsidR="00000000" w:rsidDel="00000000" w:rsidP="00000000" w:rsidRDefault="00000000" w:rsidRPr="00000000" w14:paraId="00000587">
                <w:pPr>
                  <w:ind w:left="142" w:firstLine="0"/>
                  <w:jc w:val="both"/>
                  <w:rPr/>
                </w:pPr>
                <w:r w:rsidDel="00000000" w:rsidR="00000000" w:rsidRPr="00000000">
                  <w:rPr>
                    <w:rtl w:val="0"/>
                  </w:rPr>
                  <w:t xml:space="preserve">List- Yes / No</w:t>
                </w:r>
              </w:p>
            </w:tc>
            <w:tc>
              <w:tcPr/>
              <w:p w:rsidR="00000000" w:rsidDel="00000000" w:rsidP="00000000" w:rsidRDefault="00000000" w:rsidRPr="00000000" w14:paraId="00000588">
                <w:pPr>
                  <w:ind w:left="142" w:firstLine="0"/>
                  <w:jc w:val="both"/>
                  <w:rPr/>
                </w:pPr>
                <w:r w:rsidDel="00000000" w:rsidR="00000000" w:rsidRPr="00000000">
                  <w:rPr>
                    <w:rtl w:val="0"/>
                  </w:rPr>
                  <w:t xml:space="preserve">Mandatory, if OTS = No</w:t>
                </w:r>
              </w:p>
              <w:p w:rsidR="00000000" w:rsidDel="00000000" w:rsidP="00000000" w:rsidRDefault="00000000" w:rsidRPr="00000000" w14:paraId="00000589">
                <w:pPr>
                  <w:ind w:left="142" w:firstLine="0"/>
                  <w:jc w:val="both"/>
                  <w:rPr/>
                </w:pPr>
                <w:r w:rsidDel="00000000" w:rsidR="00000000" w:rsidRPr="00000000">
                  <w:rPr>
                    <w:rtl w:val="0"/>
                  </w:rPr>
                  <w:t xml:space="preserve">Else disable.</w:t>
                </w:r>
              </w:p>
            </w:tc>
          </w:tr>
          <w:tr>
            <w:trPr>
              <w:cantSplit w:val="0"/>
              <w:trHeight w:val="280" w:hRule="atLeast"/>
              <w:tblHeader w:val="0"/>
            </w:trPr>
            <w:tc>
              <w:tcPr/>
              <w:p w:rsidR="00000000" w:rsidDel="00000000" w:rsidP="00000000" w:rsidRDefault="00000000" w:rsidRPr="00000000" w14:paraId="0000058A">
                <w:pPr>
                  <w:ind w:left="142" w:firstLine="0"/>
                  <w:jc w:val="both"/>
                  <w:rPr/>
                </w:pPr>
                <w:r w:rsidDel="00000000" w:rsidR="00000000" w:rsidRPr="00000000">
                  <w:rPr>
                    <w:rtl w:val="0"/>
                  </w:rPr>
                  <w:t xml:space="preserve">19</w:t>
                </w:r>
              </w:p>
            </w:tc>
            <w:tc>
              <w:tcPr>
                <w:gridSpan w:val="2"/>
              </w:tcPr>
              <w:p w:rsidR="00000000" w:rsidDel="00000000" w:rsidP="00000000" w:rsidRDefault="00000000" w:rsidRPr="00000000" w14:paraId="0000058B">
                <w:pPr>
                  <w:ind w:left="142" w:firstLine="0"/>
                  <w:jc w:val="both"/>
                  <w:rPr/>
                </w:pPr>
                <w:r w:rsidDel="00000000" w:rsidR="00000000" w:rsidRPr="00000000">
                  <w:rPr>
                    <w:rtl w:val="0"/>
                  </w:rPr>
                  <w:t xml:space="preserve">Final Court order date</w:t>
                </w:r>
              </w:p>
            </w:tc>
            <w:tc>
              <w:tcPr/>
              <w:p w:rsidR="00000000" w:rsidDel="00000000" w:rsidP="00000000" w:rsidRDefault="00000000" w:rsidRPr="00000000" w14:paraId="0000058D">
                <w:pPr>
                  <w:ind w:left="142" w:firstLine="0"/>
                  <w:jc w:val="both"/>
                  <w:rPr/>
                </w:pPr>
                <w:r w:rsidDel="00000000" w:rsidR="00000000" w:rsidRPr="00000000">
                  <w:rPr>
                    <w:rFonts w:ascii="Aptos" w:cs="Aptos" w:eastAsia="Aptos" w:hAnsi="Aptos"/>
                    <w:rtl w:val="0"/>
                  </w:rPr>
                  <w:t xml:space="preserve">Date of completion of recovery proceeding</w:t>
                </w:r>
                <w:r w:rsidDel="00000000" w:rsidR="00000000" w:rsidRPr="00000000">
                  <w:rPr>
                    <w:rtl w:val="0"/>
                  </w:rPr>
                </w:r>
              </w:p>
            </w:tc>
            <w:tc>
              <w:tcPr/>
              <w:p w:rsidR="00000000" w:rsidDel="00000000" w:rsidP="00000000" w:rsidRDefault="00000000" w:rsidRPr="00000000" w14:paraId="0000058E">
                <w:pPr>
                  <w:ind w:left="142" w:firstLine="0"/>
                  <w:jc w:val="both"/>
                  <w:rPr/>
                </w:pPr>
                <w:r w:rsidDel="00000000" w:rsidR="00000000" w:rsidRPr="00000000">
                  <w:rPr>
                    <w:rFonts w:ascii="Aptos" w:cs="Aptos" w:eastAsia="Aptos" w:hAnsi="Aptos"/>
                    <w:rtl w:val="0"/>
                  </w:rPr>
                  <w:t xml:space="preserve">Date</w:t>
                </w:r>
                <w:r w:rsidDel="00000000" w:rsidR="00000000" w:rsidRPr="00000000">
                  <w:rPr>
                    <w:rtl w:val="0"/>
                  </w:rPr>
                </w:r>
              </w:p>
            </w:tc>
            <w:tc>
              <w:tcPr/>
              <w:p w:rsidR="00000000" w:rsidDel="00000000" w:rsidP="00000000" w:rsidRDefault="00000000" w:rsidRPr="00000000" w14:paraId="0000058F">
                <w:pPr>
                  <w:jc w:val="both"/>
                  <w:rPr/>
                </w:pPr>
                <w:r w:rsidDel="00000000" w:rsidR="00000000" w:rsidRPr="00000000">
                  <w:rPr>
                    <w:rtl w:val="0"/>
                  </w:rPr>
                  <w:t xml:space="preserve">Mandatory</w:t>
                </w:r>
              </w:p>
              <w:p w:rsidR="00000000" w:rsidDel="00000000" w:rsidP="00000000" w:rsidRDefault="00000000" w:rsidRPr="00000000" w14:paraId="00000590">
                <w:pPr>
                  <w:ind w:left="142" w:firstLine="0"/>
                  <w:jc w:val="both"/>
                  <w:rPr/>
                </w:pPr>
                <w:r w:rsidDel="00000000" w:rsidR="00000000" w:rsidRPr="00000000">
                  <w:rPr>
                    <w:rtl w:val="0"/>
                  </w:rPr>
                  <w:t xml:space="preserve">If 18 = Yes</w:t>
                </w:r>
              </w:p>
            </w:tc>
          </w:tr>
          <w:tr>
            <w:trPr>
              <w:cantSplit w:val="0"/>
              <w:trHeight w:val="280" w:hRule="atLeast"/>
              <w:tblHeader w:val="0"/>
            </w:trPr>
            <w:tc>
              <w:tcPr/>
              <w:p w:rsidR="00000000" w:rsidDel="00000000" w:rsidP="00000000" w:rsidRDefault="00000000" w:rsidRPr="00000000" w14:paraId="00000591">
                <w:pPr>
                  <w:ind w:left="142" w:firstLine="0"/>
                  <w:jc w:val="both"/>
                  <w:rPr/>
                </w:pPr>
                <w:r w:rsidDel="00000000" w:rsidR="00000000" w:rsidRPr="00000000">
                  <w:rPr>
                    <w:rtl w:val="0"/>
                  </w:rPr>
                  <w:t xml:space="preserve">20</w:t>
                </w:r>
              </w:p>
            </w:tc>
            <w:tc>
              <w:tcPr>
                <w:gridSpan w:val="2"/>
              </w:tcPr>
              <w:p w:rsidR="00000000" w:rsidDel="00000000" w:rsidP="00000000" w:rsidRDefault="00000000" w:rsidRPr="00000000" w14:paraId="00000592">
                <w:pPr>
                  <w:ind w:left="142" w:firstLine="0"/>
                  <w:jc w:val="both"/>
                  <w:rPr/>
                </w:pPr>
                <w:r w:rsidDel="00000000" w:rsidR="00000000" w:rsidRPr="00000000">
                  <w:rPr>
                    <w:rtl w:val="0"/>
                  </w:rPr>
                  <w:t xml:space="preserve">Collateral value at time of sanction</w:t>
                </w:r>
              </w:p>
            </w:tc>
            <w:tc>
              <w:tcPr/>
              <w:p w:rsidR="00000000" w:rsidDel="00000000" w:rsidP="00000000" w:rsidRDefault="00000000" w:rsidRPr="00000000" w14:paraId="00000594">
                <w:pPr>
                  <w:ind w:left="142" w:firstLine="0"/>
                  <w:jc w:val="both"/>
                  <w:rPr/>
                </w:pPr>
                <w:r w:rsidDel="00000000" w:rsidR="00000000" w:rsidRPr="00000000">
                  <w:rPr>
                    <w:rtl w:val="0"/>
                  </w:rPr>
                  <w:t xml:space="preserve">Collateral Value entered at time of sanction</w:t>
                </w:r>
              </w:p>
            </w:tc>
            <w:tc>
              <w:tcPr/>
              <w:p w:rsidR="00000000" w:rsidDel="00000000" w:rsidP="00000000" w:rsidRDefault="00000000" w:rsidRPr="00000000" w14:paraId="00000595">
                <w:pPr>
                  <w:ind w:left="142" w:firstLine="0"/>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p w:rsidR="00000000" w:rsidDel="00000000" w:rsidP="00000000" w:rsidRDefault="00000000" w:rsidRPr="00000000" w14:paraId="00000596">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97">
                <w:pPr>
                  <w:ind w:left="142" w:firstLine="0"/>
                  <w:jc w:val="both"/>
                  <w:rPr/>
                </w:pPr>
                <w:r w:rsidDel="00000000" w:rsidR="00000000" w:rsidRPr="00000000">
                  <w:rPr>
                    <w:rtl w:val="0"/>
                  </w:rPr>
                  <w:t xml:space="preserve">21.</w:t>
                </w:r>
              </w:p>
            </w:tc>
            <w:tc>
              <w:tcPr>
                <w:gridSpan w:val="2"/>
              </w:tcPr>
              <w:p w:rsidR="00000000" w:rsidDel="00000000" w:rsidP="00000000" w:rsidRDefault="00000000" w:rsidRPr="00000000" w14:paraId="00000598">
                <w:pPr>
                  <w:ind w:left="142" w:firstLine="0"/>
                  <w:jc w:val="both"/>
                  <w:rPr/>
                </w:pPr>
                <w:r w:rsidDel="00000000" w:rsidR="00000000" w:rsidRPr="00000000">
                  <w:rPr>
                    <w:rtl w:val="0"/>
                  </w:rPr>
                  <w:t xml:space="preserve">Present Collateral value  (interim)</w:t>
                </w:r>
              </w:p>
            </w:tc>
            <w:tc>
              <w:tcPr/>
              <w:p w:rsidR="00000000" w:rsidDel="00000000" w:rsidP="00000000" w:rsidRDefault="00000000" w:rsidRPr="00000000" w14:paraId="0000059A">
                <w:pPr>
                  <w:ind w:left="142" w:firstLine="0"/>
                  <w:jc w:val="both"/>
                  <w:rPr/>
                </w:pPr>
                <w:r w:rsidDel="00000000" w:rsidR="00000000" w:rsidRPr="00000000">
                  <w:rPr>
                    <w:rtl w:val="0"/>
                  </w:rPr>
                  <w:t xml:space="preserve">Collateral Value entered at time of interim claim</w:t>
                </w:r>
              </w:p>
            </w:tc>
            <w:tc>
              <w:tcPr/>
              <w:p w:rsidR="00000000" w:rsidDel="00000000" w:rsidP="00000000" w:rsidRDefault="00000000" w:rsidRPr="00000000" w14:paraId="0000059B">
                <w:pPr>
                  <w:ind w:left="142" w:firstLine="0"/>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p w:rsidR="00000000" w:rsidDel="00000000" w:rsidP="00000000" w:rsidRDefault="00000000" w:rsidRPr="00000000" w14:paraId="0000059C">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9D">
                <w:pPr>
                  <w:ind w:left="142" w:firstLine="0"/>
                  <w:jc w:val="both"/>
                  <w:rPr/>
                </w:pPr>
                <w:r w:rsidDel="00000000" w:rsidR="00000000" w:rsidRPr="00000000">
                  <w:rPr>
                    <w:rtl w:val="0"/>
                  </w:rPr>
                  <w:t xml:space="preserve">22</w:t>
                </w:r>
              </w:p>
            </w:tc>
            <w:tc>
              <w:tcPr>
                <w:gridSpan w:val="2"/>
              </w:tcPr>
              <w:p w:rsidR="00000000" w:rsidDel="00000000" w:rsidP="00000000" w:rsidRDefault="00000000" w:rsidRPr="00000000" w14:paraId="0000059E">
                <w:pPr>
                  <w:ind w:left="142" w:firstLine="0"/>
                  <w:jc w:val="both"/>
                  <w:rPr/>
                </w:pPr>
                <w:r w:rsidDel="00000000" w:rsidR="00000000" w:rsidRPr="00000000">
                  <w:rPr>
                    <w:rtl w:val="0"/>
                  </w:rPr>
                  <w:t xml:space="preserve">Present Collateral value( final) </w:t>
                </w:r>
              </w:p>
            </w:tc>
            <w:tc>
              <w:tcPr/>
              <w:p w:rsidR="00000000" w:rsidDel="00000000" w:rsidP="00000000" w:rsidRDefault="00000000" w:rsidRPr="00000000" w14:paraId="000005A0">
                <w:pPr>
                  <w:ind w:left="142" w:firstLine="0"/>
                  <w:jc w:val="both"/>
                  <w:rPr/>
                </w:pPr>
                <w:r w:rsidDel="00000000" w:rsidR="00000000" w:rsidRPr="00000000">
                  <w:rPr>
                    <w:rtl w:val="0"/>
                  </w:rPr>
                  <w:t xml:space="preserve">Collateral Value entered at time of final claim</w:t>
                </w:r>
              </w:p>
            </w:tc>
            <w:tc>
              <w:tcPr/>
              <w:p w:rsidR="00000000" w:rsidDel="00000000" w:rsidP="00000000" w:rsidRDefault="00000000" w:rsidRPr="00000000" w14:paraId="000005A1">
                <w:pPr>
                  <w:ind w:left="142" w:firstLine="0"/>
                  <w:jc w:val="both"/>
                  <w:rPr/>
                </w:pPr>
                <w:r w:rsidDel="00000000" w:rsidR="00000000" w:rsidRPr="00000000">
                  <w:rPr>
                    <w:rFonts w:ascii="Aptos" w:cs="Aptos" w:eastAsia="Aptos" w:hAnsi="Aptos"/>
                    <w:rtl w:val="0"/>
                  </w:rPr>
                  <w:t xml:space="preserve">Amount in Rs</w:t>
                </w:r>
                <w:r w:rsidDel="00000000" w:rsidR="00000000" w:rsidRPr="00000000">
                  <w:rPr>
                    <w:rtl w:val="0"/>
                  </w:rPr>
                </w:r>
              </w:p>
            </w:tc>
            <w:tc>
              <w:tcPr/>
              <w:p w:rsidR="00000000" w:rsidDel="00000000" w:rsidP="00000000" w:rsidRDefault="00000000" w:rsidRPr="00000000" w14:paraId="000005A2">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A3">
                <w:pPr>
                  <w:ind w:left="142" w:firstLine="0"/>
                  <w:jc w:val="both"/>
                  <w:rPr/>
                </w:pPr>
                <w:r w:rsidDel="00000000" w:rsidR="00000000" w:rsidRPr="00000000">
                  <w:rPr>
                    <w:rtl w:val="0"/>
                  </w:rPr>
                  <w:t xml:space="preserve">23</w:t>
                </w:r>
              </w:p>
            </w:tc>
            <w:tc>
              <w:tcPr>
                <w:gridSpan w:val="2"/>
              </w:tcPr>
              <w:p w:rsidR="00000000" w:rsidDel="00000000" w:rsidP="00000000" w:rsidRDefault="00000000" w:rsidRPr="00000000" w14:paraId="000005A4">
                <w:pPr>
                  <w:ind w:left="142" w:firstLine="0"/>
                  <w:jc w:val="both"/>
                  <w:rPr/>
                </w:pPr>
                <w:r w:rsidDel="00000000" w:rsidR="00000000" w:rsidRPr="00000000">
                  <w:rPr>
                    <w:rtl w:val="0"/>
                  </w:rPr>
                  <w:t xml:space="preserve">Collateral Value to consider for claim settlement</w:t>
                </w:r>
              </w:p>
            </w:tc>
            <w:tc>
              <w:tcPr/>
              <w:p w:rsidR="00000000" w:rsidDel="00000000" w:rsidP="00000000" w:rsidRDefault="00000000" w:rsidRPr="00000000" w14:paraId="000005A6">
                <w:pPr>
                  <w:ind w:left="142" w:firstLine="0"/>
                  <w:jc w:val="both"/>
                  <w:rPr/>
                </w:pPr>
                <w:r w:rsidDel="00000000" w:rsidR="00000000" w:rsidRPr="00000000">
                  <w:rPr>
                    <w:rtl w:val="0"/>
                  </w:rPr>
                  <w:t xml:space="preserve">Higher of Collateral value at sanction or at time of claim</w:t>
                </w:r>
              </w:p>
            </w:tc>
            <w:tc>
              <w:tcPr/>
              <w:p w:rsidR="00000000" w:rsidDel="00000000" w:rsidP="00000000" w:rsidRDefault="00000000" w:rsidRPr="00000000" w14:paraId="000005A7">
                <w:pPr>
                  <w:jc w:val="both"/>
                  <w:rPr/>
                </w:pPr>
                <w:r w:rsidDel="00000000" w:rsidR="00000000" w:rsidRPr="00000000">
                  <w:rPr>
                    <w:rtl w:val="0"/>
                  </w:rPr>
                  <w:t xml:space="preserve">Auto calculate</w:t>
                </w:r>
              </w:p>
              <w:p w:rsidR="00000000" w:rsidDel="00000000" w:rsidP="00000000" w:rsidRDefault="00000000" w:rsidRPr="00000000" w14:paraId="000005A8">
                <w:pPr>
                  <w:ind w:left="142" w:firstLine="0"/>
                  <w:jc w:val="both"/>
                  <w:rPr/>
                </w:pPr>
                <w:r w:rsidDel="00000000" w:rsidR="00000000" w:rsidRPr="00000000">
                  <w:rPr>
                    <w:rtl w:val="0"/>
                  </w:rPr>
                  <w:t xml:space="preserve">Higher of 20 or 21or 22</w:t>
                </w:r>
              </w:p>
            </w:tc>
            <w:tc>
              <w:tcPr/>
              <w:p w:rsidR="00000000" w:rsidDel="00000000" w:rsidP="00000000" w:rsidRDefault="00000000" w:rsidRPr="00000000" w14:paraId="000005A9">
                <w:pPr>
                  <w:ind w:left="142" w:firstLine="0"/>
                  <w:jc w:val="both"/>
                  <w:rPr/>
                </w:pPr>
                <w:r w:rsidDel="00000000" w:rsidR="00000000" w:rsidRPr="00000000">
                  <w:rPr>
                    <w:rFonts w:ascii="Aptos" w:cs="Aptos" w:eastAsia="Aptos" w:hAnsi="Aptos"/>
                    <w:rtl w:val="0"/>
                  </w:rPr>
                  <w:t xml:space="preserve">Mandatory</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5AA">
                <w:pPr>
                  <w:ind w:left="142" w:firstLine="0"/>
                  <w:jc w:val="both"/>
                  <w:rPr/>
                </w:pPr>
                <w:r w:rsidDel="00000000" w:rsidR="00000000" w:rsidRPr="00000000">
                  <w:rPr>
                    <w:rtl w:val="0"/>
                  </w:rPr>
                  <w:t xml:space="preserve">24</w:t>
                </w:r>
              </w:p>
            </w:tc>
            <w:tc>
              <w:tcPr>
                <w:gridSpan w:val="2"/>
              </w:tcPr>
              <w:p w:rsidR="00000000" w:rsidDel="00000000" w:rsidP="00000000" w:rsidRDefault="00000000" w:rsidRPr="00000000" w14:paraId="000005AB">
                <w:pPr>
                  <w:jc w:val="both"/>
                  <w:rPr/>
                </w:pPr>
                <w:r w:rsidDel="00000000" w:rsidR="00000000" w:rsidRPr="00000000">
                  <w:rPr>
                    <w:rtl w:val="0"/>
                  </w:rPr>
                  <w:t xml:space="preserve">Revised Amount in Default </w:t>
                </w:r>
              </w:p>
              <w:p w:rsidR="00000000" w:rsidDel="00000000" w:rsidP="00000000" w:rsidRDefault="00000000" w:rsidRPr="00000000" w14:paraId="000005AC">
                <w:pPr>
                  <w:ind w:left="142" w:firstLine="0"/>
                  <w:jc w:val="both"/>
                  <w:rPr/>
                </w:pPr>
                <w:r w:rsidDel="00000000" w:rsidR="00000000" w:rsidRPr="00000000">
                  <w:rPr>
                    <w:rtl w:val="0"/>
                  </w:rPr>
                  <w:t xml:space="preserve">(R-AID)</w:t>
                </w:r>
              </w:p>
            </w:tc>
            <w:tc>
              <w:tcPr/>
              <w:p w:rsidR="00000000" w:rsidDel="00000000" w:rsidP="00000000" w:rsidRDefault="00000000" w:rsidRPr="00000000" w14:paraId="000005AE">
                <w:pPr>
                  <w:jc w:val="both"/>
                  <w:rPr/>
                </w:pPr>
                <w:r w:rsidDel="00000000" w:rsidR="00000000" w:rsidRPr="00000000">
                  <w:rPr>
                    <w:rtl w:val="0"/>
                  </w:rPr>
                  <w:t xml:space="preserve">Revised Amount in Default </w:t>
                </w:r>
              </w:p>
              <w:p w:rsidR="00000000" w:rsidDel="00000000" w:rsidP="00000000" w:rsidRDefault="00000000" w:rsidRPr="00000000" w14:paraId="000005AF">
                <w:pPr>
                  <w:jc w:val="both"/>
                  <w:rPr/>
                </w:pPr>
                <w:r w:rsidDel="00000000" w:rsidR="00000000" w:rsidRPr="00000000">
                  <w:rPr>
                    <w:rtl w:val="0"/>
                  </w:rPr>
                  <w:t xml:space="preserve">(R-AID)</w:t>
                </w:r>
              </w:p>
            </w:tc>
            <w:tc>
              <w:tcPr/>
              <w:p w:rsidR="00000000" w:rsidDel="00000000" w:rsidP="00000000" w:rsidRDefault="00000000" w:rsidRPr="00000000" w14:paraId="000005B0">
                <w:pPr>
                  <w:jc w:val="both"/>
                  <w:rPr/>
                </w:pPr>
                <w:r w:rsidDel="00000000" w:rsidR="00000000" w:rsidRPr="00000000">
                  <w:rPr>
                    <w:rtl w:val="0"/>
                  </w:rPr>
                  <w:t xml:space="preserve">Auto calculation</w:t>
                </w:r>
              </w:p>
              <w:p w:rsidR="00000000" w:rsidDel="00000000" w:rsidP="00000000" w:rsidRDefault="00000000" w:rsidRPr="00000000" w14:paraId="000005B1">
                <w:pPr>
                  <w:ind w:left="142" w:firstLine="0"/>
                  <w:jc w:val="both"/>
                  <w:rPr/>
                </w:pPr>
                <w:r w:rsidDel="00000000" w:rsidR="00000000" w:rsidRPr="00000000">
                  <w:rPr>
                    <w:rFonts w:ascii="Aptos" w:cs="Aptos" w:eastAsia="Aptos" w:hAnsi="Aptos"/>
                    <w:b w:val="1"/>
                    <w:bCs w:val="1"/>
                    <w:rtl w:val="0"/>
                  </w:rPr>
                  <w:t xml:space="preserve">AT MLI Side</w:t>
                </w:r>
                <w:r w:rsidDel="00000000" w:rsidR="00000000" w:rsidRPr="00000000">
                  <w:rPr>
                    <w:rtl w:val="0"/>
                  </w:rPr>
                  <w:t xml:space="preserve"> </w:t>
                </w:r>
              </w:p>
              <w:p w:rsidR="00000000" w:rsidDel="00000000" w:rsidP="00000000" w:rsidRDefault="00000000" w:rsidRPr="00000000" w14:paraId="000005B2">
                <w:pPr>
                  <w:ind w:left="142" w:firstLine="0"/>
                  <w:jc w:val="both"/>
                  <w:rPr/>
                </w:pPr>
                <w:r w:rsidDel="00000000" w:rsidR="00000000" w:rsidRPr="00000000">
                  <w:rPr>
                    <w:rFonts w:ascii="Aptos" w:cs="Aptos" w:eastAsia="Aptos" w:hAnsi="Aptos"/>
                    <w:rtl w:val="0"/>
                  </w:rPr>
                  <w:t xml:space="preserve">If OTS = N Then</w:t>
                </w:r>
                <w:r w:rsidDel="00000000" w:rsidR="00000000" w:rsidRPr="00000000">
                  <w:rPr>
                    <w:rtl w:val="0"/>
                  </w:rPr>
                  <w:t xml:space="preserve">   (12+13-14-17A)</w:t>
                </w:r>
              </w:p>
              <w:p w:rsidR="00000000" w:rsidDel="00000000" w:rsidP="00000000" w:rsidRDefault="00000000" w:rsidRPr="00000000" w14:paraId="000005B3">
                <w:pPr>
                  <w:jc w:val="both"/>
                  <w:rPr>
                    <w:rFonts w:ascii="Aptos" w:cs="Aptos" w:eastAsia="Aptos" w:hAnsi="Aptos"/>
                  </w:rPr>
                </w:pPr>
                <w:r w:rsidDel="00000000" w:rsidR="00000000" w:rsidRPr="00000000">
                  <w:rPr>
                    <w:rFonts w:ascii="Aptos" w:cs="Aptos" w:eastAsia="Aptos" w:hAnsi="Aptos"/>
                    <w:rtl w:val="0"/>
                  </w:rPr>
                  <w:t xml:space="preserve">If OTS = Y Then </w:t>
                </w:r>
              </w:p>
              <w:p w:rsidR="00000000" w:rsidDel="00000000" w:rsidP="00000000" w:rsidRDefault="00000000" w:rsidRPr="00000000" w14:paraId="000005B4">
                <w:pPr>
                  <w:ind w:left="142" w:firstLine="0"/>
                  <w:jc w:val="both"/>
                  <w:rPr/>
                </w:pPr>
                <w:r w:rsidDel="00000000" w:rsidR="00000000" w:rsidRPr="00000000">
                  <w:rPr>
                    <w:rtl w:val="0"/>
                  </w:rPr>
                  <w:t xml:space="preserve">(12+13-14-10)</w:t>
                </w:r>
              </w:p>
              <w:p w:rsidR="00000000" w:rsidDel="00000000" w:rsidP="00000000" w:rsidRDefault="00000000" w:rsidRPr="00000000" w14:paraId="000005B5">
                <w:pPr>
                  <w:jc w:val="both"/>
                  <w:rPr>
                    <w:b w:val="1"/>
                    <w:bCs w:val="1"/>
                  </w:rPr>
                </w:pPr>
                <w:r w:rsidDel="00000000" w:rsidR="00000000" w:rsidRPr="00000000">
                  <w:rPr>
                    <w:b w:val="1"/>
                    <w:bCs w:val="1"/>
                    <w:rtl w:val="0"/>
                  </w:rPr>
                  <w:t xml:space="preserve">AT NCGTC Side</w:t>
                </w:r>
              </w:p>
              <w:p w:rsidR="00000000" w:rsidDel="00000000" w:rsidP="00000000" w:rsidRDefault="00000000" w:rsidRPr="00000000" w14:paraId="000005B6">
                <w:pPr>
                  <w:ind w:left="142" w:firstLine="0"/>
                  <w:jc w:val="both"/>
                  <w:rPr/>
                </w:pPr>
                <w:r w:rsidDel="00000000" w:rsidR="00000000" w:rsidRPr="00000000">
                  <w:rPr>
                    <w:rtl w:val="0"/>
                  </w:rPr>
                  <w:t xml:space="preserve">If OTS = N Then</w:t>
                </w:r>
              </w:p>
              <w:p w:rsidR="00000000" w:rsidDel="00000000" w:rsidP="00000000" w:rsidRDefault="00000000" w:rsidRPr="00000000" w14:paraId="000005B7">
                <w:pPr>
                  <w:ind w:left="142" w:firstLine="0"/>
                  <w:jc w:val="both"/>
                  <w:rPr/>
                </w:pPr>
                <w:r w:rsidDel="00000000" w:rsidR="00000000" w:rsidRPr="00000000">
                  <w:rPr>
                    <w:rtl w:val="0"/>
                  </w:rPr>
                  <w:t xml:space="preserve">(12+13-14-17A)</w:t>
                </w:r>
              </w:p>
              <w:p w:rsidR="00000000" w:rsidDel="00000000" w:rsidP="00000000" w:rsidRDefault="00000000" w:rsidRPr="00000000" w14:paraId="000005B8">
                <w:pPr>
                  <w:ind w:left="142" w:firstLine="0"/>
                  <w:jc w:val="both"/>
                  <w:rPr/>
                </w:pPr>
                <w:r w:rsidDel="00000000" w:rsidR="00000000" w:rsidRPr="00000000">
                  <w:rPr>
                    <w:rtl w:val="0"/>
                  </w:rPr>
                  <w:t xml:space="preserve">If OTS = Y Then</w:t>
                </w:r>
              </w:p>
              <w:p w:rsidR="00000000" w:rsidDel="00000000" w:rsidP="00000000" w:rsidRDefault="00000000" w:rsidRPr="00000000" w14:paraId="000005B9">
                <w:pPr>
                  <w:ind w:left="142" w:firstLine="0"/>
                  <w:jc w:val="both"/>
                  <w:rPr/>
                </w:pPr>
                <w:r w:rsidDel="00000000" w:rsidR="00000000" w:rsidRPr="00000000">
                  <w:rPr>
                    <w:rtl w:val="0"/>
                  </w:rPr>
                  <w:t xml:space="preserve">(12+13-14-10)</w:t>
                </w:r>
              </w:p>
            </w:tc>
            <w:tc>
              <w:tcPr/>
              <w:p w:rsidR="00000000" w:rsidDel="00000000" w:rsidP="00000000" w:rsidRDefault="00000000" w:rsidRPr="00000000" w14:paraId="000005BA">
                <w:pPr>
                  <w:ind w:left="142" w:firstLine="0"/>
                  <w:jc w:val="both"/>
                  <w:rPr/>
                </w:pPr>
                <w:r w:rsidDel="00000000" w:rsidR="00000000" w:rsidRPr="00000000">
                  <w:rPr>
                    <w:rtl w:val="0"/>
                  </w:rPr>
                  <w:t xml:space="preserve">Mandatory</w:t>
                </w:r>
              </w:p>
            </w:tc>
          </w:tr>
          <w:tr>
            <w:trPr>
              <w:cantSplit w:val="0"/>
              <w:trHeight w:val="280" w:hRule="atLeast"/>
              <w:tblHeader w:val="0"/>
            </w:trPr>
            <w:tc>
              <w:tcPr/>
              <w:p w:rsidR="00000000" w:rsidDel="00000000" w:rsidP="00000000" w:rsidRDefault="00000000" w:rsidRPr="00000000" w14:paraId="000005BB">
                <w:pPr>
                  <w:ind w:left="142" w:firstLine="0"/>
                  <w:jc w:val="both"/>
                  <w:rPr/>
                </w:pPr>
                <w:r w:rsidDel="00000000" w:rsidR="00000000" w:rsidRPr="00000000">
                  <w:rPr>
                    <w:rtl w:val="0"/>
                  </w:rPr>
                  <w:t xml:space="preserve">25</w:t>
                </w:r>
              </w:p>
            </w:tc>
            <w:tc>
              <w:tcPr>
                <w:gridSpan w:val="2"/>
              </w:tcPr>
              <w:p w:rsidR="00000000" w:rsidDel="00000000" w:rsidP="00000000" w:rsidRDefault="00000000" w:rsidRPr="00000000" w14:paraId="000005BC">
                <w:pPr>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Total eligible claim</w:t>
                </w:r>
              </w:p>
            </w:tc>
            <w:tc>
              <w:tcPr/>
              <w:p w:rsidR="00000000" w:rsidDel="00000000" w:rsidP="00000000" w:rsidRDefault="00000000" w:rsidRPr="00000000" w14:paraId="000005BE">
                <w:pPr>
                  <w:ind w:left="142" w:firstLine="0"/>
                  <w:jc w:val="both"/>
                  <w:rPr/>
                </w:pPr>
                <w:r w:rsidDel="00000000" w:rsidR="00000000" w:rsidRPr="00000000">
                  <w:rPr>
                    <w:rtl w:val="0"/>
                  </w:rPr>
                  <w:t xml:space="preserve">Claim amount eligible under scheme</w:t>
                </w:r>
              </w:p>
            </w:tc>
            <w:tc>
              <w:tcPr/>
              <w:p w:rsidR="00000000" w:rsidDel="00000000" w:rsidP="00000000" w:rsidRDefault="00000000" w:rsidRPr="00000000" w14:paraId="000005BF">
                <w:pPr>
                  <w:jc w:val="both"/>
                  <w:rPr>
                    <w:rFonts w:ascii="Aptos" w:cs="Aptos" w:eastAsia="Aptos" w:hAnsi="Aptos"/>
                  </w:rPr>
                </w:pPr>
                <w:r w:rsidDel="00000000" w:rsidR="00000000" w:rsidRPr="00000000">
                  <w:rPr>
                    <w:rFonts w:ascii="Aptos" w:cs="Aptos" w:eastAsia="Aptos" w:hAnsi="Aptos"/>
                    <w:rtl w:val="0"/>
                  </w:rPr>
                  <w:t xml:space="preserve">Auto Calculate.</w:t>
                </w:r>
              </w:p>
              <w:p w:rsidR="00000000" w:rsidDel="00000000" w:rsidP="00000000" w:rsidRDefault="00000000" w:rsidRPr="00000000" w14:paraId="000005C0">
                <w:pPr>
                  <w:jc w:val="both"/>
                  <w:rPr/>
                </w:pPr>
                <w:r w:rsidDel="00000000" w:rsidR="00000000" w:rsidRPr="00000000">
                  <w:rPr>
                    <w:rtl w:val="0"/>
                  </w:rPr>
                  <w:t xml:space="preserve">60% of revised AID (24) -Value of collateral (23)</w:t>
                </w:r>
              </w:p>
            </w:tc>
            <w:tc>
              <w:tcPr/>
              <w:p w:rsidR="00000000" w:rsidDel="00000000" w:rsidP="00000000" w:rsidRDefault="00000000" w:rsidRPr="00000000" w14:paraId="000005C1">
                <w:pPr>
                  <w:ind w:left="142" w:firstLine="0"/>
                  <w:jc w:val="both"/>
                  <w:rPr/>
                </w:pPr>
                <w:r w:rsidDel="00000000" w:rsidR="00000000" w:rsidRPr="00000000">
                  <w:rPr>
                    <w:rtl w:val="0"/>
                  </w:rPr>
                  <w:t xml:space="preserve">Mandatory</w:t>
                </w:r>
              </w:p>
            </w:tc>
          </w:tr>
          <w:tr>
            <w:trPr>
              <w:cantSplit w:val="0"/>
              <w:trHeight w:val="280" w:hRule="atLeast"/>
              <w:tblHeader w:val="0"/>
            </w:trPr>
            <w:tc>
              <w:tcPr/>
              <w:p w:rsidR="00000000" w:rsidDel="00000000" w:rsidP="00000000" w:rsidRDefault="00000000" w:rsidRPr="00000000" w14:paraId="000005C2">
                <w:pPr>
                  <w:ind w:left="142" w:firstLine="0"/>
                  <w:jc w:val="both"/>
                  <w:rPr/>
                </w:pPr>
                <w:r w:rsidDel="00000000" w:rsidR="00000000" w:rsidRPr="00000000">
                  <w:rPr>
                    <w:rtl w:val="0"/>
                  </w:rPr>
                  <w:t xml:space="preserve">26</w:t>
                </w:r>
              </w:p>
            </w:tc>
            <w:tc>
              <w:tcPr>
                <w:gridSpan w:val="2"/>
              </w:tcPr>
              <w:p w:rsidR="00000000" w:rsidDel="00000000" w:rsidP="00000000" w:rsidRDefault="00000000" w:rsidRPr="00000000" w14:paraId="000005C3">
                <w:pPr>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Interim Claim paid</w:t>
                </w:r>
              </w:p>
            </w:tc>
            <w:tc>
              <w:tcPr/>
              <w:p w:rsidR="00000000" w:rsidDel="00000000" w:rsidP="00000000" w:rsidRDefault="00000000" w:rsidRPr="00000000" w14:paraId="000005C5">
                <w:pPr>
                  <w:ind w:left="142" w:firstLine="0"/>
                  <w:jc w:val="both"/>
                  <w:rPr/>
                </w:pPr>
                <w:r w:rsidDel="00000000" w:rsidR="00000000" w:rsidRPr="00000000">
                  <w:rPr>
                    <w:rtl w:val="0"/>
                  </w:rPr>
                  <w:t xml:space="preserve">Auto-fetch from Interim Claim Form (Interim Claim Calculated)</w:t>
                </w:r>
              </w:p>
            </w:tc>
            <w:tc>
              <w:tcPr/>
              <w:p w:rsidR="00000000" w:rsidDel="00000000" w:rsidP="00000000" w:rsidRDefault="00000000" w:rsidRPr="00000000" w14:paraId="000005C6">
                <w:pPr>
                  <w:jc w:val="both"/>
                  <w:rPr/>
                </w:pPr>
                <w:r w:rsidDel="00000000" w:rsidR="00000000" w:rsidRPr="00000000">
                  <w:rPr>
                    <w:rFonts w:ascii="Aptos" w:cs="Aptos" w:eastAsia="Aptos" w:hAnsi="Aptos"/>
                    <w:rtl w:val="0"/>
                  </w:rPr>
                  <w:t xml:space="preserve">Auto populate on selection of CGPAN</w:t>
                </w:r>
                <w:r w:rsidDel="00000000" w:rsidR="00000000" w:rsidRPr="00000000">
                  <w:rPr>
                    <w:rtl w:val="0"/>
                  </w:rPr>
                </w:r>
              </w:p>
            </w:tc>
            <w:tc>
              <w:tcPr/>
              <w:p w:rsidR="00000000" w:rsidDel="00000000" w:rsidP="00000000" w:rsidRDefault="00000000" w:rsidRPr="00000000" w14:paraId="000005C7">
                <w:pPr>
                  <w:ind w:left="142" w:firstLine="0"/>
                  <w:jc w:val="both"/>
                  <w:rPr/>
                </w:pPr>
                <w:r w:rsidDel="00000000" w:rsidR="00000000" w:rsidRPr="00000000">
                  <w:rPr>
                    <w:rtl w:val="0"/>
                  </w:rPr>
                  <w:t xml:space="preserve">Mandatory</w:t>
                </w:r>
              </w:p>
            </w:tc>
          </w:tr>
          <w:tr>
            <w:trPr>
              <w:cantSplit w:val="0"/>
              <w:trHeight w:val="280" w:hRule="atLeast"/>
              <w:tblHeader w:val="0"/>
            </w:trPr>
            <w:tc>
              <w:tcPr/>
              <w:p w:rsidR="00000000" w:rsidDel="00000000" w:rsidP="00000000" w:rsidRDefault="00000000" w:rsidRPr="00000000" w14:paraId="000005C8">
                <w:pPr>
                  <w:ind w:left="142" w:firstLine="0"/>
                  <w:jc w:val="both"/>
                  <w:rPr/>
                </w:pPr>
                <w:r w:rsidDel="00000000" w:rsidR="00000000" w:rsidRPr="00000000">
                  <w:rPr>
                    <w:rtl w:val="0"/>
                  </w:rPr>
                  <w:t xml:space="preserve">27</w:t>
                </w:r>
              </w:p>
            </w:tc>
            <w:tc>
              <w:tcPr>
                <w:gridSpan w:val="2"/>
              </w:tcPr>
              <w:p w:rsidR="00000000" w:rsidDel="00000000" w:rsidP="00000000" w:rsidRDefault="00000000" w:rsidRPr="00000000" w14:paraId="000005C9">
                <w:pPr>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Eligible Final claim payout</w:t>
                </w:r>
              </w:p>
            </w:tc>
            <w:tc>
              <w:tcPr/>
              <w:p w:rsidR="00000000" w:rsidDel="00000000" w:rsidP="00000000" w:rsidRDefault="00000000" w:rsidRPr="00000000" w14:paraId="000005CB">
                <w:pPr>
                  <w:tabs>
                    <w:tab w:val="left" w:leader="none" w:pos="970"/>
                  </w:tabs>
                  <w:ind w:left="142" w:firstLine="0"/>
                  <w:rPr/>
                </w:pPr>
                <w:r w:rsidDel="00000000" w:rsidR="00000000" w:rsidRPr="00000000">
                  <w:rPr>
                    <w:rtl w:val="0"/>
                  </w:rPr>
                  <w:t xml:space="preserve">Final claim to be paid</w:t>
                </w:r>
              </w:p>
            </w:tc>
            <w:tc>
              <w:tcPr/>
              <w:p w:rsidR="00000000" w:rsidDel="00000000" w:rsidP="00000000" w:rsidRDefault="00000000" w:rsidRPr="00000000" w14:paraId="000005CC">
                <w:pPr>
                  <w:jc w:val="both"/>
                  <w:rPr/>
                </w:pPr>
                <w:r w:rsidDel="00000000" w:rsidR="00000000" w:rsidRPr="00000000">
                  <w:rPr>
                    <w:rFonts w:ascii="Aptos" w:cs="Aptos" w:eastAsia="Aptos" w:hAnsi="Aptos"/>
                    <w:rtl w:val="0"/>
                  </w:rPr>
                  <w:t xml:space="preserve">Auto Calculate</w:t>
                </w:r>
                <w:r w:rsidDel="00000000" w:rsidR="00000000" w:rsidRPr="00000000">
                  <w:rPr>
                    <w:rtl w:val="0"/>
                  </w:rPr>
                </w:r>
              </w:p>
              <w:p w:rsidR="00000000" w:rsidDel="00000000" w:rsidP="00000000" w:rsidRDefault="00000000" w:rsidRPr="00000000" w14:paraId="000005CD">
                <w:pPr>
                  <w:jc w:val="both"/>
                  <w:rPr/>
                </w:pPr>
                <w:r w:rsidDel="00000000" w:rsidR="00000000" w:rsidRPr="00000000">
                  <w:rPr>
                    <w:rtl w:val="0"/>
                  </w:rPr>
                  <w:t xml:space="preserve">25-26</w:t>
                </w:r>
              </w:p>
            </w:tc>
            <w:tc>
              <w:tcPr/>
              <w:p w:rsidR="00000000" w:rsidDel="00000000" w:rsidP="00000000" w:rsidRDefault="00000000" w:rsidRPr="00000000" w14:paraId="000005CE">
                <w:pPr>
                  <w:ind w:left="142" w:firstLine="0"/>
                  <w:jc w:val="both"/>
                  <w:rPr/>
                </w:pPr>
                <w:r w:rsidDel="00000000" w:rsidR="00000000" w:rsidRPr="00000000">
                  <w:rPr>
                    <w:rtl w:val="0"/>
                  </w:rPr>
                  <w:t xml:space="preserve">Mandatory</w:t>
                </w:r>
              </w:p>
            </w:tc>
          </w:tr>
          <w:tr>
            <w:trPr>
              <w:cantSplit w:val="0"/>
              <w:trHeight w:val="280" w:hRule="atLeast"/>
              <w:tblHeader w:val="0"/>
            </w:trPr>
            <w:tc>
              <w:tcPr>
                <w:gridSpan w:val="2"/>
              </w:tcPr>
              <w:p w:rsidR="00000000" w:rsidDel="00000000" w:rsidP="00000000" w:rsidRDefault="00000000" w:rsidRPr="00000000" w14:paraId="000005CF">
                <w:pPr>
                  <w:jc w:val="both"/>
                  <w:rPr/>
                </w:pPr>
                <w:r w:rsidDel="00000000" w:rsidR="00000000" w:rsidRPr="00000000">
                  <w:rPr>
                    <w:rtl w:val="0"/>
                  </w:rPr>
                  <w:t xml:space="preserve">28</w:t>
                </w:r>
              </w:p>
            </w:tc>
            <w:tc>
              <w:tcPr/>
              <w:p w:rsidR="00000000" w:rsidDel="00000000" w:rsidP="00000000" w:rsidRDefault="00000000" w:rsidRPr="00000000" w14:paraId="000005D1">
                <w:pPr>
                  <w:jc w:val="both"/>
                  <w:rPr/>
                </w:pPr>
                <w:r w:rsidDel="00000000" w:rsidR="00000000" w:rsidRPr="00000000">
                  <w:rPr>
                    <w:rtl w:val="0"/>
                  </w:rPr>
                  <w:t xml:space="preserve">Total CG Fee received during previous FY</w:t>
                </w:r>
              </w:p>
            </w:tc>
            <w:tc>
              <w:tcPr/>
              <w:p w:rsidR="00000000" w:rsidDel="00000000" w:rsidP="00000000" w:rsidRDefault="00000000" w:rsidRPr="00000000" w14:paraId="000005D2">
                <w:pPr>
                  <w:jc w:val="both"/>
                  <w:rPr/>
                </w:pPr>
                <w:r w:rsidDel="00000000" w:rsidR="00000000" w:rsidRPr="00000000">
                  <w:rPr>
                    <w:rtl w:val="0"/>
                  </w:rPr>
                  <w:t xml:space="preserve">CG fee received by NCGTC during previous FY to the claim year</w:t>
                </w:r>
              </w:p>
            </w:tc>
            <w:tc>
              <w:tcPr/>
              <w:p w:rsidR="00000000" w:rsidDel="00000000" w:rsidP="00000000" w:rsidRDefault="00000000" w:rsidRPr="00000000" w14:paraId="000005D3">
                <w:pPr>
                  <w:jc w:val="both"/>
                  <w:rPr/>
                </w:pPr>
                <w:r w:rsidDel="00000000" w:rsidR="00000000" w:rsidRPr="00000000">
                  <w:rPr>
                    <w:rtl w:val="0"/>
                  </w:rPr>
                  <w:t xml:space="preserve">Auto-fetch CG Fees and auto-calculate from system. </w:t>
                </w:r>
              </w:p>
            </w:tc>
            <w:tc>
              <w:tcPr/>
              <w:p w:rsidR="00000000" w:rsidDel="00000000" w:rsidP="00000000" w:rsidRDefault="00000000" w:rsidRPr="00000000" w14:paraId="000005D4">
                <w:pPr>
                  <w:jc w:val="both"/>
                  <w:rPr/>
                </w:pPr>
                <w:r w:rsidDel="00000000" w:rsidR="00000000" w:rsidRPr="00000000">
                  <w:rPr>
                    <w:rtl w:val="0"/>
                  </w:rPr>
                  <w:t xml:space="preserve">Mandatory</w:t>
                </w:r>
              </w:p>
            </w:tc>
          </w:tr>
          <w:tr>
            <w:trPr>
              <w:cantSplit w:val="0"/>
              <w:trHeight w:val="280" w:hRule="atLeast"/>
              <w:tblHeader w:val="0"/>
            </w:trPr>
            <w:tc>
              <w:tcPr>
                <w:gridSpan w:val="2"/>
              </w:tcPr>
              <w:p w:rsidR="00000000" w:rsidDel="00000000" w:rsidP="00000000" w:rsidRDefault="00000000" w:rsidRPr="00000000" w14:paraId="000005D5">
                <w:pPr>
                  <w:jc w:val="both"/>
                  <w:rPr/>
                </w:pPr>
                <w:r w:rsidDel="00000000" w:rsidR="00000000" w:rsidRPr="00000000">
                  <w:rPr>
                    <w:rtl w:val="0"/>
                  </w:rPr>
                  <w:t xml:space="preserve">29</w:t>
                </w:r>
              </w:p>
            </w:tc>
            <w:tc>
              <w:tcPr/>
              <w:p w:rsidR="00000000" w:rsidDel="00000000" w:rsidP="00000000" w:rsidRDefault="00000000" w:rsidRPr="00000000" w14:paraId="000005D7">
                <w:pPr>
                  <w:jc w:val="both"/>
                  <w:rPr/>
                </w:pPr>
                <w:r w:rsidDel="00000000" w:rsidR="00000000" w:rsidRPr="00000000">
                  <w:rPr>
                    <w:rtl w:val="0"/>
                  </w:rPr>
                  <w:t xml:space="preserve">Total recovery (including OTS recovery) amount remitted to NCGTC during previous FY</w:t>
                </w:r>
              </w:p>
            </w:tc>
            <w:tc>
              <w:tcPr/>
              <w:p w:rsidR="00000000" w:rsidDel="00000000" w:rsidP="00000000" w:rsidRDefault="00000000" w:rsidRPr="00000000" w14:paraId="000005D8">
                <w:pPr>
                  <w:jc w:val="both"/>
                  <w:rPr/>
                </w:pPr>
                <w:r w:rsidDel="00000000" w:rsidR="00000000" w:rsidRPr="00000000">
                  <w:rPr>
                    <w:rtl w:val="0"/>
                  </w:rPr>
                  <w:t xml:space="preserve">Recoveries remitted to NCGTC during the previous FY to the claim year</w:t>
                </w:r>
              </w:p>
            </w:tc>
            <w:tc>
              <w:tcPr/>
              <w:p w:rsidR="00000000" w:rsidDel="00000000" w:rsidP="00000000" w:rsidRDefault="00000000" w:rsidRPr="00000000" w14:paraId="000005D9">
                <w:pPr>
                  <w:jc w:val="both"/>
                  <w:rPr/>
                </w:pPr>
                <w:r w:rsidDel="00000000" w:rsidR="00000000" w:rsidRPr="00000000">
                  <w:rPr>
                    <w:rtl w:val="0"/>
                  </w:rPr>
                  <w:t xml:space="preserve">Auto-fetch recovers and auto-calculates from the system.</w:t>
                </w:r>
              </w:p>
            </w:tc>
            <w:tc>
              <w:tcPr/>
              <w:p w:rsidR="00000000" w:rsidDel="00000000" w:rsidP="00000000" w:rsidRDefault="00000000" w:rsidRPr="00000000" w14:paraId="000005DA">
                <w:pPr>
                  <w:jc w:val="both"/>
                  <w:rPr/>
                </w:pPr>
                <w:r w:rsidDel="00000000" w:rsidR="00000000" w:rsidRPr="00000000">
                  <w:rPr>
                    <w:rtl w:val="0"/>
                  </w:rPr>
                  <w:t xml:space="preserve">Mandatory</w:t>
                </w:r>
              </w:p>
            </w:tc>
          </w:tr>
          <w:tr>
            <w:trPr>
              <w:cantSplit w:val="0"/>
              <w:trHeight w:val="280" w:hRule="atLeast"/>
              <w:tblHeader w:val="0"/>
            </w:trPr>
            <w:tc>
              <w:tcPr>
                <w:gridSpan w:val="2"/>
              </w:tcPr>
              <w:p w:rsidR="00000000" w:rsidDel="00000000" w:rsidP="00000000" w:rsidRDefault="00000000" w:rsidRPr="00000000" w14:paraId="000005DB">
                <w:pPr>
                  <w:jc w:val="both"/>
                  <w:rPr/>
                </w:pPr>
                <w:r w:rsidDel="00000000" w:rsidR="00000000" w:rsidRPr="00000000">
                  <w:rPr>
                    <w:rtl w:val="0"/>
                  </w:rPr>
                  <w:t xml:space="preserve">30</w:t>
                </w:r>
              </w:p>
            </w:tc>
            <w:tc>
              <w:tcPr/>
              <w:p w:rsidR="00000000" w:rsidDel="00000000" w:rsidP="00000000" w:rsidRDefault="00000000" w:rsidRPr="00000000" w14:paraId="000005DD">
                <w:pPr>
                  <w:jc w:val="both"/>
                  <w:rPr/>
                </w:pPr>
                <w:r w:rsidDel="00000000" w:rsidR="00000000" w:rsidRPr="00000000">
                  <w:rPr>
                    <w:rtl w:val="0"/>
                  </w:rPr>
                  <w:t xml:space="preserve">Maximum Limit available for the current claim FY</w:t>
                </w:r>
              </w:p>
            </w:tc>
            <w:tc>
              <w:tcPr/>
              <w:p w:rsidR="00000000" w:rsidDel="00000000" w:rsidP="00000000" w:rsidRDefault="00000000" w:rsidRPr="00000000" w14:paraId="000005DE">
                <w:pPr>
                  <w:jc w:val="both"/>
                  <w:rPr/>
                </w:pPr>
                <w:r w:rsidDel="00000000" w:rsidR="00000000" w:rsidRPr="00000000">
                  <w:rPr>
                    <w:rtl w:val="0"/>
                  </w:rPr>
                  <w:t xml:space="preserve">Maximum claim payable limit for the current claim FY</w:t>
                </w:r>
              </w:p>
            </w:tc>
            <w:tc>
              <w:tcPr/>
              <w:p w:rsidR="00000000" w:rsidDel="00000000" w:rsidP="00000000" w:rsidRDefault="00000000" w:rsidRPr="00000000" w14:paraId="000005DF">
                <w:pPr>
                  <w:jc w:val="both"/>
                  <w:rPr/>
                </w:pPr>
                <w:r w:rsidDel="00000000" w:rsidR="00000000" w:rsidRPr="00000000">
                  <w:rPr>
                    <w:rtl w:val="0"/>
                  </w:rPr>
                  <w:t xml:space="preserve">Auto-calculation.</w:t>
                </w:r>
              </w:p>
              <w:p w:rsidR="00000000" w:rsidDel="00000000" w:rsidP="00000000" w:rsidRDefault="00000000" w:rsidRPr="00000000" w14:paraId="000005E0">
                <w:pPr>
                  <w:jc w:val="both"/>
                  <w:rPr/>
                </w:pPr>
                <w:r w:rsidDel="00000000" w:rsidR="00000000" w:rsidRPr="00000000">
                  <w:rPr>
                    <w:rtl w:val="0"/>
                  </w:rPr>
                  <w:t xml:space="preserve">2*(28+29)</w:t>
                </w:r>
              </w:p>
            </w:tc>
            <w:tc>
              <w:tcPr/>
              <w:p w:rsidR="00000000" w:rsidDel="00000000" w:rsidP="00000000" w:rsidRDefault="00000000" w:rsidRPr="00000000" w14:paraId="000005E1">
                <w:pPr>
                  <w:jc w:val="both"/>
                  <w:rPr/>
                </w:pPr>
                <w:r w:rsidDel="00000000" w:rsidR="00000000" w:rsidRPr="00000000">
                  <w:rPr>
                    <w:rtl w:val="0"/>
                  </w:rPr>
                  <w:t xml:space="preserve">Mandatory</w:t>
                </w:r>
              </w:p>
            </w:tc>
          </w:tr>
          <w:tr>
            <w:trPr>
              <w:cantSplit w:val="0"/>
              <w:trHeight w:val="280" w:hRule="atLeast"/>
              <w:tblHeader w:val="0"/>
            </w:trPr>
            <w:tc>
              <w:tcPr>
                <w:gridSpan w:val="2"/>
              </w:tcPr>
              <w:p w:rsidR="00000000" w:rsidDel="00000000" w:rsidP="00000000" w:rsidRDefault="00000000" w:rsidRPr="00000000" w14:paraId="000005E2">
                <w:pPr>
                  <w:jc w:val="both"/>
                  <w:rPr/>
                </w:pPr>
                <w:r w:rsidDel="00000000" w:rsidR="00000000" w:rsidRPr="00000000">
                  <w:rPr>
                    <w:rtl w:val="0"/>
                  </w:rPr>
                  <w:t xml:space="preserve">31</w:t>
                </w:r>
              </w:p>
            </w:tc>
            <w:tc>
              <w:tcPr/>
              <w:p w:rsidR="00000000" w:rsidDel="00000000" w:rsidP="00000000" w:rsidRDefault="00000000" w:rsidRPr="00000000" w14:paraId="000005E4">
                <w:pPr>
                  <w:jc w:val="both"/>
                  <w:rPr/>
                </w:pPr>
                <w:r w:rsidDel="00000000" w:rsidR="00000000" w:rsidRPr="00000000">
                  <w:rPr>
                    <w:rtl w:val="0"/>
                  </w:rPr>
                  <w:t xml:space="preserve">Total claims released during the current FY</w:t>
                </w:r>
              </w:p>
            </w:tc>
            <w:tc>
              <w:tcPr/>
              <w:p w:rsidR="00000000" w:rsidDel="00000000" w:rsidP="00000000" w:rsidRDefault="00000000" w:rsidRPr="00000000" w14:paraId="000005E5">
                <w:pPr>
                  <w:jc w:val="both"/>
                  <w:rPr/>
                </w:pPr>
                <w:r w:rsidDel="00000000" w:rsidR="00000000" w:rsidRPr="00000000">
                  <w:rPr>
                    <w:rtl w:val="0"/>
                  </w:rPr>
                  <w:t xml:space="preserve">Total claims released during the current FY</w:t>
                </w:r>
              </w:p>
            </w:tc>
            <w:tc>
              <w:tcPr/>
              <w:p w:rsidR="00000000" w:rsidDel="00000000" w:rsidP="00000000" w:rsidRDefault="00000000" w:rsidRPr="00000000" w14:paraId="000005E6">
                <w:pPr>
                  <w:jc w:val="both"/>
                  <w:rPr/>
                </w:pPr>
                <w:r w:rsidDel="00000000" w:rsidR="00000000" w:rsidRPr="00000000">
                  <w:rPr>
                    <w:rtl w:val="0"/>
                  </w:rPr>
                  <w:t xml:space="preserve">Auto-calculation.</w:t>
                </w:r>
              </w:p>
            </w:tc>
            <w:tc>
              <w:tcPr/>
              <w:p w:rsidR="00000000" w:rsidDel="00000000" w:rsidP="00000000" w:rsidRDefault="00000000" w:rsidRPr="00000000" w14:paraId="000005E7">
                <w:pPr>
                  <w:jc w:val="both"/>
                  <w:rPr/>
                </w:pPr>
                <w:r w:rsidDel="00000000" w:rsidR="00000000" w:rsidRPr="00000000">
                  <w:rPr>
                    <w:rtl w:val="0"/>
                  </w:rPr>
                  <w:t xml:space="preserve">Mandatory</w:t>
                </w:r>
              </w:p>
            </w:tc>
          </w:tr>
          <w:tr>
            <w:trPr>
              <w:cantSplit w:val="0"/>
              <w:trHeight w:val="280" w:hRule="atLeast"/>
              <w:tblHeader w:val="0"/>
            </w:trPr>
            <w:tc>
              <w:tcPr>
                <w:gridSpan w:val="2"/>
              </w:tcPr>
              <w:p w:rsidR="00000000" w:rsidDel="00000000" w:rsidP="00000000" w:rsidRDefault="00000000" w:rsidRPr="00000000" w14:paraId="000005E8">
                <w:pPr>
                  <w:jc w:val="both"/>
                  <w:rPr/>
                </w:pPr>
                <w:r w:rsidDel="00000000" w:rsidR="00000000" w:rsidRPr="00000000">
                  <w:rPr>
                    <w:rtl w:val="0"/>
                  </w:rPr>
                  <w:t xml:space="preserve">32</w:t>
                </w:r>
              </w:p>
            </w:tc>
            <w:tc>
              <w:tcPr/>
              <w:p w:rsidR="00000000" w:rsidDel="00000000" w:rsidP="00000000" w:rsidRDefault="00000000" w:rsidRPr="00000000" w14:paraId="000005EA">
                <w:pPr>
                  <w:jc w:val="both"/>
                  <w:rPr/>
                </w:pPr>
                <w:r w:rsidDel="00000000" w:rsidR="00000000" w:rsidRPr="00000000">
                  <w:rPr>
                    <w:rtl w:val="0"/>
                  </w:rPr>
                  <w:t xml:space="preserve">Limit Available for Further settlements</w:t>
                </w:r>
              </w:p>
            </w:tc>
            <w:tc>
              <w:tcPr/>
              <w:p w:rsidR="00000000" w:rsidDel="00000000" w:rsidP="00000000" w:rsidRDefault="00000000" w:rsidRPr="00000000" w14:paraId="000005EB">
                <w:pPr>
                  <w:jc w:val="both"/>
                  <w:rPr/>
                </w:pPr>
                <w:r w:rsidDel="00000000" w:rsidR="00000000" w:rsidRPr="00000000">
                  <w:rPr>
                    <w:rtl w:val="0"/>
                  </w:rPr>
                  <w:t xml:space="preserve">Limit Available for Further settlements</w:t>
                </w:r>
              </w:p>
            </w:tc>
            <w:tc>
              <w:tcPr/>
              <w:p w:rsidR="00000000" w:rsidDel="00000000" w:rsidP="00000000" w:rsidRDefault="00000000" w:rsidRPr="00000000" w14:paraId="000005EC">
                <w:pPr>
                  <w:jc w:val="both"/>
                  <w:rPr/>
                </w:pPr>
                <w:r w:rsidDel="00000000" w:rsidR="00000000" w:rsidRPr="00000000">
                  <w:rPr>
                    <w:rtl w:val="0"/>
                  </w:rPr>
                  <w:t xml:space="preserve">Auto-calculation.</w:t>
                </w:r>
              </w:p>
              <w:p w:rsidR="00000000" w:rsidDel="00000000" w:rsidP="00000000" w:rsidRDefault="00000000" w:rsidRPr="00000000" w14:paraId="000005ED">
                <w:pPr>
                  <w:jc w:val="both"/>
                  <w:rPr/>
                </w:pPr>
                <w:r w:rsidDel="00000000" w:rsidR="00000000" w:rsidRPr="00000000">
                  <w:rPr>
                    <w:rtl w:val="0"/>
                  </w:rPr>
                  <w:t xml:space="preserve">30-31</w:t>
                </w:r>
              </w:p>
            </w:tc>
            <w:tc>
              <w:tcPr/>
              <w:p w:rsidR="00000000" w:rsidDel="00000000" w:rsidP="00000000" w:rsidRDefault="00000000" w:rsidRPr="00000000" w14:paraId="000005EE">
                <w:pPr>
                  <w:jc w:val="both"/>
                  <w:rPr/>
                </w:pPr>
                <w:r w:rsidDel="00000000" w:rsidR="00000000" w:rsidRPr="00000000">
                  <w:rPr>
                    <w:rtl w:val="0"/>
                  </w:rPr>
                  <w:t xml:space="preserve">Mandatory.</w:t>
                </w:r>
              </w:p>
            </w:tc>
          </w:tr>
          <w:tr>
            <w:trPr>
              <w:cantSplit w:val="0"/>
              <w:trHeight w:val="280" w:hRule="atLeast"/>
              <w:tblHeader w:val="0"/>
            </w:trPr>
            <w:tc>
              <w:tcPr>
                <w:gridSpan w:val="2"/>
              </w:tcPr>
              <w:p w:rsidR="00000000" w:rsidDel="00000000" w:rsidP="00000000" w:rsidRDefault="00000000" w:rsidRPr="00000000" w14:paraId="000005EF">
                <w:pPr>
                  <w:jc w:val="both"/>
                  <w:rPr/>
                </w:pPr>
                <w:r w:rsidDel="00000000" w:rsidR="00000000" w:rsidRPr="00000000">
                  <w:rPr>
                    <w:rtl w:val="0"/>
                  </w:rPr>
                  <w:t xml:space="preserve">33</w:t>
                </w:r>
              </w:p>
            </w:tc>
            <w:tc>
              <w:tcPr/>
              <w:p w:rsidR="00000000" w:rsidDel="00000000" w:rsidP="00000000" w:rsidRDefault="00000000" w:rsidRPr="00000000" w14:paraId="000005F1">
                <w:pPr>
                  <w:jc w:val="both"/>
                  <w:rPr/>
                </w:pPr>
                <w:r w:rsidDel="00000000" w:rsidR="00000000" w:rsidRPr="00000000">
                  <w:rPr>
                    <w:rtl w:val="0"/>
                  </w:rPr>
                  <w:t xml:space="preserve">Amount available for payment against current claim</w:t>
                </w:r>
              </w:p>
            </w:tc>
            <w:tc>
              <w:tcPr/>
              <w:p w:rsidR="00000000" w:rsidDel="00000000" w:rsidP="00000000" w:rsidRDefault="00000000" w:rsidRPr="00000000" w14:paraId="000005F2">
                <w:pPr>
                  <w:jc w:val="both"/>
                  <w:rPr/>
                </w:pPr>
                <w:r w:rsidDel="00000000" w:rsidR="00000000" w:rsidRPr="00000000">
                  <w:rPr>
                    <w:rtl w:val="0"/>
                  </w:rPr>
                  <w:t xml:space="preserve">Amount available for payment against current claim</w:t>
                </w:r>
              </w:p>
              <w:p w:rsidR="00000000" w:rsidDel="00000000" w:rsidP="00000000" w:rsidRDefault="00000000" w:rsidRPr="00000000" w14:paraId="000005F3">
                <w:pPr>
                  <w:jc w:val="both"/>
                  <w:rPr>
                    <w:i w:val="1"/>
                    <w:iCs w:val="1"/>
                  </w:rPr>
                </w:pPr>
                <w:r w:rsidDel="00000000" w:rsidR="00000000" w:rsidRPr="00000000">
                  <w:rPr>
                    <w:i w:val="1"/>
                    <w:iCs w:val="1"/>
                    <w:rtl w:val="0"/>
                  </w:rPr>
                  <w:t xml:space="preserve">(To Be Paid) – Payment Integration for this amount.</w:t>
                </w:r>
              </w:p>
              <w:p w:rsidR="00000000" w:rsidDel="00000000" w:rsidP="00000000" w:rsidRDefault="00000000" w:rsidRPr="00000000" w14:paraId="000005F4">
                <w:pPr>
                  <w:jc w:val="both"/>
                  <w:rPr/>
                </w:pPr>
                <w:r w:rsidDel="00000000" w:rsidR="00000000" w:rsidRPr="00000000">
                  <w:rPr>
                    <w:i w:val="1"/>
                    <w:iCs w:val="1"/>
                    <w:rtl w:val="0"/>
                  </w:rPr>
                  <w:t xml:space="preserve">This may be part- or full payment.</w:t>
                </w:r>
                <w:r w:rsidDel="00000000" w:rsidR="00000000" w:rsidRPr="00000000">
                  <w:rPr>
                    <w:rtl w:val="0"/>
                  </w:rPr>
                </w:r>
              </w:p>
            </w:tc>
            <w:tc>
              <w:tcPr/>
              <w:p w:rsidR="00000000" w:rsidDel="00000000" w:rsidP="00000000" w:rsidRDefault="00000000" w:rsidRPr="00000000" w14:paraId="000005F5">
                <w:pPr>
                  <w:jc w:val="both"/>
                  <w:rPr/>
                </w:pPr>
                <w:r w:rsidDel="00000000" w:rsidR="00000000" w:rsidRPr="00000000">
                  <w:rPr>
                    <w:rtl w:val="0"/>
                  </w:rPr>
                  <w:t xml:space="preserve">Auto-Calculation </w:t>
                  <w:br w:type="textWrapping"/>
                  <w:t xml:space="preserve">27 if 27&lt;=32, else 32</w:t>
                </w:r>
              </w:p>
            </w:tc>
            <w:tc>
              <w:tcPr/>
              <w:p w:rsidR="00000000" w:rsidDel="00000000" w:rsidP="00000000" w:rsidRDefault="00000000" w:rsidRPr="00000000" w14:paraId="000005F6">
                <w:pPr>
                  <w:jc w:val="both"/>
                  <w:rPr/>
                </w:pPr>
                <w:r w:rsidDel="00000000" w:rsidR="00000000" w:rsidRPr="00000000">
                  <w:rPr>
                    <w:rtl w:val="0"/>
                  </w:rPr>
                  <w:t xml:space="preserve">Mandatory</w:t>
                </w:r>
              </w:p>
            </w:tc>
          </w:tr>
          <w:tr>
            <w:trPr>
              <w:cantSplit w:val="0"/>
              <w:trHeight w:val="280" w:hRule="atLeast"/>
              <w:tblHeader w:val="0"/>
            </w:trPr>
            <w:tc>
              <w:tcPr>
                <w:gridSpan w:val="2"/>
              </w:tcPr>
              <w:p w:rsidR="00000000" w:rsidDel="00000000" w:rsidP="00000000" w:rsidRDefault="00000000" w:rsidRPr="00000000" w14:paraId="000005F7">
                <w:pPr>
                  <w:jc w:val="both"/>
                  <w:rPr/>
                </w:pPr>
                <w:r w:rsidDel="00000000" w:rsidR="00000000" w:rsidRPr="00000000">
                  <w:rPr>
                    <w:rtl w:val="0"/>
                  </w:rPr>
                  <w:t xml:space="preserve">34</w:t>
                </w:r>
              </w:p>
            </w:tc>
            <w:tc>
              <w:tcPr/>
              <w:p w:rsidR="00000000" w:rsidDel="00000000" w:rsidP="00000000" w:rsidRDefault="00000000" w:rsidRPr="00000000" w14:paraId="000005F9">
                <w:pPr>
                  <w:jc w:val="both"/>
                  <w:rPr/>
                </w:pPr>
                <w:r w:rsidDel="00000000" w:rsidR="00000000" w:rsidRPr="00000000">
                  <w:rPr>
                    <w:rtl w:val="0"/>
                  </w:rPr>
                  <w:t xml:space="preserve">Amount available for future settlements </w:t>
                </w:r>
              </w:p>
            </w:tc>
            <w:tc>
              <w:tcPr/>
              <w:p w:rsidR="00000000" w:rsidDel="00000000" w:rsidP="00000000" w:rsidRDefault="00000000" w:rsidRPr="00000000" w14:paraId="000005FA">
                <w:pPr>
                  <w:jc w:val="both"/>
                  <w:rPr/>
                </w:pPr>
                <w:r w:rsidDel="00000000" w:rsidR="00000000" w:rsidRPr="00000000">
                  <w:rPr>
                    <w:rtl w:val="0"/>
                  </w:rPr>
                  <w:t xml:space="preserve">Limit available for future settlements</w:t>
                </w:r>
              </w:p>
            </w:tc>
            <w:tc>
              <w:tcPr/>
              <w:p w:rsidR="00000000" w:rsidDel="00000000" w:rsidP="00000000" w:rsidRDefault="00000000" w:rsidRPr="00000000" w14:paraId="000005FB">
                <w:pPr>
                  <w:jc w:val="both"/>
                  <w:rPr/>
                </w:pPr>
                <w:r w:rsidDel="00000000" w:rsidR="00000000" w:rsidRPr="00000000">
                  <w:rPr>
                    <w:rtl w:val="0"/>
                  </w:rPr>
                  <w:t xml:space="preserve">Auto-Calc.</w:t>
                </w:r>
              </w:p>
              <w:p w:rsidR="00000000" w:rsidDel="00000000" w:rsidP="00000000" w:rsidRDefault="00000000" w:rsidRPr="00000000" w14:paraId="000005FC">
                <w:pPr>
                  <w:jc w:val="both"/>
                  <w:rPr/>
                </w:pPr>
                <w:r w:rsidDel="00000000" w:rsidR="00000000" w:rsidRPr="00000000">
                  <w:rPr>
                    <w:rtl w:val="0"/>
                  </w:rPr>
                  <w:t xml:space="preserve">32-33</w:t>
                </w:r>
              </w:p>
            </w:tc>
            <w:tc>
              <w:tcPr/>
              <w:p w:rsidR="00000000" w:rsidDel="00000000" w:rsidP="00000000" w:rsidRDefault="00000000" w:rsidRPr="00000000" w14:paraId="000005FD">
                <w:pPr>
                  <w:jc w:val="both"/>
                  <w:rPr/>
                </w:pPr>
                <w:r w:rsidDel="00000000" w:rsidR="00000000" w:rsidRPr="00000000">
                  <w:rPr>
                    <w:rtl w:val="0"/>
                  </w:rPr>
                  <w:t xml:space="preserve">Mandatory</w:t>
                </w:r>
              </w:p>
            </w:tc>
          </w:tr>
          <w:tr>
            <w:trPr>
              <w:cantSplit w:val="0"/>
              <w:trHeight w:val="280" w:hRule="atLeast"/>
              <w:tblHeader w:val="0"/>
            </w:trPr>
            <w:tc>
              <w:tcPr>
                <w:gridSpan w:val="2"/>
              </w:tcPr>
              <w:p w:rsidR="00000000" w:rsidDel="00000000" w:rsidP="00000000" w:rsidRDefault="00000000" w:rsidRPr="00000000" w14:paraId="000005FE">
                <w:pPr>
                  <w:jc w:val="both"/>
                  <w:rPr/>
                </w:pPr>
                <w:r w:rsidDel="00000000" w:rsidR="00000000" w:rsidRPr="00000000">
                  <w:rPr>
                    <w:rtl w:val="0"/>
                  </w:rPr>
                  <w:t xml:space="preserve">35</w:t>
                </w:r>
              </w:p>
            </w:tc>
            <w:tc>
              <w:tcPr/>
              <w:p w:rsidR="00000000" w:rsidDel="00000000" w:rsidP="00000000" w:rsidRDefault="00000000" w:rsidRPr="00000000" w14:paraId="00000600">
                <w:pPr>
                  <w:jc w:val="both"/>
                  <w:rPr/>
                </w:pPr>
                <w:r w:rsidDel="00000000" w:rsidR="00000000" w:rsidRPr="00000000">
                  <w:rPr>
                    <w:rtl w:val="0"/>
                  </w:rPr>
                  <w:t xml:space="preserve">Claim carry forward amount for next financial year</w:t>
                </w:r>
              </w:p>
            </w:tc>
            <w:tc>
              <w:tcPr/>
              <w:p w:rsidR="00000000" w:rsidDel="00000000" w:rsidP="00000000" w:rsidRDefault="00000000" w:rsidRPr="00000000" w14:paraId="00000601">
                <w:pPr>
                  <w:jc w:val="both"/>
                  <w:rPr/>
                </w:pPr>
                <w:r w:rsidDel="00000000" w:rsidR="00000000" w:rsidRPr="00000000">
                  <w:rPr>
                    <w:rtl w:val="0"/>
                  </w:rPr>
                  <w:t xml:space="preserve">Carry forward claim pending for previous years</w:t>
                </w:r>
              </w:p>
            </w:tc>
            <w:tc>
              <w:tcPr/>
              <w:p w:rsidR="00000000" w:rsidDel="00000000" w:rsidP="00000000" w:rsidRDefault="00000000" w:rsidRPr="00000000" w14:paraId="00000602">
                <w:pPr>
                  <w:jc w:val="both"/>
                  <w:rPr/>
                </w:pPr>
                <w:r w:rsidDel="00000000" w:rsidR="00000000" w:rsidRPr="00000000">
                  <w:rPr>
                    <w:rtl w:val="0"/>
                  </w:rPr>
                  <w:t xml:space="preserve">Auto-calc.</w:t>
                </w:r>
              </w:p>
              <w:p w:rsidR="00000000" w:rsidDel="00000000" w:rsidP="00000000" w:rsidRDefault="00000000" w:rsidRPr="00000000" w14:paraId="00000603">
                <w:pPr>
                  <w:jc w:val="both"/>
                  <w:rPr/>
                </w:pPr>
                <w:r w:rsidDel="00000000" w:rsidR="00000000" w:rsidRPr="00000000">
                  <w:rPr>
                    <w:rtl w:val="0"/>
                  </w:rPr>
                  <w:t xml:space="preserve">If 27=33 then 0 else 27-33</w:t>
                </w:r>
              </w:p>
            </w:tc>
            <w:tc>
              <w:tcPr/>
              <w:p w:rsidR="00000000" w:rsidDel="00000000" w:rsidP="00000000" w:rsidRDefault="00000000" w:rsidRPr="00000000" w14:paraId="00000604">
                <w:pPr>
                  <w:jc w:val="both"/>
                  <w:rPr/>
                </w:pPr>
                <w:r w:rsidDel="00000000" w:rsidR="00000000" w:rsidRPr="00000000">
                  <w:rPr>
                    <w:rtl w:val="0"/>
                  </w:rPr>
                  <w:t xml:space="preserve">Mandatory</w:t>
                </w:r>
              </w:p>
            </w:tc>
          </w:tr>
        </w:tbl>
      </w:sdtContent>
    </w:sdt>
    <w:p w:rsidR="00000000" w:rsidDel="00000000" w:rsidP="00000000" w:rsidRDefault="00000000" w:rsidRPr="00000000" w14:paraId="00000605">
      <w:pPr>
        <w:spacing w:after="0" w:line="278.00000000000006"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606">
      <w:pPr>
        <w:pStyle w:val="Heading3"/>
        <w:spacing w:line="278.00000000000006" w:lineRule="auto"/>
        <w:rPr>
          <w:b w:val="1"/>
          <w:bCs w:val="1"/>
        </w:rPr>
      </w:pPr>
      <w:bookmarkStart w:colFirst="0" w:colLast="0" w:name="_heading=h.bg70dzok6nte" w:id="77"/>
      <w:bookmarkEnd w:id="77"/>
      <w:r w:rsidDel="00000000" w:rsidR="00000000" w:rsidRPr="00000000">
        <w:rPr>
          <w:b w:val="1"/>
          <w:bCs w:val="1"/>
          <w:color w:val="7f7f7f"/>
          <w:sz w:val="26"/>
          <w:szCs w:val="26"/>
          <w:u w:val="single"/>
          <w:rtl w:val="0"/>
        </w:rPr>
        <w:t xml:space="preserve">Upload Documents</w:t>
        <w:tab/>
      </w:r>
      <w:r w:rsidDel="00000000" w:rsidR="00000000" w:rsidRPr="00000000">
        <w:rPr>
          <w:rtl w:val="0"/>
        </w:rPr>
      </w:r>
    </w:p>
    <w:p w:rsidR="00000000" w:rsidDel="00000000" w:rsidP="00000000" w:rsidRDefault="00000000" w:rsidRPr="00000000" w14:paraId="00000607">
      <w:pPr>
        <w:numPr>
          <w:ilvl w:val="0"/>
          <w:numId w:val="2"/>
        </w:numPr>
        <w:spacing w:after="0" w:line="278.00000000000006" w:lineRule="auto"/>
        <w:ind w:left="720" w:hanging="360"/>
        <w:rPr/>
      </w:pPr>
      <w:r w:rsidDel="00000000" w:rsidR="00000000" w:rsidRPr="00000000">
        <w:rPr>
          <w:rtl w:val="0"/>
        </w:rPr>
        <w:t xml:space="preserve">New Credit Facilities ledger</w:t>
      </w:r>
    </w:p>
    <w:p w:rsidR="00000000" w:rsidDel="00000000" w:rsidP="00000000" w:rsidRDefault="00000000" w:rsidRPr="00000000" w14:paraId="00000608">
      <w:pPr>
        <w:numPr>
          <w:ilvl w:val="0"/>
          <w:numId w:val="2"/>
        </w:numPr>
        <w:spacing w:after="0" w:line="278.00000000000006" w:lineRule="auto"/>
        <w:ind w:left="720" w:hanging="360"/>
        <w:rPr/>
      </w:pPr>
      <w:r w:rsidDel="00000000" w:rsidR="00000000" w:rsidRPr="00000000">
        <w:rPr>
          <w:rtl w:val="0"/>
        </w:rPr>
        <w:t xml:space="preserve">Document evidencing conclusion of recovery proceedings</w:t>
      </w:r>
    </w:p>
    <w:p w:rsidR="00000000" w:rsidDel="00000000" w:rsidP="00000000" w:rsidRDefault="00000000" w:rsidRPr="00000000" w14:paraId="00000609">
      <w:pPr>
        <w:numPr>
          <w:ilvl w:val="0"/>
          <w:numId w:val="2"/>
        </w:numPr>
        <w:spacing w:after="0" w:line="278.00000000000006" w:lineRule="auto"/>
        <w:ind w:left="720" w:hanging="360"/>
        <w:rPr/>
      </w:pPr>
      <w:r w:rsidDel="00000000" w:rsidR="00000000" w:rsidRPr="00000000">
        <w:rPr>
          <w:rtl w:val="0"/>
        </w:rPr>
        <w:t xml:space="preserve">OTS sanction letter accepted by the borrower</w:t>
      </w:r>
    </w:p>
    <w:p w:rsidR="00000000" w:rsidDel="00000000" w:rsidP="00000000" w:rsidRDefault="00000000" w:rsidRPr="00000000" w14:paraId="0000060A">
      <w:pPr>
        <w:spacing w:after="0" w:line="278.00000000000006" w:lineRule="auto"/>
        <w:rPr/>
      </w:pPr>
      <w:r w:rsidDel="00000000" w:rsidR="00000000" w:rsidRPr="00000000">
        <w:rPr>
          <w:rtl w:val="0"/>
        </w:rPr>
      </w:r>
    </w:p>
    <w:p w:rsidR="00000000" w:rsidDel="00000000" w:rsidP="00000000" w:rsidRDefault="00000000" w:rsidRPr="00000000" w14:paraId="0000060B">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trmh23ukvwty" w:id="78"/>
      <w:bookmarkEnd w:id="78"/>
      <w:r w:rsidDel="00000000" w:rsidR="00000000" w:rsidRPr="00000000">
        <w:rPr>
          <w:b w:val="1"/>
          <w:bCs w:val="1"/>
          <w:color w:val="7f7f7f"/>
          <w:sz w:val="26"/>
          <w:szCs w:val="26"/>
          <w:rtl w:val="0"/>
        </w:rPr>
        <w:t xml:space="preserve">1.18 Recovery </w:t>
      </w:r>
    </w:p>
    <w:p w:rsidR="00000000" w:rsidDel="00000000" w:rsidP="00000000" w:rsidRDefault="00000000" w:rsidRPr="00000000" w14:paraId="0000060C">
      <w:pPr>
        <w:spacing w:after="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60D">
      <w:pPr>
        <w:spacing w:after="0" w:line="278.00000000000006" w:lineRule="auto"/>
        <w:jc w:val="both"/>
        <w:rPr/>
      </w:pPr>
      <w:r w:rsidDel="00000000" w:rsidR="00000000" w:rsidRPr="00000000">
        <w:rPr>
          <w:rtl w:val="0"/>
        </w:rPr>
        <w:t xml:space="preserve">Recovery will contain the File Type as the Bulk Upload.              </w:t>
      </w:r>
    </w:p>
    <w:p w:rsidR="00000000" w:rsidDel="00000000" w:rsidP="00000000" w:rsidRDefault="00000000" w:rsidRPr="00000000" w14:paraId="0000060E">
      <w:pPr>
        <w:spacing w:line="276" w:lineRule="auto"/>
        <w:jc w:val="both"/>
        <w:rPr>
          <w:b w:val="1"/>
          <w:bCs w:val="1"/>
          <w:color w:val="7f7f7f"/>
          <w:sz w:val="28"/>
          <w:szCs w:val="28"/>
          <w:u w:val="single"/>
        </w:rPr>
      </w:pPr>
      <w:r w:rsidDel="00000000" w:rsidR="00000000" w:rsidRPr="00000000">
        <w:rPr>
          <w:rtl w:val="0"/>
        </w:rPr>
        <w:t xml:space="preserve">If any recoveries are made in account (other than OTS), Amount recovered and due to be paid to the trust shall be paid after adjusting towards default amount relating to original loan and legal cost incurred by them.</w:t>
      </w:r>
      <w:r w:rsidDel="00000000" w:rsidR="00000000" w:rsidRPr="00000000">
        <w:rPr>
          <w:rtl w:val="0"/>
        </w:rPr>
      </w:r>
    </w:p>
    <w:p w:rsidR="00000000" w:rsidDel="00000000" w:rsidP="00000000" w:rsidRDefault="00000000" w:rsidRPr="00000000" w14:paraId="0000060F">
      <w:pPr>
        <w:pStyle w:val="Heading4"/>
        <w:keepLines w:val="0"/>
        <w:pBdr>
          <w:bottom w:color="000000" w:space="1" w:sz="4" w:val="single"/>
        </w:pBdr>
        <w:tabs>
          <w:tab w:val="left" w:leader="none" w:pos="0"/>
          <w:tab w:val="left" w:leader="none" w:pos="720"/>
        </w:tabs>
        <w:spacing w:after="60" w:before="60" w:line="276" w:lineRule="auto"/>
        <w:rPr>
          <w:b w:val="1"/>
          <w:bCs w:val="1"/>
          <w:color w:val="7f7f7f"/>
          <w:sz w:val="28"/>
          <w:szCs w:val="28"/>
        </w:rPr>
      </w:pPr>
      <w:bookmarkStart w:colFirst="0" w:colLast="0" w:name="_heading=h.30csxsshwre0" w:id="79"/>
      <w:bookmarkEnd w:id="79"/>
      <w:r w:rsidDel="00000000" w:rsidR="00000000" w:rsidRPr="00000000">
        <w:rPr>
          <w:rtl w:val="0"/>
        </w:rPr>
      </w:r>
    </w:p>
    <w:p w:rsidR="00000000" w:rsidDel="00000000" w:rsidP="00000000" w:rsidRDefault="00000000" w:rsidRPr="00000000" w14:paraId="00000610">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6m5iosqr7p0" w:id="80"/>
      <w:bookmarkEnd w:id="80"/>
      <w:r w:rsidDel="00000000" w:rsidR="00000000" w:rsidRPr="00000000">
        <w:rPr>
          <w:b w:val="1"/>
          <w:bCs w:val="1"/>
          <w:color w:val="7f7f7f"/>
          <w:sz w:val="26"/>
          <w:szCs w:val="26"/>
          <w:rtl w:val="0"/>
        </w:rPr>
        <w:t xml:space="preserve">1.18.1 Recovery Bulk Upload Format:</w:t>
      </w:r>
    </w:p>
    <w:p w:rsidR="00000000" w:rsidDel="00000000" w:rsidP="00000000" w:rsidRDefault="00000000" w:rsidRPr="00000000" w14:paraId="00000611">
      <w:pPr>
        <w:rPr/>
      </w:pPr>
      <w:r w:rsidDel="00000000" w:rsidR="00000000" w:rsidRPr="00000000">
        <w:rPr>
          <w:rtl w:val="0"/>
        </w:rPr>
      </w:r>
    </w:p>
    <w:sdt>
      <w:sdtPr>
        <w:lock w:val="contentLocked"/>
        <w:id w:val="1164516226"/>
        <w:tag w:val="goog_rdk_9"/>
      </w:sdtPr>
      <w:sdtContent>
        <w:tbl>
          <w:tblPr>
            <w:tblStyle w:val="Table19"/>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
            <w:gridCol w:w="2097"/>
            <w:gridCol w:w="3646"/>
            <w:gridCol w:w="2027"/>
            <w:gridCol w:w="2055"/>
            <w:tblGridChange w:id="0">
              <w:tblGrid>
                <w:gridCol w:w="631"/>
                <w:gridCol w:w="2097"/>
                <w:gridCol w:w="3646"/>
                <w:gridCol w:w="2027"/>
                <w:gridCol w:w="2055"/>
              </w:tblGrid>
            </w:tblGridChange>
          </w:tblGrid>
          <w:tr>
            <w:trPr>
              <w:cantSplit w:val="0"/>
              <w:trHeight w:val="320" w:hRule="atLeast"/>
              <w:tblHeader w:val="0"/>
            </w:trPr>
            <w:tc>
              <w:tcPr>
                <w:gridSpan w:val="5"/>
              </w:tcPr>
              <w:p w:rsidR="00000000" w:rsidDel="00000000" w:rsidP="00000000" w:rsidRDefault="00000000" w:rsidRPr="00000000" w14:paraId="00000612">
                <w:pPr>
                  <w:jc w:val="center"/>
                  <w:rPr>
                    <w:b w:val="1"/>
                    <w:bCs w:val="1"/>
                  </w:rPr>
                </w:pPr>
                <w:r w:rsidDel="00000000" w:rsidR="00000000" w:rsidRPr="00000000">
                  <w:rPr>
                    <w:b w:val="1"/>
                    <w:bCs w:val="1"/>
                    <w:rtl w:val="0"/>
                  </w:rPr>
                  <w:t xml:space="preserve">RECOVERIES</w:t>
                </w:r>
              </w:p>
            </w:tc>
          </w:tr>
          <w:tr>
            <w:trPr>
              <w:cantSplit w:val="0"/>
              <w:trHeight w:val="290" w:hRule="atLeast"/>
              <w:tblHeader w:val="0"/>
            </w:trPr>
            <w:tc>
              <w:tcPr/>
              <w:p w:rsidR="00000000" w:rsidDel="00000000" w:rsidP="00000000" w:rsidRDefault="00000000" w:rsidRPr="00000000" w14:paraId="00000617">
                <w:pPr>
                  <w:jc w:val="both"/>
                  <w:rPr>
                    <w:b w:val="1"/>
                    <w:bCs w:val="1"/>
                  </w:rPr>
                </w:pPr>
                <w:r w:rsidDel="00000000" w:rsidR="00000000" w:rsidRPr="00000000">
                  <w:rPr>
                    <w:b w:val="1"/>
                    <w:bCs w:val="1"/>
                    <w:rtl w:val="0"/>
                  </w:rPr>
                  <w:t xml:space="preserve">S. No.</w:t>
                </w:r>
              </w:p>
            </w:tc>
            <w:tc>
              <w:tcPr/>
              <w:p w:rsidR="00000000" w:rsidDel="00000000" w:rsidP="00000000" w:rsidRDefault="00000000" w:rsidRPr="00000000" w14:paraId="00000618">
                <w:pPr>
                  <w:jc w:val="both"/>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619">
                <w:pPr>
                  <w:jc w:val="both"/>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61A">
                <w:pPr>
                  <w:jc w:val="both"/>
                  <w:rPr>
                    <w:b w:val="1"/>
                    <w:bCs w:val="1"/>
                  </w:rPr>
                </w:pPr>
                <w:r w:rsidDel="00000000" w:rsidR="00000000" w:rsidRPr="00000000">
                  <w:rPr>
                    <w:b w:val="1"/>
                    <w:bCs w:val="1"/>
                    <w:rtl w:val="0"/>
                  </w:rPr>
                  <w:t xml:space="preserve">Type</w:t>
                </w:r>
              </w:p>
            </w:tc>
            <w:tc>
              <w:tcPr/>
              <w:p w:rsidR="00000000" w:rsidDel="00000000" w:rsidP="00000000" w:rsidRDefault="00000000" w:rsidRPr="00000000" w14:paraId="0000061B">
                <w:pPr>
                  <w:jc w:val="both"/>
                  <w:rPr>
                    <w:b w:val="1"/>
                    <w:bCs w:val="1"/>
                  </w:rPr>
                </w:pPr>
                <w:r w:rsidDel="00000000" w:rsidR="00000000" w:rsidRPr="00000000">
                  <w:rPr>
                    <w:b w:val="1"/>
                    <w:bCs w:val="1"/>
                    <w:rtl w:val="0"/>
                  </w:rPr>
                  <w:t xml:space="preserve">Mandatory/</w:t>
                </w:r>
              </w:p>
              <w:p w:rsidR="00000000" w:rsidDel="00000000" w:rsidP="00000000" w:rsidRDefault="00000000" w:rsidRPr="00000000" w14:paraId="0000061C">
                <w:pPr>
                  <w:jc w:val="both"/>
                  <w:rPr>
                    <w:b w:val="1"/>
                    <w:bCs w:val="1"/>
                  </w:rPr>
                </w:pPr>
                <w:r w:rsidDel="00000000" w:rsidR="00000000" w:rsidRPr="00000000">
                  <w:rPr>
                    <w:b w:val="1"/>
                    <w:bCs w:val="1"/>
                    <w:rtl w:val="0"/>
                  </w:rPr>
                  <w:t xml:space="preserve">Optional</w:t>
                </w:r>
              </w:p>
            </w:tc>
          </w:tr>
          <w:tr>
            <w:trPr>
              <w:cantSplit w:val="0"/>
              <w:trHeight w:val="280" w:hRule="atLeast"/>
              <w:tblHeader w:val="0"/>
            </w:trPr>
            <w:tc>
              <w:tcPr/>
              <w:p w:rsidR="00000000" w:rsidDel="00000000" w:rsidP="00000000" w:rsidRDefault="00000000" w:rsidRPr="00000000" w14:paraId="0000061D">
                <w:pPr>
                  <w:jc w:val="both"/>
                  <w:rPr/>
                </w:pPr>
                <w:r w:rsidDel="00000000" w:rsidR="00000000" w:rsidRPr="00000000">
                  <w:rPr>
                    <w:rtl w:val="0"/>
                  </w:rPr>
                  <w:t xml:space="preserve">1</w:t>
                </w:r>
              </w:p>
            </w:tc>
            <w:tc>
              <w:tcPr/>
              <w:p w:rsidR="00000000" w:rsidDel="00000000" w:rsidP="00000000" w:rsidRDefault="00000000" w:rsidRPr="00000000" w14:paraId="0000061E">
                <w:pPr>
                  <w:jc w:val="both"/>
                  <w:rPr/>
                </w:pPr>
                <w:r w:rsidDel="00000000" w:rsidR="00000000" w:rsidRPr="00000000">
                  <w:rPr>
                    <w:rtl w:val="0"/>
                  </w:rPr>
                  <w:t xml:space="preserve">CGPAN</w:t>
                </w:r>
              </w:p>
            </w:tc>
            <w:tc>
              <w:tcPr/>
              <w:p w:rsidR="00000000" w:rsidDel="00000000" w:rsidP="00000000" w:rsidRDefault="00000000" w:rsidRPr="00000000" w14:paraId="0000061F">
                <w:pPr>
                  <w:jc w:val="both"/>
                  <w:rPr/>
                </w:pPr>
                <w:r w:rsidDel="00000000" w:rsidR="00000000" w:rsidRPr="00000000">
                  <w:rPr>
                    <w:rtl w:val="0"/>
                  </w:rPr>
                  <w:t xml:space="preserve">Unique CGPAN issued by the system</w:t>
                </w:r>
              </w:p>
            </w:tc>
            <w:tc>
              <w:tcPr/>
              <w:p w:rsidR="00000000" w:rsidDel="00000000" w:rsidP="00000000" w:rsidRDefault="00000000" w:rsidRPr="00000000" w14:paraId="00000620">
                <w:pPr>
                  <w:jc w:val="both"/>
                  <w:rPr/>
                </w:pPr>
                <w:r w:rsidDel="00000000" w:rsidR="00000000" w:rsidRPr="00000000">
                  <w:rPr>
                    <w:rtl w:val="0"/>
                  </w:rPr>
                  <w:t xml:space="preserve">Alphanumeric</w:t>
                </w:r>
              </w:p>
            </w:tc>
            <w:tc>
              <w:tcPr/>
              <w:p w:rsidR="00000000" w:rsidDel="00000000" w:rsidP="00000000" w:rsidRDefault="00000000" w:rsidRPr="00000000" w14:paraId="00000621">
                <w:pPr>
                  <w:jc w:val="both"/>
                  <w:rPr/>
                </w:pPr>
                <w:r w:rsidDel="00000000" w:rsidR="00000000" w:rsidRPr="00000000">
                  <w:rPr>
                    <w:rtl w:val="0"/>
                  </w:rPr>
                  <w:t xml:space="preserve">Mandatory</w:t>
                </w:r>
              </w:p>
            </w:tc>
          </w:tr>
          <w:tr>
            <w:trPr>
              <w:cantSplit w:val="0"/>
              <w:trHeight w:val="640" w:hRule="atLeast"/>
              <w:tblHeader w:val="0"/>
            </w:trPr>
            <w:tc>
              <w:tcPr/>
              <w:p w:rsidR="00000000" w:rsidDel="00000000" w:rsidP="00000000" w:rsidRDefault="00000000" w:rsidRPr="00000000" w14:paraId="00000622">
                <w:pPr>
                  <w:jc w:val="both"/>
                  <w:rPr/>
                </w:pPr>
                <w:r w:rsidDel="00000000" w:rsidR="00000000" w:rsidRPr="00000000">
                  <w:rPr>
                    <w:rtl w:val="0"/>
                  </w:rPr>
                  <w:t xml:space="preserve">2</w:t>
                </w:r>
              </w:p>
            </w:tc>
            <w:tc>
              <w:tcPr/>
              <w:p w:rsidR="00000000" w:rsidDel="00000000" w:rsidP="00000000" w:rsidRDefault="00000000" w:rsidRPr="00000000" w14:paraId="00000623">
                <w:pPr>
                  <w:jc w:val="both"/>
                  <w:rPr/>
                </w:pPr>
                <w:r w:rsidDel="00000000" w:rsidR="00000000" w:rsidRPr="00000000">
                  <w:rPr>
                    <w:rFonts w:ascii="Aptos" w:cs="Aptos" w:eastAsia="Aptos" w:hAnsi="Aptos"/>
                    <w:rtl w:val="0"/>
                  </w:rPr>
                  <w:t xml:space="preserve">Loan a/c no for new credit facilities</w:t>
                </w:r>
                <w:r w:rsidDel="00000000" w:rsidR="00000000" w:rsidRPr="00000000">
                  <w:rPr>
                    <w:rtl w:val="0"/>
                  </w:rPr>
                </w:r>
              </w:p>
            </w:tc>
            <w:tc>
              <w:tcPr/>
              <w:p w:rsidR="00000000" w:rsidDel="00000000" w:rsidP="00000000" w:rsidRDefault="00000000" w:rsidRPr="00000000" w14:paraId="00000624">
                <w:pPr>
                  <w:jc w:val="both"/>
                  <w:rPr/>
                </w:pPr>
                <w:r w:rsidDel="00000000" w:rsidR="00000000" w:rsidRPr="00000000">
                  <w:rPr>
                    <w:rtl w:val="0"/>
                  </w:rPr>
                  <w:t xml:space="preserve">Loan Account Number allotted by lenders </w:t>
                </w:r>
              </w:p>
            </w:tc>
            <w:tc>
              <w:tcPr/>
              <w:p w:rsidR="00000000" w:rsidDel="00000000" w:rsidP="00000000" w:rsidRDefault="00000000" w:rsidRPr="00000000" w14:paraId="00000625">
                <w:pPr>
                  <w:jc w:val="both"/>
                  <w:rPr/>
                </w:pPr>
                <w:r w:rsidDel="00000000" w:rsidR="00000000" w:rsidRPr="00000000">
                  <w:rPr>
                    <w:rtl w:val="0"/>
                  </w:rPr>
                  <w:t xml:space="preserve">Alphanumeric</w:t>
                </w:r>
              </w:p>
            </w:tc>
            <w:tc>
              <w:tcPr/>
              <w:p w:rsidR="00000000" w:rsidDel="00000000" w:rsidP="00000000" w:rsidRDefault="00000000" w:rsidRPr="00000000" w14:paraId="00000626">
                <w:pPr>
                  <w:jc w:val="both"/>
                  <w:rPr/>
                </w:pPr>
                <w:r w:rsidDel="00000000" w:rsidR="00000000" w:rsidRPr="00000000">
                  <w:rPr>
                    <w:rtl w:val="0"/>
                  </w:rPr>
                  <w:t xml:space="preserve">Mandatory</w:t>
                </w:r>
              </w:p>
            </w:tc>
          </w:tr>
          <w:tr>
            <w:trPr>
              <w:cantSplit w:val="0"/>
              <w:trHeight w:val="280" w:hRule="atLeast"/>
              <w:tblHeader w:val="0"/>
            </w:trPr>
            <w:tc>
              <w:tcPr/>
              <w:p w:rsidR="00000000" w:rsidDel="00000000" w:rsidP="00000000" w:rsidRDefault="00000000" w:rsidRPr="00000000" w14:paraId="00000627">
                <w:pPr>
                  <w:jc w:val="both"/>
                  <w:rPr/>
                </w:pPr>
                <w:r w:rsidDel="00000000" w:rsidR="00000000" w:rsidRPr="00000000">
                  <w:rPr>
                    <w:rtl w:val="0"/>
                  </w:rPr>
                  <w:t xml:space="preserve">4</w:t>
                </w:r>
              </w:p>
            </w:tc>
            <w:tc>
              <w:tcPr/>
              <w:p w:rsidR="00000000" w:rsidDel="00000000" w:rsidP="00000000" w:rsidRDefault="00000000" w:rsidRPr="00000000" w14:paraId="00000628">
                <w:pPr>
                  <w:jc w:val="both"/>
                  <w:rPr/>
                </w:pPr>
                <w:r w:rsidDel="00000000" w:rsidR="00000000" w:rsidRPr="00000000">
                  <w:rPr>
                    <w:rtl w:val="0"/>
                  </w:rPr>
                  <w:t xml:space="preserve">Amount of Recovery</w:t>
                </w:r>
              </w:p>
            </w:tc>
            <w:tc>
              <w:tcPr/>
              <w:p w:rsidR="00000000" w:rsidDel="00000000" w:rsidP="00000000" w:rsidRDefault="00000000" w:rsidRPr="00000000" w14:paraId="00000629">
                <w:pPr>
                  <w:jc w:val="both"/>
                  <w:rPr/>
                </w:pPr>
                <w:r w:rsidDel="00000000" w:rsidR="00000000" w:rsidRPr="00000000">
                  <w:rPr>
                    <w:rtl w:val="0"/>
                  </w:rPr>
                  <w:t xml:space="preserve">Amount of recovery after deducting legal cost</w:t>
                </w:r>
              </w:p>
            </w:tc>
            <w:tc>
              <w:tcPr/>
              <w:p w:rsidR="00000000" w:rsidDel="00000000" w:rsidP="00000000" w:rsidRDefault="00000000" w:rsidRPr="00000000" w14:paraId="0000062A">
                <w:pPr>
                  <w:jc w:val="both"/>
                  <w:rPr/>
                </w:pPr>
                <w:r w:rsidDel="00000000" w:rsidR="00000000" w:rsidRPr="00000000">
                  <w:rPr>
                    <w:rtl w:val="0"/>
                  </w:rPr>
                  <w:t xml:space="preserve">Amount in Rs.</w:t>
                </w:r>
              </w:p>
            </w:tc>
            <w:tc>
              <w:tcPr/>
              <w:p w:rsidR="00000000" w:rsidDel="00000000" w:rsidP="00000000" w:rsidRDefault="00000000" w:rsidRPr="00000000" w14:paraId="0000062B">
                <w:pPr>
                  <w:jc w:val="both"/>
                  <w:rPr/>
                </w:pPr>
                <w:r w:rsidDel="00000000" w:rsidR="00000000" w:rsidRPr="00000000">
                  <w:rPr>
                    <w:rtl w:val="0"/>
                  </w:rPr>
                  <w:t xml:space="preserve">Mandatory</w:t>
                </w:r>
              </w:p>
            </w:tc>
          </w:tr>
          <w:tr>
            <w:trPr>
              <w:cantSplit w:val="0"/>
              <w:trHeight w:val="280" w:hRule="atLeast"/>
              <w:tblHeader w:val="0"/>
            </w:trPr>
            <w:tc>
              <w:tcPr/>
              <w:p w:rsidR="00000000" w:rsidDel="00000000" w:rsidP="00000000" w:rsidRDefault="00000000" w:rsidRPr="00000000" w14:paraId="0000062C">
                <w:pPr>
                  <w:jc w:val="both"/>
                  <w:rPr/>
                </w:pPr>
                <w:r w:rsidDel="00000000" w:rsidR="00000000" w:rsidRPr="00000000">
                  <w:rPr>
                    <w:rtl w:val="0"/>
                  </w:rPr>
                  <w:t xml:space="preserve">5</w:t>
                </w:r>
              </w:p>
            </w:tc>
            <w:tc>
              <w:tcPr/>
              <w:p w:rsidR="00000000" w:rsidDel="00000000" w:rsidP="00000000" w:rsidRDefault="00000000" w:rsidRPr="00000000" w14:paraId="0000062D">
                <w:pPr>
                  <w:jc w:val="both"/>
                  <w:rPr/>
                </w:pPr>
                <w:r w:rsidDel="00000000" w:rsidR="00000000" w:rsidRPr="00000000">
                  <w:rPr>
                    <w:rtl w:val="0"/>
                  </w:rPr>
                  <w:t xml:space="preserve">Date of Recovery</w:t>
                </w:r>
              </w:p>
            </w:tc>
            <w:tc>
              <w:tcPr/>
              <w:p w:rsidR="00000000" w:rsidDel="00000000" w:rsidP="00000000" w:rsidRDefault="00000000" w:rsidRPr="00000000" w14:paraId="0000062E">
                <w:pPr>
                  <w:jc w:val="both"/>
                  <w:rPr/>
                </w:pPr>
                <w:r w:rsidDel="00000000" w:rsidR="00000000" w:rsidRPr="00000000">
                  <w:rPr>
                    <w:rtl w:val="0"/>
                  </w:rPr>
                  <w:t xml:space="preserve">Date of Recovery Received </w:t>
                </w:r>
              </w:p>
            </w:tc>
            <w:tc>
              <w:tcPr/>
              <w:p w:rsidR="00000000" w:rsidDel="00000000" w:rsidP="00000000" w:rsidRDefault="00000000" w:rsidRPr="00000000" w14:paraId="0000062F">
                <w:pPr>
                  <w:jc w:val="both"/>
                  <w:rPr/>
                </w:pPr>
                <w:r w:rsidDel="00000000" w:rsidR="00000000" w:rsidRPr="00000000">
                  <w:rPr>
                    <w:rtl w:val="0"/>
                  </w:rPr>
                  <w:t xml:space="preserve">Date</w:t>
                </w:r>
              </w:p>
            </w:tc>
            <w:tc>
              <w:tcPr/>
              <w:p w:rsidR="00000000" w:rsidDel="00000000" w:rsidP="00000000" w:rsidRDefault="00000000" w:rsidRPr="00000000" w14:paraId="00000630">
                <w:pPr>
                  <w:jc w:val="both"/>
                  <w:rPr/>
                </w:pPr>
                <w:r w:rsidDel="00000000" w:rsidR="00000000" w:rsidRPr="00000000">
                  <w:rPr>
                    <w:rtl w:val="0"/>
                  </w:rPr>
                  <w:t xml:space="preserve">Mandatory</w:t>
                </w:r>
              </w:p>
            </w:tc>
          </w:tr>
        </w:tbl>
      </w:sdtContent>
    </w:sdt>
    <w:p w:rsidR="00000000" w:rsidDel="00000000" w:rsidP="00000000" w:rsidRDefault="00000000" w:rsidRPr="00000000" w14:paraId="00000631">
      <w:pPr>
        <w:spacing w:line="278.00000000000006" w:lineRule="auto"/>
        <w:rPr>
          <w:rFonts w:ascii="Aptos" w:cs="Aptos" w:eastAsia="Aptos" w:hAnsi="Aptos"/>
          <w:color w:val="ff0000"/>
          <w:sz w:val="24"/>
          <w:szCs w:val="24"/>
        </w:rPr>
      </w:pPr>
      <w:r w:rsidDel="00000000" w:rsidR="00000000" w:rsidRPr="00000000">
        <w:rPr>
          <w:rtl w:val="0"/>
        </w:rPr>
      </w:r>
    </w:p>
    <w:p w:rsidR="00000000" w:rsidDel="00000000" w:rsidP="00000000" w:rsidRDefault="00000000" w:rsidRPr="00000000" w14:paraId="00000632">
      <w:pPr>
        <w:spacing w:line="278.00000000000006" w:lineRule="auto"/>
        <w:rPr>
          <w:sz w:val="24"/>
          <w:szCs w:val="24"/>
        </w:rPr>
      </w:pPr>
      <w:r w:rsidDel="00000000" w:rsidR="00000000" w:rsidRPr="00000000">
        <w:rPr>
          <w:rtl w:val="0"/>
        </w:rPr>
        <w:t xml:space="preserve">Validation of CGPAN with loan account number if it exists or not. Penalty calculation in recovery module for both scheme</w:t>
      </w:r>
      <w:r w:rsidDel="00000000" w:rsidR="00000000" w:rsidRPr="00000000">
        <w:rPr>
          <w:sz w:val="24"/>
          <w:szCs w:val="24"/>
          <w:rtl w:val="0"/>
        </w:rPr>
        <w:t xml:space="preserve">s.</w:t>
      </w:r>
    </w:p>
    <w:p w:rsidR="00000000" w:rsidDel="00000000" w:rsidP="00000000" w:rsidRDefault="00000000" w:rsidRPr="00000000" w14:paraId="00000633">
      <w:pPr>
        <w:pStyle w:val="Heading4"/>
        <w:keepLines w:val="0"/>
        <w:pBdr>
          <w:bottom w:color="000000" w:space="1" w:sz="4" w:val="single"/>
        </w:pBdr>
        <w:tabs>
          <w:tab w:val="left" w:leader="none" w:pos="0"/>
          <w:tab w:val="left" w:leader="none" w:pos="720"/>
        </w:tabs>
        <w:spacing w:after="60" w:before="60" w:line="276" w:lineRule="auto"/>
        <w:rPr>
          <w:b w:val="1"/>
          <w:bCs w:val="1"/>
          <w:color w:val="7f7f7f"/>
          <w:sz w:val="28"/>
          <w:szCs w:val="28"/>
        </w:rPr>
      </w:pPr>
      <w:bookmarkStart w:colFirst="0" w:colLast="0" w:name="_heading=h.nfkd2qb62xlp" w:id="81"/>
      <w:bookmarkEnd w:id="81"/>
      <w:r w:rsidDel="00000000" w:rsidR="00000000" w:rsidRPr="00000000">
        <w:rPr>
          <w:rtl w:val="0"/>
        </w:rPr>
      </w:r>
    </w:p>
    <w:p w:rsidR="00000000" w:rsidDel="00000000" w:rsidP="00000000" w:rsidRDefault="00000000" w:rsidRPr="00000000" w14:paraId="00000634">
      <w:pPr>
        <w:pStyle w:val="Heading2"/>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2wsw7udz6x14" w:id="82"/>
      <w:bookmarkEnd w:id="82"/>
      <w:r w:rsidDel="00000000" w:rsidR="00000000" w:rsidRPr="00000000">
        <w:rPr>
          <w:b w:val="1"/>
          <w:bCs w:val="1"/>
          <w:color w:val="7f7f7f"/>
          <w:sz w:val="26"/>
          <w:szCs w:val="26"/>
          <w:rtl w:val="0"/>
        </w:rPr>
        <w:t xml:space="preserve">1.18.2 Roles</w:t>
      </w:r>
    </w:p>
    <w:p w:rsidR="00000000" w:rsidDel="00000000" w:rsidP="00000000" w:rsidRDefault="00000000" w:rsidRPr="00000000" w14:paraId="00000635">
      <w:pPr>
        <w:pStyle w:val="Heading4"/>
        <w:spacing w:line="278.00000000000006" w:lineRule="auto"/>
        <w:jc w:val="both"/>
        <w:rPr>
          <w:b w:val="1"/>
          <w:bCs w:val="1"/>
          <w:color w:val="000000"/>
        </w:rPr>
      </w:pPr>
      <w:bookmarkStart w:colFirst="0" w:colLast="0" w:name="_heading=h.5w8n7t3jywel" w:id="83"/>
      <w:bookmarkEnd w:id="83"/>
      <w:r w:rsidDel="00000000" w:rsidR="00000000" w:rsidRPr="00000000">
        <w:rPr>
          <w:rtl w:val="0"/>
        </w:rPr>
      </w:r>
    </w:p>
    <w:p w:rsidR="00000000" w:rsidDel="00000000" w:rsidP="00000000" w:rsidRDefault="00000000" w:rsidRPr="00000000" w14:paraId="00000636">
      <w:pPr>
        <w:spacing w:line="278.00000000000006" w:lineRule="auto"/>
        <w:rPr/>
      </w:pPr>
      <w:r w:rsidDel="00000000" w:rsidR="00000000" w:rsidRPr="00000000">
        <w:rPr>
          <w:rtl w:val="0"/>
        </w:rPr>
        <w:t xml:space="preserve">MLI Creator/ Approver and collection integration.</w:t>
      </w:r>
    </w:p>
    <w:p w:rsidR="00000000" w:rsidDel="00000000" w:rsidP="00000000" w:rsidRDefault="00000000" w:rsidRPr="00000000" w14:paraId="00000637">
      <w:pPr>
        <w:numPr>
          <w:ilvl w:val="0"/>
          <w:numId w:val="8"/>
        </w:numPr>
        <w:spacing w:after="0" w:line="278.00000000000006" w:lineRule="auto"/>
        <w:ind w:left="720" w:hanging="360"/>
        <w:jc w:val="both"/>
        <w:rPr/>
      </w:pPr>
      <w:r w:rsidDel="00000000" w:rsidR="00000000" w:rsidRPr="00000000">
        <w:rPr>
          <w:rtl w:val="0"/>
        </w:rPr>
        <w:t xml:space="preserve">MLI Creator- Approve</w:t>
      </w:r>
    </w:p>
    <w:p w:rsidR="00000000" w:rsidDel="00000000" w:rsidP="00000000" w:rsidRDefault="00000000" w:rsidRPr="00000000" w14:paraId="00000638">
      <w:pPr>
        <w:numPr>
          <w:ilvl w:val="0"/>
          <w:numId w:val="8"/>
        </w:numPr>
        <w:spacing w:after="0" w:line="278.00000000000006" w:lineRule="auto"/>
        <w:ind w:left="720" w:hanging="360"/>
        <w:jc w:val="both"/>
        <w:rPr>
          <w:rFonts w:ascii="Aptos" w:cs="Aptos" w:eastAsia="Aptos" w:hAnsi="Aptos"/>
          <w:b w:val="1"/>
          <w:bCs w:val="1"/>
        </w:rPr>
      </w:pPr>
      <w:r w:rsidDel="00000000" w:rsidR="00000000" w:rsidRPr="00000000">
        <w:rPr>
          <w:rtl w:val="0"/>
        </w:rPr>
        <w:t xml:space="preserve">MLI Approver- Approve/Reject </w:t>
      </w:r>
      <w:r w:rsidDel="00000000" w:rsidR="00000000" w:rsidRPr="00000000">
        <w:rPr>
          <w:rtl w:val="0"/>
        </w:rPr>
      </w:r>
    </w:p>
    <w:p w:rsidR="00000000" w:rsidDel="00000000" w:rsidP="00000000" w:rsidRDefault="00000000" w:rsidRPr="00000000" w14:paraId="00000639">
      <w:pPr>
        <w:spacing w:after="0" w:line="278.00000000000006" w:lineRule="auto"/>
        <w:ind w:left="720" w:firstLine="0"/>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63A">
      <w:pPr>
        <w:spacing w:after="0"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63B">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cbuqnrdoxu1e" w:id="84"/>
      <w:bookmarkEnd w:id="84"/>
      <w:r w:rsidDel="00000000" w:rsidR="00000000" w:rsidRPr="00000000">
        <w:rPr>
          <w:b w:val="1"/>
          <w:bCs w:val="1"/>
          <w:color w:val="7f7f7f"/>
          <w:sz w:val="26"/>
          <w:szCs w:val="26"/>
          <w:rtl w:val="0"/>
        </w:rPr>
        <w:t xml:space="preserve">1.19 Claim Settlement Roles</w:t>
      </w:r>
    </w:p>
    <w:p w:rsidR="00000000" w:rsidDel="00000000" w:rsidP="00000000" w:rsidRDefault="00000000" w:rsidRPr="00000000" w14:paraId="0000063C">
      <w:pPr>
        <w:spacing w:after="0" w:line="278.00000000000006" w:lineRule="auto"/>
        <w:ind w:left="720" w:firstLine="0"/>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63D">
      <w:pPr>
        <w:numPr>
          <w:ilvl w:val="0"/>
          <w:numId w:val="3"/>
        </w:numPr>
        <w:spacing w:after="0" w:line="278.00000000000006" w:lineRule="auto"/>
        <w:ind w:left="720" w:hanging="360"/>
        <w:jc w:val="both"/>
        <w:rPr/>
      </w:pPr>
      <w:r w:rsidDel="00000000" w:rsidR="00000000" w:rsidRPr="00000000">
        <w:rPr>
          <w:rtl w:val="0"/>
        </w:rPr>
        <w:t xml:space="preserve">MLI Creator- Approve</w:t>
      </w:r>
    </w:p>
    <w:p w:rsidR="00000000" w:rsidDel="00000000" w:rsidP="00000000" w:rsidRDefault="00000000" w:rsidRPr="00000000" w14:paraId="0000063E">
      <w:pPr>
        <w:numPr>
          <w:ilvl w:val="0"/>
          <w:numId w:val="3"/>
        </w:numPr>
        <w:spacing w:after="0" w:line="278.00000000000006" w:lineRule="auto"/>
        <w:ind w:left="720" w:hanging="360"/>
        <w:jc w:val="both"/>
        <w:rPr/>
      </w:pPr>
      <w:r w:rsidDel="00000000" w:rsidR="00000000" w:rsidRPr="00000000">
        <w:rPr>
          <w:rtl w:val="0"/>
        </w:rPr>
        <w:t xml:space="preserve">MLI Approver- Approve/Return-</w:t>
      </w:r>
    </w:p>
    <w:p w:rsidR="00000000" w:rsidDel="00000000" w:rsidP="00000000" w:rsidRDefault="00000000" w:rsidRPr="00000000" w14:paraId="0000063F">
      <w:pPr>
        <w:numPr>
          <w:ilvl w:val="1"/>
          <w:numId w:val="3"/>
        </w:numPr>
        <w:spacing w:after="0" w:line="278.00000000000006" w:lineRule="auto"/>
        <w:ind w:left="1440" w:hanging="360"/>
        <w:jc w:val="both"/>
        <w:rPr>
          <w:rFonts w:ascii="Aptos" w:cs="Aptos" w:eastAsia="Aptos" w:hAnsi="Aptos"/>
        </w:rPr>
      </w:pPr>
      <w:r w:rsidDel="00000000" w:rsidR="00000000" w:rsidRPr="00000000">
        <w:rPr>
          <w:b w:val="1"/>
          <w:bCs w:val="1"/>
          <w:rtl w:val="0"/>
        </w:rPr>
        <w:t xml:space="preserve">Approve</w:t>
      </w:r>
      <w:r w:rsidDel="00000000" w:rsidR="00000000" w:rsidRPr="00000000">
        <w:rPr>
          <w:rtl w:val="0"/>
        </w:rPr>
        <w:t xml:space="preserve"> -go to NCGTC Creator </w:t>
      </w:r>
      <w:r w:rsidDel="00000000" w:rsidR="00000000" w:rsidRPr="00000000">
        <w:rPr>
          <w:rtl w:val="0"/>
        </w:rPr>
      </w:r>
    </w:p>
    <w:p w:rsidR="00000000" w:rsidDel="00000000" w:rsidP="00000000" w:rsidRDefault="00000000" w:rsidRPr="00000000" w14:paraId="00000640">
      <w:pPr>
        <w:numPr>
          <w:ilvl w:val="1"/>
          <w:numId w:val="3"/>
        </w:numPr>
        <w:spacing w:after="0" w:line="278.00000000000006" w:lineRule="auto"/>
        <w:ind w:left="1440" w:hanging="360"/>
        <w:jc w:val="both"/>
        <w:rPr>
          <w:rFonts w:ascii="Aptos" w:cs="Aptos" w:eastAsia="Aptos" w:hAnsi="Aptos"/>
        </w:rPr>
      </w:pPr>
      <w:r w:rsidDel="00000000" w:rsidR="00000000" w:rsidRPr="00000000">
        <w:rPr>
          <w:b w:val="1"/>
          <w:bCs w:val="1"/>
          <w:rtl w:val="0"/>
        </w:rPr>
        <w:t xml:space="preserve">Return</w:t>
      </w:r>
      <w:r w:rsidDel="00000000" w:rsidR="00000000" w:rsidRPr="00000000">
        <w:rPr>
          <w:rtl w:val="0"/>
        </w:rPr>
        <w:t xml:space="preserve"> to MLI Creator without any effect</w:t>
      </w:r>
      <w:r w:rsidDel="00000000" w:rsidR="00000000" w:rsidRPr="00000000">
        <w:rPr>
          <w:rtl w:val="0"/>
        </w:rPr>
      </w:r>
    </w:p>
    <w:p w:rsidR="00000000" w:rsidDel="00000000" w:rsidP="00000000" w:rsidRDefault="00000000" w:rsidRPr="00000000" w14:paraId="00000641">
      <w:pPr>
        <w:numPr>
          <w:ilvl w:val="0"/>
          <w:numId w:val="3"/>
        </w:numPr>
        <w:spacing w:after="0" w:line="278.00000000000006" w:lineRule="auto"/>
        <w:ind w:left="720" w:hanging="360"/>
        <w:jc w:val="both"/>
        <w:rPr/>
      </w:pPr>
      <w:r w:rsidDel="00000000" w:rsidR="00000000" w:rsidRPr="00000000">
        <w:rPr>
          <w:rtl w:val="0"/>
        </w:rPr>
        <w:t xml:space="preserve">NCGTC Creator- Approve/Return.</w:t>
      </w:r>
    </w:p>
    <w:p w:rsidR="00000000" w:rsidDel="00000000" w:rsidP="00000000" w:rsidRDefault="00000000" w:rsidRPr="00000000" w14:paraId="00000642">
      <w:pPr>
        <w:numPr>
          <w:ilvl w:val="1"/>
          <w:numId w:val="3"/>
        </w:numPr>
        <w:spacing w:after="0" w:line="278.00000000000006" w:lineRule="auto"/>
        <w:ind w:left="1440" w:hanging="360"/>
        <w:jc w:val="both"/>
        <w:rPr>
          <w:rFonts w:ascii="Aptos" w:cs="Aptos" w:eastAsia="Aptos" w:hAnsi="Aptos"/>
        </w:rPr>
      </w:pPr>
      <w:r w:rsidDel="00000000" w:rsidR="00000000" w:rsidRPr="00000000">
        <w:rPr>
          <w:b w:val="1"/>
          <w:bCs w:val="1"/>
          <w:rtl w:val="0"/>
        </w:rPr>
        <w:t xml:space="preserve">Approve</w:t>
      </w:r>
      <w:r w:rsidDel="00000000" w:rsidR="00000000" w:rsidRPr="00000000">
        <w:rPr>
          <w:rtl w:val="0"/>
        </w:rPr>
        <w:t xml:space="preserve"> -go to NCGTC Approver </w:t>
      </w:r>
      <w:r w:rsidDel="00000000" w:rsidR="00000000" w:rsidRPr="00000000">
        <w:rPr>
          <w:rtl w:val="0"/>
        </w:rPr>
      </w:r>
    </w:p>
    <w:p w:rsidR="00000000" w:rsidDel="00000000" w:rsidP="00000000" w:rsidRDefault="00000000" w:rsidRPr="00000000" w14:paraId="00000643">
      <w:pPr>
        <w:numPr>
          <w:ilvl w:val="1"/>
          <w:numId w:val="3"/>
        </w:numPr>
        <w:spacing w:after="0" w:line="278.00000000000006" w:lineRule="auto"/>
        <w:ind w:left="1440" w:hanging="360"/>
        <w:jc w:val="both"/>
        <w:rPr>
          <w:rFonts w:ascii="Aptos" w:cs="Aptos" w:eastAsia="Aptos" w:hAnsi="Aptos"/>
        </w:rPr>
      </w:pPr>
      <w:r w:rsidDel="00000000" w:rsidR="00000000" w:rsidRPr="00000000">
        <w:rPr>
          <w:b w:val="1"/>
          <w:bCs w:val="1"/>
          <w:rtl w:val="0"/>
        </w:rPr>
        <w:t xml:space="preserve">Return</w:t>
      </w:r>
      <w:r w:rsidDel="00000000" w:rsidR="00000000" w:rsidRPr="00000000">
        <w:rPr>
          <w:rtl w:val="0"/>
        </w:rPr>
        <w:t xml:space="preserve"> to NCGTC Approver for review</w:t>
      </w:r>
      <w:r w:rsidDel="00000000" w:rsidR="00000000" w:rsidRPr="00000000">
        <w:rPr>
          <w:rtl w:val="0"/>
        </w:rPr>
      </w:r>
    </w:p>
    <w:p w:rsidR="00000000" w:rsidDel="00000000" w:rsidP="00000000" w:rsidRDefault="00000000" w:rsidRPr="00000000" w14:paraId="00000644">
      <w:pPr>
        <w:numPr>
          <w:ilvl w:val="0"/>
          <w:numId w:val="3"/>
        </w:numPr>
        <w:spacing w:after="0" w:line="278.00000000000006" w:lineRule="auto"/>
        <w:ind w:left="720" w:hanging="360"/>
        <w:jc w:val="both"/>
        <w:rPr/>
      </w:pPr>
      <w:r w:rsidDel="00000000" w:rsidR="00000000" w:rsidRPr="00000000">
        <w:rPr>
          <w:rtl w:val="0"/>
        </w:rPr>
        <w:t xml:space="preserve">NCGTC Approver- Approve/Return/Reject- </w:t>
      </w:r>
    </w:p>
    <w:p w:rsidR="00000000" w:rsidDel="00000000" w:rsidP="00000000" w:rsidRDefault="00000000" w:rsidRPr="00000000" w14:paraId="00000645">
      <w:pPr>
        <w:numPr>
          <w:ilvl w:val="1"/>
          <w:numId w:val="3"/>
        </w:numPr>
        <w:spacing w:after="0" w:line="278.00000000000006" w:lineRule="auto"/>
        <w:ind w:left="1440" w:hanging="360"/>
        <w:jc w:val="both"/>
        <w:rPr/>
      </w:pPr>
      <w:r w:rsidDel="00000000" w:rsidR="00000000" w:rsidRPr="00000000">
        <w:rPr>
          <w:rtl w:val="0"/>
        </w:rPr>
        <w:t xml:space="preserve">Approve</w:t>
      </w:r>
    </w:p>
    <w:p w:rsidR="00000000" w:rsidDel="00000000" w:rsidP="00000000" w:rsidRDefault="00000000" w:rsidRPr="00000000" w14:paraId="00000646">
      <w:pPr>
        <w:numPr>
          <w:ilvl w:val="1"/>
          <w:numId w:val="3"/>
        </w:numPr>
        <w:spacing w:after="0" w:line="278.00000000000006" w:lineRule="auto"/>
        <w:ind w:left="1440" w:hanging="360"/>
        <w:jc w:val="both"/>
        <w:rPr>
          <w:rFonts w:ascii="Aptos" w:cs="Aptos" w:eastAsia="Aptos" w:hAnsi="Aptos"/>
        </w:rPr>
      </w:pPr>
      <w:r w:rsidDel="00000000" w:rsidR="00000000" w:rsidRPr="00000000">
        <w:rPr>
          <w:b w:val="1"/>
          <w:bCs w:val="1"/>
          <w:rtl w:val="0"/>
        </w:rPr>
        <w:t xml:space="preserve">Return</w:t>
      </w:r>
      <w:r w:rsidDel="00000000" w:rsidR="00000000" w:rsidRPr="00000000">
        <w:rPr>
          <w:rtl w:val="0"/>
        </w:rPr>
        <w:t xml:space="preserve">- return to MLI Creator for review</w:t>
      </w:r>
      <w:r w:rsidDel="00000000" w:rsidR="00000000" w:rsidRPr="00000000">
        <w:rPr>
          <w:rtl w:val="0"/>
        </w:rPr>
      </w:r>
    </w:p>
    <w:p w:rsidR="00000000" w:rsidDel="00000000" w:rsidP="00000000" w:rsidRDefault="00000000" w:rsidRPr="00000000" w14:paraId="00000647">
      <w:pPr>
        <w:spacing w:after="0" w:line="278.00000000000006" w:lineRule="auto"/>
        <w:jc w:val="both"/>
        <w:rPr/>
      </w:pPr>
      <w:r w:rsidDel="00000000" w:rsidR="00000000" w:rsidRPr="00000000">
        <w:rPr>
          <w:rtl w:val="0"/>
        </w:rPr>
        <w:t xml:space="preserve">Reject- Case get rejected</w:t>
      </w:r>
    </w:p>
    <w:p w:rsidR="00000000" w:rsidDel="00000000" w:rsidP="00000000" w:rsidRDefault="00000000" w:rsidRPr="00000000" w14:paraId="00000648">
      <w:pPr>
        <w:spacing w:after="0"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649">
      <w:pPr>
        <w:spacing w:after="0" w:line="278.00000000000006" w:lineRule="auto"/>
        <w:jc w:val="both"/>
        <w:rPr>
          <w:b w:val="1"/>
          <w:bCs w:val="1"/>
        </w:rPr>
      </w:pPr>
      <w:r w:rsidDel="00000000" w:rsidR="00000000" w:rsidRPr="00000000">
        <w:rPr>
          <w:b w:val="1"/>
          <w:bCs w:val="1"/>
          <w:rtl w:val="0"/>
        </w:rPr>
        <w:t xml:space="preserve">Note: </w:t>
      </w:r>
    </w:p>
    <w:p w:rsidR="00000000" w:rsidDel="00000000" w:rsidP="00000000" w:rsidRDefault="00000000" w:rsidRPr="00000000" w14:paraId="0000064A">
      <w:pPr>
        <w:spacing w:after="0" w:line="278.00000000000006" w:lineRule="auto"/>
        <w:jc w:val="both"/>
        <w:rPr>
          <w:rFonts w:ascii="Aptos" w:cs="Aptos" w:eastAsia="Aptos" w:hAnsi="Aptos"/>
          <w:b w:val="1"/>
          <w:bCs w:val="1"/>
          <w:color w:val="ff0000"/>
        </w:rPr>
      </w:pPr>
      <w:r w:rsidDel="00000000" w:rsidR="00000000" w:rsidRPr="00000000">
        <w:rPr>
          <w:rtl w:val="0"/>
        </w:rPr>
      </w:r>
    </w:p>
    <w:p w:rsidR="00000000" w:rsidDel="00000000" w:rsidP="00000000" w:rsidRDefault="00000000" w:rsidRPr="00000000" w14:paraId="0000064B">
      <w:pPr>
        <w:spacing w:after="0" w:line="278.00000000000006" w:lineRule="auto"/>
        <w:jc w:val="both"/>
        <w:rPr/>
      </w:pPr>
      <w:r w:rsidDel="00000000" w:rsidR="00000000" w:rsidRPr="00000000">
        <w:rPr>
          <w:rtl w:val="0"/>
        </w:rPr>
        <w:t xml:space="preserve">NCGTC maker and checker have option to edit Principal Outstanding as on Date of NPA and all recoveries amount. Edit option for NCGTC Users.</w:t>
      </w:r>
    </w:p>
    <w:p w:rsidR="00000000" w:rsidDel="00000000" w:rsidP="00000000" w:rsidRDefault="00000000" w:rsidRPr="00000000" w14:paraId="0000064C">
      <w:pPr>
        <w:spacing w:after="0"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64D">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hjtx3cul5it8" w:id="85"/>
      <w:bookmarkEnd w:id="85"/>
      <w:r w:rsidDel="00000000" w:rsidR="00000000" w:rsidRPr="00000000">
        <w:rPr>
          <w:b w:val="1"/>
          <w:bCs w:val="1"/>
          <w:color w:val="7f7f7f"/>
          <w:sz w:val="26"/>
          <w:szCs w:val="26"/>
          <w:rtl w:val="0"/>
        </w:rPr>
        <w:t xml:space="preserve">1.20 Reports</w:t>
      </w:r>
    </w:p>
    <w:p w:rsidR="00000000" w:rsidDel="00000000" w:rsidP="00000000" w:rsidRDefault="00000000" w:rsidRPr="00000000" w14:paraId="0000064E">
      <w:pPr>
        <w:spacing w:after="0"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64F">
      <w:pPr>
        <w:spacing w:after="0" w:line="278.00000000000006" w:lineRule="auto"/>
        <w:jc w:val="both"/>
        <w:rPr/>
      </w:pPr>
      <w:r w:rsidDel="00000000" w:rsidR="00000000" w:rsidRPr="00000000">
        <w:rPr>
          <w:rtl w:val="0"/>
        </w:rPr>
        <w:t xml:space="preserve">Report section will consist of the following reports:</w:t>
      </w:r>
    </w:p>
    <w:p w:rsidR="00000000" w:rsidDel="00000000" w:rsidP="00000000" w:rsidRDefault="00000000" w:rsidRPr="00000000" w14:paraId="00000650">
      <w:pPr>
        <w:numPr>
          <w:ilvl w:val="0"/>
          <w:numId w:val="25"/>
        </w:numPr>
        <w:spacing w:after="0" w:line="278.00000000000006" w:lineRule="auto"/>
        <w:ind w:left="567" w:hanging="283"/>
        <w:jc w:val="both"/>
        <w:rPr>
          <w:rFonts w:ascii="Aptos" w:cs="Aptos" w:eastAsia="Aptos" w:hAnsi="Aptos"/>
        </w:rPr>
      </w:pPr>
      <w:r w:rsidDel="00000000" w:rsidR="00000000" w:rsidRPr="00000000">
        <w:rPr>
          <w:rFonts w:ascii="Aptos" w:cs="Aptos" w:eastAsia="Aptos" w:hAnsi="Aptos"/>
          <w:rtl w:val="0"/>
        </w:rPr>
        <w:t xml:space="preserve">Sanction details</w:t>
      </w:r>
    </w:p>
    <w:p w:rsidR="00000000" w:rsidDel="00000000" w:rsidP="00000000" w:rsidRDefault="00000000" w:rsidRPr="00000000" w14:paraId="00000651">
      <w:pPr>
        <w:numPr>
          <w:ilvl w:val="0"/>
          <w:numId w:val="25"/>
        </w:numPr>
        <w:spacing w:after="0" w:line="278.00000000000006" w:lineRule="auto"/>
        <w:ind w:left="567" w:hanging="283"/>
        <w:jc w:val="both"/>
        <w:rPr>
          <w:rFonts w:ascii="Aptos" w:cs="Aptos" w:eastAsia="Aptos" w:hAnsi="Aptos"/>
        </w:rPr>
      </w:pPr>
      <w:r w:rsidDel="00000000" w:rsidR="00000000" w:rsidRPr="00000000">
        <w:rPr>
          <w:rFonts w:ascii="Aptos" w:cs="Aptos" w:eastAsia="Aptos" w:hAnsi="Aptos"/>
          <w:rtl w:val="0"/>
        </w:rPr>
        <w:t xml:space="preserve">Disbursement details</w:t>
      </w:r>
    </w:p>
    <w:p w:rsidR="00000000" w:rsidDel="00000000" w:rsidP="00000000" w:rsidRDefault="00000000" w:rsidRPr="00000000" w14:paraId="00000652">
      <w:pPr>
        <w:numPr>
          <w:ilvl w:val="0"/>
          <w:numId w:val="25"/>
        </w:numPr>
        <w:spacing w:after="0" w:line="278.00000000000006" w:lineRule="auto"/>
        <w:ind w:left="567" w:hanging="283"/>
        <w:jc w:val="both"/>
        <w:rPr>
          <w:rFonts w:ascii="Aptos" w:cs="Aptos" w:eastAsia="Aptos" w:hAnsi="Aptos"/>
        </w:rPr>
      </w:pPr>
      <w:r w:rsidDel="00000000" w:rsidR="00000000" w:rsidRPr="00000000">
        <w:rPr>
          <w:rFonts w:ascii="Aptos" w:cs="Aptos" w:eastAsia="Aptos" w:hAnsi="Aptos"/>
          <w:rtl w:val="0"/>
        </w:rPr>
        <w:t xml:space="preserve">NPA details</w:t>
      </w:r>
    </w:p>
    <w:p w:rsidR="00000000" w:rsidDel="00000000" w:rsidP="00000000" w:rsidRDefault="00000000" w:rsidRPr="00000000" w14:paraId="00000653">
      <w:pPr>
        <w:numPr>
          <w:ilvl w:val="0"/>
          <w:numId w:val="25"/>
        </w:numPr>
        <w:spacing w:after="0" w:line="278.00000000000006" w:lineRule="auto"/>
        <w:ind w:left="567" w:hanging="283"/>
        <w:jc w:val="both"/>
        <w:rPr>
          <w:rFonts w:ascii="Aptos" w:cs="Aptos" w:eastAsia="Aptos" w:hAnsi="Aptos"/>
        </w:rPr>
      </w:pPr>
      <w:r w:rsidDel="00000000" w:rsidR="00000000" w:rsidRPr="00000000">
        <w:rPr>
          <w:rFonts w:ascii="Aptos" w:cs="Aptos" w:eastAsia="Aptos" w:hAnsi="Aptos"/>
          <w:rtl w:val="0"/>
        </w:rPr>
        <w:t xml:space="preserve">Claim settlement </w:t>
      </w:r>
    </w:p>
    <w:p w:rsidR="00000000" w:rsidDel="00000000" w:rsidP="00000000" w:rsidRDefault="00000000" w:rsidRPr="00000000" w14:paraId="00000654">
      <w:pPr>
        <w:numPr>
          <w:ilvl w:val="0"/>
          <w:numId w:val="25"/>
        </w:numPr>
        <w:spacing w:line="278.00000000000006" w:lineRule="auto"/>
        <w:ind w:left="567" w:hanging="283"/>
        <w:jc w:val="both"/>
        <w:rPr>
          <w:rFonts w:ascii="Aptos" w:cs="Aptos" w:eastAsia="Aptos" w:hAnsi="Aptos"/>
        </w:rPr>
      </w:pPr>
      <w:r w:rsidDel="00000000" w:rsidR="00000000" w:rsidRPr="00000000">
        <w:rPr>
          <w:rFonts w:ascii="Aptos" w:cs="Aptos" w:eastAsia="Aptos" w:hAnsi="Aptos"/>
          <w:rtl w:val="0"/>
        </w:rPr>
        <w:t xml:space="preserve">Recoveries</w:t>
      </w:r>
    </w:p>
    <w:p w:rsidR="00000000" w:rsidDel="00000000" w:rsidP="00000000" w:rsidRDefault="00000000" w:rsidRPr="00000000" w14:paraId="00000655">
      <w:pPr>
        <w:spacing w:after="0"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656">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5nm6sm3doqfy" w:id="86"/>
      <w:bookmarkEnd w:id="86"/>
      <w:r w:rsidDel="00000000" w:rsidR="00000000" w:rsidRPr="00000000">
        <w:rPr>
          <w:b w:val="1"/>
          <w:bCs w:val="1"/>
          <w:color w:val="7f7f7f"/>
          <w:sz w:val="26"/>
          <w:szCs w:val="26"/>
          <w:rtl w:val="0"/>
        </w:rPr>
        <w:t xml:space="preserve">1.21 MLI Wise claim payout under scheme (Annexure III)</w:t>
      </w:r>
    </w:p>
    <w:p w:rsidR="00000000" w:rsidDel="00000000" w:rsidP="00000000" w:rsidRDefault="00000000" w:rsidRPr="00000000" w14:paraId="00000657">
      <w:pPr>
        <w:spacing w:after="0" w:line="278.0000000000000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658">
      <w:pPr>
        <w:spacing w:after="200" w:line="288" w:lineRule="auto"/>
        <w:ind w:left="360" w:firstLine="0"/>
        <w:jc w:val="both"/>
        <w:rPr/>
      </w:pPr>
      <w:r w:rsidDel="00000000" w:rsidR="00000000" w:rsidRPr="00000000">
        <w:rPr>
          <w:rtl w:val="0"/>
        </w:rPr>
        <w:t xml:space="preserve">The entire eligible claim payout will be payable to an MLI.</w:t>
      </w:r>
    </w:p>
    <w:p w:rsidR="00000000" w:rsidDel="00000000" w:rsidP="00000000" w:rsidRDefault="00000000" w:rsidRPr="00000000" w14:paraId="00000659">
      <w:pPr>
        <w:spacing w:after="200" w:line="288" w:lineRule="auto"/>
        <w:ind w:left="360" w:firstLine="0"/>
        <w:jc w:val="both"/>
        <w:rPr/>
      </w:pPr>
      <w:r w:rsidDel="00000000" w:rsidR="00000000" w:rsidRPr="00000000">
        <w:rPr>
          <w:rtl w:val="0"/>
        </w:rPr>
        <w:t xml:space="preserve">However, Claim Payable during a year shall be restricted to 2 times of Summation of Guarantee fees paid + Recoveries remitted to NCGTC during the previous Financial Year. </w:t>
      </w:r>
    </w:p>
    <w:p w:rsidR="00000000" w:rsidDel="00000000" w:rsidP="00000000" w:rsidRDefault="00000000" w:rsidRPr="00000000" w14:paraId="0000065A">
      <w:pPr>
        <w:spacing w:after="200" w:line="288" w:lineRule="auto"/>
        <w:ind w:left="360" w:firstLine="0"/>
        <w:jc w:val="both"/>
        <w:rPr>
          <w:b w:val="1"/>
          <w:bCs w:val="1"/>
        </w:rPr>
      </w:pPr>
      <w:r w:rsidDel="00000000" w:rsidR="00000000" w:rsidRPr="00000000">
        <w:rPr>
          <w:rtl w:val="0"/>
        </w:rPr>
        <w:t xml:space="preserve">Portion of Recoveries through OTS which has been paid by MLI will also be considered for claim payout.</w:t>
      </w:r>
      <w:r w:rsidDel="00000000" w:rsidR="00000000" w:rsidRPr="00000000">
        <w:rPr>
          <w:b w:val="1"/>
          <w:bCs w:val="1"/>
          <w:rtl w:val="0"/>
        </w:rPr>
        <w:t xml:space="preserve"> </w:t>
      </w:r>
    </w:p>
    <w:p w:rsidR="00000000" w:rsidDel="00000000" w:rsidP="00000000" w:rsidRDefault="00000000" w:rsidRPr="00000000" w14:paraId="0000065B">
      <w:pPr>
        <w:spacing w:after="200" w:line="288" w:lineRule="auto"/>
        <w:ind w:left="360" w:firstLine="0"/>
        <w:jc w:val="both"/>
        <w:rPr>
          <w:b w:val="1"/>
          <w:bCs w:val="1"/>
        </w:rPr>
      </w:pPr>
      <w:r w:rsidDel="00000000" w:rsidR="00000000" w:rsidRPr="00000000">
        <w:rPr>
          <w:rtl w:val="0"/>
        </w:rPr>
      </w:r>
    </w:p>
    <w:p w:rsidR="00000000" w:rsidDel="00000000" w:rsidP="00000000" w:rsidRDefault="00000000" w:rsidRPr="00000000" w14:paraId="0000065C">
      <w:pPr>
        <w:pStyle w:val="Heading1"/>
        <w:keepLines w:val="0"/>
        <w:pBdr>
          <w:bottom w:color="000000" w:space="1" w:sz="4" w:val="single"/>
        </w:pBdr>
        <w:tabs>
          <w:tab w:val="left" w:leader="none" w:pos="0"/>
          <w:tab w:val="left" w:leader="none" w:pos="720"/>
        </w:tabs>
        <w:spacing w:after="60" w:before="60" w:line="276" w:lineRule="auto"/>
        <w:rPr>
          <w:b w:val="1"/>
          <w:bCs w:val="1"/>
          <w:color w:val="7f7f7f"/>
          <w:sz w:val="26"/>
          <w:szCs w:val="26"/>
        </w:rPr>
      </w:pPr>
      <w:bookmarkStart w:colFirst="0" w:colLast="0" w:name="_heading=h.z8x0stupkdqd" w:id="87"/>
      <w:bookmarkEnd w:id="87"/>
      <w:r w:rsidDel="00000000" w:rsidR="00000000" w:rsidRPr="00000000">
        <w:rPr>
          <w:b w:val="1"/>
          <w:bCs w:val="1"/>
          <w:color w:val="7f7f7f"/>
          <w:sz w:val="26"/>
          <w:szCs w:val="26"/>
          <w:rtl w:val="0"/>
        </w:rPr>
        <w:t xml:space="preserve">1.22 URN search (Udyam registration number) MLI &amp; NCGTC end.</w:t>
      </w:r>
    </w:p>
    <w:p w:rsidR="00000000" w:rsidDel="00000000" w:rsidP="00000000" w:rsidRDefault="00000000" w:rsidRPr="00000000" w14:paraId="0000065D">
      <w:pPr>
        <w:spacing w:after="0" w:line="278.00000000000006" w:lineRule="auto"/>
        <w:jc w:val="both"/>
        <w:rPr/>
      </w:pPr>
      <w:r w:rsidDel="00000000" w:rsidR="00000000" w:rsidRPr="00000000">
        <w:rPr>
          <w:rtl w:val="0"/>
        </w:rPr>
        <w:t xml:space="preserve"> URN search will consist the following format:</w:t>
      </w:r>
    </w:p>
    <w:p w:rsidR="00000000" w:rsidDel="00000000" w:rsidP="00000000" w:rsidRDefault="00000000" w:rsidRPr="00000000" w14:paraId="0000065E">
      <w:pPr>
        <w:spacing w:after="0" w:line="278.00000000000006" w:lineRule="auto"/>
        <w:jc w:val="both"/>
        <w:rPr/>
      </w:pPr>
      <w:r w:rsidDel="00000000" w:rsidR="00000000" w:rsidRPr="00000000">
        <w:rPr>
          <w:rtl w:val="0"/>
        </w:rPr>
      </w:r>
    </w:p>
    <w:p w:rsidR="00000000" w:rsidDel="00000000" w:rsidP="00000000" w:rsidRDefault="00000000" w:rsidRPr="00000000" w14:paraId="0000065F">
      <w:pPr>
        <w:spacing w:line="278.00000000000006" w:lineRule="auto"/>
        <w:jc w:val="both"/>
        <w:rPr>
          <w:rFonts w:ascii="Aptos" w:cs="Aptos" w:eastAsia="Aptos" w:hAnsi="Aptos"/>
          <w:b w:val="1"/>
          <w:bCs w:val="1"/>
        </w:rPr>
      </w:pPr>
      <w:r w:rsidDel="00000000" w:rsidR="00000000" w:rsidRPr="00000000">
        <w:rPr>
          <w:rtl w:val="0"/>
        </w:rPr>
      </w:r>
    </w:p>
    <w:sdt>
      <w:sdtPr>
        <w:lock w:val="contentLocked"/>
        <w:id w:val="-752313451"/>
        <w:tag w:val="goog_rdk_10"/>
      </w:sdtPr>
      <w:sdtContent>
        <w:tbl>
          <w:tblPr>
            <w:tblStyle w:val="Table20"/>
            <w:tblW w:w="10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2361"/>
            <w:gridCol w:w="1391"/>
            <w:gridCol w:w="2122"/>
            <w:gridCol w:w="1601"/>
            <w:gridCol w:w="1726"/>
            <w:tblGridChange w:id="0">
              <w:tblGrid>
                <w:gridCol w:w="1224"/>
                <w:gridCol w:w="2361"/>
                <w:gridCol w:w="1391"/>
                <w:gridCol w:w="2122"/>
                <w:gridCol w:w="1601"/>
                <w:gridCol w:w="1726"/>
              </w:tblGrid>
            </w:tblGridChange>
          </w:tblGrid>
          <w:tr>
            <w:trPr>
              <w:cantSplit w:val="0"/>
              <w:trHeight w:val="933" w:hRule="atLeast"/>
              <w:tblHeader w:val="0"/>
            </w:trPr>
            <w:tc>
              <w:tcPr>
                <w:shd w:fill="114477" w:val="clear"/>
                <w:tcMar>
                  <w:top w:w="75.0" w:type="dxa"/>
                  <w:left w:w="10.0" w:type="dxa"/>
                  <w:bottom w:w="75.0" w:type="dxa"/>
                  <w:right w:w="10.0" w:type="dxa"/>
                </w:tcMar>
              </w:tcPr>
              <w:p w:rsidR="00000000" w:rsidDel="00000000" w:rsidP="00000000" w:rsidRDefault="00000000" w:rsidRPr="00000000" w14:paraId="00000660">
                <w:pPr>
                  <w:spacing w:line="278.00000000000006" w:lineRule="auto"/>
                  <w:jc w:val="both"/>
                  <w:rPr>
                    <w:rFonts w:ascii="Aptos" w:cs="Aptos" w:eastAsia="Aptos" w:hAnsi="Aptos"/>
                    <w:color w:val="ffffff"/>
                  </w:rPr>
                </w:pPr>
                <w:r w:rsidDel="00000000" w:rsidR="00000000" w:rsidRPr="00000000">
                  <w:rPr>
                    <w:rFonts w:ascii="Aptos" w:cs="Aptos" w:eastAsia="Aptos" w:hAnsi="Aptos"/>
                    <w:color w:val="ffffff"/>
                    <w:rtl w:val="0"/>
                  </w:rPr>
                  <w:t xml:space="preserve">SNo.</w:t>
                </w:r>
              </w:p>
            </w:tc>
            <w:tc>
              <w:tcPr>
                <w:shd w:fill="114477" w:val="clear"/>
                <w:tcMar>
                  <w:top w:w="75.0" w:type="dxa"/>
                  <w:left w:w="10.0" w:type="dxa"/>
                  <w:bottom w:w="75.0" w:type="dxa"/>
                  <w:right w:w="10.0" w:type="dxa"/>
                </w:tcMar>
              </w:tcPr>
              <w:p w:rsidR="00000000" w:rsidDel="00000000" w:rsidP="00000000" w:rsidRDefault="00000000" w:rsidRPr="00000000" w14:paraId="00000661">
                <w:pPr>
                  <w:spacing w:line="278.00000000000006" w:lineRule="auto"/>
                  <w:jc w:val="both"/>
                  <w:rPr>
                    <w:rFonts w:ascii="Aptos" w:cs="Aptos" w:eastAsia="Aptos" w:hAnsi="Aptos"/>
                    <w:color w:val="ffffff"/>
                  </w:rPr>
                </w:pPr>
                <w:r w:rsidDel="00000000" w:rsidR="00000000" w:rsidRPr="00000000">
                  <w:rPr>
                    <w:rFonts w:ascii="Aptos" w:cs="Aptos" w:eastAsia="Aptos" w:hAnsi="Aptos"/>
                    <w:color w:val="ffffff"/>
                    <w:rtl w:val="0"/>
                  </w:rPr>
                  <w:t xml:space="preserve">MEM_BANK_NAME</w:t>
                </w:r>
              </w:p>
            </w:tc>
            <w:tc>
              <w:tcPr>
                <w:shd w:fill="114477" w:val="clear"/>
                <w:tcMar>
                  <w:top w:w="75.0" w:type="dxa"/>
                  <w:left w:w="10.0" w:type="dxa"/>
                  <w:bottom w:w="75.0" w:type="dxa"/>
                  <w:right w:w="10.0" w:type="dxa"/>
                </w:tcMar>
              </w:tcPr>
              <w:p w:rsidR="00000000" w:rsidDel="00000000" w:rsidP="00000000" w:rsidRDefault="00000000" w:rsidRPr="00000000" w14:paraId="00000662">
                <w:pPr>
                  <w:spacing w:line="278.00000000000006" w:lineRule="auto"/>
                  <w:jc w:val="both"/>
                  <w:rPr>
                    <w:rFonts w:ascii="Aptos" w:cs="Aptos" w:eastAsia="Aptos" w:hAnsi="Aptos"/>
                    <w:color w:val="ffffff"/>
                  </w:rPr>
                </w:pPr>
                <w:r w:rsidDel="00000000" w:rsidR="00000000" w:rsidRPr="00000000">
                  <w:rPr>
                    <w:rFonts w:ascii="Aptos" w:cs="Aptos" w:eastAsia="Aptos" w:hAnsi="Aptos"/>
                    <w:color w:val="ffffff"/>
                    <w:rtl w:val="0"/>
                  </w:rPr>
                  <w:t xml:space="preserve">CGPAN</w:t>
                </w:r>
              </w:p>
            </w:tc>
            <w:tc>
              <w:tcPr>
                <w:shd w:fill="114477" w:val="clear"/>
                <w:tcMar>
                  <w:top w:w="75.0" w:type="dxa"/>
                  <w:left w:w="10.0" w:type="dxa"/>
                  <w:bottom w:w="75.0" w:type="dxa"/>
                  <w:right w:w="10.0" w:type="dxa"/>
                </w:tcMar>
              </w:tcPr>
              <w:p w:rsidR="00000000" w:rsidDel="00000000" w:rsidP="00000000" w:rsidRDefault="00000000" w:rsidRPr="00000000" w14:paraId="00000663">
                <w:pPr>
                  <w:spacing w:line="278.00000000000006" w:lineRule="auto"/>
                  <w:jc w:val="both"/>
                  <w:rPr>
                    <w:rFonts w:ascii="Aptos" w:cs="Aptos" w:eastAsia="Aptos" w:hAnsi="Aptos"/>
                    <w:color w:val="ffffff"/>
                  </w:rPr>
                </w:pPr>
                <w:r w:rsidDel="00000000" w:rsidR="00000000" w:rsidRPr="00000000">
                  <w:rPr>
                    <w:rFonts w:ascii="Aptos" w:cs="Aptos" w:eastAsia="Aptos" w:hAnsi="Aptos"/>
                    <w:color w:val="ffffff"/>
                    <w:rtl w:val="0"/>
                  </w:rPr>
                  <w:t xml:space="preserve">SSI_UNIT_NAME</w:t>
                </w:r>
              </w:p>
            </w:tc>
            <w:tc>
              <w:tcPr>
                <w:shd w:fill="114477" w:val="clear"/>
                <w:tcMar>
                  <w:top w:w="75.0" w:type="dxa"/>
                  <w:left w:w="10.0" w:type="dxa"/>
                  <w:bottom w:w="75.0" w:type="dxa"/>
                  <w:right w:w="10.0" w:type="dxa"/>
                </w:tcMar>
              </w:tcPr>
              <w:p w:rsidR="00000000" w:rsidDel="00000000" w:rsidP="00000000" w:rsidRDefault="00000000" w:rsidRPr="00000000" w14:paraId="00000664">
                <w:pPr>
                  <w:spacing w:line="278.00000000000006" w:lineRule="auto"/>
                  <w:jc w:val="both"/>
                  <w:rPr>
                    <w:rFonts w:ascii="Aptos" w:cs="Aptos" w:eastAsia="Aptos" w:hAnsi="Aptos"/>
                    <w:color w:val="ffffff"/>
                  </w:rPr>
                </w:pPr>
                <w:r w:rsidDel="00000000" w:rsidR="00000000" w:rsidRPr="00000000">
                  <w:rPr>
                    <w:rFonts w:ascii="Aptos" w:cs="Aptos" w:eastAsia="Aptos" w:hAnsi="Aptos"/>
                    <w:color w:val="ffffff"/>
                    <w:rtl w:val="0"/>
                  </w:rPr>
                  <w:t xml:space="preserve">Approved Amount</w:t>
                </w:r>
              </w:p>
            </w:tc>
            <w:tc>
              <w:tcPr>
                <w:shd w:fill="114477" w:val="clear"/>
                <w:tcMar>
                  <w:top w:w="75.0" w:type="dxa"/>
                  <w:left w:w="10.0" w:type="dxa"/>
                  <w:bottom w:w="75.0" w:type="dxa"/>
                  <w:right w:w="10.0" w:type="dxa"/>
                </w:tcMar>
              </w:tcPr>
              <w:p w:rsidR="00000000" w:rsidDel="00000000" w:rsidP="00000000" w:rsidRDefault="00000000" w:rsidRPr="00000000" w14:paraId="00000665">
                <w:pPr>
                  <w:spacing w:line="278.00000000000006" w:lineRule="auto"/>
                  <w:jc w:val="both"/>
                  <w:rPr>
                    <w:rFonts w:ascii="Aptos" w:cs="Aptos" w:eastAsia="Aptos" w:hAnsi="Aptos"/>
                    <w:color w:val="ffffff"/>
                  </w:rPr>
                </w:pPr>
                <w:r w:rsidDel="00000000" w:rsidR="00000000" w:rsidRPr="00000000">
                  <w:rPr>
                    <w:rFonts w:ascii="Aptos" w:cs="Aptos" w:eastAsia="Aptos" w:hAnsi="Aptos"/>
                    <w:color w:val="ffffff"/>
                    <w:rtl w:val="0"/>
                  </w:rPr>
                  <w:t xml:space="preserve">Application Status</w:t>
                </w:r>
              </w:p>
            </w:tc>
          </w:tr>
        </w:tbl>
      </w:sdtContent>
    </w:sdt>
    <w:p w:rsidR="00000000" w:rsidDel="00000000" w:rsidP="00000000" w:rsidRDefault="00000000" w:rsidRPr="00000000" w14:paraId="00000666">
      <w:pPr>
        <w:spacing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67">
      <w:pPr>
        <w:spacing w:line="278.00000000000006" w:lineRule="auto"/>
        <w:ind w:left="567" w:firstLine="0"/>
        <w:jc w:val="both"/>
        <w:rPr>
          <w:rFonts w:ascii="Aptos" w:cs="Aptos" w:eastAsia="Aptos" w:hAnsi="Aptos"/>
          <w:highlight w:val="yellow"/>
        </w:rPr>
      </w:pPr>
      <w:r w:rsidDel="00000000" w:rsidR="00000000" w:rsidRPr="00000000">
        <w:rPr>
          <w:rtl w:val="0"/>
        </w:rPr>
      </w:r>
    </w:p>
    <w:p w:rsidR="00000000" w:rsidDel="00000000" w:rsidP="00000000" w:rsidRDefault="00000000" w:rsidRPr="00000000" w14:paraId="00000668">
      <w:pPr>
        <w:spacing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color w:val="a6a6a6"/>
          <w:sz w:val="20"/>
          <w:szCs w:val="20"/>
          <w:rtl w:val="0"/>
        </w:rPr>
        <w:t xml:space="preserve">Prepared by Infoneo. For National Credit Guarantee Trustee Company Ltd.</w:t>
      </w:r>
    </w:p>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0" w:line="240" w:lineRule="auto"/>
        <w:rPr>
          <w:color w:val="a6a6a6"/>
          <w:sz w:val="20"/>
          <w:szCs w:val="20"/>
        </w:rPr>
      </w:pPr>
      <w:r w:rsidDel="00000000" w:rsidR="00000000" w:rsidRPr="00000000">
        <w:rPr>
          <w:color w:val="a6a6a6"/>
          <w:sz w:val="20"/>
          <w:szCs w:val="20"/>
          <w:rtl w:val="0"/>
        </w:rPr>
        <w:t xml:space="preserve">Rights of this Document with National Credit Guarantee Trustee Company Ltd.</w:t>
      </w:r>
    </w:p>
    <w:sectPr>
      <w:headerReference r:id="rId11" w:type="default"/>
      <w:footerReference r:id="rId12" w:type="defaul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rebuchet MS"/>
  <w:font w:name="Courier New"/>
  <w:font w:name="Aptos"/>
  <w:font w:name="Aptos Narro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20"/>
        <w:szCs w:val="20"/>
      </w:rPr>
    </w:pPr>
    <w:r w:rsidDel="00000000" w:rsidR="00000000" w:rsidRPr="00000000">
      <w:rPr>
        <w:rtl w:val="0"/>
      </w:rPr>
      <w:t xml:space="preserve">                                                        </w:t>
    </w:r>
    <w:r w:rsidDel="00000000" w:rsidR="00000000" w:rsidRPr="00000000">
      <w:rPr>
        <w:color w:val="000000"/>
        <w:sz w:val="20"/>
        <w:szCs w:val="20"/>
        <w:rtl w:val="0"/>
      </w:rPr>
      <w:t xml:space="preserve">                                                                                                                         Page </w:t>
    </w:r>
    <w:r w:rsidDel="00000000" w:rsidR="00000000" w:rsidRPr="00000000">
      <w:rPr>
        <w:b w:val="1"/>
        <w:bCs w:val="1"/>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w:t>
    </w:r>
    <w:r w:rsidDel="00000000" w:rsidR="00000000" w:rsidRPr="00000000">
      <w:rPr>
        <w:b w:val="1"/>
        <w:bCs w:val="1"/>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4">
    <w:pPr>
      <w:pBdr>
        <w:top w:space="0" w:sz="0" w:val="nil"/>
        <w:left w:space="0" w:sz="0" w:val="nil"/>
        <w:bottom w:space="0" w:sz="0" w:val="nil"/>
        <w:right w:space="0" w:sz="0" w:val="nil"/>
        <w:between w:space="0" w:sz="0" w:val="nil"/>
      </w:pBdr>
      <w:tabs>
        <w:tab w:val="center" w:leader="none" w:pos="4680"/>
        <w:tab w:val="right" w:leader="none" w:pos="9984"/>
      </w:tabs>
      <w:spacing w:after="0" w:line="240" w:lineRule="auto"/>
      <w:ind w:left="-810" w:right="-1170" w:firstLine="0"/>
      <w:rPr>
        <w:color w:val="000000"/>
        <w:sz w:val="20"/>
        <w:szCs w:val="20"/>
      </w:rPr>
    </w:pPr>
    <w:r w:rsidDel="00000000" w:rsidR="00000000" w:rsidRPr="00000000">
      <w:rPr>
        <w:b w:val="1"/>
        <w:bCs w:val="1"/>
        <w:color w:val="cc4125"/>
        <w:sz w:val="18"/>
        <w:szCs w:val="18"/>
        <w:rtl w:val="0"/>
      </w:rPr>
      <w:t xml:space="preserve">CREDIT GUARANTEE SCHEMES FOR MSME</w:t>
    </w:r>
    <w:r w:rsidDel="00000000" w:rsidR="00000000" w:rsidRPr="00000000">
      <w:rPr>
        <w:sz w:val="18"/>
        <w:szCs w:val="18"/>
        <w:rtl w:val="0"/>
      </w:rPr>
      <w:t xml:space="preserve">    </w:t>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411480" cy="291465"/>
          <wp:effectExtent b="0" l="0" r="0" t="0"/>
          <wp:docPr id="16652508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11480" cy="291465"/>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464114" cy="272415"/>
          <wp:effectExtent b="0" l="0" r="0" t="0"/>
          <wp:docPr id="166525081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64114" cy="2724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Calibri" w:cs="Calibri" w:eastAsia="Calibri" w:hAnsi="Calibri"/>
        <w:b w:val="0"/>
        <w:bC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1287" w:hanging="360.0000000000002"/>
      </w:pPr>
      <w:rPr>
        <w:u w:val="none"/>
      </w:rPr>
    </w:lvl>
    <w:lvl w:ilvl="1">
      <w:start w:val="1"/>
      <w:numFmt w:val="lowerLetter"/>
      <w:lvlText w:val="%2."/>
      <w:lvlJc w:val="left"/>
      <w:pPr>
        <w:ind w:left="2007" w:hanging="360"/>
      </w:pPr>
      <w:rPr>
        <w:u w:val="none"/>
      </w:rPr>
    </w:lvl>
    <w:lvl w:ilvl="2">
      <w:start w:val="1"/>
      <w:numFmt w:val="lowerRoman"/>
      <w:lvlText w:val="%3."/>
      <w:lvlJc w:val="right"/>
      <w:pPr>
        <w:ind w:left="2727" w:hanging="180"/>
      </w:pPr>
      <w:rPr>
        <w:u w:val="none"/>
      </w:rPr>
    </w:lvl>
    <w:lvl w:ilvl="3">
      <w:start w:val="1"/>
      <w:numFmt w:val="decimal"/>
      <w:lvlText w:val="%4."/>
      <w:lvlJc w:val="left"/>
      <w:pPr>
        <w:ind w:left="3447" w:hanging="360"/>
      </w:pPr>
      <w:rPr>
        <w:u w:val="none"/>
      </w:rPr>
    </w:lvl>
    <w:lvl w:ilvl="4">
      <w:start w:val="1"/>
      <w:numFmt w:val="lowerLetter"/>
      <w:lvlText w:val="%5."/>
      <w:lvlJc w:val="left"/>
      <w:pPr>
        <w:ind w:left="4167" w:hanging="360"/>
      </w:pPr>
      <w:rPr>
        <w:u w:val="none"/>
      </w:rPr>
    </w:lvl>
    <w:lvl w:ilvl="5">
      <w:start w:val="1"/>
      <w:numFmt w:val="lowerRoman"/>
      <w:lvlText w:val="%6."/>
      <w:lvlJc w:val="right"/>
      <w:pPr>
        <w:ind w:left="4887" w:hanging="180"/>
      </w:pPr>
      <w:rPr>
        <w:u w:val="none"/>
      </w:rPr>
    </w:lvl>
    <w:lvl w:ilvl="6">
      <w:start w:val="1"/>
      <w:numFmt w:val="decimal"/>
      <w:lvlText w:val="%7."/>
      <w:lvlJc w:val="left"/>
      <w:pPr>
        <w:ind w:left="5607" w:hanging="360"/>
      </w:pPr>
      <w:rPr>
        <w:u w:val="none"/>
      </w:rPr>
    </w:lvl>
    <w:lvl w:ilvl="7">
      <w:start w:val="1"/>
      <w:numFmt w:val="lowerLetter"/>
      <w:lvlText w:val="%8."/>
      <w:lvlJc w:val="left"/>
      <w:pPr>
        <w:ind w:left="6327" w:hanging="360"/>
      </w:pPr>
      <w:rPr>
        <w:u w:val="none"/>
      </w:rPr>
    </w:lvl>
    <w:lvl w:ilvl="8">
      <w:start w:val="1"/>
      <w:numFmt w:val="lowerRoman"/>
      <w:lvlText w:val="%9."/>
      <w:lvlJc w:val="right"/>
      <w:pPr>
        <w:ind w:left="7047" w:hanging="18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4e79"/>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2e75b5"/>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smallCaps w:val="1"/>
      <w:color w:val="1f4e79"/>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28784B"/>
    <w:pPr>
      <w:keepNext w:val="1"/>
      <w:keepLines w:val="1"/>
      <w:spacing w:after="0" w:before="40"/>
      <w:outlineLvl w:val="6"/>
    </w:pPr>
    <w:rPr>
      <w:rFonts w:asciiTheme="majorHAnsi" w:cstheme="majorBidi" w:eastAsiaTheme="majorEastAsia" w:hAnsiTheme="majorHAnsi"/>
      <w:b w:val="1"/>
      <w:bCs w:val="1"/>
      <w:color w:val="1f4e79" w:themeColor="accent1" w:themeShade="000080"/>
    </w:rPr>
  </w:style>
  <w:style w:type="paragraph" w:styleId="Heading8">
    <w:name w:val="heading 8"/>
    <w:basedOn w:val="Normal"/>
    <w:next w:val="Normal"/>
    <w:link w:val="Heading8Char"/>
    <w:uiPriority w:val="9"/>
    <w:semiHidden w:val="1"/>
    <w:unhideWhenUsed w:val="1"/>
    <w:qFormat w:val="1"/>
    <w:rsid w:val="0028784B"/>
    <w:pPr>
      <w:keepNext w:val="1"/>
      <w:keepLines w:val="1"/>
      <w:spacing w:after="0" w:before="40"/>
      <w:outlineLvl w:val="7"/>
    </w:pPr>
    <w:rPr>
      <w:rFonts w:asciiTheme="majorHAnsi" w:cstheme="majorBidi" w:eastAsiaTheme="majorEastAsia" w:hAnsiTheme="majorHAnsi"/>
      <w:b w:val="1"/>
      <w:bCs w:val="1"/>
      <w:i w:val="1"/>
      <w:iCs w:val="1"/>
      <w:color w:val="1f4e79" w:themeColor="accent1" w:themeShade="000080"/>
    </w:rPr>
  </w:style>
  <w:style w:type="paragraph" w:styleId="Heading9">
    <w:name w:val="heading 9"/>
    <w:basedOn w:val="Normal"/>
    <w:next w:val="Normal"/>
    <w:link w:val="Heading9Char"/>
    <w:uiPriority w:val="9"/>
    <w:semiHidden w:val="1"/>
    <w:unhideWhenUsed w:val="1"/>
    <w:qFormat w:val="1"/>
    <w:rsid w:val="0028784B"/>
    <w:pPr>
      <w:keepNext w:val="1"/>
      <w:keepLines w:val="1"/>
      <w:spacing w:after="0" w:before="40"/>
      <w:outlineLvl w:val="8"/>
    </w:pPr>
    <w:rPr>
      <w:rFonts w:asciiTheme="majorHAnsi" w:cstheme="majorBidi" w:eastAsiaTheme="majorEastAsia" w:hAnsiTheme="majorHAnsi"/>
      <w:i w:val="1"/>
      <w:iCs w:val="1"/>
      <w:color w:val="1f4e79"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Main Heading Char,Titre2 Char,Head1 Char,H1 Char,1 Char,Level 1 Char,PA Char1,Chapter Char1,H1sara Char,Attribute Heading 1 Char,dd heading 1 Char,dh1 Char,h1 Char,L1 Char,1 ghost Char,g Char,Part Char,style1 Char,??? 1 Char,Section Char"/>
    <w:basedOn w:val="DefaultParagraphFont"/>
    <w:link w:val="Heading1"/>
    <w:uiPriority w:val="9"/>
    <w:rsid w:val="0028784B"/>
    <w:rPr>
      <w:rFonts w:asciiTheme="majorHAnsi" w:cstheme="majorBidi" w:eastAsiaTheme="majorEastAsia" w:hAnsiTheme="majorHAnsi"/>
      <w:color w:val="1f4e79" w:themeColor="accent1" w:themeShade="000080"/>
      <w:sz w:val="36"/>
      <w:szCs w:val="36"/>
    </w:rPr>
  </w:style>
  <w:style w:type="character" w:styleId="Heading2Char" w:customStyle="1">
    <w:name w:val="Heading 2 Char"/>
    <w:aliases w:val="h2 Char Char,H2 Char Char,Header 2 Char Char,Func Header Char Char,Header 21 Char Char,Func Header1 Char Char,Header 22 Char Char,Func Header2 Char Char,Header 23 Char Char,Func Header3 Char Char,Header 24 Char Char,Func Header4 Char Char"/>
    <w:basedOn w:val="DefaultParagraphFont"/>
    <w:link w:val="Heading2"/>
    <w:uiPriority w:val="9"/>
    <w:rsid w:val="0028784B"/>
    <w:rPr>
      <w:rFonts w:asciiTheme="majorHAnsi" w:cstheme="majorBidi" w:eastAsiaTheme="majorEastAsia" w:hAnsiTheme="majorHAnsi"/>
      <w:color w:val="2e74b5" w:themeColor="accent1" w:themeShade="0000BF"/>
      <w:sz w:val="32"/>
      <w:szCs w:val="32"/>
    </w:rPr>
  </w:style>
  <w:style w:type="character" w:styleId="Heading3Char" w:customStyle="1">
    <w:name w:val="Heading 3 Char"/>
    <w:aliases w:val="h3 Char,3rd Main head Char,hoofdstuk 1.1.1 Char,1.1.1 Char,H3 Char,h31 Char,H31 Char,titre 1.1.1 Char,ASAPHeading 3 Char,Prophead 3 Char,HHHeading Char,Heading 31 Char,Heading 32 Char,Heading 33 Char,Heading 34 Char,Heading 35 Char,3 Char"/>
    <w:basedOn w:val="DefaultParagraphFont"/>
    <w:link w:val="Heading3"/>
    <w:uiPriority w:val="9"/>
    <w:rsid w:val="0028784B"/>
    <w:rPr>
      <w:rFonts w:asciiTheme="majorHAnsi" w:cstheme="majorBidi" w:eastAsiaTheme="majorEastAsia" w:hAnsiTheme="majorHAnsi"/>
      <w:color w:val="2e74b5" w:themeColor="accent1" w:themeShade="0000BF"/>
      <w:sz w:val="28"/>
      <w:szCs w:val="28"/>
    </w:rPr>
  </w:style>
  <w:style w:type="character" w:styleId="Heading4Char" w:customStyle="1">
    <w:name w:val="Heading 4 Char"/>
    <w:basedOn w:val="DefaultParagraphFont"/>
    <w:link w:val="Heading4"/>
    <w:uiPriority w:val="9"/>
    <w:semiHidden w:val="1"/>
    <w:rsid w:val="0028784B"/>
    <w:rPr>
      <w:rFonts w:asciiTheme="majorHAnsi" w:cstheme="majorBidi" w:eastAsiaTheme="majorEastAsia" w:hAnsiTheme="majorHAnsi"/>
      <w:color w:val="2e74b5" w:themeColor="accent1" w:themeShade="0000BF"/>
      <w:sz w:val="24"/>
      <w:szCs w:val="24"/>
    </w:rPr>
  </w:style>
  <w:style w:type="character" w:styleId="Heading5Char" w:customStyle="1">
    <w:name w:val="Heading 5 Char"/>
    <w:basedOn w:val="DefaultParagraphFont"/>
    <w:link w:val="Heading5"/>
    <w:uiPriority w:val="9"/>
    <w:semiHidden w:val="1"/>
    <w:rsid w:val="0028784B"/>
    <w:rPr>
      <w:rFonts w:asciiTheme="majorHAnsi" w:cstheme="majorBidi" w:eastAsiaTheme="majorEastAsia" w:hAnsiTheme="majorHAnsi"/>
      <w:caps w:val="1"/>
      <w:color w:val="2e74b5" w:themeColor="accent1" w:themeShade="0000BF"/>
    </w:rPr>
  </w:style>
  <w:style w:type="character" w:styleId="Heading6Char" w:customStyle="1">
    <w:name w:val="Heading 6 Char"/>
    <w:basedOn w:val="DefaultParagraphFont"/>
    <w:link w:val="Heading6"/>
    <w:uiPriority w:val="9"/>
    <w:semiHidden w:val="1"/>
    <w:rsid w:val="0028784B"/>
    <w:rPr>
      <w:rFonts w:asciiTheme="majorHAnsi" w:cstheme="majorBidi" w:eastAsiaTheme="majorEastAsia" w:hAnsiTheme="majorHAnsi"/>
      <w:i w:val="1"/>
      <w:iCs w:val="1"/>
      <w:caps w:val="1"/>
      <w:color w:val="1f4e79" w:themeColor="accent1" w:themeShade="000080"/>
    </w:rPr>
  </w:style>
  <w:style w:type="character" w:styleId="Heading7Char" w:customStyle="1">
    <w:name w:val="Heading 7 Char"/>
    <w:basedOn w:val="DefaultParagraphFont"/>
    <w:link w:val="Heading7"/>
    <w:uiPriority w:val="9"/>
    <w:semiHidden w:val="1"/>
    <w:rsid w:val="0028784B"/>
    <w:rPr>
      <w:rFonts w:asciiTheme="majorHAnsi" w:cstheme="majorBidi" w:eastAsiaTheme="majorEastAsia" w:hAnsiTheme="majorHAnsi"/>
      <w:b w:val="1"/>
      <w:bCs w:val="1"/>
      <w:color w:val="1f4e79" w:themeColor="accent1" w:themeShade="000080"/>
    </w:rPr>
  </w:style>
  <w:style w:type="character" w:styleId="Heading8Char" w:customStyle="1">
    <w:name w:val="Heading 8 Char"/>
    <w:basedOn w:val="DefaultParagraphFont"/>
    <w:link w:val="Heading8"/>
    <w:uiPriority w:val="9"/>
    <w:semiHidden w:val="1"/>
    <w:rsid w:val="0028784B"/>
    <w:rPr>
      <w:rFonts w:asciiTheme="majorHAnsi" w:cstheme="majorBidi" w:eastAsiaTheme="majorEastAsia" w:hAnsiTheme="majorHAnsi"/>
      <w:b w:val="1"/>
      <w:bCs w:val="1"/>
      <w:i w:val="1"/>
      <w:iCs w:val="1"/>
      <w:color w:val="1f4e79" w:themeColor="accent1" w:themeShade="000080"/>
    </w:rPr>
  </w:style>
  <w:style w:type="character" w:styleId="Heading9Char" w:customStyle="1">
    <w:name w:val="Heading 9 Char"/>
    <w:basedOn w:val="DefaultParagraphFont"/>
    <w:link w:val="Heading9"/>
    <w:uiPriority w:val="9"/>
    <w:semiHidden w:val="1"/>
    <w:rsid w:val="0028784B"/>
    <w:rPr>
      <w:rFonts w:asciiTheme="majorHAnsi" w:cstheme="majorBidi" w:eastAsiaTheme="majorEastAsia" w:hAnsiTheme="majorHAnsi"/>
      <w:i w:val="1"/>
      <w:iCs w:val="1"/>
      <w:color w:val="1f4e79" w:themeColor="accent1" w:themeShade="000080"/>
    </w:rPr>
  </w:style>
  <w:style w:type="paragraph" w:styleId="NoSpacing">
    <w:name w:val="No Spacing"/>
    <w:link w:val="NoSpacingChar"/>
    <w:uiPriority w:val="1"/>
    <w:qFormat w:val="1"/>
    <w:rsid w:val="0028784B"/>
    <w:pPr>
      <w:spacing w:after="0" w:line="240" w:lineRule="auto"/>
    </w:pPr>
  </w:style>
  <w:style w:type="character" w:styleId="NoSpacingChar" w:customStyle="1">
    <w:name w:val="No Spacing Char"/>
    <w:basedOn w:val="DefaultParagraphFont"/>
    <w:link w:val="NoSpacing"/>
    <w:uiPriority w:val="1"/>
    <w:rsid w:val="002D4926"/>
  </w:style>
  <w:style w:type="table" w:styleId="TableGrid">
    <w:name w:val="Table Grid"/>
    <w:basedOn w:val="TableNormal"/>
    <w:uiPriority w:val="39"/>
    <w:rsid w:val="002D492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6">
    <w:name w:val="Grid Table 4 Accent 6"/>
    <w:basedOn w:val="TableNormal"/>
    <w:uiPriority w:val="49"/>
    <w:rsid w:val="002D4926"/>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TOCHeading">
    <w:name w:val="TOC Heading"/>
    <w:basedOn w:val="Heading1"/>
    <w:next w:val="Normal"/>
    <w:uiPriority w:val="39"/>
    <w:unhideWhenUsed w:val="1"/>
    <w:qFormat w:val="1"/>
    <w:rsid w:val="0028784B"/>
    <w:pPr>
      <w:outlineLvl w:val="9"/>
    </w:pPr>
  </w:style>
  <w:style w:type="paragraph" w:styleId="TOC1">
    <w:name w:val="toc 1"/>
    <w:basedOn w:val="Normal"/>
    <w:next w:val="Normal"/>
    <w:autoRedefine w:val="1"/>
    <w:uiPriority w:val="39"/>
    <w:unhideWhenUsed w:val="1"/>
    <w:rsid w:val="0061770F"/>
    <w:pPr>
      <w:spacing w:after="100"/>
    </w:pPr>
  </w:style>
  <w:style w:type="paragraph" w:styleId="TOC2">
    <w:name w:val="toc 2"/>
    <w:basedOn w:val="Normal"/>
    <w:next w:val="Normal"/>
    <w:autoRedefine w:val="1"/>
    <w:uiPriority w:val="39"/>
    <w:unhideWhenUsed w:val="1"/>
    <w:rsid w:val="0061770F"/>
    <w:pPr>
      <w:spacing w:after="100"/>
      <w:ind w:left="220"/>
    </w:pPr>
  </w:style>
  <w:style w:type="character" w:styleId="Hyperlink">
    <w:name w:val="Hyperlink"/>
    <w:basedOn w:val="DefaultParagraphFont"/>
    <w:uiPriority w:val="99"/>
    <w:unhideWhenUsed w:val="1"/>
    <w:rsid w:val="0061770F"/>
    <w:rPr>
      <w:color w:val="0563c1" w:themeColor="hyperlink"/>
      <w:u w:val="single"/>
    </w:rPr>
  </w:style>
  <w:style w:type="paragraph" w:styleId="ListParagraph">
    <w:name w:val="List Paragraph"/>
    <w:basedOn w:val="Normal"/>
    <w:uiPriority w:val="34"/>
    <w:qFormat w:val="1"/>
    <w:rsid w:val="0061770F"/>
    <w:pPr>
      <w:ind w:left="720"/>
      <w:contextualSpacing w:val="1"/>
    </w:pPr>
  </w:style>
  <w:style w:type="character" w:styleId="CommentReference">
    <w:name w:val="annotation reference"/>
    <w:basedOn w:val="DefaultParagraphFont"/>
    <w:uiPriority w:val="99"/>
    <w:semiHidden w:val="1"/>
    <w:unhideWhenUsed w:val="1"/>
    <w:rsid w:val="002D58E6"/>
    <w:rPr>
      <w:sz w:val="16"/>
      <w:szCs w:val="16"/>
    </w:rPr>
  </w:style>
  <w:style w:type="paragraph" w:styleId="CommentText">
    <w:name w:val="annotation text"/>
    <w:basedOn w:val="Normal"/>
    <w:link w:val="CommentTextChar"/>
    <w:uiPriority w:val="99"/>
    <w:unhideWhenUsed w:val="1"/>
    <w:rsid w:val="002D58E6"/>
    <w:pPr>
      <w:spacing w:line="240" w:lineRule="auto"/>
    </w:pPr>
    <w:rPr>
      <w:sz w:val="20"/>
      <w:szCs w:val="20"/>
    </w:rPr>
  </w:style>
  <w:style w:type="character" w:styleId="CommentTextChar" w:customStyle="1">
    <w:name w:val="Comment Text Char"/>
    <w:basedOn w:val="DefaultParagraphFont"/>
    <w:link w:val="CommentText"/>
    <w:uiPriority w:val="99"/>
    <w:rsid w:val="002D58E6"/>
    <w:rPr>
      <w:sz w:val="20"/>
      <w:szCs w:val="20"/>
    </w:rPr>
  </w:style>
  <w:style w:type="paragraph" w:styleId="CommentSubject">
    <w:name w:val="annotation subject"/>
    <w:basedOn w:val="CommentText"/>
    <w:next w:val="CommentText"/>
    <w:link w:val="CommentSubjectChar"/>
    <w:uiPriority w:val="99"/>
    <w:semiHidden w:val="1"/>
    <w:unhideWhenUsed w:val="1"/>
    <w:rsid w:val="002D58E6"/>
    <w:rPr>
      <w:b w:val="1"/>
      <w:bCs w:val="1"/>
    </w:rPr>
  </w:style>
  <w:style w:type="character" w:styleId="CommentSubjectChar" w:customStyle="1">
    <w:name w:val="Comment Subject Char"/>
    <w:basedOn w:val="CommentTextChar"/>
    <w:link w:val="CommentSubject"/>
    <w:uiPriority w:val="99"/>
    <w:semiHidden w:val="1"/>
    <w:rsid w:val="002D58E6"/>
    <w:rPr>
      <w:b w:val="1"/>
      <w:bCs w:val="1"/>
      <w:sz w:val="20"/>
      <w:szCs w:val="20"/>
    </w:rPr>
  </w:style>
  <w:style w:type="paragraph" w:styleId="BalloonText">
    <w:name w:val="Balloon Text"/>
    <w:basedOn w:val="Normal"/>
    <w:link w:val="BalloonTextChar"/>
    <w:uiPriority w:val="99"/>
    <w:semiHidden w:val="1"/>
    <w:unhideWhenUsed w:val="1"/>
    <w:rsid w:val="002D58E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D58E6"/>
    <w:rPr>
      <w:rFonts w:ascii="Segoe UI" w:cs="Segoe UI" w:hAnsi="Segoe UI"/>
      <w:sz w:val="18"/>
      <w:szCs w:val="18"/>
    </w:rPr>
  </w:style>
  <w:style w:type="paragraph" w:styleId="TOC3">
    <w:name w:val="toc 3"/>
    <w:basedOn w:val="Normal"/>
    <w:next w:val="Normal"/>
    <w:autoRedefine w:val="1"/>
    <w:uiPriority w:val="39"/>
    <w:unhideWhenUsed w:val="1"/>
    <w:rsid w:val="00A726B2"/>
    <w:pPr>
      <w:spacing w:after="100"/>
      <w:ind w:left="440"/>
    </w:pPr>
  </w:style>
  <w:style w:type="paragraph" w:styleId="Header">
    <w:name w:val="header"/>
    <w:basedOn w:val="Normal"/>
    <w:link w:val="HeaderChar"/>
    <w:uiPriority w:val="99"/>
    <w:unhideWhenUsed w:val="1"/>
    <w:rsid w:val="00F409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F40904"/>
  </w:style>
  <w:style w:type="paragraph" w:styleId="Footer">
    <w:name w:val="footer"/>
    <w:basedOn w:val="Normal"/>
    <w:link w:val="FooterChar"/>
    <w:uiPriority w:val="99"/>
    <w:unhideWhenUsed w:val="1"/>
    <w:rsid w:val="00F409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F40904"/>
  </w:style>
  <w:style w:type="table" w:styleId="GridTable1Light-Accent6">
    <w:name w:val="Grid Table 1 Light Accent 6"/>
    <w:basedOn w:val="TableNormal"/>
    <w:uiPriority w:val="46"/>
    <w:rsid w:val="00237714"/>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GridTable5Dark-Accent1">
    <w:name w:val="Grid Table 5 Dark Accent 1"/>
    <w:basedOn w:val="TableNormal"/>
    <w:uiPriority w:val="50"/>
    <w:rsid w:val="008150A4"/>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1" w:val="clear"/>
      </w:tcPr>
    </w:tblStylePr>
    <w:tblStylePr w:type="band1Vert">
      <w:tblPr/>
      <w:tcPr>
        <w:shd w:color="auto" w:fill="bdd6ee" w:themeFill="accent1" w:themeFillTint="000066" w:val="clear"/>
      </w:tcPr>
    </w:tblStylePr>
    <w:tblStylePr w:type="band1Horz">
      <w:tblPr/>
      <w:tcPr>
        <w:shd w:color="auto" w:fill="bdd6ee" w:themeFill="accent1" w:themeFillTint="000066" w:val="clear"/>
      </w:tcPr>
    </w:tblStylePr>
  </w:style>
  <w:style w:type="table" w:styleId="GridTable6Colorful-Accent6">
    <w:name w:val="Grid Table 6 Colorful Accent 6"/>
    <w:basedOn w:val="TableNormal"/>
    <w:uiPriority w:val="51"/>
    <w:rsid w:val="000820F8"/>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GridTable7Colorful-Accent6">
    <w:name w:val="Grid Table 7 Colorful Accent 6"/>
    <w:basedOn w:val="TableNormal"/>
    <w:uiPriority w:val="52"/>
    <w:rsid w:val="000820F8"/>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bottom w:color="a8d08d" w:space="0" w:sz="4" w:themeColor="accent6" w:themeTint="000099" w:val="single"/>
        </w:tcBorders>
      </w:tcPr>
    </w:tblStylePr>
    <w:tblStylePr w:type="nwCell">
      <w:tblPr/>
      <w:tcPr>
        <w:tcBorders>
          <w:bottom w:color="a8d08d" w:space="0" w:sz="4" w:themeColor="accent6" w:themeTint="000099" w:val="single"/>
        </w:tcBorders>
      </w:tcPr>
    </w:tblStylePr>
    <w:tblStylePr w:type="seCell">
      <w:tblPr/>
      <w:tcPr>
        <w:tcBorders>
          <w:top w:color="a8d08d" w:space="0" w:sz="4" w:themeColor="accent6" w:themeTint="000099" w:val="single"/>
        </w:tcBorders>
      </w:tcPr>
    </w:tblStylePr>
    <w:tblStylePr w:type="swCell">
      <w:tblPr/>
      <w:tcPr>
        <w:tcBorders>
          <w:top w:color="a8d08d" w:space="0" w:sz="4" w:themeColor="accent6" w:themeTint="000099" w:val="single"/>
        </w:tcBorders>
      </w:tcPr>
    </w:tblStylePr>
  </w:style>
  <w:style w:type="table" w:styleId="TableGridLight">
    <w:name w:val="Grid Table Light"/>
    <w:basedOn w:val="TableNormal"/>
    <w:uiPriority w:val="40"/>
    <w:rsid w:val="00A57493"/>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aption">
    <w:name w:val="caption"/>
    <w:basedOn w:val="Normal"/>
    <w:next w:val="Normal"/>
    <w:uiPriority w:val="35"/>
    <w:semiHidden w:val="1"/>
    <w:unhideWhenUsed w:val="1"/>
    <w:qFormat w:val="1"/>
    <w:rsid w:val="0028784B"/>
    <w:pPr>
      <w:spacing w:line="240" w:lineRule="auto"/>
    </w:pPr>
    <w:rPr>
      <w:b w:val="1"/>
      <w:bCs w:val="1"/>
      <w:smallCaps w:val="1"/>
      <w:color w:val="44546a" w:themeColor="text2"/>
    </w:rPr>
  </w:style>
  <w:style w:type="character" w:styleId="TitleChar" w:customStyle="1">
    <w:name w:val="Title Char"/>
    <w:basedOn w:val="DefaultParagraphFont"/>
    <w:link w:val="Title"/>
    <w:uiPriority w:val="10"/>
    <w:rsid w:val="0028784B"/>
    <w:rPr>
      <w:rFonts w:asciiTheme="majorHAnsi" w:cstheme="majorBidi" w:eastAsiaTheme="majorEastAsia" w:hAnsiTheme="majorHAnsi"/>
      <w:caps w:val="1"/>
      <w:color w:val="44546a" w:themeColor="text2"/>
      <w:spacing w:val="-15"/>
      <w:sz w:val="72"/>
      <w:szCs w:val="72"/>
    </w:rPr>
  </w:style>
  <w:style w:type="character" w:styleId="SubtitleChar" w:customStyle="1">
    <w:name w:val="Subtitle Char"/>
    <w:basedOn w:val="DefaultParagraphFont"/>
    <w:link w:val="Subtitle"/>
    <w:uiPriority w:val="11"/>
    <w:rsid w:val="0028784B"/>
    <w:rPr>
      <w:rFonts w:asciiTheme="majorHAnsi" w:cstheme="majorBidi" w:eastAsiaTheme="majorEastAsia" w:hAnsiTheme="majorHAnsi"/>
      <w:color w:val="5b9bd5" w:themeColor="accent1"/>
      <w:sz w:val="28"/>
      <w:szCs w:val="28"/>
    </w:rPr>
  </w:style>
  <w:style w:type="character" w:styleId="Strong">
    <w:name w:val="Strong"/>
    <w:basedOn w:val="DefaultParagraphFont"/>
    <w:uiPriority w:val="22"/>
    <w:qFormat w:val="1"/>
    <w:rsid w:val="0028784B"/>
    <w:rPr>
      <w:b w:val="1"/>
      <w:bCs w:val="1"/>
    </w:rPr>
  </w:style>
  <w:style w:type="character" w:styleId="Emphasis">
    <w:name w:val="Emphasis"/>
    <w:basedOn w:val="DefaultParagraphFont"/>
    <w:uiPriority w:val="20"/>
    <w:qFormat w:val="1"/>
    <w:rsid w:val="0028784B"/>
    <w:rPr>
      <w:i w:val="1"/>
      <w:iCs w:val="1"/>
    </w:rPr>
  </w:style>
  <w:style w:type="paragraph" w:styleId="Quote">
    <w:name w:val="Quote"/>
    <w:basedOn w:val="Normal"/>
    <w:next w:val="Normal"/>
    <w:link w:val="QuoteChar"/>
    <w:uiPriority w:val="29"/>
    <w:qFormat w:val="1"/>
    <w:rsid w:val="0028784B"/>
    <w:pPr>
      <w:spacing w:after="120" w:before="120"/>
      <w:ind w:left="720"/>
    </w:pPr>
    <w:rPr>
      <w:color w:val="44546a" w:themeColor="text2"/>
      <w:sz w:val="24"/>
      <w:szCs w:val="24"/>
    </w:rPr>
  </w:style>
  <w:style w:type="character" w:styleId="QuoteChar" w:customStyle="1">
    <w:name w:val="Quote Char"/>
    <w:basedOn w:val="DefaultParagraphFont"/>
    <w:link w:val="Quote"/>
    <w:uiPriority w:val="29"/>
    <w:rsid w:val="0028784B"/>
    <w:rPr>
      <w:color w:val="44546a" w:themeColor="text2"/>
      <w:sz w:val="24"/>
      <w:szCs w:val="24"/>
    </w:rPr>
  </w:style>
  <w:style w:type="paragraph" w:styleId="IntenseQuote">
    <w:name w:val="Intense Quote"/>
    <w:basedOn w:val="Normal"/>
    <w:next w:val="Normal"/>
    <w:link w:val="IntenseQuoteChar"/>
    <w:uiPriority w:val="30"/>
    <w:qFormat w:val="1"/>
    <w:rsid w:val="0028784B"/>
    <w:pPr>
      <w:spacing w:after="240" w:before="100" w:beforeAutospacing="1" w:line="240" w:lineRule="auto"/>
      <w:ind w:left="720"/>
      <w:jc w:val="center"/>
    </w:pPr>
    <w:rPr>
      <w:rFonts w:asciiTheme="majorHAnsi" w:cstheme="majorBidi" w:eastAsiaTheme="majorEastAsia" w:hAnsiTheme="majorHAnsi"/>
      <w:color w:val="44546a" w:themeColor="text2"/>
      <w:spacing w:val="-6"/>
      <w:sz w:val="32"/>
      <w:szCs w:val="32"/>
    </w:rPr>
  </w:style>
  <w:style w:type="character" w:styleId="IntenseQuoteChar" w:customStyle="1">
    <w:name w:val="Intense Quote Char"/>
    <w:basedOn w:val="DefaultParagraphFont"/>
    <w:link w:val="IntenseQuote"/>
    <w:uiPriority w:val="30"/>
    <w:rsid w:val="0028784B"/>
    <w:rPr>
      <w:rFonts w:asciiTheme="majorHAnsi" w:cstheme="majorBidi" w:eastAsiaTheme="majorEastAsia" w:hAnsiTheme="majorHAnsi"/>
      <w:color w:val="44546a" w:themeColor="text2"/>
      <w:spacing w:val="-6"/>
      <w:sz w:val="32"/>
      <w:szCs w:val="32"/>
    </w:rPr>
  </w:style>
  <w:style w:type="character" w:styleId="SubtleEmphasis">
    <w:name w:val="Subtle Emphasis"/>
    <w:basedOn w:val="DefaultParagraphFont"/>
    <w:uiPriority w:val="19"/>
    <w:qFormat w:val="1"/>
    <w:rsid w:val="0028784B"/>
    <w:rPr>
      <w:i w:val="1"/>
      <w:iCs w:val="1"/>
      <w:color w:val="595959" w:themeColor="text1" w:themeTint="0000A6"/>
    </w:rPr>
  </w:style>
  <w:style w:type="character" w:styleId="IntenseEmphasis">
    <w:name w:val="Intense Emphasis"/>
    <w:basedOn w:val="DefaultParagraphFont"/>
    <w:uiPriority w:val="21"/>
    <w:qFormat w:val="1"/>
    <w:rsid w:val="0028784B"/>
    <w:rPr>
      <w:b w:val="1"/>
      <w:bCs w:val="1"/>
      <w:i w:val="1"/>
      <w:iCs w:val="1"/>
    </w:rPr>
  </w:style>
  <w:style w:type="character" w:styleId="SubtleReference">
    <w:name w:val="Subtle Reference"/>
    <w:basedOn w:val="DefaultParagraphFont"/>
    <w:uiPriority w:val="31"/>
    <w:qFormat w:val="1"/>
    <w:rsid w:val="0028784B"/>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28784B"/>
    <w:rPr>
      <w:b w:val="1"/>
      <w:bCs w:val="1"/>
      <w:smallCaps w:val="1"/>
      <w:color w:val="44546a" w:themeColor="text2"/>
      <w:u w:val="single"/>
    </w:rPr>
  </w:style>
  <w:style w:type="character" w:styleId="BookTitle">
    <w:name w:val="Book Title"/>
    <w:basedOn w:val="DefaultParagraphFont"/>
    <w:uiPriority w:val="33"/>
    <w:qFormat w:val="1"/>
    <w:rsid w:val="0028784B"/>
    <w:rPr>
      <w:b w:val="1"/>
      <w:bCs w:val="1"/>
      <w:smallCaps w:val="1"/>
      <w:spacing w:val="10"/>
    </w:rPr>
  </w:style>
  <w:style w:type="table" w:styleId="PlainTable1">
    <w:name w:val="Plain Table 1"/>
    <w:basedOn w:val="TableNormal"/>
    <w:uiPriority w:val="41"/>
    <w:rsid w:val="006C56B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GridTable4-Accent3">
    <w:name w:val="Grid Table 4 Accent 3"/>
    <w:basedOn w:val="TableNormal"/>
    <w:uiPriority w:val="49"/>
    <w:rsid w:val="00166909"/>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paragraph" w:styleId="xl79" w:customStyle="1">
    <w:name w:val="xl79"/>
    <w:basedOn w:val="Normal"/>
    <w:rsid w:val="008F0692"/>
    <w:pPr>
      <w:spacing w:after="100" w:afterAutospacing="1" w:before="100" w:beforeAutospacing="1" w:line="240" w:lineRule="auto"/>
    </w:pPr>
    <w:rPr>
      <w:rFonts w:ascii="Times New Roman" w:cs="Times New Roman" w:eastAsia="Times New Roman" w:hAnsi="Times New Roman"/>
      <w:sz w:val="20"/>
      <w:szCs w:val="20"/>
    </w:rPr>
  </w:style>
  <w:style w:type="paragraph" w:styleId="xl80" w:customStyle="1">
    <w:name w:val="xl80"/>
    <w:basedOn w:val="Normal"/>
    <w:rsid w:val="008F0692"/>
    <w:pPr>
      <w:pBdr>
        <w:top w:color="auto" w:space="0" w:sz="4" w:val="single"/>
        <w:left w:color="auto" w:space="0" w:sz="4" w:val="single"/>
        <w:bottom w:color="auto" w:space="0" w:sz="4" w:val="single"/>
        <w:right w:color="auto" w:space="0" w:sz="4" w:val="single"/>
      </w:pBdr>
      <w:shd w:color="000000" w:fill="eeece1" w:val="clear"/>
      <w:spacing w:after="100" w:afterAutospacing="1" w:before="100" w:beforeAutospacing="1" w:line="240" w:lineRule="auto"/>
    </w:pPr>
    <w:rPr>
      <w:rFonts w:ascii="Times New Roman" w:cs="Times New Roman" w:eastAsia="Times New Roman" w:hAnsi="Times New Roman"/>
      <w:b w:val="1"/>
      <w:bCs w:val="1"/>
      <w:sz w:val="20"/>
      <w:szCs w:val="20"/>
    </w:rPr>
  </w:style>
  <w:style w:type="paragraph" w:styleId="xl81" w:customStyle="1">
    <w:name w:val="xl81"/>
    <w:basedOn w:val="Normal"/>
    <w:rsid w:val="008F0692"/>
    <w:pPr>
      <w:spacing w:after="100" w:afterAutospacing="1" w:before="100" w:beforeAutospacing="1" w:line="240" w:lineRule="auto"/>
    </w:pPr>
    <w:rPr>
      <w:rFonts w:ascii="Times New Roman" w:cs="Times New Roman" w:eastAsia="Times New Roman" w:hAnsi="Times New Roman"/>
      <w:sz w:val="20"/>
      <w:szCs w:val="20"/>
    </w:rPr>
  </w:style>
  <w:style w:type="paragraph" w:styleId="xl82" w:customStyle="1">
    <w:name w:val="xl82"/>
    <w:basedOn w:val="Normal"/>
    <w:rsid w:val="008F0692"/>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rFonts w:ascii="Times New Roman" w:cs="Times New Roman" w:eastAsia="Times New Roman" w:hAnsi="Times New Roman"/>
      <w:sz w:val="20"/>
      <w:szCs w:val="20"/>
    </w:rPr>
  </w:style>
  <w:style w:type="paragraph" w:styleId="xl83" w:customStyle="1">
    <w:name w:val="xl83"/>
    <w:basedOn w:val="Normal"/>
    <w:rsid w:val="008F0692"/>
    <w:pPr>
      <w:pBdr>
        <w:top w:color="auto" w:space="0" w:sz="4" w:val="single"/>
        <w:left w:color="auto" w:space="0" w:sz="4" w:val="single"/>
        <w:bottom w:color="auto" w:space="0" w:sz="4" w:val="single"/>
        <w:right w:color="auto" w:space="0" w:sz="4" w:val="single"/>
      </w:pBdr>
      <w:shd w:color="000000" w:fill="eeece1" w:val="clear"/>
      <w:spacing w:after="100" w:afterAutospacing="1" w:before="100" w:beforeAutospacing="1" w:line="240" w:lineRule="auto"/>
    </w:pPr>
    <w:rPr>
      <w:rFonts w:ascii="Times New Roman" w:cs="Times New Roman" w:eastAsia="Times New Roman" w:hAnsi="Times New Roman"/>
      <w:b w:val="1"/>
      <w:bCs w:val="1"/>
      <w:sz w:val="20"/>
      <w:szCs w:val="20"/>
    </w:rPr>
  </w:style>
  <w:style w:type="paragraph" w:styleId="xl84" w:customStyle="1">
    <w:name w:val="xl84"/>
    <w:basedOn w:val="Normal"/>
    <w:rsid w:val="008F0692"/>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rFonts w:ascii="Times New Roman" w:cs="Times New Roman" w:eastAsia="Times New Roman" w:hAnsi="Times New Roman"/>
      <w:sz w:val="20"/>
      <w:szCs w:val="20"/>
    </w:rPr>
  </w:style>
  <w:style w:type="table" w:styleId="GridTable1Light">
    <w:name w:val="Grid Table 1 Light"/>
    <w:basedOn w:val="TableNormal"/>
    <w:uiPriority w:val="46"/>
    <w:rsid w:val="00D12BAE"/>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4-Accent4">
    <w:name w:val="Grid Table 4 Accent 4"/>
    <w:basedOn w:val="TableNormal"/>
    <w:uiPriority w:val="49"/>
    <w:rsid w:val="00B37DCA"/>
    <w:pPr>
      <w:spacing w:after="0" w:line="240" w:lineRule="auto"/>
    </w:pPr>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insideV w:color="ffd966" w:space="0" w:sz="4" w:themeColor="accent4" w:themeTint="000099" w:val="single"/>
      </w:tblBorders>
    </w:tblPr>
    <w:tblStylePr w:type="firstRow">
      <w:rPr>
        <w:b w:val="1"/>
        <w:bCs w:val="1"/>
        <w:color w:val="ffffff" w:themeColor="background1"/>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space="0" w:sz="0" w:val="nil"/>
          <w:insideV w:space="0" w:sz="0" w:val="nil"/>
        </w:tcBorders>
        <w:shd w:color="auto" w:fill="ffc000" w:themeFill="accent4" w:val="clear"/>
      </w:tcPr>
    </w:tblStylePr>
    <w:tblStylePr w:type="lastRow">
      <w:rPr>
        <w:b w:val="1"/>
        <w:bCs w:val="1"/>
      </w:rPr>
      <w:tblPr/>
      <w:tcPr>
        <w:tcBorders>
          <w:top w:color="ffc000" w:space="0" w:sz="4" w:themeColor="accent4"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table" w:styleId="GridTable1Light-Accent4">
    <w:name w:val="Grid Table 1 Light Accent 4"/>
    <w:basedOn w:val="TableNormal"/>
    <w:uiPriority w:val="46"/>
    <w:rsid w:val="000A7825"/>
    <w:pPr>
      <w:spacing w:after="0" w:line="240" w:lineRule="auto"/>
    </w:pPr>
    <w:tblPr>
      <w:tblStyleRowBandSize w:val="1"/>
      <w:tblStyleColBandSize w:val="1"/>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paragraph" w:styleId="NormalWeb">
    <w:name w:val="Normal (Web)"/>
    <w:basedOn w:val="Normal"/>
    <w:uiPriority w:val="99"/>
    <w:rsid w:val="009F34F6"/>
    <w:pPr>
      <w:spacing w:after="100" w:before="100" w:line="240" w:lineRule="auto"/>
    </w:pPr>
    <w:rPr>
      <w:rFonts w:ascii="Times New Roman" w:cs="Times New Roman" w:eastAsia="Times New Roman" w:hAnsi="Times New Roman"/>
      <w:sz w:val="24"/>
      <w:szCs w:val="20"/>
    </w:rPr>
  </w:style>
  <w:style w:type="paragraph" w:styleId="Revision">
    <w:name w:val="Revision"/>
    <w:hidden w:val="1"/>
    <w:uiPriority w:val="99"/>
    <w:semiHidden w:val="1"/>
    <w:rsid w:val="003B2ED6"/>
    <w:pPr>
      <w:spacing w:after="0" w:line="240" w:lineRule="auto"/>
    </w:pPr>
  </w:style>
  <w:style w:type="table" w:styleId="a"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0"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style>
  <w:style w:type="table" w:styleId="a1"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rPr>
      <w:tblPr/>
      <w:tcPr>
        <w:tcBorders>
          <w:bottom w:color="ffd965" w:space="0" w:sz="12" w:val="single"/>
        </w:tcBorders>
      </w:tcPr>
    </w:tblStylePr>
    <w:tblStylePr w:type="lastRow">
      <w:rPr>
        <w:b w:val="1"/>
      </w:rPr>
      <w:tblPr/>
      <w:tcPr>
        <w:tcBorders>
          <w:top w:color="ffd965" w:space="0" w:sz="4" w:val="single"/>
        </w:tcBorders>
      </w:tcPr>
    </w:tblStylePr>
    <w:tblStylePr w:type="firstCol">
      <w:rPr>
        <w:b w:val="1"/>
      </w:rPr>
    </w:tblStylePr>
    <w:tblStylePr w:type="lastCol">
      <w:rPr>
        <w:b w:val="1"/>
      </w:rPr>
    </w:tblStyle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5"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style>
  <w:style w:type="table" w:styleId="a6"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rPr>
      <w:tblPr/>
      <w:tcPr>
        <w:tcBorders>
          <w:bottom w:color="ffd965" w:space="0" w:sz="12" w:val="single"/>
        </w:tcBorders>
      </w:tcPr>
    </w:tblStylePr>
    <w:tblStylePr w:type="lastRow">
      <w:rPr>
        <w:b w:val="1"/>
      </w:rPr>
      <w:tblPr/>
      <w:tcPr>
        <w:tcBorders>
          <w:top w:color="ffd965" w:space="0" w:sz="4" w:val="single"/>
        </w:tcBorders>
      </w:tcPr>
    </w:tblStylePr>
    <w:tblStylePr w:type="firstCol">
      <w:rPr>
        <w:b w:val="1"/>
      </w:rPr>
    </w:tblStylePr>
    <w:tblStylePr w:type="lastCol">
      <w:rPr>
        <w:b w:val="1"/>
      </w:rPr>
    </w:tblStyle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a"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style>
  <w:style w:type="table" w:styleId="ab"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rPr>
      <w:tblPr/>
      <w:tcPr>
        <w:tcBorders>
          <w:bottom w:color="ffd965" w:space="0" w:sz="12" w:val="single"/>
        </w:tcBorders>
      </w:tcPr>
    </w:tblStylePr>
    <w:tblStylePr w:type="lastRow">
      <w:rPr>
        <w:b w:val="1"/>
      </w:rPr>
      <w:tblPr/>
      <w:tcPr>
        <w:tcBorders>
          <w:top w:color="ffd965" w:space="0" w:sz="4" w:val="single"/>
        </w:tcBorders>
      </w:tcPr>
    </w:tblStylePr>
    <w:tblStylePr w:type="firstCol">
      <w:rPr>
        <w:b w:val="1"/>
      </w:rPr>
    </w:tblStylePr>
    <w:tblStylePr w:type="lastCol">
      <w:rPr>
        <w:b w:val="1"/>
      </w:rPr>
    </w:tblStyle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f"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style>
  <w:style w:type="table" w:styleId="af0"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rPr>
      <w:tblPr/>
      <w:tcPr>
        <w:tcBorders>
          <w:bottom w:color="ffd965" w:space="0" w:sz="12" w:val="single"/>
        </w:tcBorders>
      </w:tcPr>
    </w:tblStylePr>
    <w:tblStylePr w:type="lastRow">
      <w:rPr>
        <w:b w:val="1"/>
      </w:rPr>
      <w:tblPr/>
      <w:tcPr>
        <w:tcBorders>
          <w:top w:color="ffd965" w:space="0" w:sz="4" w:val="single"/>
        </w:tcBorders>
      </w:tcPr>
    </w:tblStylePr>
    <w:tblStylePr w:type="firstCol">
      <w:rPr>
        <w:b w:val="1"/>
      </w:rPr>
    </w:tblStylePr>
    <w:tblStylePr w:type="lastCol">
      <w:rPr>
        <w:b w:val="1"/>
      </w:rPr>
    </w:tblStyle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f4"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style>
  <w:style w:type="table" w:styleId="af5"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rPr>
      <w:tblPr/>
      <w:tcPr>
        <w:tcBorders>
          <w:bottom w:color="ffd965" w:space="0" w:sz="12" w:val="single"/>
        </w:tcBorders>
      </w:tcPr>
    </w:tblStylePr>
    <w:tblStylePr w:type="lastRow">
      <w:rPr>
        <w:b w:val="1"/>
      </w:rPr>
      <w:tblPr/>
      <w:tcPr>
        <w:tcBorders>
          <w:top w:color="ffd965" w:space="0" w:sz="4" w:val="single"/>
        </w:tcBorders>
      </w:tcPr>
    </w:tblStylePr>
    <w:tblStylePr w:type="firstCol">
      <w:rPr>
        <w:b w:val="1"/>
      </w:rPr>
    </w:tblStylePr>
    <w:tblStylePr w:type="lastCol">
      <w:rPr>
        <w:b w:val="1"/>
      </w:rPr>
    </w:tblStyle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ff1"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style>
  <w:style w:type="table" w:styleId="aff2"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rPr>
      <w:tblPr/>
      <w:tcPr>
        <w:tcBorders>
          <w:bottom w:color="ffd965" w:space="0" w:sz="12" w:val="single"/>
        </w:tcBorders>
      </w:tcPr>
    </w:tblStylePr>
    <w:tblStylePr w:type="lastRow">
      <w:rPr>
        <w:b w:val="1"/>
      </w:rPr>
      <w:tblPr/>
      <w:tcPr>
        <w:tcBorders>
          <w:top w:color="ffd965" w:space="0" w:sz="4" w:val="single"/>
        </w:tcBorders>
      </w:tcPr>
    </w:tblStylePr>
    <w:tblStylePr w:type="firstCol">
      <w:rPr>
        <w:b w:val="1"/>
      </w:rPr>
    </w:tblStylePr>
    <w:tblStylePr w:type="lastCol">
      <w:rPr>
        <w:b w:val="1"/>
      </w:rPr>
    </w:tblStyle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ffe"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style>
  <w:style w:type="table" w:styleId="afff" w:customStyle="1">
    <w:basedOn w:val="TableNormal"/>
    <w:pPr>
      <w:spacing w:after="0" w:line="240" w:lineRule="auto"/>
    </w:pPr>
    <w:rPr>
      <w:color w:val="538135"/>
    </w:rPr>
    <w:tblPr>
      <w:tblStyleRowBandSize w:val="1"/>
      <w:tblStyleColBandSize w:val="1"/>
      <w:tblCellMar>
        <w:left w:w="115.0" w:type="dxa"/>
        <w:right w:w="115.0" w:type="dxa"/>
      </w:tblCellMar>
    </w:tblPr>
    <w:tcPr>
      <w:shd w:color="auto" w:fill="deebf6" w:val="clear"/>
    </w:tcPr>
    <w:tblStylePr w:type="firstRow">
      <w:rPr>
        <w:b w:val="1"/>
      </w:rPr>
      <w:tblPr/>
      <w:tcPr>
        <w:tcBorders>
          <w:bottom w:color="ffd965" w:space="0" w:sz="12" w:val="single"/>
        </w:tcBorders>
      </w:tcPr>
    </w:tblStylePr>
    <w:tblStylePr w:type="lastRow">
      <w:rPr>
        <w:b w:val="1"/>
      </w:rPr>
      <w:tblPr/>
      <w:tcPr>
        <w:tcBorders>
          <w:top w:color="ffd965" w:space="0" w:sz="4" w:val="single"/>
        </w:tcBorders>
      </w:tcPr>
    </w:tblStylePr>
    <w:tblStylePr w:type="firstCol">
      <w:rPr>
        <w:b w:val="1"/>
      </w:rPr>
    </w:tblStylePr>
    <w:tblStylePr w:type="lastCol">
      <w:rPr>
        <w:b w:val="1"/>
      </w:rPr>
    </w:tblStyle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top w:w="100.0" w:type="dxa"/>
        <w:left w:w="100.0" w:type="dxa"/>
        <w:bottom w:w="100.0" w:type="dxa"/>
        <w:right w:w="100.0" w:type="dxa"/>
      </w:tblCellMar>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Table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deebf6" w:val="clear"/>
    </w:tc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deebf6" w:val="clear"/>
    </w:tcPr>
  </w:style>
  <w:style w:type="table" w:styleId="Table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deebf6" w:val="clear"/>
    </w:tcPr>
    <w:tblStylePr w:type="firstCol">
      <w:rPr>
        <w:b w:val="1"/>
      </w:rPr>
    </w:tblStylePr>
    <w:tblStylePr w:type="firstRow">
      <w:rPr>
        <w:b w:val="1"/>
      </w:rPr>
      <w:tcPr>
        <w:tcBorders>
          <w:bottom w:color="ffd965" w:space="0" w:sz="12" w:val="single"/>
        </w:tcBorders>
      </w:tcPr>
    </w:tblStylePr>
    <w:tblStylePr w:type="lastCol">
      <w:rPr>
        <w:b w:val="1"/>
      </w:rPr>
    </w:tblStylePr>
    <w:tblStylePr w:type="lastRow">
      <w:rPr>
        <w:b w:val="1"/>
      </w:rPr>
      <w:tcPr>
        <w:tcBorders>
          <w:top w:color="ffd965" w:space="0" w:sz="4" w:val="single"/>
        </w:tcBorders>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spacing w:after="240" w:line="240" w:lineRule="auto"/>
    </w:pPr>
    <w:rPr>
      <w:color w:val="5b9bd5"/>
      <w:sz w:val="28"/>
      <w:szCs w:val="28"/>
    </w:rPr>
  </w:style>
  <w:style w:type="table" w:styleId="Table1">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deebf6" w:val="clear"/>
    </w:tc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deebf6" w:val="clear"/>
    </w:tcPr>
  </w:style>
  <w:style w:type="table" w:styleId="Table3">
    <w:basedOn w:val="TableNormal"/>
    <w:pPr>
      <w:spacing w:after="0" w:line="240" w:lineRule="auto"/>
    </w:pPr>
    <w:rPr>
      <w:color w:val="538135"/>
    </w:rPr>
    <w:tblPr>
      <w:tblStyleRowBandSize w:val="1"/>
      <w:tblStyleColBandSize w:val="1"/>
      <w:tblCellMar>
        <w:top w:w="0.0" w:type="dxa"/>
        <w:left w:w="115.0" w:type="dxa"/>
        <w:bottom w:w="0.0" w:type="dxa"/>
        <w:right w:w="115.0" w:type="dxa"/>
      </w:tblCellMar>
    </w:tblPr>
    <w:tcPr>
      <w:shd w:fill="deebf6" w:val="clear"/>
    </w:tcPr>
    <w:tblStylePr w:type="firstCol">
      <w:rPr>
        <w:b w:val="1"/>
        <w:bCs w:val="1"/>
      </w:rPr>
    </w:tblStylePr>
    <w:tblStylePr w:type="firstRow">
      <w:rPr>
        <w:b w:val="1"/>
        <w:bCs w:val="1"/>
      </w:rPr>
      <w:tcPr>
        <w:tcBorders>
          <w:bottom w:color="ffd965" w:space="0" w:sz="12" w:val="single"/>
        </w:tcBorders>
      </w:tcPr>
    </w:tblStylePr>
    <w:tblStylePr w:type="lastCol">
      <w:rPr>
        <w:b w:val="1"/>
        <w:bCs w:val="1"/>
      </w:rPr>
    </w:tblStylePr>
    <w:tblStylePr w:type="lastRow">
      <w:rPr>
        <w:b w:val="1"/>
        <w:bCs w:val="1"/>
      </w:rPr>
      <w:tcPr>
        <w:tcBorders>
          <w:top w:color="ffd965" w:space="0" w:sz="4" w:val="single"/>
        </w:tcBorders>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spreadsheets/d/1E7x1CKZdLvbVGvivWoqAc2e-HrbsU4v26aB-rC-0STo/edit?usp=sharing"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2VuQS6sRMgEleNr81H6GY3dGrRcl12oV/edit?usp=sharing&amp;ouid=106979582033408733541&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tRsUS8DU+RKyaW8p+dn7TZqqQ==">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2025-02-28T12:29:00Z</dcterms:created>
  <dc:creator>Sachin Patange/Associate Solution Architect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0x010100DB55CF1879E9A1438074867E01CA9588</vt:lpwstr>
  </property>
  <property fmtid="{D5CDD505-2E9C-101B-9397-08002B2CF9AE}" pid="3" name="MediaServiceImageTags">
    <vt:lpwstr/>
  </property>
</Properties>
</file>