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spacing w:after="0"/>
      </w:pPr>
      <w:r>
        <w:rPr>
          <w:rtl w:val="0"/>
        </w:rPr>
        <w:t>STBusiness Requirement Document (BRD)</w: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-913765</wp:posOffset>
                </wp:positionH>
                <wp:positionV relativeFrom="page">
                  <wp:posOffset>456565</wp:posOffset>
                </wp:positionV>
                <wp:extent cx="7315200" cy="121539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88400" y="3172300"/>
                          <a:ext cx="7315200" cy="1215391"/>
                          <a:chOff x="1688400" y="3172300"/>
                          <a:chExt cx="7315200" cy="121540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1688400" y="3172305"/>
                            <a:ext cx="7315200" cy="1215391"/>
                            <a:chOff x="1688400" y="3172300"/>
                            <a:chExt cx="7315200" cy="1215400"/>
                          </a:xfrm>
                        </wpg:grpSpPr>
                        <wps:wsp>
                          <wps:cNvPr id="3" name="Shape 3"/>
                          <wps:cNvSpPr/>
                          <wps:spPr>
                            <a:xfrm>
                              <a:off x="1688400" y="3172300"/>
                              <a:ext cx="7315200" cy="121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06CF4F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1688400" y="3172305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5" name="Shape 5"/>
                            <wps:cNvSpPr/>
                            <wps:spPr>
                              <a:xfrm>
                                <a:off x="0" y="-1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A462BE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" name="Shape 6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Shape 7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8"/>
                                <a:stretch>
                                  <a:fillRect r="-7573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89C4664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1.95pt;margin-top:35.95pt;height:95.7pt;width:576pt;mso-position-horizontal-relative:margin;mso-position-vertical-relative:page;z-index:251659264;mso-width-relative:page;mso-height-relative:page;" coordorigin="1688400,3172300" coordsize="7315200,1215400" o:gfxdata="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">
                <o:lock v:ext="edit" aspectratio="f"/>
                <v:group id="_x0000_s1026" o:spid="_x0000_s1026" o:spt="203" style="position:absolute;left:1688400;top:3172305;height:1215391;width:7315200;" coordorigin="1688400,3172300" coordsize="7315200,1215400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rect id="Shape 3" o:spid="_x0000_s1026" o:spt="1" style="position:absolute;left:1688400;top:3172300;height:1215400;width:7315200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4006CF4F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</w:p>
                      </w:txbxContent>
                    </v:textbox>
                  </v:rect>
                  <v:group id="_x0000_s1026" o:spid="_x0000_s1026" o:spt="203" style="position:absolute;left:1688400;top:3172305;height:1215391;width:7315200;" coordorigin="0,-1" coordsize="7315200,1216153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<o:lock v:ext="edit" aspectratio="f"/>
                    <v:rect id="Shape 5" o:spid="_x0000_s1026" o:spt="1" style="position:absolute;left:0;top:-1;height:1216150;width:7315200;v-text-anchor:middle;" filled="f" stroked="f" coordsize="21600,21600" o:gfxdata="UEsDBAoAAAAAAIdO4kAAAAAAAAAAAAAAAAAEAAAAZHJzL1BLAwQUAAAACACHTuJAAkHGUrwAAADa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L/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BxlK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2BA462BE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  <v:shape id="Shape 6" o:spid="_x0000_s1026" o:spt="100" style="position:absolute;left:0;top:-1;height:1130373;width:7315200;v-text-anchor:middle;" fillcolor="#4F81BD [3204]" filled="t" stroked="f" coordsize="7312660,1129665" o:gfxdata="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pHICstwAAANoAAAAP&#10;AAAAAAAAAAEAIAAAACIAAABkcnMvZG93bnJldi54bWxQSwECFAAUAAAACACHTuJAMy8FnjsAAAA5&#10;AAAAEAAAAAAAAAABACAAAAAGAQAAZHJzL3NoYXBleG1sLnhtbFBLBQYAAAAABgAGAFsBAACwAwAA&#10;AAA=&#10;" path="m0,0l7312660,0,7312660,1129665,3619500,733425,0,1091565,0,0xe">
                      <v:fill on="t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/>
                    </v:shape>
                    <v:rect id="Shape 7" o:spid="_x0000_s1026" o:spt="1" style="position:absolute;left:0;top:0;height:1216152;width:7315200;v-text-anchor:middle;" filled="t" stroked="f" coordsize="21600,21600" o:gfxdata="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MbQO8AAAA&#10;2gAAAA8AAAAAAAAAAQAgAAAAIgAAAGRycy9kb3ducmV2LnhtbFBLAQIUABQAAAAIAIdO4kAzLwWe&#10;OwAAADkAAAAQAAAAAAAAAAEAIAAAAAsBAABkcnMvc2hhcGV4bWwueG1sUEsFBgAAAAAGAAYAWwEA&#10;ALUDAAAAAA==&#10;">
                      <v:fill type="frame" on="t" focussize="0,0" recolor="t" rotate="t" r:id="rId8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489C4664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</w:p>
    <w:p w14:paraId="00000002">
      <w:pPr>
        <w:pStyle w:val="11"/>
        <w:spacing w:after="0"/>
      </w:pPr>
    </w:p>
    <w:p w14:paraId="00000003">
      <w:pPr>
        <w:pStyle w:val="11"/>
        <w:spacing w:after="0"/>
      </w:pPr>
    </w:p>
    <w:p w14:paraId="00000004">
      <w:pPr>
        <w:pStyle w:val="11"/>
        <w:jc w:val="right"/>
        <w:rPr>
          <w:sz w:val="56"/>
          <w:szCs w:val="56"/>
        </w:rPr>
      </w:pPr>
      <w:r>
        <w:rPr>
          <w:sz w:val="56"/>
          <w:szCs w:val="56"/>
          <w:rtl w:val="0"/>
        </w:rPr>
        <w:t>Business Requirement Document (BRD)</w:t>
      </w:r>
    </w:p>
    <w:p w14:paraId="00000005">
      <w:pPr>
        <w:pStyle w:val="2"/>
      </w:pPr>
      <w:r>
        <w:rPr>
          <w:rtl w:val="0"/>
        </w:rPr>
        <w:t xml:space="preserve">MCGS-MSME Scheme </w:t>
      </w:r>
    </w:p>
    <w:p w14:paraId="00000006"/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508"/>
        <w:gridCol w:w="4508"/>
      </w:tblGrid>
      <w:tr w14:paraId="64B5E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4" w:hRule="atLeast"/>
        </w:trPr>
        <w:tc>
          <w:p w14:paraId="00000007">
            <w:r>
              <w:rPr>
                <w:rtl w:val="0"/>
              </w:rPr>
              <w:t>Document Title</w:t>
            </w:r>
          </w:p>
        </w:tc>
        <w:tc>
          <w:p w14:paraId="00000008">
            <w:r>
              <w:rPr>
                <w:rtl w:val="0"/>
              </w:rPr>
              <w:t>MCGS–MSME Scheme System Enhancements</w:t>
            </w:r>
          </w:p>
        </w:tc>
      </w:tr>
      <w:tr w14:paraId="63420C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7" w:hRule="atLeast"/>
        </w:trPr>
        <w:tc>
          <w:p w14:paraId="00000009">
            <w:r>
              <w:rPr>
                <w:rtl w:val="0"/>
              </w:rPr>
              <w:t>Version</w:t>
            </w:r>
          </w:p>
        </w:tc>
        <w:tc>
          <w:p w14:paraId="0000000A">
            <w:r>
              <w:rPr>
                <w:rtl w:val="0"/>
              </w:rPr>
              <w:t>1.0</w:t>
            </w:r>
          </w:p>
        </w:tc>
      </w:tr>
      <w:tr w14:paraId="43C7CB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26" w:hRule="atLeast"/>
        </w:trPr>
        <w:tc>
          <w:p w14:paraId="0000000B">
            <w:r>
              <w:rPr>
                <w:rtl w:val="0"/>
              </w:rPr>
              <w:t>Date</w:t>
            </w:r>
          </w:p>
        </w:tc>
        <w:tc>
          <w:p w14:paraId="0000000C">
            <w:r>
              <w:rPr>
                <w:rtl w:val="0"/>
              </w:rPr>
              <w:t>09</w:t>
            </w:r>
            <w:r>
              <w:rPr>
                <w:vertAlign w:val="superscript"/>
                <w:rtl w:val="0"/>
              </w:rPr>
              <w:t>th</w:t>
            </w:r>
            <w:r>
              <w:rPr>
                <w:rtl w:val="0"/>
              </w:rPr>
              <w:t xml:space="preserve"> March 2026</w:t>
            </w:r>
          </w:p>
        </w:tc>
      </w:tr>
      <w:tr w14:paraId="788EC6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26" w:hRule="atLeast"/>
        </w:trPr>
        <w:tc>
          <w:p w14:paraId="0000000D">
            <w:r>
              <w:rPr>
                <w:rtl w:val="0"/>
              </w:rPr>
              <w:t>Prepared By (Infoneo)</w:t>
            </w:r>
          </w:p>
        </w:tc>
        <w:tc>
          <w:p w14:paraId="0000000E">
            <w:r>
              <w:rPr>
                <w:rtl w:val="0"/>
              </w:rPr>
              <w:t>Ayush Pandey (BA)</w:t>
            </w:r>
          </w:p>
        </w:tc>
      </w:tr>
      <w:tr w14:paraId="14DDC5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26" w:hRule="atLeast"/>
        </w:trPr>
        <w:tc>
          <w:p w14:paraId="0000000F">
            <w:r>
              <w:rPr>
                <w:rtl w:val="0"/>
              </w:rPr>
              <w:t>Approved By (NCGTC)</w:t>
            </w:r>
          </w:p>
        </w:tc>
        <w:tc>
          <w:p w14:paraId="00000010"/>
        </w:tc>
      </w:tr>
    </w:tbl>
    <w:p w14:paraId="00000011">
      <w:pPr>
        <w:pStyle w:val="3"/>
      </w:pPr>
    </w:p>
    <w:p w14:paraId="00000012"/>
    <w:p w14:paraId="00000013"/>
    <w:p w14:paraId="00000014"/>
    <w:p w14:paraId="00000015"/>
    <w:p w14:paraId="00000016"/>
    <w:p w14:paraId="00000017"/>
    <w:p w14:paraId="00000018"/>
    <w:p w14:paraId="00000019">
      <w:pPr>
        <w:spacing w:after="0" w:line="240" w:lineRule="auto"/>
      </w:pPr>
    </w:p>
    <w:p w14:paraId="0000001A">
      <w:pPr>
        <w:pStyle w:val="2"/>
        <w:spacing w:line="240" w:lineRule="auto"/>
      </w:pPr>
      <w:r>
        <w:rPr>
          <w:rtl w:val="0"/>
        </w:rPr>
        <w:t>1. Introduction</w:t>
      </w:r>
    </w:p>
    <w:p w14:paraId="0000001B">
      <w:pPr>
        <w:spacing w:line="240" w:lineRule="auto"/>
        <w:jc w:val="both"/>
      </w:pPr>
      <w:r>
        <w:rPr>
          <w:rtl w:val="0"/>
        </w:rPr>
        <w:t xml:space="preserve">This document outlines the business and system requirements for changes and enhancements in the MCGS–MSME system modules. </w:t>
      </w:r>
    </w:p>
    <w:p w14:paraId="0000001C">
      <w:pPr>
        <w:spacing w:line="240" w:lineRule="auto"/>
        <w:jc w:val="both"/>
      </w:pPr>
      <w:r>
        <w:rPr>
          <w:rtl w:val="0"/>
        </w:rPr>
        <w:t>The modifications are required due to the recent changes in scheme guidelines dated 24 February 2026.</w:t>
      </w:r>
    </w:p>
    <w:p w14:paraId="0000001D">
      <w:pPr>
        <w:spacing w:after="0" w:line="240" w:lineRule="auto"/>
        <w:rPr>
          <w:b/>
          <w:bCs/>
        </w:rPr>
      </w:pPr>
      <w:r>
        <w:rPr>
          <w:b/>
          <w:bCs/>
          <w:rtl w:val="0"/>
        </w:rPr>
        <w:t>Modules covered:</w:t>
      </w:r>
    </w:p>
    <w:p w14:paraId="0000001E">
      <w:pPr>
        <w:spacing w:after="0" w:line="240" w:lineRule="auto"/>
      </w:pPr>
      <w:r>
        <w:rPr>
          <w:rtl w:val="0"/>
        </w:rPr>
        <w:t>• Sanction Module</w:t>
      </w:r>
    </w:p>
    <w:p w14:paraId="0000001F">
      <w:pPr>
        <w:spacing w:after="0" w:line="240" w:lineRule="auto"/>
      </w:pPr>
      <w:r>
        <w:rPr>
          <w:rtl w:val="0"/>
        </w:rPr>
        <w:t>• Disbursement Module</w:t>
      </w:r>
    </w:p>
    <w:p w14:paraId="00000020">
      <w:pPr>
        <w:spacing w:after="0" w:line="240" w:lineRule="auto"/>
      </w:pPr>
      <w:r>
        <w:rPr>
          <w:rtl w:val="0"/>
        </w:rPr>
        <w:t>• Continuity Module</w:t>
      </w:r>
    </w:p>
    <w:p w14:paraId="00000021">
      <w:pPr>
        <w:spacing w:after="0" w:line="240" w:lineRule="auto"/>
      </w:pPr>
      <w:r>
        <w:rPr>
          <w:rtl w:val="0"/>
        </w:rPr>
        <w:t>• Update Module</w:t>
      </w:r>
    </w:p>
    <w:p w14:paraId="00000022">
      <w:pPr>
        <w:spacing w:after="0" w:line="240" w:lineRule="auto"/>
      </w:pPr>
      <w:r>
        <w:rPr>
          <w:rtl w:val="0"/>
        </w:rPr>
        <w:t>• Claim Module</w:t>
      </w:r>
    </w:p>
    <w:p w14:paraId="00000023">
      <w:pPr>
        <w:spacing w:after="0" w:line="240" w:lineRule="auto"/>
      </w:pPr>
      <w:r>
        <w:rPr>
          <w:rtl w:val="0"/>
        </w:rPr>
        <w:t>• Upfront Contribution Refund Module</w:t>
      </w:r>
    </w:p>
    <w:p w14:paraId="00000024">
      <w:pPr>
        <w:pStyle w:val="2"/>
        <w:spacing w:line="240" w:lineRule="auto"/>
      </w:pPr>
      <w:r>
        <w:rPr>
          <w:rtl w:val="0"/>
        </w:rPr>
        <w:t>2. Background</w:t>
      </w:r>
    </w:p>
    <w:p w14:paraId="00000025">
      <w:pPr>
        <w:spacing w:line="240" w:lineRule="auto"/>
      </w:pPr>
      <w:r>
        <w:rPr>
          <w:rtl w:val="0"/>
        </w:rPr>
        <w:t>The MCGS–MSME scheme was introduced on 27 January 2025.</w:t>
      </w:r>
    </w:p>
    <w:p w14:paraId="00000026">
      <w:pPr>
        <w:spacing w:after="0" w:line="240" w:lineRule="auto"/>
        <w:rPr>
          <w:b/>
          <w:bCs/>
        </w:rPr>
      </w:pPr>
      <w:r>
        <w:rPr>
          <w:b/>
          <w:bCs/>
          <w:rtl w:val="0"/>
        </w:rPr>
        <w:t>Currently live modules:</w:t>
      </w:r>
    </w:p>
    <w:p w14:paraId="00000027">
      <w:pPr>
        <w:spacing w:after="0" w:line="240" w:lineRule="auto"/>
      </w:pPr>
      <w:r>
        <w:rPr>
          <w:rtl w:val="0"/>
        </w:rPr>
        <w:t>• Sanction</w:t>
      </w:r>
    </w:p>
    <w:p w14:paraId="00000028">
      <w:pPr>
        <w:spacing w:after="0" w:line="240" w:lineRule="auto"/>
      </w:pPr>
      <w:r>
        <w:rPr>
          <w:rtl w:val="0"/>
        </w:rPr>
        <w:t>• Disbursement</w:t>
      </w:r>
    </w:p>
    <w:p w14:paraId="00000029">
      <w:pPr>
        <w:spacing w:after="0" w:line="240" w:lineRule="auto"/>
      </w:pPr>
      <w:r>
        <w:rPr>
          <w:rtl w:val="0"/>
        </w:rPr>
        <w:t>• Update</w:t>
      </w:r>
    </w:p>
    <w:p w14:paraId="0000002A">
      <w:pPr>
        <w:spacing w:after="0" w:line="240" w:lineRule="auto"/>
      </w:pPr>
      <w:r>
        <w:rPr>
          <w:rtl w:val="0"/>
        </w:rPr>
        <w:t>• Continuity</w:t>
      </w:r>
    </w:p>
    <w:p w14:paraId="0000002B">
      <w:pPr>
        <w:spacing w:after="0" w:line="240" w:lineRule="auto"/>
      </w:pPr>
    </w:p>
    <w:p w14:paraId="0000002C">
      <w:pPr>
        <w:spacing w:after="0" w:line="240" w:lineRule="auto"/>
        <w:rPr>
          <w:b/>
          <w:bCs/>
        </w:rPr>
      </w:pPr>
      <w:r>
        <w:rPr>
          <w:b/>
          <w:bCs/>
          <w:rtl w:val="0"/>
        </w:rPr>
        <w:t>Modules yet to be developed:</w:t>
      </w:r>
    </w:p>
    <w:p w14:paraId="0000002D">
      <w:pPr>
        <w:spacing w:after="0" w:line="240" w:lineRule="auto"/>
      </w:pPr>
      <w:r>
        <w:rPr>
          <w:rtl w:val="0"/>
        </w:rPr>
        <w:t>• Claim</w:t>
      </w:r>
    </w:p>
    <w:p w14:paraId="0000002E">
      <w:pPr>
        <w:spacing w:after="0" w:line="240" w:lineRule="auto"/>
      </w:pPr>
      <w:r>
        <w:rPr>
          <w:rtl w:val="0"/>
        </w:rPr>
        <w:t>• Recovery</w:t>
      </w:r>
    </w:p>
    <w:p w14:paraId="0000002F">
      <w:pPr>
        <w:spacing w:after="0" w:line="240" w:lineRule="auto"/>
      </w:pPr>
    </w:p>
    <w:p w14:paraId="00000030">
      <w:pPr>
        <w:spacing w:after="0" w:line="240" w:lineRule="auto"/>
        <w:rPr>
          <w:b/>
          <w:bCs/>
        </w:rPr>
      </w:pPr>
      <w:r>
        <w:rPr>
          <w:b/>
          <w:bCs/>
          <w:rtl w:val="0"/>
        </w:rPr>
        <w:t>As of 31 January 2026:</w:t>
      </w:r>
    </w:p>
    <w:p w14:paraId="00000031">
      <w:pPr>
        <w:spacing w:after="0" w:line="240" w:lineRule="auto"/>
      </w:pPr>
      <w:r>
        <w:rPr>
          <w:rtl w:val="0"/>
        </w:rPr>
        <w:t>Total Loans Guaranteed: 24</w:t>
      </w:r>
    </w:p>
    <w:p w14:paraId="00000032">
      <w:pPr>
        <w:spacing w:after="0" w:line="240" w:lineRule="auto"/>
      </w:pPr>
      <w:r>
        <w:rPr>
          <w:rtl w:val="0"/>
        </w:rPr>
        <w:t>Total Guaranteed Amount: ₹173.79 Crore</w:t>
      </w:r>
    </w:p>
    <w:p w14:paraId="00000033">
      <w:pPr>
        <w:pStyle w:val="2"/>
        <w:spacing w:line="240" w:lineRule="auto"/>
      </w:pPr>
      <w:r>
        <w:rPr>
          <w:rtl w:val="0"/>
        </w:rPr>
        <w:t>3. Scope of Changes</w:t>
      </w:r>
    </w:p>
    <w:p w14:paraId="00000034"/>
    <w:tbl>
      <w:tblPr>
        <w:tblStyle w:val="14"/>
        <w:tblW w:w="6727" w:type="dxa"/>
        <w:tblInd w:w="113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356"/>
        <w:gridCol w:w="4371"/>
      </w:tblGrid>
      <w:tr w14:paraId="679EAD5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00000035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  <w:color w:val="000000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rtl w:val="0"/>
              </w:rPr>
              <w:t>Module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00000036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  <w:color w:val="000000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rtl w:val="0"/>
              </w:rPr>
              <w:t>Change Type</w:t>
            </w:r>
          </w:p>
        </w:tc>
      </w:tr>
      <w:tr w14:paraId="3575649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37">
            <w:pPr>
              <w:spacing w:after="0" w:line="240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Sanction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38">
            <w:pPr>
              <w:spacing w:after="0" w:line="240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New fields and logic</w:t>
            </w:r>
          </w:p>
        </w:tc>
      </w:tr>
      <w:tr w14:paraId="271EB56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39">
            <w:pPr>
              <w:spacing w:after="0" w:line="240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Disbursement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3A">
            <w:pPr>
              <w:spacing w:after="0" w:line="240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Fee calculation modification and Logic</w:t>
            </w:r>
          </w:p>
        </w:tc>
      </w:tr>
      <w:tr w14:paraId="37DA86C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3B">
            <w:pPr>
              <w:spacing w:after="0" w:line="240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Continuity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3C">
            <w:pPr>
              <w:spacing w:after="0" w:line="240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Fee calculation modification and Logic</w:t>
            </w:r>
          </w:p>
        </w:tc>
      </w:tr>
      <w:tr w14:paraId="4382EC9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3D">
            <w:pPr>
              <w:spacing w:after="0" w:line="240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Update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3E">
            <w:pPr>
              <w:spacing w:after="0" w:line="240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Fee calculation modification and Logic</w:t>
            </w:r>
          </w:p>
        </w:tc>
      </w:tr>
      <w:tr w14:paraId="4703ABC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3F">
            <w:pPr>
              <w:spacing w:after="0" w:line="240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Claim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40">
            <w:pPr>
              <w:spacing w:after="0" w:line="240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New logic</w:t>
            </w:r>
          </w:p>
        </w:tc>
      </w:tr>
      <w:tr w14:paraId="29233C2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41">
            <w:pPr>
              <w:spacing w:after="0" w:line="240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Refund Module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42">
            <w:pPr>
              <w:spacing w:after="0" w:line="240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New module to be developed</w:t>
            </w:r>
          </w:p>
        </w:tc>
      </w:tr>
      <w:tr w14:paraId="2410052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43">
            <w:pPr>
              <w:spacing w:after="0" w:line="240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MIS report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44">
            <w:pPr>
              <w:spacing w:after="0" w:line="240" w:lineRule="auto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New reports</w:t>
            </w:r>
          </w:p>
        </w:tc>
      </w:tr>
    </w:tbl>
    <w:p w14:paraId="00000045">
      <w:pPr>
        <w:spacing w:line="240" w:lineRule="auto"/>
      </w:pPr>
    </w:p>
    <w:p w14:paraId="00000046">
      <w:pPr>
        <w:pStyle w:val="2"/>
        <w:spacing w:line="240" w:lineRule="auto"/>
      </w:pPr>
      <w:r>
        <w:rPr>
          <w:rtl w:val="0"/>
        </w:rPr>
        <w:t>4. Sanction Module Changes</w:t>
      </w:r>
      <w:r>
        <w:rPr>
          <w:rtl w:val="0"/>
        </w:rPr>
        <w:br w:type="textWrapping"/>
      </w:r>
    </w:p>
    <w:p w14:paraId="00000047">
      <w:pPr>
        <w:spacing w:line="240" w:lineRule="auto"/>
      </w:pPr>
      <w:r>
        <w:rPr>
          <w:rtl w:val="0"/>
        </w:rPr>
        <w:t xml:space="preserve">New Field: </w:t>
      </w:r>
      <w:r>
        <w:rPr>
          <w:b/>
          <w:bCs/>
          <w:rtl w:val="0"/>
        </w:rPr>
        <w:t>Type of MSME (Mandatory)</w:t>
      </w:r>
    </w:p>
    <w:p w14:paraId="00000048">
      <w:pPr>
        <w:spacing w:after="0" w:line="240" w:lineRule="auto"/>
      </w:pPr>
      <w:r>
        <w:rPr>
          <w:b/>
          <w:bCs/>
          <w:rtl w:val="0"/>
        </w:rPr>
        <w:t>Values:</w:t>
      </w:r>
    </w:p>
    <w:p w14:paraId="00000049">
      <w:pPr>
        <w:spacing w:after="0" w:line="240" w:lineRule="auto"/>
      </w:pPr>
      <w:r>
        <w:rPr>
          <w:rtl w:val="0"/>
        </w:rPr>
        <w:t>1. General MSMEs (Other than Well-run exporter</w:t>
      </w:r>
      <w:sdt>
        <w:sdtPr>
          <w:tag w:val="goog_rdk_0"/>
          <w:id w:val="579569247"/>
        </w:sdtPr>
        <w:sdtContent>
          <w:ins w:id="0" w:author="Darshan Shah" w:date="2026-03-10T10:01:00Z">
            <w:r>
              <w:rPr>
                <w:rtl w:val="0"/>
              </w:rPr>
              <w:t xml:space="preserve"> MSMEs</w:t>
            </w:r>
          </w:ins>
        </w:sdtContent>
      </w:sdt>
      <w:r>
        <w:rPr>
          <w:rtl w:val="0"/>
        </w:rPr>
        <w:t>)</w:t>
      </w:r>
    </w:p>
    <w:p w14:paraId="0000004A">
      <w:pPr>
        <w:spacing w:after="0" w:line="240" w:lineRule="auto"/>
      </w:pPr>
      <w:r>
        <w:rPr>
          <w:rtl w:val="0"/>
        </w:rPr>
        <w:t>2. Well-run exporter MSMEs</w:t>
      </w:r>
    </w:p>
    <w:p w14:paraId="0000004B">
      <w:pPr>
        <w:spacing w:after="0" w:line="240" w:lineRule="auto"/>
      </w:pPr>
    </w:p>
    <w:p w14:paraId="0000004C">
      <w:pPr>
        <w:spacing w:after="0" w:line="240" w:lineRule="auto"/>
        <w:rPr>
          <w:b/>
          <w:bCs/>
        </w:rPr>
      </w:pPr>
      <w:r>
        <w:rPr>
          <w:b/>
          <w:bCs/>
          <w:rtl w:val="0"/>
        </w:rPr>
        <w:t>Borrower Type:</w:t>
      </w:r>
    </w:p>
    <w:p w14:paraId="0000004D">
      <w:pPr>
        <w:spacing w:after="0" w:line="240" w:lineRule="auto"/>
        <w:rPr>
          <w:i/>
          <w:iCs/>
        </w:rPr>
      </w:pPr>
      <w:r>
        <w:rPr>
          <w:rtl w:val="0"/>
        </w:rPr>
        <w:t xml:space="preserve">• Manufacturing </w:t>
      </w:r>
      <w:r>
        <w:rPr>
          <w:i/>
          <w:iCs/>
          <w:color w:val="FF0000"/>
          <w:rtl w:val="0"/>
        </w:rPr>
        <w:t>(Existing)</w:t>
      </w:r>
    </w:p>
    <w:p w14:paraId="0000004E">
      <w:pPr>
        <w:spacing w:after="0" w:line="240" w:lineRule="auto"/>
      </w:pPr>
      <w:r>
        <w:rPr>
          <w:rtl w:val="0"/>
        </w:rPr>
        <w:t>• Services</w:t>
      </w:r>
    </w:p>
    <w:p w14:paraId="0000004F">
      <w:pPr>
        <w:spacing w:after="0" w:line="240" w:lineRule="auto"/>
      </w:pPr>
    </w:p>
    <w:tbl>
      <w:tblPr>
        <w:tblStyle w:val="15"/>
        <w:tblW w:w="8740" w:type="dxa"/>
        <w:tblInd w:w="10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360"/>
        <w:gridCol w:w="3400"/>
        <w:gridCol w:w="1820"/>
        <w:gridCol w:w="1160"/>
      </w:tblGrid>
      <w:tr w14:paraId="0D98A56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8000"/>
            <w:vAlign w:val="center"/>
          </w:tcPr>
          <w:p w14:paraId="00000050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  <w:rtl w:val="0"/>
              </w:rPr>
              <w:t>Field Name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8000"/>
          </w:tcPr>
          <w:p w14:paraId="00000051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  <w:rtl w:val="0"/>
              </w:rPr>
              <w:t>Details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8000"/>
            <w:vAlign w:val="center"/>
          </w:tcPr>
          <w:p w14:paraId="00000052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  <w:rtl w:val="0"/>
              </w:rPr>
              <w:t>Field Type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8000"/>
            <w:vAlign w:val="center"/>
          </w:tcPr>
          <w:p w14:paraId="00000053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  <w:rtl w:val="0"/>
              </w:rPr>
              <w:t>Mandatory</w:t>
            </w:r>
          </w:p>
        </w:tc>
      </w:tr>
      <w:tr w14:paraId="5C1EA89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54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Unit Name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55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sdt>
              <w:sdtPr>
                <w:tag w:val="goog_rdk_1"/>
                <w:id w:val="535534827"/>
              </w:sdtPr>
              <w:sdtContent>
                <w:commentRangeStart w:id="0"/>
              </w:sdtContent>
            </w:sdt>
            <w:sdt>
              <w:sdtPr>
                <w:tag w:val="goog_rdk_2"/>
                <w:id w:val="1933531851"/>
              </w:sdtPr>
              <w:sdtContent>
                <w:commentRangeStart w:id="1"/>
              </w:sdtContent>
            </w:sdt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Text</w:t>
            </w:r>
            <w:commentRangeEnd w:id="0"/>
            <w:r>
              <w:commentReference w:id="0"/>
            </w:r>
            <w:commentRangeEnd w:id="1"/>
            <w:r>
              <w:commentReference w:id="1"/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56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TEXT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57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2F4F718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58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Unit ITPAN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59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Alpha Numeric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5A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TEXT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5B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7C72FAA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5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5C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Email Id of Borrower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5D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Email id of borrower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5E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Alphanumeric following Standard Email Rules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5F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Optional</w:t>
            </w:r>
          </w:p>
        </w:tc>
      </w:tr>
      <w:tr w14:paraId="7F87E9F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0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 xml:space="preserve">Mobile No.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61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Mobile no. of the borrower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62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Number (max</w:t>
            </w:r>
          </w:p>
          <w:p w14:paraId="00000063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 xml:space="preserve"> 12 digits)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64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4D93C9D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5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Chief Promoter Gender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66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Text - M or F and T only to be used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67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TEXT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68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40729E9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9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Constitution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6A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Copy the required value From Given List only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6B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TEXT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6C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2F90016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D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Type of Entity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6E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Copy the required value from Given List only. Micro/Small/Medium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6F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TEXT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70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619FA2E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1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Udyam Registration Number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72">
            <w:pPr>
              <w:spacing w:after="0" w:line="240" w:lineRule="auto"/>
              <w:rPr>
                <w:rFonts w:ascii="Calibri" w:hAnsi="Calibri" w:eastAsia="Calibri" w:cs="Calibri"/>
                <w:color w:val="FF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FF0000"/>
                <w:sz w:val="18"/>
                <w:szCs w:val="18"/>
                <w:rtl w:val="0"/>
              </w:rPr>
              <w:t>19 digit Udyam Registration Number (i.e. UDYAM-XX-00-0000000).E.G. UDYAM-GJ-21-0123456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73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Number (Upto 19 digits)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74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0881DA9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vAlign w:val="center"/>
          </w:tcPr>
          <w:p w14:paraId="00000075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Type of MSME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C000"/>
          </w:tcPr>
          <w:p w14:paraId="00000076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 xml:space="preserve">Select List </w:t>
            </w: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br w:type="textWrapping"/>
            </w: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 xml:space="preserve">1. </w:t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rtl w:val="0"/>
              </w:rPr>
              <w:t>General MSMEs</w:t>
            </w: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 xml:space="preserve"> (i.e. other than Well-run exporter</w:t>
            </w:r>
            <w:sdt>
              <w:sdtPr>
                <w:tag w:val="goog_rdk_3"/>
                <w:id w:val="-35751481"/>
              </w:sdtPr>
              <w:sdtContent>
                <w:ins w:id="1" w:author="Hrishikesh Sawant" w:date="2026-03-11T16:42:00Z">
                  <w:r>
                    <w:rPr>
                      <w:rFonts w:ascii="Calibri" w:hAnsi="Calibri" w:eastAsia="Calibri" w:cs="Calibri"/>
                      <w:color w:val="000000"/>
                      <w:sz w:val="18"/>
                      <w:szCs w:val="18"/>
                      <w:rtl w:val="0"/>
                    </w:rPr>
                    <w:t xml:space="preserve"> MSMEs</w:t>
                  </w:r>
                </w:ins>
              </w:sdtContent>
            </w:sdt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 xml:space="preserve">) </w:t>
            </w: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br w:type="textWrapping"/>
            </w: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 xml:space="preserve">2.  </w:t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rtl w:val="0"/>
              </w:rPr>
              <w:t>Well-run exporter MSMEs</w:t>
            </w: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C000"/>
            <w:vAlign w:val="bottom"/>
          </w:tcPr>
          <w:p w14:paraId="00000077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TEXT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C000"/>
            <w:vAlign w:val="bottom"/>
          </w:tcPr>
          <w:p w14:paraId="00000078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600B6C5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vAlign w:val="center"/>
          </w:tcPr>
          <w:p w14:paraId="00000079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Type of Borrower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C000"/>
          </w:tcPr>
          <w:p w14:paraId="0000007A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 xml:space="preserve">Copy the required value from Given List only. </w:t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rtl w:val="0"/>
              </w:rPr>
              <w:t>1. Service</w:t>
            </w: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br w:type="textWrapping"/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rtl w:val="0"/>
              </w:rPr>
              <w:t>2. Manufacturing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C000"/>
            <w:vAlign w:val="bottom"/>
          </w:tcPr>
          <w:p w14:paraId="0000007B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TEXT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C000"/>
            <w:vAlign w:val="bottom"/>
          </w:tcPr>
          <w:p w14:paraId="0000007C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6CCC486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5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D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Religion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7E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Borrower’s religion. Like Hindu/Muslim/Sikh etc.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7F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List - Available in surge Code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80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4A4727B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5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1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Caste Category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82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Borrower’s caste category. Like SC/ST/OBC/NT etc.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83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List - Available in surge Code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84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574B739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5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Present - Address Line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86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Borrowers present address of residence - Room no. &amp; Building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87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Alphanumeric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88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6B827CB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6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9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Present - City/Town/Village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8A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Borrowers present address of residence –  City/Town/Village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8B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Alphanumeric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8C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66AD5DB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5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D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 xml:space="preserve">Present - District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8E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Borrowers present address of residence – District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8F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List - Available in surge Code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90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43A2282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5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91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Present - State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92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Borrowers present address of residence – State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93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List - Available in surge Code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94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7461DF3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95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 xml:space="preserve">Present - Pin Code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96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Borrowers present address of residence – Pin Code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97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Number (max 6 digits)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98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5A39CF8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99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 xml:space="preserve">Customer ID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9A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Unique Customer Id issued by the lending institution for the borrower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9B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Alphanumeric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9C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2471885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9D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Loan a/c for new credit facilities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9E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Numeric / Alpha Numeric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9F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TEXT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A0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5A82B0F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vAlign w:val="center"/>
          </w:tcPr>
          <w:p w14:paraId="000000A1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Sanction Amount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C000"/>
          </w:tcPr>
          <w:p w14:paraId="000000A2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 xml:space="preserve">Total Loan amount under guarantee </w:t>
            </w: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br w:type="textWrapping"/>
            </w: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 xml:space="preserve">1. </w:t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rtl w:val="0"/>
              </w:rPr>
              <w:t>General MSMEs</w:t>
            </w: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 xml:space="preserve">- </w:t>
            </w:r>
            <w:r>
              <w:rPr>
                <w:rFonts w:ascii="Calibri" w:hAnsi="Calibri" w:eastAsia="Calibri" w:cs="Calibri"/>
                <w:color w:val="FF0000"/>
                <w:sz w:val="18"/>
                <w:szCs w:val="18"/>
                <w:rtl w:val="0"/>
              </w:rPr>
              <w:t>Maximum Rs 100 crore per borrower on URN</w:t>
            </w:r>
            <w:sdt>
              <w:sdtPr>
                <w:tag w:val="goog_rdk_4"/>
                <w:id w:val="1475483999"/>
              </w:sdtPr>
              <w:sdtContent>
                <w:ins w:id="2" w:author="Darshan Shah" w:date="2026-03-10T10:02:00Z">
                  <w:r>
                    <w:rPr>
                      <w:rFonts w:ascii="Calibri" w:hAnsi="Calibri" w:eastAsia="Calibri" w:cs="Calibri"/>
                      <w:color w:val="FF0000"/>
                      <w:sz w:val="18"/>
                      <w:szCs w:val="18"/>
                      <w:rtl w:val="0"/>
                    </w:rPr>
                    <w:t xml:space="preserve"> across MLIs</w:t>
                  </w:r>
                </w:ins>
              </w:sdtContent>
            </w:sdt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br w:type="textWrapping"/>
            </w: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 xml:space="preserve">2. </w:t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rtl w:val="0"/>
              </w:rPr>
              <w:t>Well-run exporter MSMEs</w:t>
            </w: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 xml:space="preserve">(i.e. other than Well-run exporter)- </w:t>
            </w:r>
            <w:r>
              <w:rPr>
                <w:rFonts w:ascii="Calibri" w:hAnsi="Calibri" w:eastAsia="Calibri" w:cs="Calibri"/>
                <w:color w:val="FF0000"/>
                <w:sz w:val="18"/>
                <w:szCs w:val="18"/>
                <w:rtl w:val="0"/>
              </w:rPr>
              <w:t>Maximum Rs 20 crore per borrower</w:t>
            </w: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 xml:space="preserve"> on URN</w:t>
            </w:r>
            <w:sdt>
              <w:sdtPr>
                <w:tag w:val="goog_rdk_5"/>
                <w:id w:val="-1914541233"/>
              </w:sdtPr>
              <w:sdtContent>
                <w:ins w:id="3" w:author="Darshan Shah" w:date="2026-03-10T10:02:00Z">
                  <w:r>
                    <w:rPr>
                      <w:rFonts w:ascii="Calibri" w:hAnsi="Calibri" w:eastAsia="Calibri" w:cs="Calibri"/>
                      <w:color w:val="000000"/>
                      <w:sz w:val="18"/>
                      <w:szCs w:val="18"/>
                      <w:rtl w:val="0"/>
                    </w:rPr>
                    <w:t xml:space="preserve"> </w:t>
                  </w:r>
                </w:ins>
                <w:ins w:id="4" w:author="Darshan Shah" w:date="2026-03-10T10:02:00Z">
                  <w:r>
                    <w:rPr>
                      <w:rFonts w:ascii="Calibri" w:hAnsi="Calibri" w:eastAsia="Calibri" w:cs="Calibri"/>
                      <w:color w:val="FF0000"/>
                      <w:sz w:val="18"/>
                      <w:szCs w:val="18"/>
                      <w:rtl w:val="0"/>
                    </w:rPr>
                    <w:t>across MLIs</w:t>
                  </w:r>
                </w:ins>
              </w:sdtContent>
            </w:sdt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C000"/>
            <w:vAlign w:val="bottom"/>
          </w:tcPr>
          <w:p w14:paraId="000000A3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Number With 2 Decimals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C000"/>
            <w:vAlign w:val="bottom"/>
          </w:tcPr>
          <w:p w14:paraId="000000A4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47FA010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9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A5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sanction Date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A6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Date of loan sanctioned by MLI as per scheme eligibility rules/guidance, from all the sanctions for this borrower. Sanction date &gt;=  scheme notification date,  Sanction date &lt;= system date,  sanction date &lt;= scheme close date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A7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DD-MM-YYYY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A8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7E2F25A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A9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Interest Rate charged on new loan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AA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don't enter percentage sign, Only number allowed 0 to 100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AB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Number With 2 Decimals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AC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114E7E8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AD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 xml:space="preserve">Project Cost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AE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Actual amount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AF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Number With 0 Decimals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B0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2038AED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B1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Tenure of Loan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B2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 xml:space="preserve">Number only in months. </w:t>
            </w:r>
            <w:r>
              <w:rPr>
                <w:rFonts w:ascii="Calibri" w:hAnsi="Calibri" w:eastAsia="Calibri" w:cs="Calibri"/>
                <w:color w:val="FF0000"/>
                <w:sz w:val="18"/>
                <w:szCs w:val="18"/>
                <w:rtl w:val="0"/>
              </w:rPr>
              <w:t>Loan upto Rs 50 crore shall have upto 8 years tenure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B3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Number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B4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212ADA1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B5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Moratorium period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B6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 xml:space="preserve">Number only in months. </w:t>
            </w:r>
            <w:r>
              <w:rPr>
                <w:rFonts w:ascii="Calibri" w:hAnsi="Calibri" w:eastAsia="Calibri" w:cs="Calibri"/>
                <w:color w:val="FF0000"/>
                <w:sz w:val="18"/>
                <w:szCs w:val="18"/>
                <w:rtl w:val="0"/>
              </w:rPr>
              <w:t>Loan upto Rs 50 crore shall have upto 2 years moratorium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B7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number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B8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 </w:t>
            </w:r>
          </w:p>
        </w:tc>
      </w:tr>
      <w:tr w14:paraId="208E942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6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B9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Collateral security amount</w:t>
            </w:r>
            <w:r>
              <w:rPr>
                <w:rFonts w:ascii="Calibri" w:hAnsi="Calibri" w:eastAsia="Calibri" w:cs="Calibri"/>
                <w:color w:val="FF0000"/>
                <w:sz w:val="18"/>
                <w:szCs w:val="18"/>
                <w:rtl w:val="0"/>
              </w:rPr>
              <w:t xml:space="preserve"> at time of sanction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BA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Number only - minimum 0 should be there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BB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Number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BC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35C38F5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BD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Industry Nature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BE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Copy the required value From Given List only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BF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TEXT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C0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  <w:tr w14:paraId="215F045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C1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Industry Sector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00000C2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Copy the required value From Given List only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C3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TEXT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000000C4">
            <w:pPr>
              <w:spacing w:after="0" w:line="240" w:lineRule="auto"/>
              <w:rPr>
                <w:rFonts w:ascii="Calibri" w:hAnsi="Calibri" w:eastAsia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color w:val="000000"/>
                <w:sz w:val="18"/>
                <w:szCs w:val="18"/>
                <w:rtl w:val="0"/>
              </w:rPr>
              <w:t>Mandatory</w:t>
            </w:r>
          </w:p>
        </w:tc>
      </w:tr>
    </w:tbl>
    <w:p w14:paraId="000000C5">
      <w:pPr>
        <w:spacing w:after="0" w:line="240" w:lineRule="auto"/>
      </w:pPr>
    </w:p>
    <w:p w14:paraId="000000C6">
      <w:pPr>
        <w:spacing w:after="0" w:line="240" w:lineRule="auto"/>
        <w:rPr>
          <w:b/>
          <w:bCs/>
        </w:rPr>
      </w:pPr>
      <w:r>
        <w:rPr>
          <w:b/>
          <w:bCs/>
          <w:rtl w:val="0"/>
        </w:rPr>
        <w:t>Loan Limits:</w:t>
      </w:r>
    </w:p>
    <w:p w14:paraId="000000C7">
      <w:pPr>
        <w:spacing w:after="0" w:line="240" w:lineRule="auto"/>
        <w:rPr>
          <w:b/>
          <w:bCs/>
        </w:rPr>
      </w:pPr>
      <w:r>
        <w:rPr>
          <w:rtl w:val="0"/>
        </w:rPr>
        <w:t xml:space="preserve">• General MSME: Maximum ₹100 Crore per borrower </w:t>
      </w:r>
      <w:r>
        <w:rPr>
          <w:b/>
          <w:bCs/>
          <w:i/>
          <w:iCs/>
          <w:color w:val="FF0000"/>
          <w:rtl w:val="0"/>
        </w:rPr>
        <w:t>(Existing)</w:t>
      </w:r>
    </w:p>
    <w:p w14:paraId="000000C8">
      <w:pPr>
        <w:spacing w:after="0" w:line="240" w:lineRule="auto"/>
      </w:pPr>
      <w:r>
        <w:rPr>
          <w:rtl w:val="0"/>
        </w:rPr>
        <w:t>• Well-run exporter MSME: Maximum ₹20 Crore per borrower</w:t>
      </w:r>
    </w:p>
    <w:p w14:paraId="000000C9">
      <w:pPr>
        <w:spacing w:line="240" w:lineRule="auto"/>
      </w:pPr>
    </w:p>
    <w:p w14:paraId="000000CA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  <w:rtl w:val="0"/>
        </w:rPr>
        <w:t>Upfront Contribution: *</w:t>
      </w:r>
      <w:r>
        <w:rPr>
          <w:i/>
          <w:iCs/>
          <w:u w:val="single"/>
          <w:rtl w:val="0"/>
        </w:rPr>
        <w:t>(Backend Logic)</w:t>
      </w:r>
    </w:p>
    <w:p w14:paraId="000000CB">
      <w:pPr>
        <w:spacing w:after="0" w:line="240" w:lineRule="auto"/>
        <w:rPr>
          <w:b/>
          <w:bCs/>
        </w:rPr>
      </w:pPr>
    </w:p>
    <w:p w14:paraId="000000CC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  <w:rtl w:val="0"/>
        </w:rPr>
        <w:t xml:space="preserve">General MSME: </w:t>
      </w:r>
      <w:r>
        <w:rPr>
          <w:b/>
          <w:bCs/>
          <w:i/>
          <w:iCs/>
          <w:color w:val="FF0000"/>
          <w:rtl w:val="0"/>
        </w:rPr>
        <w:t>(Existing)</w:t>
      </w:r>
    </w:p>
    <w:p w14:paraId="000000CD">
      <w:pPr>
        <w:spacing w:after="0" w:line="240" w:lineRule="auto"/>
      </w:pPr>
      <w:r>
        <w:rPr>
          <w:rtl w:val="0"/>
        </w:rPr>
        <w:t xml:space="preserve">5% of (Sanction Amount – Collateral Amount) subject to maximum ₹5 Crore </w:t>
      </w:r>
    </w:p>
    <w:p w14:paraId="000000CE">
      <w:pPr>
        <w:spacing w:after="0" w:line="240" w:lineRule="auto"/>
        <w:rPr>
          <w:b/>
          <w:bCs/>
          <w:i/>
          <w:iCs/>
        </w:rPr>
      </w:pPr>
    </w:p>
    <w:p w14:paraId="000000CF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  <w:rtl w:val="0"/>
        </w:rPr>
        <w:t xml:space="preserve">Well-run exporter MSME: </w:t>
      </w:r>
    </w:p>
    <w:p w14:paraId="000000D0">
      <w:pPr>
        <w:spacing w:after="0" w:line="240" w:lineRule="auto"/>
        <w:jc w:val="both"/>
      </w:pPr>
      <w:r>
        <w:rPr>
          <w:rtl w:val="0"/>
        </w:rPr>
        <w:t>2% of (Sanction Amount – Collateral Amount) subject to maximum ₹40 Lakh</w:t>
      </w:r>
    </w:p>
    <w:p w14:paraId="000000D1">
      <w:pPr>
        <w:spacing w:after="160" w:line="240" w:lineRule="auto"/>
        <w:jc w:val="both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ascii="Calibri" w:hAnsi="Calibri" w:eastAsia="Calibri" w:cs="Calibri"/>
          <w:b/>
          <w:bCs/>
          <w:i/>
          <w:iCs/>
          <w:color w:val="000000"/>
          <w:sz w:val="24"/>
          <w:szCs w:val="24"/>
          <w:u w:val="single"/>
          <w:rtl w:val="0"/>
        </w:rPr>
        <w:t xml:space="preserve">Example : 1 </w:t>
      </w:r>
    </w:p>
    <w:p w14:paraId="000000D2">
      <w:pPr>
        <w:spacing w:after="16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Calibri" w:cs="Calibri"/>
          <w:color w:val="000000"/>
          <w:rtl w:val="0"/>
        </w:rPr>
        <w:t xml:space="preserve">MLI uploads and approves the input file on the SURGE system. This input file contains Information of the </w:t>
      </w:r>
      <w:sdt>
        <w:sdtPr>
          <w:tag w:val="goog_rdk_6"/>
          <w:id w:val="1962706616"/>
        </w:sdtPr>
        <w:sdtContent>
          <w:ins w:id="5" w:author="Darshan Shah" w:date="2026-03-10T10:03:00Z">
            <w:r>
              <w:rPr>
                <w:rFonts w:ascii="Calibri" w:hAnsi="Calibri" w:eastAsia="Calibri" w:cs="Calibri"/>
                <w:color w:val="000000"/>
                <w:rtl w:val="0"/>
              </w:rPr>
              <w:t xml:space="preserve">well run exporter MSME </w:t>
            </w:r>
          </w:ins>
        </w:sdtContent>
      </w:sdt>
      <w:r>
        <w:rPr>
          <w:rFonts w:ascii="Calibri" w:hAnsi="Calibri" w:eastAsia="Calibri" w:cs="Calibri"/>
          <w:color w:val="000000"/>
          <w:rtl w:val="0"/>
        </w:rPr>
        <w:t>borrower.The Loan Account has:</w:t>
      </w:r>
    </w:p>
    <w:p w14:paraId="000000D3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Sanction Amount= Rs 20 crore</w:t>
      </w:r>
    </w:p>
    <w:p w14:paraId="000000D4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Collateral Loan amount at time of sanction- Rs 8 crore</w:t>
      </w:r>
    </w:p>
    <w:p w14:paraId="000000D5">
      <w:pPr>
        <w:numPr>
          <w:ilvl w:val="0"/>
          <w:numId w:val="1"/>
        </w:numPr>
        <w:spacing w:after="160" w:line="240" w:lineRule="auto"/>
        <w:ind w:left="720" w:hanging="360"/>
        <w:jc w:val="both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  <w:rtl w:val="0"/>
        </w:rPr>
        <w:t>Initial Contribution = 2%(Sanction amount - Collateral amount)</w:t>
      </w:r>
    </w:p>
    <w:p w14:paraId="000000D6">
      <w:pPr>
        <w:spacing w:after="16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Calibri" w:cs="Calibri"/>
          <w:color w:val="000000"/>
          <w:rtl w:val="0"/>
        </w:rPr>
        <w:t>                = 2% of (Rs 20 cr-8 cr)</w:t>
      </w:r>
    </w:p>
    <w:p w14:paraId="000000D7">
      <w:pPr>
        <w:spacing w:after="16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Calibri" w:cs="Calibri"/>
          <w:color w:val="000000"/>
          <w:rtl w:val="0"/>
        </w:rPr>
        <w:t>                =2% *(Rs 12 cr)</w:t>
      </w:r>
    </w:p>
    <w:p w14:paraId="000000D8">
      <w:pPr>
        <w:spacing w:after="16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Calibri" w:cs="Calibri"/>
          <w:color w:val="000000"/>
          <w:rtl w:val="0"/>
        </w:rPr>
        <w:t>                 =Rs  24 lakh</w:t>
      </w:r>
    </w:p>
    <w:p w14:paraId="000000D9">
      <w:pPr>
        <w:spacing w:after="0" w:line="240" w:lineRule="auto"/>
        <w:rPr>
          <w:color w:val="FF0000"/>
        </w:rPr>
      </w:pPr>
      <w:r>
        <w:rPr>
          <w:color w:val="FF0000"/>
          <w:rtl w:val="0"/>
        </w:rPr>
        <w:t>GST must not be calculated on upfront contribution. And need to remove from existing System</w:t>
      </w:r>
      <w:sdt>
        <w:sdtPr>
          <w:tag w:val="goog_rdk_7"/>
          <w:id w:val="1356443250"/>
        </w:sdtPr>
        <w:sdtContent>
          <w:ins w:id="6" w:author="Darshan Shah" w:date="2026-03-10T10:03:00Z">
            <w:r>
              <w:rPr>
                <w:color w:val="FF0000"/>
                <w:rtl w:val="0"/>
              </w:rPr>
              <w:t>.</w:t>
            </w:r>
          </w:ins>
        </w:sdtContent>
      </w:sdt>
    </w:p>
    <w:p w14:paraId="000000DA">
      <w:pPr>
        <w:spacing w:after="0" w:line="240" w:lineRule="auto"/>
      </w:pPr>
      <w:r>
        <w:rPr>
          <w:rtl w:val="0"/>
        </w:rPr>
        <w:t xml:space="preserve">Refundable portion: </w:t>
      </w:r>
      <w:r>
        <w:rPr>
          <w:color w:val="FF0000"/>
          <w:rtl w:val="0"/>
        </w:rPr>
        <w:t>1% each year from the 4th year onwards</w:t>
      </w:r>
      <w:r>
        <w:rPr>
          <w:rtl w:val="0"/>
        </w:rPr>
        <w:t>.</w:t>
      </w:r>
    </w:p>
    <w:p w14:paraId="000000DB">
      <w:pPr>
        <w:spacing w:after="0" w:line="240" w:lineRule="auto"/>
      </w:pPr>
    </w:p>
    <w:p w14:paraId="000000DC">
      <w:pPr>
        <w:pStyle w:val="2"/>
        <w:spacing w:line="240" w:lineRule="auto"/>
      </w:pPr>
      <w:r>
        <w:rPr>
          <w:rtl w:val="0"/>
        </w:rPr>
        <w:t>5. Disbursement Module</w:t>
      </w:r>
    </w:p>
    <w:p w14:paraId="000000DD">
      <w:pPr>
        <w:spacing w:line="240" w:lineRule="auto"/>
      </w:pPr>
      <w:r>
        <w:rPr>
          <w:b/>
          <w:bCs/>
          <w:rtl w:val="0"/>
        </w:rPr>
        <w:t>Guarantee fee calculation</w:t>
      </w:r>
      <w:r>
        <w:rPr>
          <w:rtl w:val="0"/>
        </w:rPr>
        <w:t xml:space="preserve"> will consider loan amount net of collateral.</w:t>
      </w:r>
    </w:p>
    <w:p w14:paraId="000000DE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  <w:rtl w:val="0"/>
        </w:rPr>
        <w:t xml:space="preserve">General MSMEs: </w:t>
      </w:r>
      <w:r>
        <w:rPr>
          <w:i/>
          <w:iCs/>
          <w:color w:val="FF0000"/>
          <w:rtl w:val="0"/>
        </w:rPr>
        <w:t>(Existing)</w:t>
      </w:r>
    </w:p>
    <w:p w14:paraId="000000DF">
      <w:pPr>
        <w:spacing w:after="0" w:line="240" w:lineRule="auto"/>
      </w:pPr>
      <w:r>
        <w:rPr>
          <w:rtl w:val="0"/>
        </w:rPr>
        <w:t>• 1.5% p.a for first 3 years</w:t>
      </w:r>
    </w:p>
    <w:p w14:paraId="000000E0">
      <w:pPr>
        <w:spacing w:after="0" w:line="240" w:lineRule="auto"/>
      </w:pPr>
      <w:r>
        <w:rPr>
          <w:rtl w:val="0"/>
        </w:rPr>
        <w:t>• 1% p.a thereafter</w:t>
      </w:r>
    </w:p>
    <w:p w14:paraId="000000E1">
      <w:pPr>
        <w:spacing w:after="0" w:line="240" w:lineRule="auto"/>
      </w:pPr>
    </w:p>
    <w:p w14:paraId="000000E2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  <w:rtl w:val="0"/>
        </w:rPr>
        <w:t>Well-run exporter MSMEs:</w:t>
      </w:r>
    </w:p>
    <w:p w14:paraId="000000E3">
      <w:pPr>
        <w:spacing w:after="0" w:line="240" w:lineRule="auto"/>
      </w:pPr>
      <w:r>
        <w:rPr>
          <w:rtl w:val="0"/>
        </w:rPr>
        <w:t>• 0.5% p.a on disbursement amount</w:t>
      </w:r>
    </w:p>
    <w:p w14:paraId="000000E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rtl w:val="0"/>
        </w:rPr>
        <w:t>Example: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rtl w:val="0"/>
        </w:rPr>
        <w:t> </w:t>
      </w:r>
    </w:p>
    <w:p w14:paraId="000000E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40" w:lineRule="auto"/>
        <w:ind w:left="0" w:right="0" w:firstLine="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MLI uploads and approves the Disbursement file on the SURGE system. This file contains Information of the borrower. The Loan Account has:</w:t>
      </w:r>
    </w:p>
    <w:p w14:paraId="000000E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40" w:lineRule="auto"/>
        <w:ind w:left="0" w:right="0" w:firstLine="720"/>
        <w:jc w:val="both"/>
        <w:rPr>
          <w:rFonts w:ascii="Cambria" w:hAnsi="Cambria" w:eastAsia="Cambria" w:cs="Cambria"/>
          <w:b w:val="0"/>
          <w:bCs w:val="0"/>
          <w:i/>
          <w:iCs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/>
          <w:bCs/>
          <w:i/>
          <w:iCs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Tranche 1</w:t>
      </w:r>
    </w:p>
    <w:p w14:paraId="000000E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Sanction Amount= Rs 20 crore</w:t>
      </w:r>
    </w:p>
    <w:p w14:paraId="000000E8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Sanction Date- 25/02/2026</w:t>
      </w:r>
    </w:p>
    <w:p w14:paraId="000000E9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Collateral Loan amount at time of sanction (C)- Rs 5 crore</w:t>
      </w:r>
    </w:p>
    <w:p w14:paraId="000000EA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Disbursement Date- 28/02/2026</w:t>
      </w:r>
    </w:p>
    <w:p w14:paraId="000000EB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Disbursement Amount (D1)– Rs 10 crore</w:t>
      </w:r>
    </w:p>
    <w:p w14:paraId="000000E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40" w:lineRule="auto"/>
        <w:ind w:left="0" w:right="0" w:firstLine="72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CG Fees- Nil since Sanction and Disbursement done in same FY</w:t>
      </w:r>
    </w:p>
    <w:p w14:paraId="000000E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40" w:lineRule="auto"/>
        <w:ind w:left="0" w:right="0" w:firstLine="720"/>
        <w:jc w:val="both"/>
        <w:rPr>
          <w:rFonts w:ascii="Cambria" w:hAnsi="Cambria" w:eastAsia="Cambria" w:cs="Cambria"/>
          <w:b w:val="0"/>
          <w:bCs w:val="0"/>
          <w:i/>
          <w:iCs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/>
          <w:bCs/>
          <w:i/>
          <w:iCs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Tranche 2</w:t>
      </w:r>
    </w:p>
    <w:p w14:paraId="000000E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Additional Disbursement (D2):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₹5 Crore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Disbursement Date: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30/04/202</w:t>
      </w:r>
      <w:sdt>
        <w:sdtPr>
          <w:tag w:val="goog_rdk_8"/>
          <w:id w:val="1328517351"/>
        </w:sdtPr>
        <w:sdtContent>
          <w:ins w:id="7" w:author="Hrishikesh Sawant" w:date="2026-03-12T13:49:00Z"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6</w:t>
            </w:r>
          </w:ins>
        </w:sdtContent>
      </w:sdt>
      <w:sdt>
        <w:sdtPr>
          <w:tag w:val="goog_rdk_9"/>
          <w:id w:val="1570896441"/>
        </w:sdtPr>
        <w:sdtContent>
          <w:del w:id="8" w:author="Hrishikesh Sawant" w:date="2026-03-12T13:49:00Z"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delText>5</w:delText>
            </w:r>
          </w:del>
        </w:sdtContent>
      </w:sdt>
    </w:p>
    <w:p w14:paraId="000000EF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Net Loan Amount:</w:t>
      </w:r>
    </w:p>
    <w:p w14:paraId="000000F0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(D1 + D2) – C</w:t>
      </w:r>
    </w:p>
    <w:p w14:paraId="000000F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10 + 5 – 5 =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₹10 Crore</w:t>
      </w:r>
    </w:p>
    <w:p w14:paraId="000000F2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CG Fee Calculation:</w:t>
      </w:r>
    </w:p>
    <w:p w14:paraId="000000F3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CG Fee =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10,00,00,000 ×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0.5%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× (336 / 365)</w:t>
      </w:r>
    </w:p>
    <w:p w14:paraId="000000F4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8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CG Fee =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₹4,60,273.97</w:t>
      </w:r>
    </w:p>
    <w:p w14:paraId="000000F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4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Tranche 3</w:t>
      </w:r>
    </w:p>
    <w:p w14:paraId="000000F6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Additional Disbursement Amount (D3):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₹5 Crore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Disbursement Date: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30/05/2026</w:t>
      </w:r>
    </w:p>
    <w:p w14:paraId="000000F7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Net Loan Amount Calculation:</w:t>
      </w:r>
    </w:p>
    <w:p w14:paraId="000000F8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(D1 + D2 + D3) – C – Already </w:t>
      </w:r>
      <w:sdt>
        <w:sdtPr>
          <w:tag w:val="goog_rdk_10"/>
          <w:id w:val="1193207707"/>
        </w:sdtPr>
        <w:sdtContent>
          <w:del w:id="9" w:author="Darshan Shah" w:date="2026-03-10T10:05:00Z"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delText xml:space="preserve">Calculated </w:delText>
            </w:r>
          </w:del>
        </w:sdtContent>
      </w:sdt>
      <w:sdt>
        <w:sdtPr>
          <w:tag w:val="goog_rdk_11"/>
          <w:id w:val="1982123927"/>
        </w:sdtPr>
        <w:sdtContent>
          <w:ins w:id="10" w:author="Darshan Shah" w:date="2026-03-10T10:05:00Z"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CG fee paid </w:t>
            </w:r>
          </w:ins>
        </w:sdtContent>
      </w:sdt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Portion</w:t>
      </w:r>
    </w:p>
    <w:p w14:paraId="000000F9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10 + 5 + 5 – 5 – </w:t>
      </w:r>
      <w:sdt>
        <w:sdtPr>
          <w:tag w:val="goog_rdk_12"/>
          <w:id w:val="1433787709"/>
        </w:sdtPr>
        <w:sdtContent>
          <w:commentRangeStart w:id="2"/>
        </w:sdtContent>
      </w:sdt>
      <w:sdt>
        <w:sdtPr>
          <w:tag w:val="goog_rdk_13"/>
          <w:id w:val="-932057554"/>
        </w:sdtPr>
        <w:sdtContent>
          <w:commentRangeStart w:id="3"/>
        </w:sdtContent>
      </w:sdt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10</w:t>
      </w:r>
      <w:commentRangeEnd w:id="2"/>
      <w:r>
        <w:commentReference w:id="2"/>
      </w:r>
      <w:commentRangeEnd w:id="3"/>
      <w:r>
        <w:commentReference w:id="3"/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=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₹5 Crore</w:t>
      </w:r>
    </w:p>
    <w:p w14:paraId="000000FA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CG Fee Calculation:</w:t>
      </w:r>
    </w:p>
    <w:p w14:paraId="000000FB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CG Fee =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5,00,00,000 ×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0.5%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× (306 / 365)</w:t>
      </w:r>
    </w:p>
    <w:p w14:paraId="000000FC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CG Fee =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₹2,09,589.04</w:t>
      </w:r>
    </w:p>
    <w:p w14:paraId="000000FD">
      <w:pPr>
        <w:spacing w:after="0" w:line="240" w:lineRule="auto"/>
      </w:pPr>
      <w:r>
        <w:rPr>
          <w:rtl w:val="0"/>
        </w:rPr>
        <w:t xml:space="preserve">If disbursement year equals sanction year then CG fee will not be charged in </w:t>
      </w:r>
      <w:r>
        <w:rPr>
          <w:b/>
          <w:bCs/>
          <w:rtl w:val="0"/>
        </w:rPr>
        <w:t>Well-run exporter MSME</w:t>
      </w:r>
      <w:r>
        <w:rPr>
          <w:rtl w:val="0"/>
        </w:rPr>
        <w:t xml:space="preserve"> same logic is already in </w:t>
      </w:r>
      <w:r>
        <w:rPr>
          <w:b/>
          <w:bCs/>
          <w:rtl w:val="0"/>
        </w:rPr>
        <w:t>General MSME</w:t>
      </w:r>
      <w:r>
        <w:rPr>
          <w:rtl w:val="0"/>
        </w:rPr>
        <w:t>.</w:t>
      </w:r>
    </w:p>
    <w:p w14:paraId="000000FE">
      <w:pPr>
        <w:pStyle w:val="2"/>
        <w:spacing w:line="240" w:lineRule="auto"/>
      </w:pPr>
      <w:r>
        <w:rPr>
          <w:rtl w:val="0"/>
        </w:rPr>
        <w:t>6. Continuity Module</w:t>
      </w:r>
    </w:p>
    <w:p w14:paraId="000000FF">
      <w:pPr>
        <w:spacing w:line="240" w:lineRule="auto"/>
      </w:pPr>
      <w:r>
        <w:rPr>
          <w:b/>
          <w:bCs/>
          <w:rtl w:val="0"/>
        </w:rPr>
        <w:t>Guarantee fee</w:t>
      </w:r>
      <w:r>
        <w:rPr>
          <w:rtl w:val="0"/>
        </w:rPr>
        <w:t xml:space="preserve"> will be calculated on outstanding </w:t>
      </w:r>
      <w:r>
        <w:rPr>
          <w:b/>
          <w:bCs/>
          <w:rtl w:val="0"/>
        </w:rPr>
        <w:t>amount as on 31 March</w:t>
      </w:r>
      <w:r>
        <w:rPr>
          <w:rtl w:val="0"/>
        </w:rPr>
        <w:t xml:space="preserve"> of the previous year.</w:t>
      </w:r>
    </w:p>
    <w:p w14:paraId="00000100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  <w:rtl w:val="0"/>
        </w:rPr>
        <w:t xml:space="preserve">General MSMEs: </w:t>
      </w:r>
      <w:r>
        <w:rPr>
          <w:i/>
          <w:iCs/>
          <w:color w:val="FF0000"/>
          <w:rtl w:val="0"/>
        </w:rPr>
        <w:t>(Existing)</w:t>
      </w:r>
    </w:p>
    <w:p w14:paraId="00000101">
      <w:pPr>
        <w:spacing w:after="0" w:line="240" w:lineRule="auto"/>
      </w:pPr>
      <w:r>
        <w:rPr>
          <w:rtl w:val="0"/>
        </w:rPr>
        <w:t>• 1.5% p.a for first 3 years</w:t>
      </w:r>
    </w:p>
    <w:p w14:paraId="00000102">
      <w:pPr>
        <w:spacing w:after="0" w:line="240" w:lineRule="auto"/>
      </w:pPr>
      <w:r>
        <w:rPr>
          <w:rtl w:val="0"/>
        </w:rPr>
        <w:t>• 1% p.a thereafter</w:t>
      </w:r>
    </w:p>
    <w:p w14:paraId="00000103">
      <w:pPr>
        <w:spacing w:after="0" w:line="240" w:lineRule="auto"/>
        <w:rPr>
          <w:b/>
          <w:bCs/>
          <w:i/>
          <w:iCs/>
        </w:rPr>
      </w:pPr>
    </w:p>
    <w:p w14:paraId="00000104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  <w:rtl w:val="0"/>
        </w:rPr>
        <w:t>Well-run exporter MSMEs:</w:t>
      </w:r>
    </w:p>
    <w:p w14:paraId="00000105">
      <w:pPr>
        <w:spacing w:after="0" w:line="240" w:lineRule="auto"/>
      </w:pPr>
      <w:r>
        <w:rPr>
          <w:rtl w:val="0"/>
        </w:rPr>
        <w:t>• 0.5% p.a on outstanding amount</w:t>
      </w:r>
    </w:p>
    <w:p w14:paraId="00000106">
      <w:pPr>
        <w:pStyle w:val="2"/>
        <w:spacing w:line="240" w:lineRule="auto"/>
      </w:pPr>
      <w:r>
        <w:rPr>
          <w:rtl w:val="0"/>
        </w:rPr>
        <w:t>7. Update Module</w:t>
      </w:r>
    </w:p>
    <w:p w14:paraId="00000107">
      <w:pPr>
        <w:spacing w:line="240" w:lineRule="auto"/>
      </w:pPr>
      <w:r>
        <w:rPr>
          <w:b/>
          <w:bCs/>
          <w:rtl w:val="0"/>
        </w:rPr>
        <w:t>Guarantee fee</w:t>
      </w:r>
      <w:r>
        <w:rPr>
          <w:rtl w:val="0"/>
        </w:rPr>
        <w:t xml:space="preserve"> calculation must follow the same logic as continuity.</w:t>
      </w:r>
    </w:p>
    <w:p w14:paraId="00000108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  <w:rtl w:val="0"/>
        </w:rPr>
        <w:t>General MSMEs:</w:t>
      </w:r>
    </w:p>
    <w:p w14:paraId="00000109">
      <w:pPr>
        <w:spacing w:after="0" w:line="240" w:lineRule="auto"/>
      </w:pPr>
      <w:r>
        <w:rPr>
          <w:rtl w:val="0"/>
        </w:rPr>
        <w:t>• 1.5% p.a for first 3 years</w:t>
      </w:r>
    </w:p>
    <w:p w14:paraId="0000010A">
      <w:pPr>
        <w:spacing w:after="0" w:line="240" w:lineRule="auto"/>
      </w:pPr>
      <w:r>
        <w:rPr>
          <w:rtl w:val="0"/>
        </w:rPr>
        <w:t>• 1% p.a thereafter</w:t>
      </w:r>
    </w:p>
    <w:p w14:paraId="0000010B">
      <w:pPr>
        <w:spacing w:after="0" w:line="240" w:lineRule="auto"/>
      </w:pPr>
    </w:p>
    <w:p w14:paraId="0000010C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  <w:rtl w:val="0"/>
        </w:rPr>
        <w:t>Well-run exporter MSMEs:</w:t>
      </w:r>
    </w:p>
    <w:p w14:paraId="0000010D">
      <w:pPr>
        <w:spacing w:after="0" w:line="240" w:lineRule="auto"/>
      </w:pPr>
      <w:r>
        <w:rPr>
          <w:rtl w:val="0"/>
        </w:rPr>
        <w:t>• 0.5% p.a on outstanding amount</w:t>
      </w:r>
    </w:p>
    <w:p w14:paraId="0000010E">
      <w:pPr>
        <w:pStyle w:val="2"/>
        <w:spacing w:line="240" w:lineRule="auto"/>
      </w:pPr>
      <w:r>
        <w:rPr>
          <w:rtl w:val="0"/>
        </w:rPr>
        <w:t>8. Claim Module</w:t>
      </w:r>
    </w:p>
    <w:p w14:paraId="0000010F">
      <w:pPr>
        <w:spacing w:line="240" w:lineRule="auto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  <w:rtl w:val="0"/>
        </w:rPr>
        <w:t>(A) Claim payout cap revised.</w:t>
      </w:r>
    </w:p>
    <w:p w14:paraId="00000110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  <w:rtl w:val="0"/>
        </w:rPr>
        <w:t>Previous rule:</w:t>
      </w:r>
    </w:p>
    <w:p w14:paraId="00000111">
      <w:pPr>
        <w:spacing w:after="0" w:line="240" w:lineRule="auto"/>
      </w:pPr>
      <w:r>
        <w:rPr>
          <w:rtl w:val="0"/>
        </w:rPr>
        <w:t>2 times of (Guarantee fee + Recoveries received during previous year)</w:t>
      </w:r>
    </w:p>
    <w:p w14:paraId="00000112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  <w:rtl w:val="0"/>
        </w:rPr>
        <w:t>New rule:</w:t>
      </w:r>
    </w:p>
    <w:p w14:paraId="00000113">
      <w:pPr>
        <w:spacing w:after="0" w:line="240" w:lineRule="auto"/>
      </w:pPr>
      <w:r>
        <w:rPr>
          <w:rtl w:val="0"/>
        </w:rPr>
        <w:t>3 times of (Guarantee fee + Recoveries received during previous year)</w:t>
      </w:r>
    </w:p>
    <w:p w14:paraId="00000114">
      <w:pPr>
        <w:spacing w:after="0" w:line="240" w:lineRule="auto"/>
      </w:pPr>
    </w:p>
    <w:p w14:paraId="00000115">
      <w:pPr>
        <w:spacing w:after="0" w:line="240" w:lineRule="auto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  <w:rtl w:val="0"/>
        </w:rPr>
        <w:t>(B) Guarantee Cover:</w:t>
      </w:r>
    </w:p>
    <w:p w14:paraId="00000116">
      <w:pPr>
        <w:spacing w:after="0" w:line="240" w:lineRule="auto"/>
      </w:pPr>
      <w:r>
        <w:rPr>
          <w:rtl w:val="0"/>
        </w:rPr>
        <w:t xml:space="preserve">• General MSMEs – 60% of AID </w:t>
      </w:r>
      <w:r>
        <w:rPr>
          <w:color w:val="FF0000"/>
          <w:rtl w:val="0"/>
        </w:rPr>
        <w:t>(Existing)</w:t>
      </w:r>
    </w:p>
    <w:p w14:paraId="00000117">
      <w:pPr>
        <w:spacing w:after="0" w:line="240" w:lineRule="auto"/>
      </w:pPr>
      <w:r>
        <w:rPr>
          <w:rtl w:val="0"/>
        </w:rPr>
        <w:t>• Well-run exporter MSMEs – 75% of AID</w:t>
      </w:r>
    </w:p>
    <w:p w14:paraId="00000118">
      <w:pPr>
        <w:pStyle w:val="2"/>
        <w:spacing w:line="240" w:lineRule="auto"/>
      </w:pPr>
      <w:r>
        <w:rPr>
          <w:rtl w:val="0"/>
        </w:rPr>
        <w:t>9. Upfront Contribution Refund Module</w:t>
      </w:r>
    </w:p>
    <w:p w14:paraId="00000119">
      <w:pPr>
        <w:spacing w:after="0" w:line="240" w:lineRule="auto"/>
      </w:pPr>
      <w:r>
        <w:rPr>
          <w:rtl w:val="0"/>
        </w:rPr>
        <w:t>Refund applicable where upfront contribution was collected.</w:t>
      </w:r>
    </w:p>
    <w:p w14:paraId="0000011A">
      <w:pPr>
        <w:spacing w:after="0" w:line="240" w:lineRule="auto"/>
      </w:pPr>
    </w:p>
    <w:p w14:paraId="0000011B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  <w:rtl w:val="0"/>
        </w:rPr>
        <w:t>General MSME Refund Structure:</w:t>
      </w:r>
    </w:p>
    <w:p w14:paraId="0000011C">
      <w:pPr>
        <w:spacing w:after="0" w:line="240" w:lineRule="auto"/>
      </w:pPr>
      <w:r>
        <w:rPr>
          <w:rtl w:val="0"/>
        </w:rPr>
        <w:t>Year 4 – 1%</w:t>
      </w:r>
    </w:p>
    <w:p w14:paraId="0000011D">
      <w:pPr>
        <w:spacing w:after="0" w:line="240" w:lineRule="auto"/>
      </w:pPr>
      <w:r>
        <w:rPr>
          <w:rtl w:val="0"/>
        </w:rPr>
        <w:t>Year 5 – 1%</w:t>
      </w:r>
    </w:p>
    <w:p w14:paraId="0000011E">
      <w:pPr>
        <w:spacing w:after="0" w:line="240" w:lineRule="auto"/>
      </w:pPr>
      <w:r>
        <w:rPr>
          <w:rtl w:val="0"/>
        </w:rPr>
        <w:t>Year 6 – 1%</w:t>
      </w:r>
    </w:p>
    <w:p w14:paraId="0000011F">
      <w:pPr>
        <w:spacing w:after="0" w:line="240" w:lineRule="auto"/>
      </w:pPr>
      <w:r>
        <w:rPr>
          <w:rtl w:val="0"/>
        </w:rPr>
        <w:t>Year 7 – 1%</w:t>
      </w:r>
    </w:p>
    <w:p w14:paraId="00000120">
      <w:pPr>
        <w:spacing w:after="0" w:line="240" w:lineRule="auto"/>
      </w:pPr>
      <w:r>
        <w:rPr>
          <w:rtl w:val="0"/>
        </w:rPr>
        <w:t>Year 8 – 1%</w:t>
      </w:r>
    </w:p>
    <w:p w14:paraId="00000121">
      <w:pPr>
        <w:spacing w:after="0" w:line="240" w:lineRule="auto"/>
      </w:pPr>
    </w:p>
    <w:p w14:paraId="00000122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  <w:rtl w:val="0"/>
        </w:rPr>
        <w:t>Well-run exporter MSME Refund Structure:</w:t>
      </w:r>
    </w:p>
    <w:p w14:paraId="00000123">
      <w:pPr>
        <w:spacing w:after="0" w:line="240" w:lineRule="auto"/>
      </w:pPr>
      <w:r>
        <w:rPr>
          <w:rtl w:val="0"/>
        </w:rPr>
        <w:t>Year 4 – 1%</w:t>
      </w:r>
    </w:p>
    <w:p w14:paraId="00000124">
      <w:pPr>
        <w:spacing w:after="0" w:line="240" w:lineRule="auto"/>
      </w:pPr>
      <w:r>
        <w:rPr>
          <w:rtl w:val="0"/>
        </w:rPr>
        <w:t>Year 5 – 1%</w:t>
      </w:r>
    </w:p>
    <w:p w14:paraId="00000125">
      <w:pPr>
        <w:spacing w:after="0" w:line="240" w:lineRule="auto"/>
      </w:pPr>
    </w:p>
    <w:p w14:paraId="00000126">
      <w:pPr>
        <w:spacing w:after="0" w:line="240" w:lineRule="auto"/>
      </w:pPr>
      <w:r>
        <w:rPr>
          <w:rtl w:val="0"/>
        </w:rPr>
        <w:t xml:space="preserve">Refund eligibility </w:t>
      </w:r>
      <w:sdt>
        <w:sdtPr>
          <w:tag w:val="goog_rdk_14"/>
          <w:id w:val="-1798646711"/>
        </w:sdtPr>
        <w:sdtContent>
          <w:ins w:id="11" w:author="Darshan Shah" w:date="2026-03-10T10:06:00Z">
            <w:r>
              <w:rPr>
                <w:rtl w:val="0"/>
              </w:rPr>
              <w:t xml:space="preserve">years </w:t>
            </w:r>
          </w:ins>
        </w:sdtContent>
      </w:sdt>
      <w:r>
        <w:rPr>
          <w:rtl w:val="0"/>
        </w:rPr>
        <w:t>will be calculated based on date of receipt of upfront contribution.</w:t>
      </w:r>
    </w:p>
    <w:p w14:paraId="00000127">
      <w:pPr>
        <w:pStyle w:val="2"/>
        <w:spacing w:line="240" w:lineRule="auto"/>
      </w:pPr>
      <w:r>
        <w:rPr>
          <w:rtl w:val="0"/>
        </w:rPr>
        <w:t>10. Refund Workflow:</w:t>
      </w:r>
    </w:p>
    <w:p w14:paraId="0000012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The system shall provide a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Refund Management Workflow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to process refunds related to CGPAN contributions. The workflow will ensure that refunds are initiated, verified, processed, and approved through defined user roles within the system.</w:t>
      </w:r>
    </w:p>
    <w:p w14:paraId="00000129">
      <w:pPr>
        <w:pStyle w:val="4"/>
        <w:rPr>
          <w:rFonts w:ascii="Cambria" w:hAnsi="Cambria" w:eastAsia="Cambria" w:cs="Cambria"/>
        </w:rPr>
      </w:pPr>
      <w:r>
        <w:rPr>
          <w:rFonts w:ascii="Cambria" w:hAnsi="Cambria" w:eastAsia="Cambria" w:cs="Cambria"/>
          <w:rtl w:val="0"/>
        </w:rPr>
        <w:t>Roles</w:t>
      </w:r>
    </w:p>
    <w:p w14:paraId="0000012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80" w:line="240" w:lineRule="auto"/>
        <w:ind w:left="0" w:right="0" w:firstLine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The following users will participate in the refund workflow:</w:t>
      </w:r>
    </w:p>
    <w:p w14:paraId="0000012B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NCGTC Maker (Creator)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– Initiates the refund request.</w:t>
      </w:r>
    </w:p>
    <w:p w14:paraId="0000012C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NCGTC Checker (Approver)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– Reviews and approves / returns / rejects the request.</w:t>
      </w:r>
    </w:p>
    <w:p w14:paraId="0000012D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NCGTC Accountant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– Processes the refund and enters the UTR number after payment.</w:t>
      </w:r>
    </w:p>
    <w:p w14:paraId="0000012E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NCGTC Main Accountant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– Provides final approval after verification of the refund transaction.</w:t>
      </w:r>
    </w:p>
    <w:p w14:paraId="0000012F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MLI Creator &amp; MLI Approver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– Have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view-only access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to the dashboard to track refund status.</w:t>
      </w:r>
    </w:p>
    <w:p w14:paraId="00000130">
      <w:pPr>
        <w:pStyle w:val="4"/>
        <w:rPr>
          <w:rFonts w:ascii="Cambria" w:hAnsi="Cambria" w:eastAsia="Cambria" w:cs="Cambria"/>
        </w:rPr>
      </w:pPr>
      <w:r>
        <w:rPr>
          <w:rFonts w:ascii="Cambria" w:hAnsi="Cambria" w:eastAsia="Cambria" w:cs="Cambria"/>
          <w:rtl w:val="0"/>
        </w:rPr>
        <w:t>Refund Workflow Steps</w:t>
      </w:r>
    </w:p>
    <w:p w14:paraId="00000131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Eligibility Identification</w:t>
      </w:r>
    </w:p>
    <w:p w14:paraId="00000132">
      <w:pPr>
        <w:keepNext w:val="0"/>
        <w:keepLines w:val="0"/>
        <w:pageBreakBefore w:val="0"/>
        <w:widowControl/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144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The system shall automatically identify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eligible CGPANs for refund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based on the refund policy defined for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Upfront Contribution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00000133">
      <w:pPr>
        <w:keepNext w:val="0"/>
        <w:keepLines w:val="0"/>
        <w:pageBreakBefore w:val="0"/>
        <w:widowControl/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144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Refund Eligibility Rule:</w:t>
      </w:r>
    </w:p>
    <w:p w14:paraId="00000134">
      <w:pPr>
        <w:keepNext w:val="0"/>
        <w:keepLines w:val="0"/>
        <w:pageBreakBefore w:val="0"/>
        <w:widowControl/>
        <w:numPr>
          <w:ilvl w:val="2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216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Refund shall be applicable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only on the Upfront Contribution amount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00000135">
      <w:pPr>
        <w:keepNext w:val="0"/>
        <w:keepLines w:val="0"/>
        <w:pageBreakBefore w:val="0"/>
        <w:widowControl/>
        <w:numPr>
          <w:ilvl w:val="2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216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The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refundable portion shall be 1% of the upfront contribution each year starting from the 4th year onwards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from the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Guarantee Start Date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00000136">
      <w:pPr>
        <w:keepNext w:val="0"/>
        <w:keepLines w:val="0"/>
        <w:pageBreakBefore w:val="0"/>
        <w:widowControl/>
        <w:numPr>
          <w:ilvl w:val="2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216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The system shall calculate the eligible refund amount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year-wise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based on completed years.</w:t>
      </w:r>
    </w:p>
    <w:p w14:paraId="00000137">
      <w:pPr>
        <w:keepNext w:val="0"/>
        <w:keepLines w:val="0"/>
        <w:pageBreakBefore w:val="0"/>
        <w:widowControl/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144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Eligible CGPANs shall be displayed on the UI for further action.</w:t>
      </w:r>
    </w:p>
    <w:p w14:paraId="00000138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Refund Request Initiation</w:t>
      </w:r>
    </w:p>
    <w:p w14:paraId="00000139">
      <w:pPr>
        <w:keepNext w:val="0"/>
        <w:keepLines w:val="0"/>
        <w:pageBreakBefore w:val="0"/>
        <w:widowControl/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144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The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NCGTC Maker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selects the eligible CGPAN and initiates the refund request in the system.</w:t>
      </w:r>
    </w:p>
    <w:p w14:paraId="0000013A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Approval by NCGTC Checker</w:t>
      </w:r>
    </w:p>
    <w:p w14:paraId="0000013B">
      <w:pPr>
        <w:keepNext w:val="0"/>
        <w:keepLines w:val="0"/>
        <w:pageBreakBefore w:val="0"/>
        <w:widowControl/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144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The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NCGTC Checker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reviews the refund request and may:</w:t>
      </w:r>
    </w:p>
    <w:p w14:paraId="0000013C">
      <w:pPr>
        <w:keepNext w:val="0"/>
        <w:keepLines w:val="0"/>
        <w:pageBreakBefore w:val="0"/>
        <w:widowControl/>
        <w:numPr>
          <w:ilvl w:val="2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216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Approve</w:t>
      </w:r>
    </w:p>
    <w:p w14:paraId="0000013D">
      <w:pPr>
        <w:keepNext w:val="0"/>
        <w:keepLines w:val="0"/>
        <w:pageBreakBefore w:val="0"/>
        <w:widowControl/>
        <w:numPr>
          <w:ilvl w:val="2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216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Reject the request</w:t>
      </w:r>
    </w:p>
    <w:p w14:paraId="0000013E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Refund Processing</w:t>
      </w:r>
    </w:p>
    <w:p w14:paraId="0000013F">
      <w:pPr>
        <w:keepNext w:val="0"/>
        <w:keepLines w:val="0"/>
        <w:pageBreakBefore w:val="0"/>
        <w:widowControl/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144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Once approved, the request is forwarded to the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NCGTC Accountant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for processing the refund payment.</w:t>
      </w:r>
    </w:p>
    <w:p w14:paraId="00000140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UTR Entry</w:t>
      </w:r>
    </w:p>
    <w:p w14:paraId="00000141">
      <w:pPr>
        <w:keepNext w:val="0"/>
        <w:keepLines w:val="0"/>
        <w:pageBreakBefore w:val="0"/>
        <w:widowControl/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144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After the refund is processed, the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Accountant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enters the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UTR (Unique Transaction Reference) number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in the system.</w:t>
      </w:r>
    </w:p>
    <w:p w14:paraId="00000142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Final Approval</w:t>
      </w:r>
    </w:p>
    <w:sdt>
      <w:sdtPr>
        <w:tag w:val="goog_rdk_16"/>
        <w:id w:val="-1876413918"/>
      </w:sdtPr>
      <w:sdtContent>
        <w:p w14:paraId="00000143">
          <w:pPr>
            <w:keepNext w:val="0"/>
            <w:keepLines w:val="0"/>
            <w:pageBreakBefore w:val="0"/>
            <w:widowControl/>
            <w:numPr>
              <w:ilvl w:val="1"/>
              <w:numId w:val="6"/>
            </w:num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200" w:line="240" w:lineRule="auto"/>
            <w:ind w:left="1440" w:right="0" w:hanging="360"/>
            <w:jc w:val="left"/>
            <w:rPr>
              <w:ins w:id="12" w:author="Darshan Shah" w:date="2026-03-10T10:10:00Z"/>
              <w:rFonts w:ascii="Cambria" w:hAnsi="Cambria" w:eastAsia="Cambria" w:cs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ascii="Cambria" w:hAnsi="Cambria" w:eastAsia="Cambria" w:cs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 xml:space="preserve">The </w:t>
          </w:r>
          <w:r>
            <w:rPr>
              <w:rFonts w:ascii="Cambria" w:hAnsi="Cambria" w:eastAsia="Cambria" w:cs="Cambria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NCGTC Main Accountant</w:t>
          </w:r>
          <w:r>
            <w:rPr>
              <w:rFonts w:ascii="Cambria" w:hAnsi="Cambria" w:eastAsia="Cambria" w:cs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 xml:space="preserve"> verifies the refund transaction details and provides </w:t>
          </w:r>
          <w:r>
            <w:rPr>
              <w:rFonts w:ascii="Cambria" w:hAnsi="Cambria" w:eastAsia="Cambria" w:cs="Cambria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final approval</w:t>
          </w:r>
          <w:r>
            <w:rPr>
              <w:rFonts w:ascii="Cambria" w:hAnsi="Cambria" w:eastAsia="Cambria" w:cs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, completing the refund workflow.</w:t>
          </w:r>
          <w:sdt>
            <w:sdtPr>
              <w:tag w:val="goog_rdk_15"/>
              <w:id w:val="-2110010828"/>
            </w:sdtPr>
            <w:sdtContent/>
          </w:sdt>
        </w:p>
      </w:sdtContent>
    </w:sdt>
    <w:sdt>
      <w:sdtPr>
        <w:tag w:val="goog_rdk_20"/>
        <w:id w:val="-938019327"/>
      </w:sdtPr>
      <w:sdtContent>
        <w:p w14:paraId="00000144">
          <w:pPr>
            <w:keepNext w:val="0"/>
            <w:keepLines w:val="0"/>
            <w:pageBreakBefore w:val="0"/>
            <w:widowControl/>
            <w:numPr>
              <w:ilvl w:val="0"/>
              <w:numId w:val="0"/>
            </w:num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20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PrChange w:id="14" w:author="Darshan Shah" w:date="2026-03-10T10:10:00Z">
                <w:rPr>
                  <w:rFonts w:ascii="Cambria" w:hAnsi="Cambria" w:eastAsia="Cambria" w:cs="Cambria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val="clear" w:fill="auto"/>
                  <w:vertAlign w:val="baseline"/>
                </w:rPr>
              </w:rPrChange>
            </w:rPr>
            <w:pPrChange w:id="13" w:author="Darshan Shah" w:date="2026-03-10T10:10:00Z">
              <w:pPr>
                <w:keepNext w:val="0"/>
                <w:keepLines w:val="0"/>
                <w:pageBreakBefore w:val="0"/>
                <w:widowControl/>
                <w:numPr>
                  <w:ilvl w:val="1"/>
                  <w:numId w:val="6"/>
                </w:numPr>
                <w:pBdr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between w:val="none" w:color="auto" w:sz="0" w:space="0"/>
                </w:pBdr>
                <w:shd w:val="clear" w:fill="auto"/>
                <w:spacing w:before="0" w:after="200" w:line="240" w:lineRule="auto"/>
                <w:ind w:left="1440" w:right="0" w:hanging="360"/>
                <w:jc w:val="left"/>
              </w:pPr>
            </w:pPrChange>
          </w:pPr>
          <w:sdt>
            <w:sdtPr>
              <w:tag w:val="goog_rdk_17"/>
              <w:id w:val="-676173689"/>
            </w:sdtPr>
            <w:sdtContent>
              <w:sdt>
                <w:sdtPr>
                  <w:tag w:val="goog_rdk_18"/>
                  <w:id w:val="82148985"/>
                </w:sdtPr>
                <w:sdtContent>
                  <w:ins w:id="15" w:author="Darshan Shah" w:date="2026-03-10T10:10:00Z">
                    <w:r>
                      <w:rPr>
                        <w:rFonts w:ascii="Cambria" w:hAnsi="Cambria" w:eastAsia="Cambria" w:cs="Cambria"/>
                        <w:b/>
                        <w:bCs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val="clear" w:fill="auto"/>
                        <w:vertAlign w:val="baseline"/>
                        <w:rtl w:val="0"/>
                        <w:rPrChange w:id="16" w:author="Darshan Shah" w:date="2026-03-10T10:11:00Z">
                          <w:rPr>
                            <w:rFonts w:ascii="Cambria" w:hAnsi="Cambria" w:eastAsia="Cambria" w:cs="Cambria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val="clear" w:fill="auto"/>
                            <w:vertAlign w:val="baseline"/>
                          </w:rPr>
                        </w:rPrChange>
                      </w:rPr>
                      <w:t>PAYMENT INTERGRATION TO BE USED NOT MANUAL PAYMENT</w:t>
                    </w:r>
                  </w:ins>
                </w:sdtContent>
              </w:sdt>
            </w:sdtContent>
          </w:sdt>
          <w:sdt>
            <w:sdtPr>
              <w:tag w:val="goog_rdk_19"/>
              <w:id w:val="6270444"/>
            </w:sdtPr>
            <w:sdtContent/>
          </w:sdt>
        </w:p>
      </w:sdtContent>
    </w:sdt>
    <w:p w14:paraId="00000145">
      <w:pPr>
        <w:pStyle w:val="2"/>
        <w:spacing w:line="240" w:lineRule="auto"/>
      </w:pPr>
      <w:r>
        <w:rPr>
          <w:rtl w:val="0"/>
        </w:rPr>
        <w:t>11. Dashboard Requirements</w:t>
      </w:r>
    </w:p>
    <w:p w14:paraId="0000014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The system shall provide a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Refund Monitoring Dashboard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to track the refund status of CGPAN contributions. The dashboard shall help both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MLI users and NCGTC internal users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monitor refund details and approval status.</w:t>
      </w:r>
    </w:p>
    <w:p w14:paraId="00000147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  <w:rtl w:val="0"/>
        </w:rPr>
        <w:t>Dashboard should display:</w:t>
      </w:r>
    </w:p>
    <w:p w14:paraId="00000148">
      <w:pPr>
        <w:spacing w:after="0" w:line="240" w:lineRule="auto"/>
      </w:pPr>
      <w:r>
        <w:rPr>
          <w:rtl w:val="0"/>
        </w:rPr>
        <w:t>• CGPAN</w:t>
      </w:r>
    </w:p>
    <w:p w14:paraId="00000149">
      <w:pPr>
        <w:spacing w:after="0" w:line="240" w:lineRule="auto"/>
      </w:pPr>
      <w:r>
        <w:rPr>
          <w:rtl w:val="0"/>
        </w:rPr>
        <w:t>• MLI Name</w:t>
      </w:r>
    </w:p>
    <w:p w14:paraId="0000014A">
      <w:pPr>
        <w:spacing w:after="0" w:line="240" w:lineRule="auto"/>
      </w:pPr>
      <w:r>
        <w:rPr>
          <w:rtl w:val="0"/>
        </w:rPr>
        <w:t>• Initial Contribution Amount</w:t>
      </w:r>
    </w:p>
    <w:p w14:paraId="0000014B">
      <w:pPr>
        <w:spacing w:after="0" w:line="240" w:lineRule="auto"/>
      </w:pPr>
      <w:r>
        <w:rPr>
          <w:rtl w:val="0"/>
        </w:rPr>
        <w:t>• Date of Receipt</w:t>
      </w:r>
    </w:p>
    <w:p w14:paraId="0000014C">
      <w:pPr>
        <w:spacing w:after="0" w:line="240" w:lineRule="auto"/>
      </w:pPr>
      <w:r>
        <w:rPr>
          <w:rtl w:val="0"/>
        </w:rPr>
        <w:t>• Refund Amount (year wise)</w:t>
      </w:r>
    </w:p>
    <w:sdt>
      <w:sdtPr>
        <w:tag w:val="goog_rdk_23"/>
        <w:id w:val="545931439"/>
      </w:sdtPr>
      <w:sdtContent>
        <w:p w14:paraId="0000014D">
          <w:pPr>
            <w:spacing w:after="0" w:line="240" w:lineRule="auto"/>
            <w:rPr>
              <w:del w:id="17" w:author="Darshan Shah" w:date="2026-03-10T10:11:00Z"/>
            </w:rPr>
          </w:pPr>
          <w:r>
            <w:rPr>
              <w:rtl w:val="0"/>
            </w:rPr>
            <w:t>• Refund Date</w:t>
          </w:r>
          <w:sdt>
            <w:sdtPr>
              <w:tag w:val="goog_rdk_21"/>
              <w:id w:val="1035515584"/>
            </w:sdtPr>
            <w:sdtContent>
              <w:ins w:id="18" w:author="Darshan Shah" w:date="2026-03-10T10:11:00Z">
                <w:r>
                  <w:rPr>
                    <w:rtl w:val="0"/>
                  </w:rPr>
                  <w:t>(year wise)</w:t>
                </w:r>
              </w:ins>
            </w:sdtContent>
          </w:sdt>
          <w:sdt>
            <w:sdtPr>
              <w:tag w:val="goog_rdk_22"/>
              <w:id w:val="1227966548"/>
            </w:sdtPr>
            <w:sdtContent/>
          </w:sdt>
        </w:p>
      </w:sdtContent>
    </w:sdt>
    <w:p w14:paraId="0000014E">
      <w:pPr>
        <w:spacing w:after="0" w:line="240" w:lineRule="auto"/>
      </w:pPr>
      <w:r>
        <w:rPr>
          <w:rtl w:val="0"/>
        </w:rPr>
        <w:t>• Balance Contribution Pending Refund</w:t>
      </w:r>
    </w:p>
    <w:p w14:paraId="0000014F">
      <w:pPr>
        <w:spacing w:after="0" w:line="240" w:lineRule="auto"/>
      </w:pPr>
      <w:r>
        <w:rPr>
          <w:rtl w:val="0"/>
        </w:rPr>
        <w:t>• Approval Status (edit option for authorized roles)</w:t>
      </w:r>
    </w:p>
    <w:p w14:paraId="00000150">
      <w:pPr>
        <w:pStyle w:val="4"/>
      </w:pPr>
      <w:r>
        <w:rPr>
          <w:rtl w:val="0"/>
        </w:rPr>
        <w:t>User Access Rights</w:t>
      </w:r>
    </w:p>
    <w:tbl>
      <w:tblPr>
        <w:tblStyle w:val="16"/>
        <w:tblW w:w="6760" w:type="dxa"/>
        <w:tblInd w:w="10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20"/>
        <w:gridCol w:w="4340"/>
      </w:tblGrid>
      <w:tr w14:paraId="67D8AFC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00000151">
            <w:pPr>
              <w:spacing w:after="0"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</w:rPr>
            </w:pPr>
            <w:r>
              <w:rPr>
                <w:rFonts w:ascii="Cambria" w:hAnsi="Cambria" w:eastAsia="Cambria" w:cs="Cambria"/>
                <w:b/>
                <w:bCs/>
                <w:color w:val="000000"/>
                <w:rtl w:val="0"/>
              </w:rPr>
              <w:t>User Role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00000152">
            <w:pPr>
              <w:spacing w:after="0"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</w:rPr>
            </w:pPr>
            <w:r>
              <w:rPr>
                <w:rFonts w:ascii="Cambria" w:hAnsi="Cambria" w:eastAsia="Cambria" w:cs="Cambria"/>
                <w:b/>
                <w:bCs/>
                <w:color w:val="000000"/>
                <w:rtl w:val="0"/>
              </w:rPr>
              <w:t>Access Level</w:t>
            </w:r>
          </w:p>
        </w:tc>
      </w:tr>
      <w:tr w14:paraId="1D3952E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53">
            <w:pPr>
              <w:spacing w:after="0" w:line="240" w:lineRule="auto"/>
              <w:rPr>
                <w:rFonts w:ascii="Cambria" w:hAnsi="Cambria" w:eastAsia="Cambria" w:cs="Cambria"/>
                <w:color w:val="000000"/>
              </w:rPr>
            </w:pPr>
            <w:r>
              <w:rPr>
                <w:rFonts w:ascii="Cambria" w:hAnsi="Cambria" w:eastAsia="Cambria" w:cs="Cambria"/>
                <w:color w:val="000000"/>
                <w:rtl w:val="0"/>
              </w:rPr>
              <w:t>MLI Creator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54">
            <w:pPr>
              <w:spacing w:after="0" w:line="240" w:lineRule="auto"/>
              <w:rPr>
                <w:rFonts w:ascii="Cambria" w:hAnsi="Cambria" w:eastAsia="Cambria" w:cs="Cambria"/>
                <w:color w:val="000000"/>
              </w:rPr>
            </w:pPr>
            <w:r>
              <w:rPr>
                <w:rFonts w:ascii="Cambria" w:hAnsi="Cambria" w:eastAsia="Cambria" w:cs="Cambria"/>
                <w:color w:val="000000"/>
                <w:rtl w:val="0"/>
              </w:rPr>
              <w:t>View-only access</w:t>
            </w:r>
          </w:p>
        </w:tc>
      </w:tr>
      <w:tr w14:paraId="57AF905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55">
            <w:pPr>
              <w:spacing w:after="0" w:line="240" w:lineRule="auto"/>
              <w:rPr>
                <w:rFonts w:ascii="Cambria" w:hAnsi="Cambria" w:eastAsia="Cambria" w:cs="Cambria"/>
                <w:color w:val="000000"/>
              </w:rPr>
            </w:pPr>
            <w:r>
              <w:rPr>
                <w:rFonts w:ascii="Cambria" w:hAnsi="Cambria" w:eastAsia="Cambria" w:cs="Cambria"/>
                <w:color w:val="000000"/>
                <w:rtl w:val="0"/>
              </w:rPr>
              <w:t>MLI Approver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56">
            <w:pPr>
              <w:spacing w:after="0" w:line="240" w:lineRule="auto"/>
              <w:rPr>
                <w:rFonts w:ascii="Cambria" w:hAnsi="Cambria" w:eastAsia="Cambria" w:cs="Cambria"/>
                <w:color w:val="000000"/>
              </w:rPr>
            </w:pPr>
            <w:r>
              <w:rPr>
                <w:rFonts w:ascii="Cambria" w:hAnsi="Cambria" w:eastAsia="Cambria" w:cs="Cambria"/>
                <w:color w:val="000000"/>
                <w:rtl w:val="0"/>
              </w:rPr>
              <w:t>View-only access</w:t>
            </w:r>
          </w:p>
        </w:tc>
      </w:tr>
      <w:tr w14:paraId="096137E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57">
            <w:pPr>
              <w:spacing w:after="0" w:line="240" w:lineRule="auto"/>
              <w:rPr>
                <w:rFonts w:ascii="Cambria" w:hAnsi="Cambria" w:eastAsia="Cambria" w:cs="Cambria"/>
                <w:color w:val="000000"/>
              </w:rPr>
            </w:pPr>
            <w:r>
              <w:rPr>
                <w:rFonts w:ascii="Cambria" w:hAnsi="Cambria" w:eastAsia="Cambria" w:cs="Cambria"/>
                <w:color w:val="000000"/>
                <w:rtl w:val="0"/>
              </w:rPr>
              <w:t>NCGTC Creator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58">
            <w:pPr>
              <w:spacing w:after="0" w:line="240" w:lineRule="auto"/>
              <w:rPr>
                <w:rFonts w:ascii="Cambria" w:hAnsi="Cambria" w:eastAsia="Cambria" w:cs="Cambria"/>
                <w:color w:val="000000"/>
              </w:rPr>
            </w:pPr>
            <w:r>
              <w:rPr>
                <w:rFonts w:ascii="Cambria" w:hAnsi="Cambria" w:eastAsia="Cambria" w:cs="Cambria"/>
                <w:color w:val="000000"/>
                <w:rtl w:val="0"/>
              </w:rPr>
              <w:t>Can initiate refund request</w:t>
            </w:r>
          </w:p>
        </w:tc>
      </w:tr>
      <w:tr w14:paraId="7196E36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59">
            <w:pPr>
              <w:spacing w:after="0" w:line="240" w:lineRule="auto"/>
              <w:rPr>
                <w:rFonts w:ascii="Cambria" w:hAnsi="Cambria" w:eastAsia="Cambria" w:cs="Cambria"/>
                <w:color w:val="000000"/>
              </w:rPr>
            </w:pPr>
            <w:r>
              <w:rPr>
                <w:rFonts w:ascii="Cambria" w:hAnsi="Cambria" w:eastAsia="Cambria" w:cs="Cambria"/>
                <w:color w:val="000000"/>
                <w:rtl w:val="0"/>
              </w:rPr>
              <w:t>NCGTC Approver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5A">
            <w:pPr>
              <w:spacing w:after="0" w:line="240" w:lineRule="auto"/>
              <w:rPr>
                <w:rFonts w:ascii="Cambria" w:hAnsi="Cambria" w:eastAsia="Cambria" w:cs="Cambria"/>
                <w:color w:val="000000"/>
              </w:rPr>
            </w:pPr>
            <w:r>
              <w:rPr>
                <w:rFonts w:ascii="Cambria" w:hAnsi="Cambria" w:eastAsia="Cambria" w:cs="Cambria"/>
                <w:color w:val="000000"/>
                <w:rtl w:val="0"/>
              </w:rPr>
              <w:t>Can approve / return / reject refund request</w:t>
            </w:r>
          </w:p>
        </w:tc>
      </w:tr>
      <w:tr w14:paraId="47C140A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5B">
            <w:pPr>
              <w:spacing w:after="0" w:line="240" w:lineRule="auto"/>
              <w:rPr>
                <w:rFonts w:ascii="Cambria" w:hAnsi="Cambria" w:eastAsia="Cambria" w:cs="Cambria"/>
                <w:color w:val="000000"/>
              </w:rPr>
            </w:pPr>
            <w:r>
              <w:rPr>
                <w:rFonts w:ascii="Cambria" w:hAnsi="Cambria" w:eastAsia="Cambria" w:cs="Cambria"/>
                <w:color w:val="000000"/>
                <w:rtl w:val="0"/>
              </w:rPr>
              <w:t>NCGTC Accountant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5C">
            <w:pPr>
              <w:spacing w:after="0" w:line="240" w:lineRule="auto"/>
              <w:rPr>
                <w:rFonts w:ascii="Cambria" w:hAnsi="Cambria" w:eastAsia="Cambria" w:cs="Cambria"/>
                <w:color w:val="000000"/>
              </w:rPr>
            </w:pPr>
            <w:r>
              <w:rPr>
                <w:rFonts w:ascii="Cambria" w:hAnsi="Cambria" w:eastAsia="Cambria" w:cs="Cambria"/>
                <w:color w:val="000000"/>
                <w:rtl w:val="0"/>
              </w:rPr>
              <w:t>Can process refund and enter UTR number</w:t>
            </w:r>
          </w:p>
        </w:tc>
      </w:tr>
    </w:tbl>
    <w:sdt>
      <w:sdtPr>
        <w:tag w:val="goog_rdk_26"/>
        <w:id w:val="20385364"/>
      </w:sdtPr>
      <w:sdtContent>
        <w:p w14:paraId="0000015D">
          <w:pPr>
            <w:spacing w:line="240" w:lineRule="auto"/>
            <w:rPr>
              <w:ins w:id="19" w:author="Darshan Shah" w:date="2026-03-10T10:11:00Z"/>
              <w:color w:val="FF0000"/>
            </w:rPr>
          </w:pPr>
          <w:sdt>
            <w:sdtPr>
              <w:tag w:val="goog_rdk_25"/>
              <w:id w:val="1198332113"/>
              <w:showingPlcHdr/>
            </w:sdtPr>
            <w:sdtContent>
              <w:r>
                <w:rPr>
                  <w:lang w:val="en-US"/>
                </w:rPr>
                <w:t xml:space="preserve">     </w:t>
              </w:r>
            </w:sdtContent>
          </w:sdt>
        </w:p>
      </w:sdtContent>
    </w:sdt>
    <w:sdt>
      <w:sdtPr>
        <w:tag w:val="goog_rdk_28"/>
        <w:id w:val="-1181344535"/>
      </w:sdtPr>
      <w:sdtContent>
        <w:p w14:paraId="0000015E">
          <w:pPr>
            <w:spacing w:line="240" w:lineRule="auto"/>
            <w:rPr>
              <w:b/>
              <w:bCs/>
              <w:color w:val="FF0000"/>
              <w:rPrChange w:id="20" w:author="Darshan Shah" w:date="2026-03-10T10:11:00Z">
                <w:rPr>
                  <w:color w:val="FF0000"/>
                </w:rPr>
              </w:rPrChange>
            </w:rPr>
          </w:pPr>
          <w:sdt>
            <w:sdtPr>
              <w:tag w:val="goog_rdk_27"/>
              <w:id w:val="1429623797"/>
            </w:sdtPr>
            <w:sdtContent>
              <w:r>
                <w:rPr>
                  <w:b/>
                  <w:bCs/>
                  <w:color w:val="FF0000"/>
                  <w:rtl w:val="0"/>
                  <w:rPrChange w:id="21" w:author="Darshan Shah" w:date="2026-03-10T10:11:00Z">
                    <w:rPr>
                      <w:color w:val="FF0000"/>
                    </w:rPr>
                  </w:rPrChange>
                </w:rPr>
                <w:t>Guarantee start date will be considered as the date of receipt of upfront contribution.</w:t>
              </w:r>
            </w:sdtContent>
          </w:sdt>
        </w:p>
      </w:sdtContent>
    </w:sdt>
    <w:p w14:paraId="0000015F">
      <w:pPr>
        <w:pStyle w:val="2"/>
        <w:spacing w:line="240" w:lineRule="auto"/>
      </w:pPr>
      <w:r>
        <w:rPr>
          <w:rtl w:val="0"/>
        </w:rPr>
        <w:t>13. Reporting Requirements</w:t>
      </w:r>
    </w:p>
    <w:p w14:paraId="00000160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  <w:rtl w:val="0"/>
        </w:rPr>
        <w:t>Reports must include:</w:t>
      </w:r>
    </w:p>
    <w:p w14:paraId="00000161">
      <w:pPr>
        <w:spacing w:after="0" w:line="240" w:lineRule="auto"/>
      </w:pPr>
      <w:r>
        <w:rPr>
          <w:rtl w:val="0"/>
        </w:rPr>
        <w:t>• CGPAN</w:t>
      </w:r>
    </w:p>
    <w:p w14:paraId="00000162">
      <w:pPr>
        <w:spacing w:after="0" w:line="240" w:lineRule="auto"/>
      </w:pPr>
      <w:r>
        <w:rPr>
          <w:rtl w:val="0"/>
        </w:rPr>
        <w:t>• MLI Name</w:t>
      </w:r>
    </w:p>
    <w:p w14:paraId="00000163">
      <w:pPr>
        <w:spacing w:after="0" w:line="240" w:lineRule="auto"/>
      </w:pPr>
      <w:r>
        <w:rPr>
          <w:rtl w:val="0"/>
        </w:rPr>
        <w:t>• Initial Contribution Amount</w:t>
      </w:r>
    </w:p>
    <w:p w14:paraId="00000164">
      <w:pPr>
        <w:spacing w:after="0" w:line="240" w:lineRule="auto"/>
      </w:pPr>
      <w:r>
        <w:rPr>
          <w:rtl w:val="0"/>
        </w:rPr>
        <w:t>• Date of Receipt</w:t>
      </w:r>
    </w:p>
    <w:p w14:paraId="00000165">
      <w:pPr>
        <w:spacing w:after="0" w:line="240" w:lineRule="auto"/>
      </w:pPr>
      <w:r>
        <w:rPr>
          <w:rtl w:val="0"/>
        </w:rPr>
        <w:t>• Refund Amount (year wise)</w:t>
      </w:r>
    </w:p>
    <w:p w14:paraId="00000166">
      <w:pPr>
        <w:spacing w:after="0" w:line="240" w:lineRule="auto"/>
      </w:pPr>
      <w:r>
        <w:rPr>
          <w:rtl w:val="0"/>
        </w:rPr>
        <w:t>• Refund Date</w:t>
      </w:r>
    </w:p>
    <w:p w14:paraId="00000167">
      <w:pPr>
        <w:spacing w:after="0" w:line="240" w:lineRule="auto"/>
      </w:pPr>
      <w:r>
        <w:rPr>
          <w:rtl w:val="0"/>
        </w:rPr>
        <w:t>• Guarantee Start Date</w:t>
      </w:r>
    </w:p>
    <w:p w14:paraId="00000168">
      <w:pPr>
        <w:spacing w:after="0" w:line="240" w:lineRule="auto"/>
      </w:pPr>
      <w:r>
        <w:rPr>
          <w:rtl w:val="0"/>
        </w:rPr>
        <w:t>• Outstanding Amount for Refund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pgNumType w:start="1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rishikesh Sawant" w:date="2026-03-11T16:42:00Z" w:initials="">
    <w:p w14:paraId="0000016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This can be alphanumeric</w:t>
      </w:r>
    </w:p>
  </w:comment>
  <w:comment w:id="1" w:author="Darshan Shah" w:date="2026-03-11T17:01:00Z" w:initials="">
    <w:p w14:paraId="0000016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Its a text so can be alphanumric</w:t>
      </w:r>
    </w:p>
  </w:comment>
  <w:comment w:id="2" w:author="Hrishikesh Sawant" w:date="2026-03-11T16:49:00Z" w:initials="">
    <w:p w14:paraId="0000016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This should be Rs. 4.60 cr</w:t>
      </w:r>
    </w:p>
  </w:comment>
  <w:comment w:id="3" w:author="Darshan Shah" w:date="2026-03-11T17:01:00Z" w:initials="">
    <w:p w14:paraId="0000016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No, FAQ says amount on which it is calculated and not the cg fee amount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0000169" w15:done="0"/>
  <w15:commentEx w15:paraId="0000016A" w15:done="0" w15:paraIdParent="00000169"/>
  <w15:commentEx w15:paraId="0000016B" w15:done="0"/>
  <w15:commentEx w15:paraId="0000016C" w15:done="0" w15:paraIdParent="0000016B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C595F483-B4E4-4C0B-B6FC-1F1CA39A461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9248CBC-E028-4582-B08B-6004B2DB3C7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6A2C1419-6516-48B4-A6C7-4EB4EC038897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50BF653C-9A4F-4118-AB9D-23161AC44E2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  <w:embedRegular r:id="rId5" w:fontKey="{088ECD38-0636-40D8-B012-3756E17D8595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78EE272D-8D17-4A72-BFD4-BCB8196D47F1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E6E9A"/>
    <w:multiLevelType w:val="multilevel"/>
    <w:tmpl w:val="D7FE6E9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>
    <w:nsid w:val="2832A7FE"/>
    <w:multiLevelType w:val="multilevel"/>
    <w:tmpl w:val="2832A7F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>
    <w:nsid w:val="2B145F24"/>
    <w:multiLevelType w:val="multilevel"/>
    <w:tmpl w:val="2B145F2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>
    <w:nsid w:val="2C630C94"/>
    <w:multiLevelType w:val="multilevel"/>
    <w:tmpl w:val="2C630C9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4">
    <w:nsid w:val="4BAF2088"/>
    <w:multiLevelType w:val="multilevel"/>
    <w:tmpl w:val="4BAF2088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5">
    <w:nsid w:val="7AFE0C32"/>
    <w:multiLevelType w:val="multilevel"/>
    <w:tmpl w:val="7AFE0C3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Darshan Shah">
    <w15:presenceInfo w15:providerId="None" w15:userId="Darshan Shah"/>
  </w15:person>
  <w15:person w15:author="Hrishikesh Sawant">
    <w15:presenceInfo w15:providerId="None" w15:userId="Hrishikesh Sawan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6B912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mbria" w:cs="Cambria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Cambria" w:hAnsi="Cambria" w:eastAsia="Cambria" w:cs="Cambria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11">
    <w:name w:val="Title"/>
    <w:basedOn w:val="1"/>
    <w:next w:val="1"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3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l8jJoi8jk/XwVU674XnKDznimw==">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173</Words>
  <Characters>1001</Characters>
  <TotalTime>400</TotalTime>
  <ScaleCrop>false</ScaleCrop>
  <LinksUpToDate>false</LinksUpToDate>
  <CharactersWithSpaces>1126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2026-10-06T05:45:17Z</dcterms:created>
  <dc:creator>ITPL-139</dc:creator>
  <cp:lastModifiedBy>QA SOMESH</cp:lastModifiedBy>
  <dcterms:modified xsi:type="dcterms:W3CDTF">2026-10-06T12:25:46Z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eyJoZGlkIjoiNjE5MzY5NGJlMGJlMjVjN2ZhNmJhNTRiYTk1YjJhYTQiLCJ1c2VySWQiOiI1Njc1NzM0ODY2NzYifQ==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CAE2E34C27E04B919BB40E2C4D61636D_12</vt:lpwstr>
  </property>
</Properties>
</file>